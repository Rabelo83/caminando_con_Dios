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473EE" w14:textId="77777777" w:rsidR="00C24DDD" w:rsidRDefault="00C24DDD" w:rsidP="00C24DDD">
      <w:pPr>
        <w:rPr>
          <w:b/>
          <w:bCs/>
          <w:lang w:val="es-419"/>
        </w:rPr>
      </w:pPr>
      <w:bookmarkStart w:id="0" w:name="OLE_LINK21"/>
      <w:bookmarkStart w:id="1" w:name="OLE_LINK22"/>
      <w:bookmarkStart w:id="2" w:name="OLE_LINK23"/>
    </w:p>
    <w:p w14:paraId="62240E51" w14:textId="15A71010" w:rsidR="002211F0" w:rsidRDefault="002211F0" w:rsidP="00C24DDD">
      <w:pPr>
        <w:rPr>
          <w:b/>
          <w:bCs/>
          <w:lang w:val="es-419"/>
        </w:rPr>
      </w:pPr>
      <w:r>
        <w:rPr>
          <w:b/>
          <w:bCs/>
          <w:lang w:val="es-419"/>
        </w:rPr>
        <w:t xml:space="preserve">DEVOCIONAL: CAMINANDO DON DIOS. </w:t>
      </w:r>
    </w:p>
    <w:p w14:paraId="76ACB1E0" w14:textId="1FD7A584" w:rsidR="002211F0" w:rsidRPr="00EB06B2" w:rsidRDefault="002211F0" w:rsidP="00C24DDD">
      <w:pPr>
        <w:rPr>
          <w:b/>
          <w:bCs/>
          <w:lang w:val="es-419"/>
        </w:rPr>
      </w:pPr>
    </w:p>
    <w:p w14:paraId="68E02DE0" w14:textId="77777777" w:rsidR="00EF080A" w:rsidRPr="00EF080A" w:rsidRDefault="00C24DDD" w:rsidP="00EF080A">
      <w:pPr>
        <w:rPr>
          <w:i/>
          <w:iCs/>
          <w:color w:val="0070C0"/>
        </w:rPr>
      </w:pPr>
      <w:r w:rsidRPr="00C24DDD">
        <w:rPr>
          <w:b/>
          <w:bCs/>
        </w:rPr>
        <w:t xml:space="preserve">Genesis 11:1-6 NTV. </w:t>
      </w:r>
      <w:r w:rsidRPr="00C24DDD">
        <w:rPr>
          <w:i/>
          <w:iCs/>
          <w:color w:val="0070C0"/>
        </w:rPr>
        <w:t xml:space="preserve">1 </w:t>
      </w:r>
      <w:r w:rsidR="00EF080A" w:rsidRPr="00EF080A">
        <w:rPr>
          <w:i/>
          <w:iCs/>
          <w:color w:val="0070C0"/>
          <w:lang w:val="es-ES"/>
        </w:rPr>
        <w:t xml:space="preserve">¡Escucha! La obediencia es mejor que el sacrificio, </w:t>
      </w:r>
    </w:p>
    <w:p w14:paraId="7B4CDF43" w14:textId="5B1D03D0" w:rsidR="00EF080A" w:rsidRPr="00EF080A" w:rsidRDefault="00EF080A" w:rsidP="00EF080A">
      <w:pPr>
        <w:rPr>
          <w:i/>
          <w:iCs/>
          <w:color w:val="0070C0"/>
        </w:rPr>
      </w:pPr>
      <w:r w:rsidRPr="00EF080A">
        <w:rPr>
          <w:i/>
          <w:iCs/>
          <w:color w:val="0070C0"/>
          <w:lang w:val="es-ES"/>
        </w:rPr>
        <w:t>y la sumisión es mejor que ofrecer la grasa de carneros.</w:t>
      </w:r>
    </w:p>
    <w:p w14:paraId="528C9D90" w14:textId="4F1DF4F7" w:rsidR="00C24DDD" w:rsidRPr="00C24DDD" w:rsidRDefault="00C24DDD" w:rsidP="00EF080A">
      <w:pPr>
        <w:rPr>
          <w:i/>
          <w:iCs/>
          <w:color w:val="0070C0"/>
        </w:rPr>
      </w:pPr>
      <w:r w:rsidRPr="00C24DDD">
        <w:rPr>
          <w:i/>
          <w:iCs/>
          <w:color w:val="0070C0"/>
        </w:rPr>
        <w:t xml:space="preserve"> un tiempo en que todos los habitantes del mundo hablaban el mismo idioma y usaban las mismas palabras. 2 Al emigrar hacia el oriente, encontraron una llanura en la tierra de Babilonia y se establecieron allí. </w:t>
      </w:r>
    </w:p>
    <w:p w14:paraId="77857A25" w14:textId="77777777" w:rsidR="00C24DDD" w:rsidRPr="00EF080A" w:rsidRDefault="00C24DDD" w:rsidP="00EF080A">
      <w:pPr>
        <w:rPr>
          <w:rStyle w:val="nfasis"/>
        </w:rPr>
      </w:pPr>
      <w:r w:rsidRPr="00C24DDD">
        <w:t xml:space="preserve">3 Comenzaron a decirse unos a otros: «Vamos a hacer ladrillos y endurecerlos con fuego». (En esa región, se usaban ladrillos en lugar de piedra y la brea se usaba como mezcla). 4 Entonces dijeron: «Vamos, construyamos una gran ciudad para nosotros con una torre que llegue hasta el cielo. Eso nos hará famosos y evitará que nos dispersemos por todo el mundo». </w:t>
      </w:r>
    </w:p>
    <w:p w14:paraId="56ABDFAA" w14:textId="77777777" w:rsidR="00C24DDD" w:rsidRPr="00C24DDD" w:rsidRDefault="00C24DDD" w:rsidP="00C24DDD">
      <w:pPr>
        <w:rPr>
          <w:i/>
          <w:iCs/>
          <w:color w:val="0070C0"/>
        </w:rPr>
      </w:pPr>
      <w:r w:rsidRPr="00C24DDD">
        <w:rPr>
          <w:i/>
          <w:iCs/>
          <w:color w:val="0070C0"/>
        </w:rPr>
        <w:t>5 Pero el Señor descendió para ver la ciudad y la torre que estaban construyendo, 6 y dijo: «¡Miren! La gente está unida, y todos hablan el mismo idioma. Después de esto, ¡nada de lo que se propongan hacer les será imposible!</w:t>
      </w:r>
    </w:p>
    <w:p w14:paraId="1AB07120" w14:textId="77777777" w:rsidR="00C24DDD" w:rsidRPr="00C24DDD" w:rsidRDefault="00C24DDD" w:rsidP="00C24DDD"/>
    <w:p w14:paraId="7DF08F78" w14:textId="56F197BE" w:rsidR="00C24DDD" w:rsidRPr="00785F7A" w:rsidRDefault="00C24DDD" w:rsidP="00785F7A">
      <w:pPr>
        <w:rPr>
          <w:i/>
          <w:iCs/>
          <w:color w:val="0070C0"/>
        </w:rPr>
      </w:pPr>
      <w:r w:rsidRPr="00C24DDD">
        <w:rPr>
          <w:b/>
          <w:bCs/>
        </w:rPr>
        <w:t>Hechos 2:1-4 NTV.</w:t>
      </w:r>
      <w:r w:rsidRPr="00C24DDD">
        <w:t xml:space="preserve"> </w:t>
      </w:r>
      <w:r w:rsidRPr="00C24DDD">
        <w:rPr>
          <w:i/>
          <w:iCs/>
          <w:color w:val="0070C0"/>
        </w:rPr>
        <w:t>1 El día de Pentecostés, todos los creyentes estaban reunidos en un mismo lugar. 2 De repente, se oyó un ruido desde el cielo parecido al estruendo de un viento fuerte e impetuoso que llenó la casa donde estaban sentados. 3 Luego, algo parecido a unas llamas o lenguas de fuego aparecieron y se posaron sobre cada uno de ellos. 4 Y todos los presentes fueron llenos del Espíritu Santo y comenzaron a hablar en otros idiomas, conforme el Espíritu Santo les daba esa capacidad</w:t>
      </w:r>
      <w:r w:rsidRPr="00C24DDD">
        <w:t>.</w:t>
      </w:r>
    </w:p>
    <w:p w14:paraId="10BCED4D" w14:textId="77777777" w:rsidR="00C24DDD" w:rsidRPr="00C24DDD" w:rsidRDefault="00C24DDD" w:rsidP="00C24DDD"/>
    <w:p w14:paraId="3AE85C71" w14:textId="77777777" w:rsidR="00C24DDD" w:rsidRPr="00C24DDD" w:rsidRDefault="00C24DDD" w:rsidP="00C24DDD">
      <w:r w:rsidRPr="00C24DDD">
        <w:t>Estas dos historias nos pueden enseñar algo interesante.</w:t>
      </w:r>
    </w:p>
    <w:p w14:paraId="7F2F4119" w14:textId="77777777" w:rsidR="00C24DDD" w:rsidRPr="00C24DDD" w:rsidRDefault="00C24DDD" w:rsidP="00C24DDD">
      <w:r w:rsidRPr="00C24DDD">
        <w:t>En ambas ocasiones los hombres estaban unidos, en Genesis se unieron para hacer su voluntad y ser reconocidos, en Hechos estaban unidos para obedecer a Dios.</w:t>
      </w:r>
    </w:p>
    <w:p w14:paraId="52E16B6B" w14:textId="77777777" w:rsidR="00C24DDD" w:rsidRPr="00C24DDD" w:rsidRDefault="00C24DDD" w:rsidP="00C24DDD">
      <w:r w:rsidRPr="00C24DDD">
        <w:t>La desobediencia ha sido la raíz del pecado y es el acto de rebeldía del hombre encontrar de Dios.</w:t>
      </w:r>
    </w:p>
    <w:p w14:paraId="2CE2D425" w14:textId="77777777" w:rsidR="00C24DDD" w:rsidRPr="00C24DDD" w:rsidRDefault="00C24DDD" w:rsidP="00C24DDD">
      <w:pPr>
        <w:rPr>
          <w:color w:val="FF0000"/>
        </w:rPr>
      </w:pPr>
      <w:r w:rsidRPr="00C24DDD">
        <w:t xml:space="preserve">Te pregunto, </w:t>
      </w:r>
      <w:r w:rsidRPr="00C24DDD">
        <w:rPr>
          <w:color w:val="FF0000"/>
        </w:rPr>
        <w:t>¿Qué te mueve a unirte a un determinado grupo?</w:t>
      </w:r>
    </w:p>
    <w:p w14:paraId="14F154FA" w14:textId="77777777" w:rsidR="00C24DDD" w:rsidRPr="00C24DDD" w:rsidRDefault="00C24DDD" w:rsidP="00C24DDD">
      <w:pPr>
        <w:rPr>
          <w:color w:val="FF0000"/>
        </w:rPr>
      </w:pPr>
      <w:r w:rsidRPr="00C24DDD">
        <w:rPr>
          <w:color w:val="FF0000"/>
        </w:rPr>
        <w:t>¿Estas buscando hacer tu voluntad, o estas rindiendo tu voluntad a la de Dios?</w:t>
      </w:r>
    </w:p>
    <w:p w14:paraId="0955C3E1" w14:textId="77777777" w:rsidR="00C24DDD" w:rsidRPr="00C24DDD" w:rsidRDefault="00C24DDD" w:rsidP="00C24DDD">
      <w:pPr>
        <w:rPr>
          <w:color w:val="FF0000"/>
        </w:rPr>
      </w:pPr>
      <w:r w:rsidRPr="00C24DDD">
        <w:t xml:space="preserve">Cuidado, se sabio, estas dos historias nos muestran como terminaron ambas, </w:t>
      </w:r>
      <w:r w:rsidRPr="00C24DDD">
        <w:rPr>
          <w:color w:val="FF0000"/>
        </w:rPr>
        <w:t>¿Por qué tu piensas que tu haciendo lo mismo tendrás un resultado diferente?</w:t>
      </w:r>
    </w:p>
    <w:p w14:paraId="3A484609" w14:textId="77777777" w:rsidR="00C24DDD" w:rsidRPr="00C24DDD" w:rsidRDefault="00C24DDD" w:rsidP="00C24DDD">
      <w:r w:rsidRPr="00C24DDD">
        <w:t xml:space="preserve">El hombre fue creado para obedecer a Dios, y eso trae bendición, no seas desobediente, sino obediente, para eso tienes que escudriñar la Biblia quien te da las coordenadas para saber obedecer, y buscar al Espíritu Santo quien te ayudara a obedecer y entonces tendrás participación eterna en el plan de Dios. </w:t>
      </w:r>
    </w:p>
    <w:p w14:paraId="01B3A310" w14:textId="77777777" w:rsidR="00C24DDD" w:rsidRPr="00C24DDD" w:rsidRDefault="00C24DDD" w:rsidP="00C24DDD">
      <w:r w:rsidRPr="00C24DDD">
        <w:t xml:space="preserve">Únete a aquellos que hacen la voluntad de Dios, únete a los que adoran a Dios, únete a los que extienden el mensaje de salvación por todo el mundo, únete a los que no buscan su propio beneficio sino el del Reino de Dios, únete a los que toman su cruz cada día para seguir a Jesús. </w:t>
      </w:r>
    </w:p>
    <w:p w14:paraId="441043C9" w14:textId="63833D7B" w:rsidR="00C24DDD" w:rsidRPr="00C24DDD" w:rsidRDefault="00C24DDD" w:rsidP="00C24DDD">
      <w:r w:rsidRPr="00C24DDD">
        <w:t>Un abrazo, pasa un excelente día y se obediente al Padre Celestial.</w:t>
      </w:r>
    </w:p>
    <w:p w14:paraId="49D29CB9" w14:textId="77777777" w:rsidR="00C24DDD" w:rsidRPr="00C24DDD" w:rsidRDefault="00C24DDD" w:rsidP="00C24DDD"/>
    <w:p w14:paraId="56B35AB1" w14:textId="77777777" w:rsidR="00C24DDD" w:rsidRDefault="00C24DDD" w:rsidP="00C24DDD"/>
    <w:p w14:paraId="68589CFC" w14:textId="77777777" w:rsidR="00785F7A" w:rsidRPr="00C24DDD" w:rsidRDefault="00785F7A" w:rsidP="00C24DDD"/>
    <w:p w14:paraId="770E30C4" w14:textId="77777777" w:rsidR="00C24DDD" w:rsidRPr="00C24DDD" w:rsidRDefault="00C24DDD" w:rsidP="00C24DDD"/>
    <w:p w14:paraId="0A3E3B56" w14:textId="39AB2DF0" w:rsidR="00C24DDD" w:rsidRPr="00C24DDD" w:rsidRDefault="00C24DDD" w:rsidP="00C24DDD">
      <w:r w:rsidRPr="00C24DDD">
        <w:t>Esta historia nos rebela verdades muy profundas de nuestro Dios.</w:t>
      </w:r>
    </w:p>
    <w:p w14:paraId="10771B00" w14:textId="77777777" w:rsidR="00C24DDD" w:rsidRPr="00C24DDD" w:rsidRDefault="00C24DDD" w:rsidP="00C24DDD">
      <w:r w:rsidRPr="00C24DDD">
        <w:t xml:space="preserve">Quiero que te mires a través de estos versos de la palabra, no te pido que te sientas un Abraham, pero sí que conozcas quien es tu Dios y como Él puede resucitar los planes que te ha dicho aun de la muerte, no límites a Dios, Él desarrollara sus planes contigo, no seas incrédulo sino creyente. Lee este pasaje varias veces y medita en él. </w:t>
      </w:r>
    </w:p>
    <w:p w14:paraId="445390C9" w14:textId="77777777" w:rsidR="00C24DDD" w:rsidRPr="00C24DDD" w:rsidRDefault="00C24DDD" w:rsidP="00C24DDD"/>
    <w:p w14:paraId="244911C8" w14:textId="1AA6A06E" w:rsidR="00C24DDD" w:rsidRPr="00C24DDD" w:rsidRDefault="00C24DDD" w:rsidP="00C24DDD">
      <w:pPr>
        <w:rPr>
          <w:i/>
          <w:iCs/>
          <w:color w:val="0070C0"/>
        </w:rPr>
      </w:pPr>
      <w:r w:rsidRPr="00C24DDD">
        <w:rPr>
          <w:b/>
          <w:bCs/>
        </w:rPr>
        <w:t>Genesis 11:8-19 NTV</w:t>
      </w:r>
      <w:r w:rsidRPr="00C24DDD">
        <w:t xml:space="preserve">. </w:t>
      </w:r>
      <w:r w:rsidRPr="00C24DDD">
        <w:rPr>
          <w:i/>
          <w:iCs/>
          <w:color w:val="0070C0"/>
        </w:rPr>
        <w:t xml:space="preserve">8 Fue por la fe que Abraham obedeció cuando Dios lo llamó para que dejara su tierra y fuera a otra que él le daría por herencia. Se fue sin saber adónde iba. 9 Incluso cuando llegó a la tierra que Dios le había prometido, vivió allí por fe, pues era como un extranjero que vive en carpas de campaña. Lo mismo hicieron Isaac y Jacob, quienes heredaron la misma promesa. 10 Abraham esperaba con confianza una ciudad de cimientos eternos, una ciudad diseñada y construida por Dios. </w:t>
      </w:r>
    </w:p>
    <w:p w14:paraId="223BEEB7" w14:textId="77777777" w:rsidR="00C24DDD" w:rsidRPr="00C24DDD" w:rsidRDefault="00C24DDD" w:rsidP="00C24DDD">
      <w:pPr>
        <w:rPr>
          <w:i/>
          <w:iCs/>
          <w:color w:val="0070C0"/>
        </w:rPr>
      </w:pPr>
      <w:r w:rsidRPr="00C24DDD">
        <w:rPr>
          <w:i/>
          <w:iCs/>
          <w:color w:val="0070C0"/>
        </w:rPr>
        <w:t xml:space="preserve">11 Fue por la fe que hasta Sara pudo tener un hijo, a pesar de ser estéril y demasiado anciana. Ella creyó que Dios cumpliría su promesa. 12 Así que una nación entera provino de este solo hombre, quien estaba casi muerto en cuanto a tener hijos; una nación con tantos habitantes que, como las estrellas de los cielos y la arena de la orilla del mar, es imposible contar. </w:t>
      </w:r>
    </w:p>
    <w:p w14:paraId="704199C6" w14:textId="77777777" w:rsidR="00C24DDD" w:rsidRPr="00C24DDD" w:rsidRDefault="00C24DDD" w:rsidP="00C24DDD">
      <w:pPr>
        <w:rPr>
          <w:i/>
          <w:iCs/>
          <w:color w:val="0070C0"/>
        </w:rPr>
      </w:pPr>
      <w:r w:rsidRPr="00C24DDD">
        <w:rPr>
          <w:i/>
          <w:iCs/>
          <w:color w:val="0070C0"/>
        </w:rPr>
        <w:t xml:space="preserve">13 Todas estas personas murieron aún creyendo lo que Dios les había prometido. Y aunque no recibieron lo prometido lo vieron desde lejos y lo aceptaron con gusto. Coincidieron en que eran extranjeros y nómadas aquí en este mundo. 14 Es obvio que quienes se expresan así esperan tener su propio país. 15 Si hubieran añorado el país del que salieron, bien podrían haber regresado. 16 Sin embargo, buscaban un lugar mejor, una patria celestial. Por eso, Dios no se avergüenza de ser llamado el Dios de ellos, pues les ha preparado una ciudad. </w:t>
      </w:r>
    </w:p>
    <w:p w14:paraId="07DB43BD" w14:textId="05655942" w:rsidR="00C24DDD" w:rsidRPr="00C24DDD" w:rsidRDefault="00C24DDD" w:rsidP="00C24DDD">
      <w:r w:rsidRPr="00C24DDD">
        <w:rPr>
          <w:i/>
          <w:iCs/>
          <w:color w:val="0070C0"/>
        </w:rPr>
        <w:t>17 Fue por la fe que Abraham ofreció a Isaac en sacrificio cuando Dios lo puso a prueba. Abraham, quien había recibido las promesas de Dios, estuvo dispuesto a sacrificar a su único hijo, Isaac, 18 aun cuando Dios le había dicho: «Isaac es el hijo mediante el cual procederán tus descendientes». 19 Abraham llegó a la conclusión de que si Isaac moría, Dios tenía el poder para volverlo a la vida; y en cierto sentido, Abraham recibió de vuelta a su hijo de entre los muertos</w:t>
      </w:r>
      <w:r w:rsidRPr="00C24DDD">
        <w:t>.</w:t>
      </w:r>
    </w:p>
    <w:p w14:paraId="61F7FC9E" w14:textId="01C26B9A" w:rsidR="00C24DDD" w:rsidRPr="00C24DDD" w:rsidRDefault="00C24DDD" w:rsidP="00C24DDD">
      <w:r w:rsidRPr="00C24DDD">
        <w:t>Dios te bendiga y tengas un excelente día.</w:t>
      </w:r>
    </w:p>
    <w:p w14:paraId="6B5ED7B7" w14:textId="77777777" w:rsidR="00C24DDD" w:rsidRPr="00C24DDD" w:rsidRDefault="00C24DDD" w:rsidP="00C24DDD"/>
    <w:p w14:paraId="2F393987" w14:textId="77777777" w:rsidR="00C24DDD" w:rsidRPr="00C24DDD" w:rsidRDefault="00C24DDD" w:rsidP="00C24DDD"/>
    <w:p w14:paraId="34EC45CA" w14:textId="77777777" w:rsidR="00C24DDD" w:rsidRDefault="00C24DDD" w:rsidP="00C24DDD">
      <w:pPr>
        <w:rPr>
          <w:b/>
          <w:bCs/>
        </w:rPr>
      </w:pPr>
    </w:p>
    <w:p w14:paraId="167DD585" w14:textId="4160AD7C" w:rsidR="00C24DDD" w:rsidRPr="00C24DDD" w:rsidRDefault="00C24DDD" w:rsidP="00C24DDD">
      <w:pPr>
        <w:rPr>
          <w:i/>
          <w:iCs/>
          <w:color w:val="0070C0"/>
          <w:lang w:val="es-ES_tradnl"/>
        </w:rPr>
      </w:pPr>
      <w:r w:rsidRPr="00C24DDD">
        <w:rPr>
          <w:b/>
          <w:bCs/>
          <w:lang w:val="es-ES_tradnl"/>
        </w:rPr>
        <w:t>Genesis 25:20-23 NTV</w:t>
      </w:r>
      <w:r w:rsidRPr="00C24DDD">
        <w:rPr>
          <w:lang w:val="es-ES_tradnl"/>
        </w:rPr>
        <w:t xml:space="preserve">. </w:t>
      </w:r>
      <w:r w:rsidRPr="00C24DDD">
        <w:rPr>
          <w:i/>
          <w:iCs/>
          <w:color w:val="0070C0"/>
          <w:lang w:val="es-ES_tradnl"/>
        </w:rPr>
        <w:t xml:space="preserve">Cuando Isaac tenía cuarenta años, se casó con Rebeca, hija de Betuel el arameo, de Padán-aram, y hermana de Labán el arameo. </w:t>
      </w:r>
    </w:p>
    <w:p w14:paraId="74750C4E" w14:textId="77777777" w:rsidR="00C24DDD" w:rsidRPr="00C24DDD" w:rsidRDefault="00C24DDD" w:rsidP="00C24DDD">
      <w:pPr>
        <w:rPr>
          <w:i/>
          <w:iCs/>
          <w:color w:val="0070C0"/>
          <w:lang w:val="es-ES_tradnl"/>
        </w:rPr>
      </w:pPr>
      <w:r w:rsidRPr="00C24DDD">
        <w:rPr>
          <w:i/>
          <w:iCs/>
          <w:color w:val="0070C0"/>
          <w:vertAlign w:val="superscript"/>
          <w:lang w:val="es-ES_tradnl"/>
        </w:rPr>
        <w:t>21 </w:t>
      </w:r>
      <w:r w:rsidRPr="00C24DDD">
        <w:rPr>
          <w:i/>
          <w:iCs/>
          <w:color w:val="0070C0"/>
          <w:lang w:val="es-ES_tradnl"/>
        </w:rPr>
        <w:t xml:space="preserve">Isaac rogó al Señor a favor de su esposa, porque ella no podía tener hijos. El Señor contestó la oración de Isaac, y Rebeca quedó embarazada de mellizos. </w:t>
      </w:r>
      <w:r w:rsidRPr="00C24DDD">
        <w:rPr>
          <w:i/>
          <w:iCs/>
          <w:color w:val="0070C0"/>
          <w:vertAlign w:val="superscript"/>
          <w:lang w:val="es-ES_tradnl"/>
        </w:rPr>
        <w:t>22 </w:t>
      </w:r>
      <w:r w:rsidRPr="00C24DDD">
        <w:rPr>
          <w:i/>
          <w:iCs/>
          <w:color w:val="0070C0"/>
          <w:lang w:val="es-ES_tradnl"/>
        </w:rPr>
        <w:t xml:space="preserve">Pero los dos niños luchaban entre sí dentro de su vientre. Así que ella consultó al Señor: </w:t>
      </w:r>
    </w:p>
    <w:p w14:paraId="496606FE" w14:textId="77777777" w:rsidR="00C24DDD" w:rsidRPr="00C24DDD" w:rsidRDefault="00C24DDD" w:rsidP="00C24DDD">
      <w:pPr>
        <w:rPr>
          <w:i/>
          <w:iCs/>
          <w:color w:val="0070C0"/>
          <w:lang w:val="es-ES_tradnl"/>
        </w:rPr>
      </w:pPr>
      <w:r w:rsidRPr="00C24DDD">
        <w:rPr>
          <w:i/>
          <w:iCs/>
          <w:color w:val="0070C0"/>
          <w:lang w:val="es-ES_tradnl"/>
        </w:rPr>
        <w:t xml:space="preserve">—¿Por qué me pasa esto? —preguntó. </w:t>
      </w:r>
    </w:p>
    <w:p w14:paraId="7AD48B2F" w14:textId="00274946" w:rsidR="00C24DDD" w:rsidRPr="00C24DDD" w:rsidRDefault="00C24DDD" w:rsidP="00C24DDD">
      <w:pPr>
        <w:rPr>
          <w:lang w:val="es-ES_tradnl"/>
        </w:rPr>
      </w:pPr>
      <w:r w:rsidRPr="00C24DDD">
        <w:rPr>
          <w:i/>
          <w:iCs/>
          <w:color w:val="0070C0"/>
          <w:vertAlign w:val="superscript"/>
          <w:lang w:val="es-ES_tradnl"/>
        </w:rPr>
        <w:t>23 </w:t>
      </w:r>
      <w:r w:rsidRPr="00C24DDD">
        <w:rPr>
          <w:i/>
          <w:iCs/>
          <w:color w:val="0070C0"/>
          <w:lang w:val="es-ES_tradnl"/>
        </w:rPr>
        <w:t>Y el Señor le dijo: —Los hijos que llevas en tu vientre llegarán a ser dos naciones, y desde el principio las dos naciones serán rivales. Una nación será más fuerte que la otra; y tu hijo mayor servirá a tu hijo menor</w:t>
      </w:r>
      <w:r w:rsidRPr="00C24DDD">
        <w:rPr>
          <w:lang w:val="es-ES_tradnl"/>
        </w:rPr>
        <w:t>.</w:t>
      </w:r>
    </w:p>
    <w:p w14:paraId="058A8CE2" w14:textId="77777777" w:rsidR="00C24DDD" w:rsidRPr="00C24DDD" w:rsidRDefault="00C24DDD" w:rsidP="00C24DDD">
      <w:pPr>
        <w:rPr>
          <w:lang w:val="es-ES_tradnl"/>
        </w:rPr>
      </w:pPr>
    </w:p>
    <w:p w14:paraId="7CB76CED" w14:textId="2A371EDA" w:rsidR="00C24DDD" w:rsidRPr="00C24DDD" w:rsidRDefault="00C24DDD" w:rsidP="00C24DDD">
      <w:pPr>
        <w:rPr>
          <w:lang w:val="es-ES_tradnl"/>
        </w:rPr>
      </w:pPr>
      <w:r w:rsidRPr="00C24DDD">
        <w:t>Qué</w:t>
      </w:r>
      <w:r w:rsidRPr="00C24DDD">
        <w:rPr>
          <w:lang w:val="es-ES_tradnl"/>
        </w:rPr>
        <w:t xml:space="preserve"> bueno es conocer la voluntad de Dios para tu vida y familia.</w:t>
      </w:r>
    </w:p>
    <w:p w14:paraId="2160678F" w14:textId="0254DC53" w:rsidR="00C24DDD" w:rsidRPr="00C24DDD" w:rsidRDefault="00C24DDD" w:rsidP="00C24DDD">
      <w:pPr>
        <w:rPr>
          <w:lang w:val="es-ES_tradnl"/>
        </w:rPr>
      </w:pPr>
      <w:r w:rsidRPr="00C24DDD">
        <w:rPr>
          <w:lang w:val="es-ES_tradnl"/>
        </w:rPr>
        <w:t>Aquí vemos como Isaac ora a Dios por un</w:t>
      </w:r>
      <w:r>
        <w:t xml:space="preserve"> problema</w:t>
      </w:r>
      <w:r w:rsidRPr="00C24DDD">
        <w:rPr>
          <w:lang w:val="es-ES_tradnl"/>
        </w:rPr>
        <w:t xml:space="preserve"> que </w:t>
      </w:r>
      <w:r>
        <w:t xml:space="preserve">tenia </w:t>
      </w:r>
      <w:r w:rsidRPr="00C24DDD">
        <w:rPr>
          <w:lang w:val="es-ES_tradnl"/>
        </w:rPr>
        <w:t xml:space="preserve">y Dios le </w:t>
      </w:r>
      <w:r>
        <w:t xml:space="preserve">responde y le </w:t>
      </w:r>
      <w:r w:rsidRPr="00C24DDD">
        <w:rPr>
          <w:lang w:val="es-ES_tradnl"/>
        </w:rPr>
        <w:t xml:space="preserve">da detalles sobre tu descendencia. </w:t>
      </w:r>
    </w:p>
    <w:p w14:paraId="7DEE5C64" w14:textId="3D88D040" w:rsidR="00C24DDD" w:rsidRPr="00C24DDD" w:rsidRDefault="00C24DDD" w:rsidP="00C24DDD">
      <w:pPr>
        <w:rPr>
          <w:lang w:val="es-ES_tradnl"/>
        </w:rPr>
      </w:pPr>
      <w:r w:rsidRPr="00C24DDD">
        <w:rPr>
          <w:lang w:val="es-ES_tradnl"/>
        </w:rPr>
        <w:t xml:space="preserve">No veas los </w:t>
      </w:r>
      <w:r w:rsidRPr="00C24DDD">
        <w:t>obstáculos</w:t>
      </w:r>
      <w:r w:rsidRPr="00C24DDD">
        <w:rPr>
          <w:lang w:val="es-ES_tradnl"/>
        </w:rPr>
        <w:t xml:space="preserve"> o los problemas como un inconveniente o un imposible, sino ora a Dios y mira </w:t>
      </w:r>
      <w:r w:rsidRPr="00C24DDD">
        <w:t>más</w:t>
      </w:r>
      <w:r w:rsidRPr="00C24DDD">
        <w:rPr>
          <w:lang w:val="es-ES_tradnl"/>
        </w:rPr>
        <w:t xml:space="preserve"> allá, mira como Dios usa esa situación como una oportunidad para mostrar su gloria.</w:t>
      </w:r>
    </w:p>
    <w:p w14:paraId="1ECBD39A" w14:textId="4DD4B684" w:rsidR="00C24DDD" w:rsidRPr="00C24DDD" w:rsidRDefault="00C24DDD" w:rsidP="00C24DDD">
      <w:pPr>
        <w:rPr>
          <w:lang w:val="es-ES_tradnl"/>
        </w:rPr>
      </w:pPr>
      <w:r w:rsidRPr="00C24DDD">
        <w:rPr>
          <w:lang w:val="es-ES_tradnl"/>
        </w:rPr>
        <w:t xml:space="preserve">Conocer los planes de Dios para ti y para los tuyos te lleva a moverte basado en ese plan de Dios y de esa manera tu enfoque en la vida será guiado por Dios y no por ti. </w:t>
      </w:r>
    </w:p>
    <w:p w14:paraId="41EA36C6" w14:textId="603FE4B5" w:rsidR="00C24DDD" w:rsidRPr="00C24DDD" w:rsidRDefault="00C24DDD" w:rsidP="00C24DDD">
      <w:pPr>
        <w:rPr>
          <w:lang w:val="es-ES_tradnl"/>
        </w:rPr>
      </w:pPr>
      <w:r w:rsidRPr="00C24DDD">
        <w:rPr>
          <w:lang w:val="es-ES_tradnl"/>
        </w:rPr>
        <w:t xml:space="preserve">Clama a Dios y espera de Él respuesta y apoyo. </w:t>
      </w:r>
    </w:p>
    <w:p w14:paraId="41762DE2" w14:textId="010D365F" w:rsidR="00C24DDD" w:rsidRPr="00C24DDD" w:rsidRDefault="00C24DDD" w:rsidP="00C24DDD">
      <w:pPr>
        <w:rPr>
          <w:lang w:val="es-ES_tradnl"/>
        </w:rPr>
      </w:pPr>
      <w:r w:rsidRPr="00C24DDD">
        <w:rPr>
          <w:lang w:val="es-ES_tradnl"/>
        </w:rPr>
        <w:t xml:space="preserve">Bendiciones. </w:t>
      </w:r>
    </w:p>
    <w:bookmarkEnd w:id="0"/>
    <w:bookmarkEnd w:id="1"/>
    <w:bookmarkEnd w:id="2"/>
    <w:p w14:paraId="185F3E90" w14:textId="77777777" w:rsidR="00C24DDD" w:rsidRDefault="00C24DDD" w:rsidP="00C24DDD"/>
    <w:p w14:paraId="623B73F2" w14:textId="77777777" w:rsidR="00C24DDD" w:rsidRDefault="00C24DDD" w:rsidP="00C24DDD"/>
    <w:p w14:paraId="5402A95F" w14:textId="7F3CCF29" w:rsidR="00C24DDD" w:rsidRPr="00C24DDD" w:rsidRDefault="00C24DDD" w:rsidP="00C24DDD">
      <w:pPr>
        <w:rPr>
          <w:lang w:val="es-ES_tradnl"/>
        </w:rPr>
      </w:pPr>
      <w:bookmarkStart w:id="3" w:name="OLE_LINK24"/>
      <w:bookmarkStart w:id="4" w:name="OLE_LINK25"/>
      <w:r>
        <w:t>(</w:t>
      </w:r>
      <w:r w:rsidRPr="00C24DDD">
        <w:rPr>
          <w:b/>
          <w:bCs/>
        </w:rPr>
        <w:t>Gn 32:22–32 NTV</w:t>
      </w:r>
      <w:r>
        <w:t xml:space="preserve">). </w:t>
      </w:r>
      <w:r w:rsidRPr="00C24DDD">
        <w:rPr>
          <w:i/>
          <w:iCs/>
          <w:color w:val="0070C0"/>
          <w:lang w:val="es-ES"/>
        </w:rPr>
        <w:t xml:space="preserve">Durante la noche, Jacob se levantó y tomó a sus dos esposas, a sus dos mujeres esclavas y a sus once hijos, y cruzó el río Jaboc con ellos. </w:t>
      </w:r>
      <w:r w:rsidRPr="00C24DDD">
        <w:rPr>
          <w:i/>
          <w:iCs/>
          <w:color w:val="0070C0"/>
          <w:vertAlign w:val="superscript"/>
          <w:lang w:val="es-ES"/>
        </w:rPr>
        <w:t>23 </w:t>
      </w:r>
      <w:r w:rsidRPr="00C24DDD">
        <w:rPr>
          <w:i/>
          <w:iCs/>
          <w:color w:val="0070C0"/>
          <w:lang w:val="es-ES"/>
        </w:rPr>
        <w:t xml:space="preserve">Después de llevarlos a la otra orilla, hizo pasar todas sus pertenencias. </w:t>
      </w:r>
    </w:p>
    <w:p w14:paraId="052884DF" w14:textId="77777777" w:rsidR="00C24DDD" w:rsidRPr="00C24DDD" w:rsidRDefault="00C24DDD" w:rsidP="00C24DDD">
      <w:pPr>
        <w:rPr>
          <w:i/>
          <w:iCs/>
          <w:color w:val="0070C0"/>
        </w:rPr>
      </w:pPr>
      <w:r w:rsidRPr="00C24DDD">
        <w:rPr>
          <w:i/>
          <w:iCs/>
          <w:color w:val="0070C0"/>
          <w:vertAlign w:val="superscript"/>
          <w:lang w:val="es-ES"/>
        </w:rPr>
        <w:t>24 </w:t>
      </w:r>
      <w:r w:rsidRPr="00C24DDD">
        <w:rPr>
          <w:i/>
          <w:iCs/>
          <w:color w:val="0070C0"/>
          <w:lang w:val="es-ES"/>
        </w:rPr>
        <w:t>Entonces</w:t>
      </w:r>
      <w:r w:rsidRPr="00C24DDD">
        <w:rPr>
          <w:b/>
          <w:bCs/>
          <w:i/>
          <w:iCs/>
          <w:color w:val="0070C0"/>
          <w:lang w:val="es-ES"/>
        </w:rPr>
        <w:t xml:space="preserve"> Jacob se quedó solo en el campamento</w:t>
      </w:r>
      <w:r w:rsidRPr="00C24DDD">
        <w:rPr>
          <w:i/>
          <w:iCs/>
          <w:color w:val="0070C0"/>
          <w:lang w:val="es-ES"/>
        </w:rPr>
        <w:t xml:space="preserve">, y </w:t>
      </w:r>
      <w:r w:rsidRPr="00C24DDD">
        <w:rPr>
          <w:b/>
          <w:bCs/>
          <w:i/>
          <w:iCs/>
          <w:color w:val="0070C0"/>
          <w:lang w:val="es-ES"/>
        </w:rPr>
        <w:t>llegó un hombre y luchó con él hasta el amanecer</w:t>
      </w:r>
      <w:r w:rsidRPr="00C24DDD">
        <w:rPr>
          <w:i/>
          <w:iCs/>
          <w:color w:val="0070C0"/>
          <w:lang w:val="es-ES"/>
        </w:rPr>
        <w:t xml:space="preserve">. </w:t>
      </w:r>
      <w:r w:rsidRPr="00C24DDD">
        <w:rPr>
          <w:i/>
          <w:iCs/>
          <w:color w:val="0070C0"/>
          <w:vertAlign w:val="superscript"/>
          <w:lang w:val="es-ES"/>
        </w:rPr>
        <w:t>25 </w:t>
      </w:r>
      <w:r w:rsidRPr="00C24DDD">
        <w:rPr>
          <w:i/>
          <w:iCs/>
          <w:color w:val="0070C0"/>
          <w:lang w:val="es-ES"/>
        </w:rPr>
        <w:t xml:space="preserve">Cuando el hombre vio que no ganaría el combate, tocó la cadera de Jacob y la dislocó. </w:t>
      </w:r>
      <w:r w:rsidRPr="00C24DDD">
        <w:rPr>
          <w:i/>
          <w:iCs/>
          <w:color w:val="0070C0"/>
          <w:vertAlign w:val="superscript"/>
          <w:lang w:val="es-ES"/>
        </w:rPr>
        <w:t>26 </w:t>
      </w:r>
      <w:r w:rsidRPr="00C24DDD">
        <w:rPr>
          <w:i/>
          <w:iCs/>
          <w:color w:val="0070C0"/>
          <w:lang w:val="es-ES"/>
        </w:rPr>
        <w:t xml:space="preserve">Luego el hombre le dijo: </w:t>
      </w:r>
    </w:p>
    <w:p w14:paraId="7E7E0CF0" w14:textId="77777777" w:rsidR="00C24DDD" w:rsidRPr="00C24DDD" w:rsidRDefault="00C24DDD" w:rsidP="00C24DDD">
      <w:pPr>
        <w:rPr>
          <w:i/>
          <w:iCs/>
          <w:color w:val="0070C0"/>
        </w:rPr>
      </w:pPr>
      <w:r w:rsidRPr="00C24DDD">
        <w:rPr>
          <w:i/>
          <w:iCs/>
          <w:color w:val="0070C0"/>
          <w:lang w:val="es-ES"/>
        </w:rPr>
        <w:t>—¡</w:t>
      </w:r>
      <w:r w:rsidRPr="00C24DDD">
        <w:rPr>
          <w:i/>
          <w:iCs/>
          <w:color w:val="0070C0"/>
          <w:u w:val="single"/>
          <w:lang w:val="es-ES"/>
        </w:rPr>
        <w:t>Déjame ir, pues ya amanece</w:t>
      </w:r>
      <w:r w:rsidRPr="00C24DDD">
        <w:rPr>
          <w:i/>
          <w:iCs/>
          <w:color w:val="0070C0"/>
          <w:lang w:val="es-ES"/>
        </w:rPr>
        <w:t xml:space="preserve">! </w:t>
      </w:r>
    </w:p>
    <w:p w14:paraId="44C360A7" w14:textId="77777777" w:rsidR="00C24DDD" w:rsidRPr="00C24DDD" w:rsidRDefault="00C24DDD" w:rsidP="00C24DDD">
      <w:pPr>
        <w:rPr>
          <w:i/>
          <w:iCs/>
          <w:color w:val="0070C0"/>
        </w:rPr>
      </w:pPr>
      <w:r w:rsidRPr="00C24DDD">
        <w:rPr>
          <w:i/>
          <w:iCs/>
          <w:color w:val="0070C0"/>
          <w:lang w:val="es-ES"/>
        </w:rPr>
        <w:t>—</w:t>
      </w:r>
      <w:r w:rsidRPr="00C24DDD">
        <w:rPr>
          <w:b/>
          <w:bCs/>
          <w:i/>
          <w:iCs/>
          <w:color w:val="0070C0"/>
          <w:lang w:val="es-ES"/>
        </w:rPr>
        <w:t>No te dejaré ir a menos que me bendigas</w:t>
      </w:r>
      <w:r w:rsidRPr="00C24DDD">
        <w:rPr>
          <w:i/>
          <w:iCs/>
          <w:color w:val="0070C0"/>
          <w:lang w:val="es-ES"/>
        </w:rPr>
        <w:t xml:space="preserve"> —le dijo Jacob. </w:t>
      </w:r>
    </w:p>
    <w:p w14:paraId="165FBE1D" w14:textId="77777777" w:rsidR="00C24DDD" w:rsidRPr="00C24DDD" w:rsidRDefault="00C24DDD" w:rsidP="00C24DDD">
      <w:pPr>
        <w:rPr>
          <w:i/>
          <w:iCs/>
          <w:color w:val="0070C0"/>
        </w:rPr>
      </w:pPr>
      <w:r w:rsidRPr="00C24DDD">
        <w:rPr>
          <w:i/>
          <w:iCs/>
          <w:color w:val="0070C0"/>
          <w:vertAlign w:val="superscript"/>
          <w:lang w:val="es-ES"/>
        </w:rPr>
        <w:t>27 </w:t>
      </w:r>
      <w:r w:rsidRPr="00C24DDD">
        <w:rPr>
          <w:i/>
          <w:iCs/>
          <w:color w:val="0070C0"/>
          <w:lang w:val="es-ES"/>
        </w:rPr>
        <w:t>—¿</w:t>
      </w:r>
      <w:r w:rsidRPr="00C24DDD">
        <w:rPr>
          <w:i/>
          <w:iCs/>
          <w:color w:val="FF0000"/>
          <w:lang w:val="es-ES"/>
        </w:rPr>
        <w:t>Cómo te llamas</w:t>
      </w:r>
      <w:r w:rsidRPr="00C24DDD">
        <w:rPr>
          <w:i/>
          <w:iCs/>
          <w:color w:val="0070C0"/>
          <w:lang w:val="es-ES"/>
        </w:rPr>
        <w:t xml:space="preserve">? —preguntó el hombre. </w:t>
      </w:r>
    </w:p>
    <w:p w14:paraId="720D1109" w14:textId="77777777" w:rsidR="00C24DDD" w:rsidRPr="00C24DDD" w:rsidRDefault="00C24DDD" w:rsidP="00C24DDD">
      <w:pPr>
        <w:rPr>
          <w:i/>
          <w:iCs/>
          <w:color w:val="0070C0"/>
        </w:rPr>
      </w:pPr>
      <w:r w:rsidRPr="00C24DDD">
        <w:rPr>
          <w:i/>
          <w:iCs/>
          <w:color w:val="0070C0"/>
          <w:lang w:val="es-ES"/>
        </w:rPr>
        <w:t>—</w:t>
      </w:r>
      <w:r w:rsidRPr="00C24DDD">
        <w:rPr>
          <w:b/>
          <w:bCs/>
          <w:i/>
          <w:iCs/>
          <w:color w:val="0070C0"/>
          <w:lang w:val="es-ES"/>
        </w:rPr>
        <w:t>Jacob</w:t>
      </w:r>
      <w:r w:rsidRPr="00C24DDD">
        <w:rPr>
          <w:i/>
          <w:iCs/>
          <w:color w:val="0070C0"/>
          <w:lang w:val="es-ES"/>
        </w:rPr>
        <w:t xml:space="preserve"> —contestó él. </w:t>
      </w:r>
    </w:p>
    <w:p w14:paraId="7A537071" w14:textId="77777777" w:rsidR="00C24DDD" w:rsidRPr="00C24DDD" w:rsidRDefault="00C24DDD" w:rsidP="00C24DDD">
      <w:pPr>
        <w:rPr>
          <w:i/>
          <w:iCs/>
          <w:color w:val="0070C0"/>
        </w:rPr>
      </w:pPr>
      <w:r w:rsidRPr="00C24DDD">
        <w:rPr>
          <w:i/>
          <w:iCs/>
          <w:color w:val="0070C0"/>
          <w:vertAlign w:val="superscript"/>
          <w:lang w:val="es-ES"/>
        </w:rPr>
        <w:t>28 </w:t>
      </w:r>
      <w:r w:rsidRPr="00C24DDD">
        <w:rPr>
          <w:i/>
          <w:iCs/>
          <w:color w:val="0070C0"/>
          <w:lang w:val="es-ES"/>
        </w:rPr>
        <w:t>—</w:t>
      </w:r>
      <w:r w:rsidRPr="00C24DDD">
        <w:rPr>
          <w:b/>
          <w:bCs/>
          <w:i/>
          <w:iCs/>
          <w:color w:val="0070C0"/>
          <w:lang w:val="es-ES"/>
        </w:rPr>
        <w:t>Tu nombre ya no será Jacob</w:t>
      </w:r>
      <w:r w:rsidRPr="00C24DDD">
        <w:rPr>
          <w:i/>
          <w:iCs/>
          <w:color w:val="0070C0"/>
          <w:lang w:val="es-ES"/>
        </w:rPr>
        <w:t xml:space="preserve"> —le dijo el hombre—. </w:t>
      </w:r>
      <w:r w:rsidRPr="00C24DDD">
        <w:rPr>
          <w:b/>
          <w:bCs/>
          <w:i/>
          <w:iCs/>
          <w:color w:val="0070C0"/>
          <w:lang w:val="es-ES"/>
        </w:rPr>
        <w:t>De ahora en adelante, serás llamado Israel, porque has luchado con Dios y con los hombres, y has vencido</w:t>
      </w:r>
      <w:r w:rsidRPr="00C24DDD">
        <w:rPr>
          <w:i/>
          <w:iCs/>
          <w:color w:val="0070C0"/>
          <w:lang w:val="es-ES"/>
        </w:rPr>
        <w:t xml:space="preserve">. </w:t>
      </w:r>
    </w:p>
    <w:p w14:paraId="6E0D87B9" w14:textId="77777777" w:rsidR="00C24DDD" w:rsidRPr="00C24DDD" w:rsidRDefault="00C24DDD" w:rsidP="00C24DDD">
      <w:pPr>
        <w:rPr>
          <w:i/>
          <w:iCs/>
          <w:color w:val="0070C0"/>
        </w:rPr>
      </w:pPr>
      <w:r w:rsidRPr="00C24DDD">
        <w:rPr>
          <w:i/>
          <w:iCs/>
          <w:color w:val="0070C0"/>
          <w:vertAlign w:val="superscript"/>
          <w:lang w:val="es-ES"/>
        </w:rPr>
        <w:t>29 </w:t>
      </w:r>
      <w:r w:rsidRPr="00C24DDD">
        <w:rPr>
          <w:i/>
          <w:iCs/>
          <w:color w:val="0070C0"/>
          <w:lang w:val="es-ES"/>
        </w:rPr>
        <w:t xml:space="preserve">—Por favor, dime cuál es tu nombre —le dijo Jacob. </w:t>
      </w:r>
    </w:p>
    <w:p w14:paraId="181CBAF9" w14:textId="77777777" w:rsidR="00C24DDD" w:rsidRPr="00C24DDD" w:rsidRDefault="00C24DDD" w:rsidP="00C24DDD">
      <w:pPr>
        <w:rPr>
          <w:i/>
          <w:iCs/>
          <w:color w:val="0070C0"/>
        </w:rPr>
      </w:pPr>
      <w:r w:rsidRPr="00C24DDD">
        <w:rPr>
          <w:i/>
          <w:iCs/>
          <w:color w:val="0070C0"/>
          <w:lang w:val="es-ES"/>
        </w:rPr>
        <w:t>—¿</w:t>
      </w:r>
      <w:r w:rsidRPr="00C24DDD">
        <w:rPr>
          <w:i/>
          <w:iCs/>
          <w:color w:val="FF0000"/>
          <w:lang w:val="es-ES"/>
        </w:rPr>
        <w:t>Por qué quieres saber mi nombre</w:t>
      </w:r>
      <w:r w:rsidRPr="00C24DDD">
        <w:rPr>
          <w:i/>
          <w:iCs/>
          <w:color w:val="0070C0"/>
          <w:lang w:val="es-ES"/>
        </w:rPr>
        <w:t xml:space="preserve">? —respondió el hombre. Entonces bendijo a Jacob allí. </w:t>
      </w:r>
    </w:p>
    <w:p w14:paraId="213D9230" w14:textId="0589716D" w:rsidR="00C24DDD" w:rsidRPr="00C24DDD" w:rsidRDefault="00C24DDD" w:rsidP="00C24DDD">
      <w:pPr>
        <w:rPr>
          <w:i/>
          <w:iCs/>
          <w:color w:val="0070C0"/>
        </w:rPr>
      </w:pPr>
      <w:r w:rsidRPr="00C24DDD">
        <w:rPr>
          <w:i/>
          <w:iCs/>
          <w:color w:val="0070C0"/>
          <w:vertAlign w:val="superscript"/>
          <w:lang w:val="es-ES"/>
        </w:rPr>
        <w:t>30 </w:t>
      </w:r>
      <w:r w:rsidRPr="00C24DDD">
        <w:rPr>
          <w:i/>
          <w:iCs/>
          <w:color w:val="0070C0"/>
          <w:lang w:val="es-ES"/>
        </w:rPr>
        <w:t>Jacob llamó a aquel lugar Peniel (que significa «rostro de Dios»), porque dijo: «</w:t>
      </w:r>
      <w:r w:rsidRPr="00C24DDD">
        <w:rPr>
          <w:b/>
          <w:bCs/>
          <w:i/>
          <w:iCs/>
          <w:color w:val="0070C0"/>
          <w:lang w:val="es-ES"/>
        </w:rPr>
        <w:t>He visto a Dios cara a cara, y sin embargo conservo la vida</w:t>
      </w:r>
      <w:r w:rsidRPr="00C24DDD">
        <w:rPr>
          <w:i/>
          <w:iCs/>
          <w:color w:val="0070C0"/>
          <w:lang w:val="es-ES"/>
        </w:rPr>
        <w:t xml:space="preserve">». </w:t>
      </w:r>
      <w:r w:rsidRPr="00C24DDD">
        <w:rPr>
          <w:i/>
          <w:iCs/>
          <w:color w:val="0070C0"/>
          <w:vertAlign w:val="superscript"/>
          <w:lang w:val="es-ES"/>
        </w:rPr>
        <w:t>31 </w:t>
      </w:r>
      <w:r w:rsidRPr="00C24DDD">
        <w:rPr>
          <w:i/>
          <w:iCs/>
          <w:color w:val="0070C0"/>
          <w:lang w:val="es-ES"/>
        </w:rPr>
        <w:t xml:space="preserve">El sol salía cuando Jacob dejó Peniel y se fue cojeando debido a su cadera dislocada. </w:t>
      </w:r>
      <w:r w:rsidRPr="00C24DDD">
        <w:rPr>
          <w:i/>
          <w:iCs/>
          <w:color w:val="0070C0"/>
          <w:vertAlign w:val="superscript"/>
          <w:lang w:val="es-ES"/>
        </w:rPr>
        <w:t>32 </w:t>
      </w:r>
      <w:r w:rsidRPr="00C24DDD">
        <w:rPr>
          <w:i/>
          <w:iCs/>
          <w:color w:val="0070C0"/>
          <w:lang w:val="es-ES"/>
        </w:rPr>
        <w:t>(Hasta el día de hoy, el pueblo de Israel no come del tendón que está cerca de la articulación de la cadera, debido a lo que ocurrió aquella noche cuando el hombre torció el tendón de la cadera de Jacob).</w:t>
      </w:r>
    </w:p>
    <w:p w14:paraId="3289886C" w14:textId="77777777" w:rsidR="00C24DDD" w:rsidRPr="00C24DDD" w:rsidRDefault="00C24DDD" w:rsidP="00C24DDD">
      <w:pPr>
        <w:rPr>
          <w:lang w:val="es-ES_tradnl"/>
        </w:rPr>
      </w:pPr>
    </w:p>
    <w:p w14:paraId="6F0E7694" w14:textId="6C13C544" w:rsidR="00C24DDD" w:rsidRPr="00C24DDD" w:rsidRDefault="00C24DDD" w:rsidP="00C24DDD">
      <w:pPr>
        <w:rPr>
          <w:lang w:val="es-ES_tradnl"/>
        </w:rPr>
      </w:pPr>
      <w:r w:rsidRPr="00C24DDD">
        <w:rPr>
          <w:lang w:val="es-ES_tradnl"/>
        </w:rPr>
        <w:t xml:space="preserve">Los que conocemos la historia de Jacob sabemos cuántas veces Jacob hizo trampa, y como manejo su vida, pero hubo un “hasta” en la vida de Jacob que Dios provoco para cambiarlo en el hombre que debía ser. </w:t>
      </w:r>
    </w:p>
    <w:p w14:paraId="4AB80594" w14:textId="03127347" w:rsidR="00C24DDD" w:rsidRPr="00C24DDD" w:rsidRDefault="00C24DDD" w:rsidP="00C24DDD">
      <w:pPr>
        <w:rPr>
          <w:lang w:val="es-ES_tradnl"/>
        </w:rPr>
      </w:pPr>
      <w:r w:rsidRPr="00C24DDD">
        <w:rPr>
          <w:lang w:val="es-ES_tradnl"/>
        </w:rPr>
        <w:t>Cuantas veces hemos visto a hombres con el mismo estilo de vida de Jacob y lo desechamos, en otros casos hemos sido nosotros los Jacob y nos han desechado.</w:t>
      </w:r>
    </w:p>
    <w:p w14:paraId="7811FA94" w14:textId="6B7A59A4" w:rsidR="00C24DDD" w:rsidRPr="00C24DDD" w:rsidRDefault="00C24DDD" w:rsidP="00C24DDD">
      <w:pPr>
        <w:rPr>
          <w:lang w:val="es-ES_tradnl"/>
        </w:rPr>
      </w:pPr>
      <w:r w:rsidRPr="00C24DDD">
        <w:rPr>
          <w:lang w:val="es-ES_tradnl"/>
        </w:rPr>
        <w:t>Ten paciencia con los que se comportan como Jacob, hasta tú mismo te debes tener paciencia, llegara un Peniel cuando menos lo esperas y entonces todo cambia.</w:t>
      </w:r>
    </w:p>
    <w:p w14:paraId="638C81B4" w14:textId="134FFDBC" w:rsidR="00C24DDD" w:rsidRPr="00C24DDD" w:rsidRDefault="00C24DDD" w:rsidP="00C24DDD">
      <w:pPr>
        <w:rPr>
          <w:lang w:val="es-ES_tradnl"/>
        </w:rPr>
      </w:pPr>
      <w:r w:rsidRPr="00C24DDD">
        <w:rPr>
          <w:lang w:val="es-ES_tradnl"/>
        </w:rPr>
        <w:t>Un Peniel, es el lugar donde muere un Jacob y nace un Israel.</w:t>
      </w:r>
    </w:p>
    <w:p w14:paraId="1D19FEEA" w14:textId="48832488" w:rsidR="00C24DDD" w:rsidRPr="00C24DDD" w:rsidRDefault="00C24DDD" w:rsidP="00C24DDD">
      <w:pPr>
        <w:rPr>
          <w:lang w:val="es-ES_tradnl"/>
        </w:rPr>
      </w:pPr>
      <w:r w:rsidRPr="00C24DDD">
        <w:rPr>
          <w:lang w:val="es-ES_tradnl"/>
        </w:rPr>
        <w:t>Dios te dice este día, ¿cómo te llamas? Para que te des</w:t>
      </w:r>
      <w:r>
        <w:t xml:space="preserve"> </w:t>
      </w:r>
      <w:r w:rsidRPr="00C24DDD">
        <w:rPr>
          <w:lang w:val="es-ES_tradnl"/>
        </w:rPr>
        <w:t>cuenta quién eres y entonces Él te cambia al diseñado eterno.</w:t>
      </w:r>
    </w:p>
    <w:p w14:paraId="4BFB6D7A" w14:textId="6F2B7EF7" w:rsidR="00C24DDD" w:rsidRPr="00C24DDD" w:rsidRDefault="00C24DDD" w:rsidP="00C24DDD">
      <w:pPr>
        <w:rPr>
          <w:lang w:val="es-ES_tradnl"/>
        </w:rPr>
      </w:pPr>
      <w:r w:rsidRPr="00C24DDD">
        <w:rPr>
          <w:lang w:val="es-ES_tradnl"/>
        </w:rPr>
        <w:t xml:space="preserve">Hoy puede ser tu Peniel, pero tienes que morir, debes saber que no podrás luchar con Dios y vencer. </w:t>
      </w:r>
    </w:p>
    <w:p w14:paraId="0F6EDCF4" w14:textId="4E8F77DE" w:rsidR="00C24DDD" w:rsidRPr="00C24DDD" w:rsidRDefault="00C24DDD" w:rsidP="00C24DDD">
      <w:pPr>
        <w:rPr>
          <w:lang w:val="es-ES_tradnl"/>
        </w:rPr>
      </w:pPr>
      <w:r w:rsidRPr="00C24DDD">
        <w:rPr>
          <w:lang w:val="es-ES_tradnl"/>
        </w:rPr>
        <w:t xml:space="preserve">Debes mirar a la cruz e ir a ella y morir para que nazca en ti el propósito eterno de Dios. </w:t>
      </w:r>
    </w:p>
    <w:p w14:paraId="22262B1B" w14:textId="3424B57B" w:rsidR="00C24DDD" w:rsidRDefault="00C24DDD" w:rsidP="00C24DDD">
      <w:r w:rsidRPr="00C24DDD">
        <w:rPr>
          <w:lang w:val="es-ES_tradnl"/>
        </w:rPr>
        <w:t xml:space="preserve">Tengan un bendecido día. </w:t>
      </w:r>
      <w:bookmarkEnd w:id="3"/>
      <w:bookmarkEnd w:id="4"/>
    </w:p>
    <w:p w14:paraId="03795B4F" w14:textId="77777777" w:rsidR="00C24DDD" w:rsidRDefault="00C24DDD" w:rsidP="00C24DDD"/>
    <w:p w14:paraId="4D2259D7" w14:textId="77777777" w:rsidR="00C24DDD" w:rsidRDefault="00C24DDD" w:rsidP="00C24DDD"/>
    <w:p w14:paraId="7F9CBBB9" w14:textId="77777777" w:rsidR="00C24DDD" w:rsidRDefault="00C24DDD" w:rsidP="00C24DDD"/>
    <w:p w14:paraId="3F03010A" w14:textId="77777777" w:rsidR="00C24DDD" w:rsidRPr="00C24DDD" w:rsidRDefault="00C24DDD" w:rsidP="00C24DDD">
      <w:pPr>
        <w:rPr>
          <w:i/>
          <w:iCs/>
          <w:color w:val="0070C0"/>
        </w:rPr>
      </w:pPr>
      <w:bookmarkStart w:id="5" w:name="OLE_LINK26"/>
      <w:bookmarkStart w:id="6" w:name="OLE_LINK27"/>
      <w:r w:rsidRPr="00C24DDD">
        <w:rPr>
          <w:b/>
          <w:bCs/>
        </w:rPr>
        <w:t>Genesis 50.14-21 NTV</w:t>
      </w:r>
      <w:r>
        <w:t xml:space="preserve">. </w:t>
      </w:r>
      <w:r w:rsidRPr="00C24DDD">
        <w:rPr>
          <w:i/>
          <w:iCs/>
          <w:color w:val="0070C0"/>
          <w:lang w:val="es-ES"/>
        </w:rPr>
        <w:t xml:space="preserve">Después de haber enterrado a Jacob, José regresó a Egipto junto con sus hermanos y todos los que lo habían acompañado al entierro de su padre. </w:t>
      </w:r>
      <w:r w:rsidRPr="00C24DDD">
        <w:rPr>
          <w:i/>
          <w:iCs/>
          <w:color w:val="0070C0"/>
          <w:vertAlign w:val="superscript"/>
          <w:lang w:val="es-ES"/>
        </w:rPr>
        <w:t>15 </w:t>
      </w:r>
      <w:r w:rsidRPr="00C24DDD">
        <w:rPr>
          <w:i/>
          <w:iCs/>
          <w:color w:val="0070C0"/>
          <w:lang w:val="es-ES"/>
        </w:rPr>
        <w:t xml:space="preserve">Pero ahora que su padre había muerto, los hermanos de José tuvieron temor, y se decían: «Ahora José mostrará su enojo y se vengará por todo el mal que le hicimos». </w:t>
      </w:r>
    </w:p>
    <w:p w14:paraId="714BA05E" w14:textId="77777777" w:rsidR="00C24DDD" w:rsidRPr="00C24DDD" w:rsidRDefault="00C24DDD" w:rsidP="00C24DDD">
      <w:pPr>
        <w:rPr>
          <w:i/>
          <w:iCs/>
          <w:color w:val="0070C0"/>
        </w:rPr>
      </w:pPr>
      <w:r w:rsidRPr="00C24DDD">
        <w:rPr>
          <w:i/>
          <w:iCs/>
          <w:color w:val="0070C0"/>
          <w:vertAlign w:val="superscript"/>
          <w:lang w:val="es-ES"/>
        </w:rPr>
        <w:t>16 </w:t>
      </w:r>
      <w:r w:rsidRPr="00C24DDD">
        <w:rPr>
          <w:i/>
          <w:iCs/>
          <w:color w:val="0070C0"/>
          <w:lang w:val="es-ES"/>
        </w:rPr>
        <w:t xml:space="preserve">Entonces enviaron a José un mensaje que decía: «Antes de morir, tu padre nos mandó que </w:t>
      </w:r>
      <w:r w:rsidRPr="00C24DDD">
        <w:rPr>
          <w:i/>
          <w:iCs/>
          <w:color w:val="0070C0"/>
          <w:vertAlign w:val="superscript"/>
          <w:lang w:val="es-ES"/>
        </w:rPr>
        <w:t>17 </w:t>
      </w:r>
      <w:r w:rsidRPr="00C24DDD">
        <w:rPr>
          <w:i/>
          <w:iCs/>
          <w:color w:val="0070C0"/>
          <w:lang w:val="es-ES"/>
        </w:rPr>
        <w:t xml:space="preserve">te dijéramos: “Por favor, perdona a tus hermanos por el gran mal que te hicieron, por el pecado de haberte tratado con tanta crueldad”. Por eso nosotros, los siervos del Dios de tu padre, te suplicamos que perdones nuestro pecado». Cuando José recibió el mensaje, perdió el control y se echó a llorar. </w:t>
      </w:r>
      <w:r w:rsidRPr="00C24DDD">
        <w:rPr>
          <w:i/>
          <w:iCs/>
          <w:color w:val="0070C0"/>
          <w:vertAlign w:val="superscript"/>
          <w:lang w:val="es-ES"/>
        </w:rPr>
        <w:t>18 </w:t>
      </w:r>
      <w:r w:rsidRPr="00C24DDD">
        <w:rPr>
          <w:i/>
          <w:iCs/>
          <w:color w:val="0070C0"/>
          <w:lang w:val="es-ES"/>
        </w:rPr>
        <w:t xml:space="preserve">Entonces sus hermanos llegaron, y se arrojaron al suelo delante de José y dijeron: </w:t>
      </w:r>
    </w:p>
    <w:p w14:paraId="7D5417C7" w14:textId="77777777" w:rsidR="00C24DDD" w:rsidRPr="00C24DDD" w:rsidRDefault="00C24DDD" w:rsidP="00C24DDD">
      <w:pPr>
        <w:rPr>
          <w:i/>
          <w:iCs/>
          <w:color w:val="0070C0"/>
        </w:rPr>
      </w:pPr>
      <w:r w:rsidRPr="00C24DDD">
        <w:rPr>
          <w:i/>
          <w:iCs/>
          <w:color w:val="0070C0"/>
          <w:lang w:val="es-ES"/>
        </w:rPr>
        <w:t xml:space="preserve">—Mira, ¡somos tus esclavos! </w:t>
      </w:r>
    </w:p>
    <w:p w14:paraId="1E212136" w14:textId="77777777" w:rsidR="00C24DDD" w:rsidRPr="00C24DDD" w:rsidRDefault="00C24DDD" w:rsidP="00C24DDD">
      <w:pPr>
        <w:rPr>
          <w:i/>
          <w:iCs/>
          <w:color w:val="0070C0"/>
        </w:rPr>
      </w:pPr>
      <w:r w:rsidRPr="00C24DDD">
        <w:rPr>
          <w:i/>
          <w:iCs/>
          <w:color w:val="0070C0"/>
          <w:vertAlign w:val="superscript"/>
          <w:lang w:val="es-ES"/>
        </w:rPr>
        <w:t>19 </w:t>
      </w:r>
      <w:r w:rsidRPr="00C24DDD">
        <w:rPr>
          <w:i/>
          <w:iCs/>
          <w:color w:val="0070C0"/>
          <w:lang w:val="es-ES"/>
        </w:rPr>
        <w:t xml:space="preserve">Pero José les respondió: </w:t>
      </w:r>
    </w:p>
    <w:p w14:paraId="7803C817" w14:textId="77777777" w:rsidR="00C24DDD" w:rsidRPr="00C24DDD" w:rsidRDefault="00C24DDD" w:rsidP="00C24DDD">
      <w:pPr>
        <w:rPr>
          <w:i/>
          <w:iCs/>
          <w:color w:val="0070C0"/>
        </w:rPr>
      </w:pPr>
      <w:r w:rsidRPr="00C24DDD">
        <w:rPr>
          <w:i/>
          <w:iCs/>
          <w:color w:val="0070C0"/>
          <w:lang w:val="es-ES"/>
        </w:rPr>
        <w:t xml:space="preserve">—No me tengan miedo. ¿Acaso soy Dios para castigarlos? </w:t>
      </w:r>
      <w:r w:rsidRPr="00C24DDD">
        <w:rPr>
          <w:i/>
          <w:iCs/>
          <w:color w:val="0070C0"/>
          <w:vertAlign w:val="superscript"/>
          <w:lang w:val="es-ES"/>
        </w:rPr>
        <w:t>20 </w:t>
      </w:r>
      <w:r w:rsidRPr="00C24DDD">
        <w:rPr>
          <w:i/>
          <w:iCs/>
          <w:color w:val="0070C0"/>
          <w:lang w:val="es-ES"/>
        </w:rPr>
        <w:t xml:space="preserve">Ustedes se propusieron hacerme mal, pero Dios dispuso todo para bien. Él me puso en este cargo para que yo pudiera salvar la vida de muchas personas. </w:t>
      </w:r>
      <w:r w:rsidRPr="00C24DDD">
        <w:rPr>
          <w:i/>
          <w:iCs/>
          <w:color w:val="0070C0"/>
          <w:vertAlign w:val="superscript"/>
          <w:lang w:val="es-ES"/>
        </w:rPr>
        <w:t>21 </w:t>
      </w:r>
      <w:r w:rsidRPr="00C24DDD">
        <w:rPr>
          <w:i/>
          <w:iCs/>
          <w:color w:val="0070C0"/>
          <w:lang w:val="es-ES"/>
        </w:rPr>
        <w:t xml:space="preserve">No, no tengan miedo. Yo seguiré cuidando de ustedes y de sus hijos. </w:t>
      </w:r>
    </w:p>
    <w:p w14:paraId="7355E07A" w14:textId="005D7941" w:rsidR="00C24DDD" w:rsidRDefault="00C24DDD" w:rsidP="00C24DDD">
      <w:pPr>
        <w:rPr>
          <w:lang w:val="es-ES"/>
        </w:rPr>
      </w:pPr>
      <w:r w:rsidRPr="00C24DDD">
        <w:rPr>
          <w:i/>
          <w:iCs/>
          <w:color w:val="0070C0"/>
          <w:lang w:val="es-ES"/>
        </w:rPr>
        <w:t>Así que hablándoles con ternura y bondad, los reconfortó</w:t>
      </w:r>
      <w:r w:rsidRPr="00C24DDD">
        <w:rPr>
          <w:lang w:val="es-ES"/>
        </w:rPr>
        <w:t>.</w:t>
      </w:r>
    </w:p>
    <w:p w14:paraId="7366C3C0" w14:textId="1CBAAE05" w:rsidR="00C24DDD" w:rsidRPr="00C24DDD" w:rsidRDefault="00C24DDD" w:rsidP="00C24DDD">
      <w:pPr>
        <w:rPr>
          <w:lang w:val="es-ES_tradnl"/>
        </w:rPr>
      </w:pPr>
      <w:r w:rsidRPr="00C24DDD">
        <w:rPr>
          <w:lang w:val="es-ES_tradnl"/>
        </w:rPr>
        <w:t xml:space="preserve">Que historia tan tremenda esta, solo se puede actuar así cuando Dios LLENA el corazón. </w:t>
      </w:r>
    </w:p>
    <w:p w14:paraId="7FBA1256" w14:textId="77777777" w:rsidR="00C24DDD" w:rsidRPr="00C24DDD" w:rsidRDefault="00C24DDD" w:rsidP="00C24DDD">
      <w:pPr>
        <w:rPr>
          <w:lang w:val="es-ES_tradnl"/>
        </w:rPr>
      </w:pPr>
    </w:p>
    <w:p w14:paraId="4960ACB3" w14:textId="0114FFDD" w:rsidR="00C24DDD" w:rsidRPr="00C24DDD" w:rsidRDefault="00C24DDD" w:rsidP="00C24DDD">
      <w:pPr>
        <w:rPr>
          <w:lang w:val="es-ES_tradnl"/>
        </w:rPr>
      </w:pPr>
      <w:r w:rsidRPr="00C24DDD">
        <w:rPr>
          <w:b/>
          <w:bCs/>
          <w:lang w:val="es-ES_tradnl"/>
        </w:rPr>
        <w:t>Fijémonos en algunos detalles</w:t>
      </w:r>
      <w:r w:rsidRPr="00C24DDD">
        <w:rPr>
          <w:lang w:val="es-ES_tradnl"/>
        </w:rPr>
        <w:t>:</w:t>
      </w:r>
    </w:p>
    <w:p w14:paraId="319A0275" w14:textId="25AFC419" w:rsidR="00C24DDD" w:rsidRPr="00C24DDD" w:rsidRDefault="00C24DDD" w:rsidP="00C24DDD">
      <w:pPr>
        <w:rPr>
          <w:lang w:val="es-ES_tradnl"/>
        </w:rPr>
      </w:pPr>
      <w:r w:rsidRPr="00C24DDD">
        <w:rPr>
          <w:lang w:val="es-ES_tradnl"/>
        </w:rPr>
        <w:t>Los hermanos continuaban igual, ellos no habían cambiado, tenían miedo, otra vez se pusieron de acuerdo, en este caso para preservar sus vidas, le mintieron a José, esperaban que José reaccionara como ellos lo harían.</w:t>
      </w:r>
    </w:p>
    <w:p w14:paraId="4E9BE41C" w14:textId="139F5EE1" w:rsidR="00C24DDD" w:rsidRPr="00C24DDD" w:rsidRDefault="00C24DDD" w:rsidP="00C24DDD">
      <w:pPr>
        <w:rPr>
          <w:lang w:val="es-ES_tradnl"/>
        </w:rPr>
      </w:pPr>
      <w:r w:rsidRPr="00C24DDD">
        <w:rPr>
          <w:lang w:val="es-ES_tradnl"/>
        </w:rPr>
        <w:t>Por otro lado, tenemos a José, un hombre donde habitaba Dios y era sometido a la voluntad de Dios, era grande la diferencia entre José y sus hermanos.</w:t>
      </w:r>
    </w:p>
    <w:p w14:paraId="7DE5462F" w14:textId="363602AE" w:rsidR="00C24DDD" w:rsidRPr="00C24DDD" w:rsidRDefault="00C24DDD" w:rsidP="00C24DDD">
      <w:pPr>
        <w:rPr>
          <w:color w:val="FF0000"/>
          <w:lang w:val="es-ES_tradnl"/>
        </w:rPr>
      </w:pPr>
      <w:r w:rsidRPr="00C24DDD">
        <w:rPr>
          <w:color w:val="FF0000"/>
          <w:lang w:val="es-ES_tradnl"/>
        </w:rPr>
        <w:t>¿Qué hizo que José fuera diferente a sus hermanos?</w:t>
      </w:r>
    </w:p>
    <w:p w14:paraId="5EDF8E50" w14:textId="2E4523C2" w:rsidR="00C24DDD" w:rsidRPr="00C24DDD" w:rsidRDefault="00C24DDD" w:rsidP="00C24DDD">
      <w:pPr>
        <w:rPr>
          <w:color w:val="FF0000"/>
          <w:lang w:val="es-ES_tradnl"/>
        </w:rPr>
      </w:pPr>
      <w:r w:rsidRPr="00C24DDD">
        <w:rPr>
          <w:color w:val="FF0000"/>
          <w:lang w:val="es-ES_tradnl"/>
        </w:rPr>
        <w:t>¿Por qué José no actuaba igual que sus hermanos?</w:t>
      </w:r>
    </w:p>
    <w:p w14:paraId="06F02151" w14:textId="74A4037E" w:rsidR="00C24DDD" w:rsidRPr="00C24DDD" w:rsidRDefault="00C24DDD" w:rsidP="00C24DDD">
      <w:pPr>
        <w:rPr>
          <w:lang w:val="es-ES_tradnl"/>
        </w:rPr>
      </w:pPr>
      <w:r w:rsidRPr="00C24DDD">
        <w:rPr>
          <w:lang w:val="es-ES_tradnl"/>
        </w:rPr>
        <w:t xml:space="preserve">Les dejo de tarea estas respuestas. </w:t>
      </w:r>
    </w:p>
    <w:p w14:paraId="16EB7A6F" w14:textId="77777777" w:rsidR="00C24DDD" w:rsidRPr="00C24DDD" w:rsidRDefault="00C24DDD" w:rsidP="00C24DDD">
      <w:pPr>
        <w:rPr>
          <w:lang w:val="es-ES_tradnl"/>
        </w:rPr>
      </w:pPr>
    </w:p>
    <w:p w14:paraId="312929D2" w14:textId="3DC611D3" w:rsidR="00C24DDD" w:rsidRPr="00C24DDD" w:rsidRDefault="00C24DDD" w:rsidP="00C24DDD">
      <w:pPr>
        <w:rPr>
          <w:lang w:val="es-ES_tradnl"/>
        </w:rPr>
      </w:pPr>
      <w:r w:rsidRPr="00C24DDD">
        <w:rPr>
          <w:lang w:val="es-ES_tradnl"/>
        </w:rPr>
        <w:t xml:space="preserve">Para nosotros hoy se nos deja una enseñanza, nunca trates de pensar como actuaran las otras personas, tu corazón puede no ser igual al de los demás, no juzgues bajo tu propia opinión. </w:t>
      </w:r>
    </w:p>
    <w:p w14:paraId="56AD32B8" w14:textId="4A081429" w:rsidR="00C24DDD" w:rsidRPr="00C24DDD" w:rsidRDefault="00C24DDD" w:rsidP="00C24DDD">
      <w:pPr>
        <w:rPr>
          <w:lang w:val="es-ES_tradnl"/>
        </w:rPr>
      </w:pPr>
      <w:r w:rsidRPr="00C24DDD">
        <w:rPr>
          <w:lang w:val="es-ES_tradnl"/>
        </w:rPr>
        <w:t xml:space="preserve">Entrégale a Dios todo tu corazón y deja que sea Él quien te guie. </w:t>
      </w:r>
    </w:p>
    <w:p w14:paraId="5CB62086" w14:textId="481DDE1A" w:rsidR="00C24DDD" w:rsidRDefault="00C24DDD" w:rsidP="00C24DDD">
      <w:pPr>
        <w:rPr>
          <w:lang w:val="es-ES_tradnl"/>
        </w:rPr>
      </w:pPr>
      <w:r w:rsidRPr="00C24DDD">
        <w:rPr>
          <w:lang w:val="es-ES_tradnl"/>
        </w:rPr>
        <w:t xml:space="preserve">Tengan todos un día bendecido. </w:t>
      </w:r>
      <w:bookmarkEnd w:id="5"/>
      <w:bookmarkEnd w:id="6"/>
    </w:p>
    <w:p w14:paraId="3F374DDC" w14:textId="77777777" w:rsidR="00785F7A" w:rsidRDefault="00785F7A" w:rsidP="00C24DDD">
      <w:pPr>
        <w:rPr>
          <w:lang w:val="es-ES_tradnl"/>
        </w:rPr>
      </w:pPr>
    </w:p>
    <w:p w14:paraId="5C581791" w14:textId="77777777" w:rsidR="00785F7A" w:rsidRDefault="00785F7A" w:rsidP="00C24DDD"/>
    <w:p w14:paraId="74401AD3" w14:textId="39357BF7" w:rsidR="00C24DDD" w:rsidRPr="00C24DDD" w:rsidRDefault="00C24DDD" w:rsidP="00C24DDD">
      <w:pPr>
        <w:rPr>
          <w:lang w:val="es-ES"/>
        </w:rPr>
      </w:pPr>
      <w:bookmarkStart w:id="7" w:name="OLE_LINK28"/>
      <w:bookmarkStart w:id="8" w:name="OLE_LINK29"/>
      <w:r w:rsidRPr="00C24DDD">
        <w:rPr>
          <w:b/>
          <w:bCs/>
        </w:rPr>
        <w:t>Éxodo 2:23-25 NTV</w:t>
      </w:r>
      <w:r>
        <w:t xml:space="preserve">. </w:t>
      </w:r>
      <w:r w:rsidRPr="00C24DDD">
        <w:rPr>
          <w:vertAlign w:val="superscript"/>
          <w:lang w:val="es-ES"/>
        </w:rPr>
        <w:t> </w:t>
      </w:r>
      <w:r w:rsidRPr="00C24DDD">
        <w:rPr>
          <w:i/>
          <w:iCs/>
          <w:color w:val="0070C0"/>
          <w:lang w:val="es-ES"/>
        </w:rPr>
        <w:t xml:space="preserve">Con el paso de los años, el rey de Egipto murió; pero los israelitas seguían gimiendo bajo el peso de la esclavitud. Clamaron por ayuda, y su clamor subió hasta Dios, </w:t>
      </w:r>
      <w:r w:rsidRPr="00C24DDD">
        <w:rPr>
          <w:i/>
          <w:iCs/>
          <w:color w:val="0070C0"/>
          <w:vertAlign w:val="superscript"/>
          <w:lang w:val="es-ES"/>
        </w:rPr>
        <w:t>24 </w:t>
      </w:r>
      <w:r w:rsidRPr="00C24DDD">
        <w:rPr>
          <w:i/>
          <w:iCs/>
          <w:color w:val="0070C0"/>
          <w:lang w:val="es-ES"/>
        </w:rPr>
        <w:t xml:space="preserve">quien oyó sus gemidos y se acordó del pacto que había hecho con Abraham, Isaac y Jacob. </w:t>
      </w:r>
      <w:r w:rsidRPr="00C24DDD">
        <w:rPr>
          <w:i/>
          <w:iCs/>
          <w:color w:val="0070C0"/>
          <w:vertAlign w:val="superscript"/>
          <w:lang w:val="es-ES"/>
        </w:rPr>
        <w:t>25 </w:t>
      </w:r>
      <w:r w:rsidRPr="00C24DDD">
        <w:rPr>
          <w:i/>
          <w:iCs/>
          <w:color w:val="0070C0"/>
          <w:lang w:val="es-ES"/>
        </w:rPr>
        <w:t>Miró desde lo alto a los hijos de Israel y supo que ya había llegado el momento de actuar</w:t>
      </w:r>
      <w:r w:rsidRPr="00C24DDD">
        <w:rPr>
          <w:lang w:val="es-ES"/>
        </w:rPr>
        <w:t xml:space="preserve">. </w:t>
      </w:r>
    </w:p>
    <w:p w14:paraId="0013CFCD" w14:textId="50097FB7" w:rsidR="00C24DDD" w:rsidRDefault="00C24DDD" w:rsidP="00C24DDD">
      <w:r>
        <w:t>Cuando leemos esta historia pueden venir muchos pensamientos, como:</w:t>
      </w:r>
    </w:p>
    <w:p w14:paraId="0F5BD4B2" w14:textId="34112C8C" w:rsidR="00C24DDD" w:rsidRDefault="00C24DDD" w:rsidP="00C24DDD">
      <w:r>
        <w:t>¿Qué hizo Israel para que le viniera ese sufrimiento?</w:t>
      </w:r>
    </w:p>
    <w:p w14:paraId="5CD04C7E" w14:textId="4636A313" w:rsidR="00C24DDD" w:rsidRDefault="00C24DDD" w:rsidP="00C24DDD">
      <w:r>
        <w:t>¿Por qué Dios permitió que un pueblo pagano maltratara a su pueblo por tanto tiempo?</w:t>
      </w:r>
    </w:p>
    <w:p w14:paraId="416302C5" w14:textId="1E534090" w:rsidR="00C24DDD" w:rsidRDefault="00C24DDD" w:rsidP="00C24DDD">
      <w:r>
        <w:t xml:space="preserve">Podemos pensar muchas cosas más, pero tenemos que detenernos y tener presente siempre que nosotros no somos el centro de la historia, esta historia es de Dios y Él fue quien la escribió, nosotros estamos en el programa de Dios, cuidado con esa idea que por años nos han transmitido, que Dios tiene que ayudarme de la manera que yo pienso y quiero, debo cuidarme de exigirle a Dios por mi beneficio, Dios había determinado que Israel seria esclavo y que Él los sacaría como una nación grande. </w:t>
      </w:r>
    </w:p>
    <w:p w14:paraId="66290C81" w14:textId="77777777" w:rsidR="00C24DDD" w:rsidRDefault="00C24DDD" w:rsidP="00C24DDD"/>
    <w:p w14:paraId="6A1CA539" w14:textId="39719722" w:rsidR="00C24DDD" w:rsidRDefault="00C24DDD" w:rsidP="00C24DDD">
      <w:r>
        <w:t xml:space="preserve">Quiero que hoy recordemos que vivimos en el mundo de Dios, Él nos creó y nos puso para cuidar la creación de Dios, pero lo dañamos, y eso ha traído consecuencias, pero así mismo como Dios liberto a Israel de Egipto, nos ha liberado a nosotros de la esclavitud del pecado, pero por favor no desees regresar a Egipto ni las cosas que hay en Egipto, Dios tiene algo mucho mejor y creado especialmente para sus hijos, recuerda que muchos murieron sin lograr alcanzar la tierra prometida pero tenían fe de una mucho mejor, tú y yo tenemos que tener la misma esperanza. </w:t>
      </w:r>
    </w:p>
    <w:p w14:paraId="5B6168E4" w14:textId="77777777" w:rsidR="00C24DDD" w:rsidRDefault="00C24DDD" w:rsidP="00C24DDD"/>
    <w:p w14:paraId="3884CE8F" w14:textId="743728A9" w:rsidR="00C24DDD" w:rsidRDefault="00C24DDD" w:rsidP="00C24DDD">
      <w:r>
        <w:t xml:space="preserve">Creo que también está a punto de Dios actuar para ponerle fin al descalabro que lleva este mundo, no dejes de clamar a tu Padre Celestial por ayuda y espera que Él vendrá y nos salvara y restaurar TODAS LAS COSAS, Él no se demora, Él siempre llega a tiempo. </w:t>
      </w:r>
    </w:p>
    <w:p w14:paraId="3107F9CF" w14:textId="40E0A2AB" w:rsidR="00C24DDD" w:rsidRDefault="00C24DDD" w:rsidP="00C24DDD">
      <w:r>
        <w:t xml:space="preserve">Tengan todos un bendecido día. </w:t>
      </w:r>
      <w:bookmarkEnd w:id="7"/>
      <w:bookmarkEnd w:id="8"/>
    </w:p>
    <w:p w14:paraId="564A828E" w14:textId="77777777" w:rsidR="00C24DDD" w:rsidRDefault="00C24DDD" w:rsidP="00C24DDD"/>
    <w:p w14:paraId="48397264" w14:textId="77777777" w:rsidR="00C24DDD" w:rsidRDefault="00C24DDD" w:rsidP="00C24DDD"/>
    <w:p w14:paraId="64ED3E65" w14:textId="4BAF39E8" w:rsidR="00C24DDD" w:rsidRPr="00C24DDD" w:rsidRDefault="00C24DDD" w:rsidP="00C24DDD">
      <w:pPr>
        <w:rPr>
          <w:i/>
          <w:iCs/>
          <w:color w:val="0070C0"/>
        </w:rPr>
      </w:pPr>
      <w:bookmarkStart w:id="9" w:name="OLE_LINK30"/>
      <w:bookmarkStart w:id="10" w:name="OLE_LINK31"/>
      <w:bookmarkStart w:id="11" w:name="OLE_LINK32"/>
      <w:r w:rsidRPr="00C24DDD">
        <w:rPr>
          <w:b/>
          <w:bCs/>
        </w:rPr>
        <w:t>Éxodo 3:1-6 NTV</w:t>
      </w:r>
      <w:r>
        <w:t xml:space="preserve">. </w:t>
      </w:r>
      <w:r w:rsidRPr="00C24DDD">
        <w:rPr>
          <w:i/>
          <w:iCs/>
          <w:color w:val="0070C0"/>
          <w:lang w:val="es-ES"/>
        </w:rPr>
        <w:t xml:space="preserve">Cierto día Moisés se encontraba apacentando el rebaño de su suegro, Jetro, quien era sacerdote de Madián. Llevó el rebaño al corazón del desierto y llegó al Sinaí, el monte de Dios. </w:t>
      </w:r>
      <w:r w:rsidRPr="00C24DDD">
        <w:rPr>
          <w:i/>
          <w:iCs/>
          <w:color w:val="0070C0"/>
          <w:vertAlign w:val="superscript"/>
          <w:lang w:val="es-ES"/>
        </w:rPr>
        <w:t>2 </w:t>
      </w:r>
      <w:r w:rsidRPr="00C24DDD">
        <w:rPr>
          <w:i/>
          <w:iCs/>
          <w:color w:val="0070C0"/>
          <w:lang w:val="es-ES"/>
        </w:rPr>
        <w:t xml:space="preserve">Allí el ángel del Señor se le apareció en un fuego ardiente, en medio de una zarza. Moisés se quedo mirando lleno de asombro porque aunque la zarza estaba envuelta en llamas, no se consumía. </w:t>
      </w:r>
      <w:r w:rsidRPr="00C24DDD">
        <w:rPr>
          <w:i/>
          <w:iCs/>
          <w:color w:val="0070C0"/>
          <w:vertAlign w:val="superscript"/>
          <w:lang w:val="es-ES"/>
        </w:rPr>
        <w:t>3 </w:t>
      </w:r>
      <w:r w:rsidRPr="00C24DDD">
        <w:rPr>
          <w:i/>
          <w:iCs/>
          <w:color w:val="0070C0"/>
          <w:lang w:val="es-ES"/>
        </w:rPr>
        <w:t xml:space="preserve">«Esto es increíble —se dijo a sí mismo—. ¿Por qué esa zarza no se consume? Tengo que ir a verla de cerca». </w:t>
      </w:r>
    </w:p>
    <w:p w14:paraId="7C7F9BDA" w14:textId="77777777" w:rsidR="00C24DDD" w:rsidRPr="00C24DDD" w:rsidRDefault="00C24DDD" w:rsidP="00C24DDD">
      <w:pPr>
        <w:rPr>
          <w:i/>
          <w:iCs/>
          <w:color w:val="0070C0"/>
        </w:rPr>
      </w:pPr>
      <w:r w:rsidRPr="00C24DDD">
        <w:rPr>
          <w:i/>
          <w:iCs/>
          <w:color w:val="0070C0"/>
          <w:vertAlign w:val="superscript"/>
          <w:lang w:val="es-ES"/>
        </w:rPr>
        <w:t>4 </w:t>
      </w:r>
      <w:r w:rsidRPr="00C24DDD">
        <w:rPr>
          <w:i/>
          <w:iCs/>
          <w:color w:val="0070C0"/>
          <w:lang w:val="es-ES"/>
        </w:rPr>
        <w:t xml:space="preserve">Cuando el Señor vio que Moisés se acercaba para observar mejor, Dios lo llamó desde el medio de la zarza: </w:t>
      </w:r>
    </w:p>
    <w:p w14:paraId="5DC040B3" w14:textId="1C4D530C" w:rsidR="00C24DDD" w:rsidRPr="00C24DDD" w:rsidRDefault="00C24DDD" w:rsidP="00C24DDD">
      <w:pPr>
        <w:rPr>
          <w:i/>
          <w:iCs/>
          <w:color w:val="0070C0"/>
        </w:rPr>
      </w:pPr>
      <w:r w:rsidRPr="00C24DDD">
        <w:rPr>
          <w:i/>
          <w:iCs/>
          <w:color w:val="0070C0"/>
          <w:lang w:val="es-ES"/>
        </w:rPr>
        <w:t xml:space="preserve">—¡Moisés! ¡Moisés! —Aquí estoy —respondió él. </w:t>
      </w:r>
    </w:p>
    <w:p w14:paraId="337EECCB" w14:textId="77777777" w:rsidR="00C24DDD" w:rsidRPr="00C24DDD" w:rsidRDefault="00C24DDD" w:rsidP="00C24DDD">
      <w:pPr>
        <w:rPr>
          <w:i/>
          <w:iCs/>
          <w:color w:val="0070C0"/>
        </w:rPr>
      </w:pPr>
      <w:r w:rsidRPr="00C24DDD">
        <w:rPr>
          <w:i/>
          <w:iCs/>
          <w:color w:val="0070C0"/>
          <w:vertAlign w:val="superscript"/>
          <w:lang w:val="es-ES"/>
        </w:rPr>
        <w:t>5 </w:t>
      </w:r>
      <w:r w:rsidRPr="00C24DDD">
        <w:rPr>
          <w:i/>
          <w:iCs/>
          <w:color w:val="0070C0"/>
          <w:lang w:val="es-ES"/>
        </w:rPr>
        <w:t xml:space="preserve">—No te acerques más —le advirtió el Señor—. Quítate las sandalias, porque estás pisando tierra santa. </w:t>
      </w:r>
      <w:r w:rsidRPr="00C24DDD">
        <w:rPr>
          <w:i/>
          <w:iCs/>
          <w:color w:val="0070C0"/>
          <w:vertAlign w:val="superscript"/>
          <w:lang w:val="es-ES"/>
        </w:rPr>
        <w:t>6 </w:t>
      </w:r>
      <w:r w:rsidRPr="00C24DDD">
        <w:rPr>
          <w:i/>
          <w:iCs/>
          <w:color w:val="0070C0"/>
          <w:lang w:val="es-ES"/>
        </w:rPr>
        <w:t xml:space="preserve">Yo soy el Dios de tu padre, el Dios de Abraham, el Dios de Isaac y el Dios de Jacob. </w:t>
      </w:r>
    </w:p>
    <w:p w14:paraId="40DF92D0" w14:textId="032F9D1F" w:rsidR="00C24DDD" w:rsidRDefault="00C24DDD" w:rsidP="00C24DDD">
      <w:pPr>
        <w:rPr>
          <w:lang w:val="es-ES"/>
        </w:rPr>
      </w:pPr>
      <w:r w:rsidRPr="00C24DDD">
        <w:rPr>
          <w:i/>
          <w:iCs/>
          <w:color w:val="0070C0"/>
          <w:lang w:val="es-ES"/>
        </w:rPr>
        <w:t>Cuando Moisés oyó esto, se cubrió el rostro porque tenía miedo de mirar a Dios</w:t>
      </w:r>
      <w:r w:rsidRPr="00C24DDD">
        <w:rPr>
          <w:lang w:val="es-ES"/>
        </w:rPr>
        <w:t>.</w:t>
      </w:r>
    </w:p>
    <w:p w14:paraId="55C34952" w14:textId="21CBDC2D" w:rsidR="00C24DDD" w:rsidRDefault="00C24DDD" w:rsidP="00C24DDD">
      <w:pPr>
        <w:rPr>
          <w:lang w:val="es-ES"/>
        </w:rPr>
      </w:pPr>
      <w:r>
        <w:rPr>
          <w:lang w:val="es-ES"/>
        </w:rPr>
        <w:t xml:space="preserve">Nos impresionan las historias de los grandes hombres de Dios, pero no nos percatamos que estos hombres fueron creados por Dios, pero en Ellos la OBEDIENCIA a Dios los caracterizaba, y esto es lo que Dios demanda de sus hijos para poder hacer su voluntad. </w:t>
      </w:r>
    </w:p>
    <w:p w14:paraId="3B0C31FB" w14:textId="53ACE9DA" w:rsidR="00C24DDD" w:rsidRDefault="00C24DDD" w:rsidP="00C24DDD">
      <w:pPr>
        <w:rPr>
          <w:lang w:val="es-ES"/>
        </w:rPr>
      </w:pPr>
      <w:r>
        <w:rPr>
          <w:lang w:val="es-ES"/>
        </w:rPr>
        <w:t xml:space="preserve">Aquí vemos a Moisés viviendo un nuevo día como todos los anteriores, y en un momento que Dios había determinado se le aprecio, sobrenaturalmente aquella sarza ardía y no se consumía, en medio de esto es que Dios se le aparece a Moisés, </w:t>
      </w:r>
      <w:r w:rsidRPr="00C24DDD">
        <w:rPr>
          <w:color w:val="FF0000"/>
          <w:lang w:val="es-ES"/>
        </w:rPr>
        <w:t xml:space="preserve">¿Por qué es que hoy no tenemos esas experiencias si Dios continúa siendo el mismo?, </w:t>
      </w:r>
      <w:r>
        <w:rPr>
          <w:lang w:val="es-ES"/>
        </w:rPr>
        <w:t xml:space="preserve">Quizás nuestra incredulidad no nos deja encontrarnos con experiencias como estas, nuestro cuestionamiento y análisis de lo que Dios puede o no hacer, que si en estos tiempos Dios no puede hacer esto o lo otro nos limita para ver lo sobrenatural ahora. </w:t>
      </w:r>
    </w:p>
    <w:p w14:paraId="38D5D732" w14:textId="6DBEC3FC" w:rsidR="00C24DDD" w:rsidRDefault="00C24DDD" w:rsidP="00C24DDD">
      <w:pPr>
        <w:rPr>
          <w:lang w:val="es-ES"/>
        </w:rPr>
      </w:pPr>
      <w:r>
        <w:rPr>
          <w:lang w:val="es-ES"/>
        </w:rPr>
        <w:t>Dios te puede llamar de una forma sobrenatural, de hecho, lo sobre natural para Dios es normal, somos nosotros los que cuestionamos y nos sorprendemos de lo sobrenatural.</w:t>
      </w:r>
    </w:p>
    <w:p w14:paraId="03086C66" w14:textId="1F959BD1" w:rsidR="00C24DDD" w:rsidRDefault="00C24DDD" w:rsidP="00C24DDD">
      <w:pPr>
        <w:rPr>
          <w:lang w:val="es-ES"/>
        </w:rPr>
      </w:pPr>
      <w:r>
        <w:rPr>
          <w:lang w:val="es-ES"/>
        </w:rPr>
        <w:t xml:space="preserve">Te animo a que estes preparado para un encuentro sobrenatural con Dios, Él te puede llamar para una tarea especifica y lo puede hacer en cualquier momento, si Dios te llama no cuestiones si no puedes, si no tienes los recursos, si no tienes la capacidad, si mejor lo puede hacer otro, no pongas excusas sino se OBEDIENTE. </w:t>
      </w:r>
    </w:p>
    <w:p w14:paraId="51ED6FDA" w14:textId="3392351B" w:rsidR="00C24DDD" w:rsidRDefault="00C24DDD" w:rsidP="00C24DDD">
      <w:pPr>
        <w:rPr>
          <w:lang w:val="es-ES"/>
        </w:rPr>
      </w:pPr>
      <w:r>
        <w:rPr>
          <w:lang w:val="es-ES"/>
        </w:rPr>
        <w:t xml:space="preserve">Tengan un día bendecido. </w:t>
      </w:r>
    </w:p>
    <w:bookmarkEnd w:id="9"/>
    <w:bookmarkEnd w:id="10"/>
    <w:bookmarkEnd w:id="11"/>
    <w:p w14:paraId="2D71C4D5" w14:textId="03733B00" w:rsidR="00C24DDD" w:rsidRDefault="00C24DDD" w:rsidP="00C24DDD">
      <w:pPr>
        <w:rPr>
          <w:lang w:val="es-ES"/>
        </w:rPr>
      </w:pPr>
    </w:p>
    <w:p w14:paraId="778BF63A" w14:textId="77777777" w:rsidR="000A3259" w:rsidRDefault="000A3259" w:rsidP="00C24DDD">
      <w:pPr>
        <w:rPr>
          <w:lang w:val="es-ES"/>
        </w:rPr>
      </w:pPr>
    </w:p>
    <w:p w14:paraId="64BE0DD0" w14:textId="77777777" w:rsidR="000A3259" w:rsidRDefault="000A3259" w:rsidP="00C24DDD">
      <w:pPr>
        <w:rPr>
          <w:lang w:val="es-ES"/>
        </w:rPr>
      </w:pPr>
    </w:p>
    <w:p w14:paraId="237A6F9C" w14:textId="42404E1B" w:rsidR="000A3259" w:rsidRDefault="000A3259" w:rsidP="00C24DDD">
      <w:pPr>
        <w:rPr>
          <w:lang w:val="es-ES"/>
        </w:rPr>
      </w:pPr>
      <w:bookmarkStart w:id="12" w:name="OLE_LINK33"/>
      <w:bookmarkStart w:id="13" w:name="OLE_LINK34"/>
      <w:r w:rsidRPr="00F0256C">
        <w:rPr>
          <w:b/>
          <w:bCs/>
          <w:lang w:val="es-ES"/>
        </w:rPr>
        <w:t xml:space="preserve">Éxodo </w:t>
      </w:r>
      <w:r w:rsidR="00F0256C" w:rsidRPr="00F0256C">
        <w:rPr>
          <w:b/>
          <w:bCs/>
          <w:lang w:val="es-ES"/>
        </w:rPr>
        <w:t>12:21-23 NTV</w:t>
      </w:r>
      <w:r w:rsidR="00F0256C">
        <w:rPr>
          <w:lang w:val="es-ES"/>
        </w:rPr>
        <w:t xml:space="preserve">. </w:t>
      </w:r>
      <w:r w:rsidR="00F0256C" w:rsidRPr="00F0256C">
        <w:rPr>
          <w:i/>
          <w:iCs/>
          <w:color w:val="0070C0"/>
          <w:lang w:val="es-ES"/>
        </w:rPr>
        <w:t xml:space="preserve">Luego Moisés mandó llamar a todos los ancianos de Israel y les dijo: «Vayan y seleccionen un cordero o un cabrito por cada una de sus familias y maten el animal para la Pascua. </w:t>
      </w:r>
      <w:r w:rsidR="00F0256C" w:rsidRPr="00F0256C">
        <w:rPr>
          <w:i/>
          <w:iCs/>
          <w:color w:val="0070C0"/>
          <w:vertAlign w:val="superscript"/>
          <w:lang w:val="es-ES"/>
        </w:rPr>
        <w:t>22 </w:t>
      </w:r>
      <w:r w:rsidR="00F0256C" w:rsidRPr="00F0256C">
        <w:rPr>
          <w:i/>
          <w:iCs/>
          <w:color w:val="0070C0"/>
          <w:lang w:val="es-ES"/>
        </w:rPr>
        <w:t xml:space="preserve">Dejen escurrir la sangre en una vasija, después tomen un manojo de ramas de hisopo y mójenlo en la sangre. Con el hisopo unten la sangre en la parte superior y en ambos lados del marco de la puerta de sus casas. Que nadie salga de la casa hasta la mañana, </w:t>
      </w:r>
      <w:r w:rsidR="00F0256C" w:rsidRPr="00F0256C">
        <w:rPr>
          <w:i/>
          <w:iCs/>
          <w:color w:val="0070C0"/>
          <w:vertAlign w:val="superscript"/>
          <w:lang w:val="es-ES"/>
        </w:rPr>
        <w:t>23 </w:t>
      </w:r>
      <w:r w:rsidR="00F0256C" w:rsidRPr="00F0256C">
        <w:rPr>
          <w:i/>
          <w:iCs/>
          <w:color w:val="0070C0"/>
          <w:lang w:val="es-ES"/>
        </w:rPr>
        <w:t>pues el Señor pasará por la región para herir de muerte a los egipcios. Pero cuando él vea la sangre en la parte superior y en ambos lados del marco de la puerta, el Señor pasará esa casa de largo. No permitirá que su ángel de la muerte entre en las casas de ustedes y los hiera de muerte</w:t>
      </w:r>
      <w:r w:rsidR="00F0256C" w:rsidRPr="00F0256C">
        <w:rPr>
          <w:lang w:val="es-ES"/>
        </w:rPr>
        <w:t>.</w:t>
      </w:r>
    </w:p>
    <w:p w14:paraId="781F0704" w14:textId="77777777" w:rsidR="00F0256C" w:rsidRDefault="00F0256C" w:rsidP="00C24DDD">
      <w:pPr>
        <w:rPr>
          <w:lang w:val="es-ES"/>
        </w:rPr>
      </w:pPr>
    </w:p>
    <w:p w14:paraId="1993D052" w14:textId="6E156C8E" w:rsidR="00CB1541" w:rsidRDefault="0032350B" w:rsidP="00C24DDD">
      <w:pPr>
        <w:rPr>
          <w:lang w:val="es-ES"/>
        </w:rPr>
      </w:pPr>
      <w:r w:rsidRPr="00747B35">
        <w:rPr>
          <w:b/>
          <w:bCs/>
          <w:lang w:val="es-ES"/>
        </w:rPr>
        <w:t>S</w:t>
      </w:r>
      <w:r w:rsidR="00747B35">
        <w:rPr>
          <w:b/>
          <w:bCs/>
          <w:lang w:val="es-ES"/>
        </w:rPr>
        <w:t>USTITUCIÓN</w:t>
      </w:r>
      <w:r>
        <w:rPr>
          <w:lang w:val="es-ES"/>
        </w:rPr>
        <w:t xml:space="preserve">, </w:t>
      </w:r>
      <w:r w:rsidR="00CB1541">
        <w:rPr>
          <w:lang w:val="es-ES"/>
        </w:rPr>
        <w:t>esta es la palabra que podemos usar para esta historia bíblica.</w:t>
      </w:r>
    </w:p>
    <w:p w14:paraId="3F4117B5" w14:textId="6D48C4D7" w:rsidR="00CD3BB3" w:rsidRDefault="00727BF6" w:rsidP="00C24DDD">
      <w:pPr>
        <w:rPr>
          <w:lang w:val="es-ES"/>
        </w:rPr>
      </w:pPr>
      <w:r w:rsidRPr="001C0E47">
        <w:rPr>
          <w:color w:val="FF0000"/>
          <w:lang w:val="es-ES"/>
        </w:rPr>
        <w:t xml:space="preserve">¿Cuántos israelitas desobedecieron esa palabra? </w:t>
      </w:r>
      <w:r w:rsidR="001C0E47">
        <w:rPr>
          <w:color w:val="000000" w:themeColor="text1"/>
          <w:lang w:val="es-ES"/>
        </w:rPr>
        <w:t>¡</w:t>
      </w:r>
      <w:r>
        <w:rPr>
          <w:lang w:val="es-ES"/>
        </w:rPr>
        <w:t>Sera que algunos dijeron, na, eso no va a pasar</w:t>
      </w:r>
      <w:r w:rsidR="00CD3BB3">
        <w:rPr>
          <w:lang w:val="es-ES"/>
        </w:rPr>
        <w:t xml:space="preserve">, </w:t>
      </w:r>
      <w:r w:rsidR="007E2B7A">
        <w:rPr>
          <w:lang w:val="es-ES"/>
        </w:rPr>
        <w:t>Dios no hará eso, Él es un Dios bueno, eso solo les ocurrirá a los enemigos de Dios, ¡eso será para los egipcios que mucho daño nos ha hecho!</w:t>
      </w:r>
    </w:p>
    <w:p w14:paraId="5323B5A9" w14:textId="2E24BFC1" w:rsidR="00086C99" w:rsidRDefault="00CD3BB3" w:rsidP="00C24DDD">
      <w:pPr>
        <w:rPr>
          <w:lang w:val="es-ES"/>
        </w:rPr>
      </w:pPr>
      <w:r>
        <w:rPr>
          <w:lang w:val="es-ES"/>
        </w:rPr>
        <w:t xml:space="preserve">Creo que </w:t>
      </w:r>
      <w:r w:rsidR="00086C99">
        <w:rPr>
          <w:lang w:val="es-ES"/>
        </w:rPr>
        <w:t xml:space="preserve">el </w:t>
      </w:r>
      <w:r w:rsidR="003A04CB">
        <w:rPr>
          <w:lang w:val="es-ES"/>
        </w:rPr>
        <w:t>pueblo</w:t>
      </w:r>
      <w:r w:rsidR="00086C99">
        <w:rPr>
          <w:lang w:val="es-ES"/>
        </w:rPr>
        <w:t xml:space="preserve"> de Israel </w:t>
      </w:r>
      <w:r w:rsidR="003A04CB">
        <w:rPr>
          <w:lang w:val="es-ES"/>
        </w:rPr>
        <w:t>entendió</w:t>
      </w:r>
      <w:r w:rsidR="00086C99">
        <w:rPr>
          <w:lang w:val="es-ES"/>
        </w:rPr>
        <w:t xml:space="preserve"> muy bien ese </w:t>
      </w:r>
      <w:r w:rsidR="003A04CB">
        <w:rPr>
          <w:lang w:val="es-ES"/>
        </w:rPr>
        <w:t>día</w:t>
      </w:r>
      <w:r w:rsidR="00086C99">
        <w:rPr>
          <w:lang w:val="es-ES"/>
        </w:rPr>
        <w:t xml:space="preserve"> que lo que Dios decía se </w:t>
      </w:r>
      <w:r w:rsidR="008B3E42">
        <w:rPr>
          <w:lang w:val="es-ES"/>
        </w:rPr>
        <w:t>debía</w:t>
      </w:r>
      <w:r w:rsidR="00086C99">
        <w:rPr>
          <w:lang w:val="es-ES"/>
        </w:rPr>
        <w:t xml:space="preserve"> obedecer. </w:t>
      </w:r>
    </w:p>
    <w:p w14:paraId="153B90FA" w14:textId="5D3BA846" w:rsidR="00E42F67" w:rsidRDefault="00086C99" w:rsidP="00C24DDD">
      <w:pPr>
        <w:rPr>
          <w:lang w:val="es-ES"/>
        </w:rPr>
      </w:pPr>
      <w:r>
        <w:rPr>
          <w:lang w:val="es-ES"/>
        </w:rPr>
        <w:t xml:space="preserve">De igual manera </w:t>
      </w:r>
      <w:r w:rsidR="008B3E42">
        <w:rPr>
          <w:lang w:val="es-ES"/>
        </w:rPr>
        <w:t>quiero</w:t>
      </w:r>
      <w:r>
        <w:rPr>
          <w:lang w:val="es-ES"/>
        </w:rPr>
        <w:t xml:space="preserve"> que recordemos el acto de </w:t>
      </w:r>
      <w:r w:rsidR="009454DD">
        <w:rPr>
          <w:lang w:val="es-ES"/>
        </w:rPr>
        <w:t>SUSTITUCI</w:t>
      </w:r>
      <w:r w:rsidR="00293C8B">
        <w:rPr>
          <w:lang w:val="es-ES"/>
        </w:rPr>
        <w:t>Ó</w:t>
      </w:r>
      <w:r w:rsidR="009454DD">
        <w:rPr>
          <w:lang w:val="es-ES"/>
        </w:rPr>
        <w:t xml:space="preserve">N que Jesús hizo por nosotros y tomemos muy en serio, </w:t>
      </w:r>
      <w:r w:rsidR="008B3E42">
        <w:rPr>
          <w:lang w:val="es-ES"/>
        </w:rPr>
        <w:t>así</w:t>
      </w:r>
      <w:r w:rsidR="009454DD">
        <w:rPr>
          <w:lang w:val="es-ES"/>
        </w:rPr>
        <w:t xml:space="preserve"> como aquello israelitas tomaron en serio el sacrificar un cordero inocente para pintar con su sangre la</w:t>
      </w:r>
      <w:r w:rsidR="00445F35">
        <w:rPr>
          <w:lang w:val="es-ES"/>
        </w:rPr>
        <w:t xml:space="preserve"> parte superior de la puerta y los lados del marco, </w:t>
      </w:r>
      <w:r w:rsidR="00957624">
        <w:rPr>
          <w:lang w:val="es-ES"/>
        </w:rPr>
        <w:t xml:space="preserve">se debe ver alrededor tuyo la sangre de Cristo, es requerido que seas rociado con la sangre de Jesús para que el </w:t>
      </w:r>
      <w:r w:rsidR="008B3E42">
        <w:rPr>
          <w:lang w:val="es-ES"/>
        </w:rPr>
        <w:t>juicio</w:t>
      </w:r>
      <w:r w:rsidR="00957624">
        <w:rPr>
          <w:lang w:val="es-ES"/>
        </w:rPr>
        <w:t xml:space="preserve"> de Dios </w:t>
      </w:r>
      <w:r w:rsidR="008B3E42">
        <w:rPr>
          <w:lang w:val="es-ES"/>
        </w:rPr>
        <w:t>así</w:t>
      </w:r>
      <w:r w:rsidR="00957624">
        <w:rPr>
          <w:lang w:val="es-ES"/>
        </w:rPr>
        <w:t xml:space="preserve"> como va a caer sobre la humanidad</w:t>
      </w:r>
      <w:r w:rsidR="00E42F67">
        <w:rPr>
          <w:lang w:val="es-ES"/>
        </w:rPr>
        <w:t xml:space="preserve"> no sea contigo, sino que puedas disfrutar de bendición </w:t>
      </w:r>
      <w:r w:rsidR="005C6442">
        <w:rPr>
          <w:lang w:val="es-ES"/>
        </w:rPr>
        <w:t xml:space="preserve">y salvación </w:t>
      </w:r>
      <w:r w:rsidR="00E42F67">
        <w:rPr>
          <w:lang w:val="es-ES"/>
        </w:rPr>
        <w:t xml:space="preserve">porque alguien inocente pago por ti. </w:t>
      </w:r>
    </w:p>
    <w:p w14:paraId="62407636" w14:textId="4263ABAC" w:rsidR="00F0256C" w:rsidRDefault="00E42F67" w:rsidP="00C24DDD">
      <w:pPr>
        <w:rPr>
          <w:lang w:val="es-ES"/>
        </w:rPr>
      </w:pPr>
      <w:r>
        <w:rPr>
          <w:lang w:val="es-ES"/>
        </w:rPr>
        <w:t xml:space="preserve">Valoremos muy en serio el acto de </w:t>
      </w:r>
      <w:r w:rsidR="008B3E42">
        <w:rPr>
          <w:lang w:val="es-ES"/>
        </w:rPr>
        <w:t>SUSTITUCI</w:t>
      </w:r>
      <w:r w:rsidR="00302920">
        <w:rPr>
          <w:lang w:val="es-ES"/>
        </w:rPr>
        <w:t>Ó</w:t>
      </w:r>
      <w:r w:rsidR="008B3E42">
        <w:rPr>
          <w:lang w:val="es-ES"/>
        </w:rPr>
        <w:t>N que</w:t>
      </w:r>
      <w:r>
        <w:rPr>
          <w:lang w:val="es-ES"/>
        </w:rPr>
        <w:t xml:space="preserve"> Jesús hizo por nosotros para </w:t>
      </w:r>
      <w:r w:rsidR="008B3E42">
        <w:rPr>
          <w:lang w:val="es-ES"/>
        </w:rPr>
        <w:t>así</w:t>
      </w:r>
      <w:r>
        <w:rPr>
          <w:lang w:val="es-ES"/>
        </w:rPr>
        <w:t xml:space="preserve"> </w:t>
      </w:r>
      <w:r w:rsidR="00302920">
        <w:rPr>
          <w:lang w:val="es-ES"/>
        </w:rPr>
        <w:t>apaciguar</w:t>
      </w:r>
      <w:r>
        <w:rPr>
          <w:lang w:val="es-ES"/>
        </w:rPr>
        <w:t xml:space="preserve"> la ira de Dios </w:t>
      </w:r>
      <w:r w:rsidR="003A04CB">
        <w:rPr>
          <w:lang w:val="es-ES"/>
        </w:rPr>
        <w:t xml:space="preserve">sobre tu vida. </w:t>
      </w:r>
    </w:p>
    <w:p w14:paraId="340929FD" w14:textId="64A208D4" w:rsidR="003A04CB" w:rsidRDefault="003A04CB" w:rsidP="00C24DDD">
      <w:pPr>
        <w:rPr>
          <w:lang w:val="es-ES"/>
        </w:rPr>
      </w:pPr>
      <w:r>
        <w:rPr>
          <w:lang w:val="es-ES"/>
        </w:rPr>
        <w:t xml:space="preserve">Tengas un </w:t>
      </w:r>
      <w:r w:rsidR="008B3E42">
        <w:rPr>
          <w:lang w:val="es-ES"/>
        </w:rPr>
        <w:t>día</w:t>
      </w:r>
      <w:r>
        <w:rPr>
          <w:lang w:val="es-ES"/>
        </w:rPr>
        <w:t xml:space="preserve"> bendecido. </w:t>
      </w:r>
      <w:bookmarkEnd w:id="12"/>
      <w:bookmarkEnd w:id="13"/>
    </w:p>
    <w:p w14:paraId="250E8648" w14:textId="77777777" w:rsidR="006C1C46" w:rsidRDefault="006C1C46" w:rsidP="00C24DDD">
      <w:pPr>
        <w:rPr>
          <w:lang w:val="es-ES"/>
        </w:rPr>
      </w:pPr>
    </w:p>
    <w:p w14:paraId="3F424177" w14:textId="77777777" w:rsidR="006C1C46" w:rsidRDefault="006C1C46" w:rsidP="00C24DDD">
      <w:pPr>
        <w:rPr>
          <w:lang w:val="es-ES"/>
        </w:rPr>
      </w:pPr>
    </w:p>
    <w:p w14:paraId="1C54B4FD" w14:textId="77777777" w:rsidR="006C1C46" w:rsidRDefault="006C1C46" w:rsidP="00C24DDD">
      <w:pPr>
        <w:rPr>
          <w:lang w:val="es-ES"/>
        </w:rPr>
      </w:pPr>
    </w:p>
    <w:p w14:paraId="1687BE3B" w14:textId="77777777" w:rsidR="006C1C46" w:rsidRDefault="006C1C46" w:rsidP="00C24DDD">
      <w:pPr>
        <w:rPr>
          <w:lang w:val="es-ES"/>
        </w:rPr>
      </w:pPr>
    </w:p>
    <w:p w14:paraId="297F1B54" w14:textId="7BA94D01" w:rsidR="00D16D8C" w:rsidRPr="00053E7D" w:rsidRDefault="00D16D8C" w:rsidP="00D16D8C">
      <w:pPr>
        <w:rPr>
          <w:b/>
          <w:bCs/>
          <w:lang w:val="es-ES"/>
        </w:rPr>
      </w:pPr>
      <w:bookmarkStart w:id="14" w:name="OLE_LINK35"/>
      <w:bookmarkStart w:id="15" w:name="OLE_LINK36"/>
      <w:r w:rsidRPr="00C57A8F">
        <w:rPr>
          <w:b/>
          <w:bCs/>
          <w:lang w:val="es-ES"/>
        </w:rPr>
        <w:t>Mateo 16:24-26 (NTV)</w:t>
      </w:r>
      <w:r w:rsidRPr="00053E7D">
        <w:rPr>
          <w:lang w:val="es-ES"/>
        </w:rPr>
        <w:t xml:space="preserve"> </w:t>
      </w:r>
      <w:r w:rsidRPr="00053E7D">
        <w:rPr>
          <w:b/>
          <w:bCs/>
          <w:i/>
          <w:iCs/>
          <w:color w:val="0070C0"/>
          <w:lang w:val="es-ES"/>
        </w:rPr>
        <w:t>Luego Jesús dijo a sus discípulos:</w:t>
      </w:r>
      <w:r w:rsidRPr="00053E7D">
        <w:rPr>
          <w:i/>
          <w:iCs/>
          <w:color w:val="0070C0"/>
          <w:lang w:val="es-ES"/>
        </w:rPr>
        <w:t xml:space="preserve"> «Si alguno de ustedes quiere ser mi seguidor, tiene que abandonar su manera de vivir, tomar su cruz y seguirme. </w:t>
      </w:r>
      <w:r w:rsidRPr="00053E7D">
        <w:rPr>
          <w:i/>
          <w:iCs/>
          <w:color w:val="0070C0"/>
          <w:vertAlign w:val="superscript"/>
          <w:lang w:val="es-ES"/>
        </w:rPr>
        <w:t>25 </w:t>
      </w:r>
      <w:r w:rsidRPr="00053E7D">
        <w:rPr>
          <w:i/>
          <w:iCs/>
          <w:color w:val="0070C0"/>
          <w:lang w:val="es-ES"/>
        </w:rPr>
        <w:t xml:space="preserve">Si tratas de aferrarte a la vida, la perderás, </w:t>
      </w:r>
      <w:r w:rsidRPr="004C6C7F">
        <w:rPr>
          <w:i/>
          <w:iCs/>
          <w:color w:val="0070C0"/>
          <w:u w:val="single"/>
          <w:lang w:val="es-ES"/>
        </w:rPr>
        <w:t>pero si entregas tu vida por mi causa, la salvarás</w:t>
      </w:r>
      <w:r w:rsidRPr="00053E7D">
        <w:rPr>
          <w:i/>
          <w:iCs/>
          <w:color w:val="0070C0"/>
          <w:lang w:val="es-ES"/>
        </w:rPr>
        <w:t xml:space="preserve">. </w:t>
      </w:r>
      <w:r w:rsidRPr="00053E7D">
        <w:rPr>
          <w:i/>
          <w:iCs/>
          <w:color w:val="0070C0"/>
          <w:vertAlign w:val="superscript"/>
          <w:lang w:val="es-ES"/>
        </w:rPr>
        <w:t>26 </w:t>
      </w:r>
      <w:r w:rsidRPr="00053E7D">
        <w:rPr>
          <w:b/>
          <w:bCs/>
          <w:i/>
          <w:iCs/>
          <w:color w:val="0070C0"/>
          <w:lang w:val="es-ES"/>
        </w:rPr>
        <w:t>¿Y qué beneficio obtienes si ganas el mundo entero pero pierdes tu propia alma? ¿Hay algo que valga más que tu alma?</w:t>
      </w:r>
    </w:p>
    <w:p w14:paraId="4A6D19A0" w14:textId="77777777" w:rsidR="006C1C46" w:rsidRDefault="006C1C46" w:rsidP="00C24DDD">
      <w:pPr>
        <w:rPr>
          <w:lang w:val="es-ES"/>
        </w:rPr>
      </w:pPr>
    </w:p>
    <w:p w14:paraId="63859B0D" w14:textId="77777777" w:rsidR="006C1C46" w:rsidRPr="006C080E" w:rsidRDefault="006C1C46" w:rsidP="006C1C46">
      <w:pPr>
        <w:rPr>
          <w:i/>
          <w:iCs/>
          <w:color w:val="7030A0"/>
          <w:lang w:val="es-ES"/>
        </w:rPr>
      </w:pPr>
      <w:r w:rsidRPr="006C080E">
        <w:rPr>
          <w:i/>
          <w:iCs/>
          <w:color w:val="7030A0"/>
          <w:lang w:val="es-ES"/>
        </w:rPr>
        <w:t xml:space="preserve">Mantén </w:t>
      </w:r>
      <w:r>
        <w:rPr>
          <w:i/>
          <w:iCs/>
          <w:color w:val="7030A0"/>
          <w:lang w:val="es-ES"/>
        </w:rPr>
        <w:t>t</w:t>
      </w:r>
      <w:r w:rsidRPr="006C080E">
        <w:rPr>
          <w:i/>
          <w:iCs/>
          <w:color w:val="7030A0"/>
          <w:lang w:val="es-ES"/>
        </w:rPr>
        <w:t xml:space="preserve">u mirada en la cruz diariamente, reconociendo que es ahí donde encontramos </w:t>
      </w:r>
      <w:r>
        <w:rPr>
          <w:i/>
          <w:iCs/>
          <w:color w:val="7030A0"/>
          <w:lang w:val="es-ES"/>
        </w:rPr>
        <w:t>la</w:t>
      </w:r>
      <w:r w:rsidRPr="006C080E">
        <w:rPr>
          <w:i/>
          <w:iCs/>
          <w:color w:val="7030A0"/>
          <w:lang w:val="es-ES"/>
        </w:rPr>
        <w:t xml:space="preserve"> verdadera vida y propósito.</w:t>
      </w:r>
    </w:p>
    <w:p w14:paraId="179A25C1" w14:textId="77777777" w:rsidR="006C1C46" w:rsidRDefault="006C1C46" w:rsidP="006C1C46">
      <w:pPr>
        <w:rPr>
          <w:lang w:val="es-ES"/>
        </w:rPr>
      </w:pPr>
    </w:p>
    <w:p w14:paraId="06C4762F" w14:textId="35E9F949" w:rsidR="00AF1D08" w:rsidRPr="00A17C77" w:rsidRDefault="006C1C46" w:rsidP="006C1C46">
      <w:pPr>
        <w:rPr>
          <w:color w:val="000000" w:themeColor="text1"/>
          <w:lang w:val="es-ES"/>
        </w:rPr>
      </w:pPr>
      <w:r>
        <w:rPr>
          <w:lang w:val="es-ES"/>
        </w:rPr>
        <w:t>Después de conocer la obra de Cristo en la cruz por ti,</w:t>
      </w:r>
      <w:r w:rsidR="00895D04">
        <w:rPr>
          <w:lang w:val="es-ES"/>
        </w:rPr>
        <w:t xml:space="preserve"> no podemos</w:t>
      </w:r>
      <w:r w:rsidRPr="00895D04">
        <w:rPr>
          <w:color w:val="000000" w:themeColor="text1"/>
          <w:lang w:val="es-ES"/>
        </w:rPr>
        <w:t xml:space="preserve"> ignora</w:t>
      </w:r>
      <w:r w:rsidR="00895D04" w:rsidRPr="00895D04">
        <w:rPr>
          <w:color w:val="000000" w:themeColor="text1"/>
          <w:lang w:val="es-ES"/>
        </w:rPr>
        <w:t>r</w:t>
      </w:r>
      <w:r w:rsidRPr="00895D04">
        <w:rPr>
          <w:color w:val="000000" w:themeColor="text1"/>
          <w:lang w:val="es-ES"/>
        </w:rPr>
        <w:t xml:space="preserve"> e</w:t>
      </w:r>
      <w:r w:rsidR="00895D04" w:rsidRPr="00895D04">
        <w:rPr>
          <w:color w:val="000000" w:themeColor="text1"/>
          <w:lang w:val="es-ES"/>
        </w:rPr>
        <w:t>l sacrificio de la cruz.</w:t>
      </w:r>
    </w:p>
    <w:p w14:paraId="1A05C212" w14:textId="77777777" w:rsidR="006C1C46" w:rsidRDefault="006C1C46" w:rsidP="006C1C46">
      <w:pPr>
        <w:rPr>
          <w:lang w:val="es-ES"/>
        </w:rPr>
      </w:pPr>
      <w:r>
        <w:rPr>
          <w:lang w:val="es-ES"/>
        </w:rPr>
        <w:t xml:space="preserve">Hoy es un buen momento para analizar para quien vives tu vida. </w:t>
      </w:r>
    </w:p>
    <w:p w14:paraId="69F2E0FD" w14:textId="510CB20B" w:rsidR="006C1C46" w:rsidRDefault="006C1C46" w:rsidP="006C1C46">
      <w:pPr>
        <w:rPr>
          <w:lang w:val="es-ES"/>
        </w:rPr>
      </w:pPr>
      <w:r>
        <w:rPr>
          <w:lang w:val="es-ES"/>
        </w:rPr>
        <w:t>Te invito a que tomes un tiempo</w:t>
      </w:r>
      <w:r w:rsidR="0015149D">
        <w:rPr>
          <w:lang w:val="es-ES"/>
        </w:rPr>
        <w:t xml:space="preserve"> y</w:t>
      </w:r>
      <w:r>
        <w:rPr>
          <w:lang w:val="es-ES"/>
        </w:rPr>
        <w:t xml:space="preserve"> reflexiones </w:t>
      </w:r>
      <w:r w:rsidR="0015149D">
        <w:rPr>
          <w:lang w:val="es-ES"/>
        </w:rPr>
        <w:t>en</w:t>
      </w:r>
      <w:r>
        <w:rPr>
          <w:lang w:val="es-ES"/>
        </w:rPr>
        <w:t xml:space="preserve"> tus planes y tus sueños, que sean los planes de Jesús los que se proyecten en ti. </w:t>
      </w:r>
    </w:p>
    <w:p w14:paraId="25AE2972" w14:textId="77777777" w:rsidR="006C1C46" w:rsidRDefault="006C1C46" w:rsidP="006C1C46">
      <w:pPr>
        <w:rPr>
          <w:lang w:val="es-ES"/>
        </w:rPr>
      </w:pPr>
    </w:p>
    <w:p w14:paraId="2578C498" w14:textId="77777777" w:rsidR="006C1C46" w:rsidRPr="00E3056B" w:rsidRDefault="006C1C46" w:rsidP="006C1C46">
      <w:pPr>
        <w:rPr>
          <w:lang w:val="es-ES"/>
        </w:rPr>
      </w:pPr>
      <w:r w:rsidRPr="00E3056B">
        <w:rPr>
          <w:b/>
          <w:bCs/>
          <w:lang w:val="es-ES"/>
        </w:rPr>
        <w:t>Tomar la cruz es sinónimo</w:t>
      </w:r>
      <w:r w:rsidRPr="00E3056B">
        <w:rPr>
          <w:lang w:val="es-ES"/>
        </w:rPr>
        <w:t xml:space="preserve"> de </w:t>
      </w:r>
      <w:r w:rsidRPr="00E3056B">
        <w:rPr>
          <w:u w:val="single"/>
          <w:lang w:val="es-ES"/>
        </w:rPr>
        <w:t>estar preparado para enfrentar dificultades, adversidades, y persecuciones por seguir a Jesús</w:t>
      </w:r>
      <w:r w:rsidRPr="00E3056B">
        <w:rPr>
          <w:lang w:val="es-ES"/>
        </w:rPr>
        <w:t>. Esto puede incluir persecuciones, pero también implica sacrificios diarios, como aprovechar el tiempo para orar, servir a otros, y vivir una vida conforme a los principios cristianos.</w:t>
      </w:r>
    </w:p>
    <w:p w14:paraId="251ACE51" w14:textId="77777777" w:rsidR="006C1C46" w:rsidRDefault="006C1C46" w:rsidP="006C1C46">
      <w:pPr>
        <w:rPr>
          <w:lang w:val="es-ES"/>
        </w:rPr>
      </w:pPr>
    </w:p>
    <w:p w14:paraId="34088DFE" w14:textId="471C0DC9" w:rsidR="00EF1061" w:rsidRDefault="006C1C46" w:rsidP="006C1C46">
      <w:pPr>
        <w:rPr>
          <w:lang w:val="es-ES"/>
        </w:rPr>
      </w:pPr>
      <w:r w:rsidRPr="00053E7D">
        <w:rPr>
          <w:lang w:val="es-ES"/>
        </w:rPr>
        <w:t>En resumen, "</w:t>
      </w:r>
      <w:r w:rsidRPr="006074C0">
        <w:rPr>
          <w:b/>
          <w:bCs/>
          <w:i/>
          <w:iCs/>
          <w:lang w:val="es-ES"/>
        </w:rPr>
        <w:t>perder nuestra vida para encontrarla en Cristo</w:t>
      </w:r>
      <w:r w:rsidRPr="00053E7D">
        <w:rPr>
          <w:lang w:val="es-ES"/>
        </w:rPr>
        <w:t>" implica una renuncia radical y valiente a los viejos hábitos y valores del mundo, y la aceptación de una nueva vida de acuerdo con los principios del Reino de Dios. Es un llamado a tomar una decisión que no es fácil pero que ofrece una recompensa eterna: una relación plena con Dios y el regalo de la vida eterna, en la cual encontraríamos un propósito y paz que el mundo no puede ofrecer.</w:t>
      </w:r>
    </w:p>
    <w:p w14:paraId="254C64B4" w14:textId="64DE6320" w:rsidR="00802F52" w:rsidRPr="00802F52" w:rsidRDefault="00802F52" w:rsidP="00802F52">
      <w:pPr>
        <w:rPr>
          <w:b/>
          <w:bCs/>
        </w:rPr>
      </w:pPr>
      <w:r>
        <w:rPr>
          <w:b/>
          <w:bCs/>
        </w:rPr>
        <w:t xml:space="preserve">Te invito a </w:t>
      </w:r>
      <w:r w:rsidR="001700D9">
        <w:rPr>
          <w:b/>
          <w:bCs/>
        </w:rPr>
        <w:t>escuchen esta canción: M</w:t>
      </w:r>
      <w:r w:rsidRPr="00802F52">
        <w:rPr>
          <w:b/>
          <w:bCs/>
        </w:rPr>
        <w:t xml:space="preserve">iguel </w:t>
      </w:r>
      <w:r w:rsidR="001700D9">
        <w:rPr>
          <w:b/>
          <w:bCs/>
        </w:rPr>
        <w:t>A</w:t>
      </w:r>
      <w:r w:rsidRPr="00802F52">
        <w:rPr>
          <w:b/>
          <w:bCs/>
        </w:rPr>
        <w:t xml:space="preserve">ngel </w:t>
      </w:r>
      <w:r w:rsidR="001700D9">
        <w:rPr>
          <w:b/>
          <w:bCs/>
        </w:rPr>
        <w:t>G</w:t>
      </w:r>
      <w:r w:rsidRPr="00802F52">
        <w:rPr>
          <w:b/>
          <w:bCs/>
        </w:rPr>
        <w:t xml:space="preserve">uerra </w:t>
      </w:r>
      <w:r w:rsidR="001700D9">
        <w:rPr>
          <w:b/>
          <w:bCs/>
        </w:rPr>
        <w:t>“P</w:t>
      </w:r>
      <w:r w:rsidRPr="00802F52">
        <w:rPr>
          <w:b/>
          <w:bCs/>
        </w:rPr>
        <w:t>erder para ganar</w:t>
      </w:r>
      <w:r w:rsidR="001700D9">
        <w:rPr>
          <w:b/>
          <w:bCs/>
        </w:rPr>
        <w:t>”</w:t>
      </w:r>
      <w:r w:rsidRPr="00802F52">
        <w:rPr>
          <w:b/>
          <w:bCs/>
        </w:rPr>
        <w:t xml:space="preserve"> letra</w:t>
      </w:r>
    </w:p>
    <w:bookmarkEnd w:id="14"/>
    <w:bookmarkEnd w:id="15"/>
    <w:p w14:paraId="58D3AF0E" w14:textId="77777777" w:rsidR="00923039" w:rsidRDefault="00923039" w:rsidP="00923039"/>
    <w:p w14:paraId="47FECEFB" w14:textId="77777777" w:rsidR="00923039" w:rsidRDefault="00923039" w:rsidP="00923039">
      <w:pPr>
        <w:rPr>
          <w:lang w:val="es-ES"/>
        </w:rPr>
      </w:pPr>
    </w:p>
    <w:p w14:paraId="416A7A45" w14:textId="77777777" w:rsidR="00A17C77" w:rsidRDefault="00A17C77" w:rsidP="00923039">
      <w:pPr>
        <w:rPr>
          <w:lang w:val="es-ES"/>
        </w:rPr>
      </w:pPr>
    </w:p>
    <w:p w14:paraId="373C8BE0" w14:textId="1114D396" w:rsidR="00751AE2" w:rsidRPr="00751AE2" w:rsidRDefault="00751AE2" w:rsidP="00751AE2">
      <w:pPr>
        <w:rPr>
          <w:i/>
          <w:iCs/>
          <w:color w:val="0070C0"/>
        </w:rPr>
      </w:pPr>
      <w:bookmarkStart w:id="16" w:name="OLE_LINK37"/>
      <w:bookmarkStart w:id="17" w:name="OLE_LINK38"/>
      <w:bookmarkStart w:id="18" w:name="OLE_LINK39"/>
      <w:r w:rsidRPr="00751AE2">
        <w:rPr>
          <w:b/>
          <w:bCs/>
          <w:lang w:val="es-ES"/>
        </w:rPr>
        <w:t>Éxodo 15:22-27 NTV</w:t>
      </w:r>
      <w:r w:rsidRPr="00751AE2">
        <w:rPr>
          <w:i/>
          <w:iCs/>
          <w:color w:val="0070C0"/>
          <w:lang w:val="es-ES"/>
        </w:rPr>
        <w:t xml:space="preserve">. Entonces Moisés guió al pueblo de Israel lejos del mar Rojo, y se internaron en el desierto de Sur. Viajaron por este desierto durante tres días sin encontrar agua. </w:t>
      </w:r>
      <w:r w:rsidRPr="00751AE2">
        <w:rPr>
          <w:i/>
          <w:iCs/>
          <w:color w:val="0070C0"/>
          <w:vertAlign w:val="superscript"/>
          <w:lang w:val="es-ES"/>
        </w:rPr>
        <w:t>23 </w:t>
      </w:r>
      <w:r w:rsidRPr="00751AE2">
        <w:rPr>
          <w:i/>
          <w:iCs/>
          <w:color w:val="0070C0"/>
          <w:lang w:val="es-ES"/>
        </w:rPr>
        <w:t xml:space="preserve">Cuando llegaron al oasis de Mara, no pudieron beber el agua porque era demasiado amarga. Por eso llamaron al lugar Mara (que significa «amarga»). </w:t>
      </w:r>
    </w:p>
    <w:p w14:paraId="28CED828" w14:textId="77777777" w:rsidR="00751AE2" w:rsidRPr="00751AE2" w:rsidRDefault="00751AE2" w:rsidP="00751AE2">
      <w:pPr>
        <w:rPr>
          <w:i/>
          <w:iCs/>
          <w:color w:val="0070C0"/>
        </w:rPr>
      </w:pPr>
      <w:r w:rsidRPr="00751AE2">
        <w:rPr>
          <w:i/>
          <w:iCs/>
          <w:color w:val="0070C0"/>
          <w:vertAlign w:val="superscript"/>
          <w:lang w:val="es-ES"/>
        </w:rPr>
        <w:t>24 </w:t>
      </w:r>
      <w:r w:rsidRPr="00751AE2">
        <w:rPr>
          <w:i/>
          <w:iCs/>
          <w:color w:val="0070C0"/>
          <w:lang w:val="es-ES"/>
        </w:rPr>
        <w:t xml:space="preserve">Entonces la gente se quejó y se puso en contra de Moisés. «¿Qué vamos a beber?», reclamaron. </w:t>
      </w:r>
      <w:r w:rsidRPr="00751AE2">
        <w:rPr>
          <w:i/>
          <w:iCs/>
          <w:color w:val="0070C0"/>
          <w:vertAlign w:val="superscript"/>
          <w:lang w:val="es-ES"/>
        </w:rPr>
        <w:t>25 </w:t>
      </w:r>
      <w:r w:rsidRPr="00751AE2">
        <w:rPr>
          <w:i/>
          <w:iCs/>
          <w:color w:val="0070C0"/>
          <w:lang w:val="es-ES"/>
        </w:rPr>
        <w:t xml:space="preserve">Así que Moisés clamó al Señor por ayuda, y él le mostró un trozo de madera. Moisés echó la madera al agua, y el agua se volvió potable. </w:t>
      </w:r>
    </w:p>
    <w:p w14:paraId="63FEF454" w14:textId="544DBCE1" w:rsidR="00751AE2" w:rsidRPr="00751AE2" w:rsidRDefault="00751AE2" w:rsidP="00751AE2">
      <w:pPr>
        <w:rPr>
          <w:lang w:val="es-ES"/>
        </w:rPr>
      </w:pPr>
      <w:r w:rsidRPr="00751AE2">
        <w:rPr>
          <w:i/>
          <w:iCs/>
          <w:color w:val="0070C0"/>
          <w:lang w:val="es-ES"/>
        </w:rPr>
        <w:t xml:space="preserve">Fue allí, en Mara, donde el Señor estableció el siguiente decreto como una norma para probar la fidelidad del pueblo. </w:t>
      </w:r>
      <w:r w:rsidRPr="00751AE2">
        <w:rPr>
          <w:i/>
          <w:iCs/>
          <w:color w:val="0070C0"/>
          <w:vertAlign w:val="superscript"/>
          <w:lang w:val="es-ES"/>
        </w:rPr>
        <w:t>26 </w:t>
      </w:r>
      <w:r w:rsidRPr="00751AE2">
        <w:rPr>
          <w:i/>
          <w:iCs/>
          <w:color w:val="0070C0"/>
          <w:lang w:val="es-ES"/>
        </w:rPr>
        <w:t>Les dijo: «Si ustedes escuchan atentamente la voz del Señor su Dios y hacen lo que es correcto ante sus ojos, obedeciendo sus mandatos y cumpliendo todos sus decretos, entonces no les enviaré ninguna de las enfermedades que envié a los egipcios; porque yo soy el Señor, quien los sana</w:t>
      </w:r>
      <w:r w:rsidRPr="00751AE2">
        <w:rPr>
          <w:lang w:val="es-ES"/>
        </w:rPr>
        <w:t xml:space="preserve">». </w:t>
      </w:r>
    </w:p>
    <w:p w14:paraId="04F2D580" w14:textId="77777777" w:rsidR="00933FB9" w:rsidRDefault="00751AE2" w:rsidP="00923039">
      <w:pPr>
        <w:rPr>
          <w:lang w:val="es-ES"/>
        </w:rPr>
      </w:pPr>
      <w:r w:rsidRPr="00751AE2">
        <w:rPr>
          <w:i/>
          <w:iCs/>
          <w:color w:val="0070C0"/>
          <w:vertAlign w:val="superscript"/>
          <w:lang w:val="es-ES"/>
        </w:rPr>
        <w:t>27 </w:t>
      </w:r>
      <w:r w:rsidRPr="00751AE2">
        <w:rPr>
          <w:i/>
          <w:iCs/>
          <w:color w:val="0070C0"/>
          <w:lang w:val="es-ES"/>
        </w:rPr>
        <w:t>Después de salir de Mara, los israelitas viajaron hasta el oasis de Elim, donde encontraron doce manantiales y setenta palmeras. Y acamparon allí, junto a las aguas</w:t>
      </w:r>
      <w:r w:rsidR="00933FB9">
        <w:rPr>
          <w:lang w:val="es-ES"/>
        </w:rPr>
        <w:t>.</w:t>
      </w:r>
    </w:p>
    <w:p w14:paraId="2992B100" w14:textId="77777777" w:rsidR="00AD5741" w:rsidRDefault="00AD5741" w:rsidP="00923039">
      <w:pPr>
        <w:rPr>
          <w:lang w:val="es-ES"/>
        </w:rPr>
      </w:pPr>
    </w:p>
    <w:p w14:paraId="509777D6" w14:textId="21DD4D83" w:rsidR="00923039" w:rsidRPr="00C7361A" w:rsidRDefault="00933FB9" w:rsidP="00923039">
      <w:pPr>
        <w:rPr>
          <w:lang w:val="es-ES"/>
        </w:rPr>
      </w:pPr>
      <w:r w:rsidRPr="00C7361A">
        <w:rPr>
          <w:lang w:val="es-ES"/>
        </w:rPr>
        <w:t xml:space="preserve">Los Israelitas </w:t>
      </w:r>
      <w:r w:rsidR="00A17C77" w:rsidRPr="00C7361A">
        <w:rPr>
          <w:lang w:val="es-ES"/>
        </w:rPr>
        <w:t xml:space="preserve">estaban acostumbrados a </w:t>
      </w:r>
      <w:r w:rsidR="00712385" w:rsidRPr="00C7361A">
        <w:rPr>
          <w:lang w:val="es-ES"/>
        </w:rPr>
        <w:t xml:space="preserve">tener todos los </w:t>
      </w:r>
      <w:r w:rsidR="00C7361A" w:rsidRPr="00C7361A">
        <w:rPr>
          <w:lang w:val="es-ES"/>
        </w:rPr>
        <w:t>días</w:t>
      </w:r>
      <w:r w:rsidR="00712385" w:rsidRPr="00C7361A">
        <w:rPr>
          <w:lang w:val="es-ES"/>
        </w:rPr>
        <w:t xml:space="preserve"> a la misma hora la comida lista, com</w:t>
      </w:r>
      <w:r w:rsidRPr="00C7361A">
        <w:rPr>
          <w:lang w:val="es-ES"/>
        </w:rPr>
        <w:t>er</w:t>
      </w:r>
      <w:r w:rsidR="00712385" w:rsidRPr="00C7361A">
        <w:rPr>
          <w:lang w:val="es-ES"/>
        </w:rPr>
        <w:t xml:space="preserve">, </w:t>
      </w:r>
      <w:r w:rsidR="00C7361A" w:rsidRPr="00C7361A">
        <w:rPr>
          <w:lang w:val="es-ES"/>
        </w:rPr>
        <w:t>descansar</w:t>
      </w:r>
      <w:r w:rsidR="00454788" w:rsidRPr="00C7361A">
        <w:rPr>
          <w:lang w:val="es-ES"/>
        </w:rPr>
        <w:t xml:space="preserve"> </w:t>
      </w:r>
      <w:r w:rsidR="00712385" w:rsidRPr="00C7361A">
        <w:rPr>
          <w:lang w:val="es-ES"/>
        </w:rPr>
        <w:t xml:space="preserve">y regresar a producir ladrillos para los </w:t>
      </w:r>
      <w:r w:rsidR="00822695" w:rsidRPr="00C7361A">
        <w:rPr>
          <w:lang w:val="es-ES"/>
        </w:rPr>
        <w:t>egipcios</w:t>
      </w:r>
      <w:r w:rsidR="00C7361A">
        <w:rPr>
          <w:lang w:val="es-ES"/>
        </w:rPr>
        <w:t xml:space="preserve">, era la rutina de los esclavos en Egipto. </w:t>
      </w:r>
    </w:p>
    <w:p w14:paraId="7001C1D6" w14:textId="6EFBC4A3" w:rsidR="00454788" w:rsidRPr="00C7361A" w:rsidRDefault="00822695" w:rsidP="00923039">
      <w:pPr>
        <w:rPr>
          <w:lang w:val="es-ES"/>
        </w:rPr>
      </w:pPr>
      <w:r>
        <w:rPr>
          <w:lang w:val="es-ES"/>
        </w:rPr>
        <w:t>Ahora al cruzar el mar</w:t>
      </w:r>
      <w:r w:rsidR="00454788" w:rsidRPr="00C7361A">
        <w:rPr>
          <w:lang w:val="es-ES"/>
        </w:rPr>
        <w:t xml:space="preserve"> todo </w:t>
      </w:r>
      <w:r w:rsidRPr="00C7361A">
        <w:rPr>
          <w:lang w:val="es-ES"/>
        </w:rPr>
        <w:t>había</w:t>
      </w:r>
      <w:r w:rsidR="00454788" w:rsidRPr="00C7361A">
        <w:rPr>
          <w:lang w:val="es-ES"/>
        </w:rPr>
        <w:t xml:space="preserve"> cambiado, ahora su estilo de vida </w:t>
      </w:r>
      <w:r>
        <w:rPr>
          <w:lang w:val="es-ES"/>
        </w:rPr>
        <w:t>era muy diferente</w:t>
      </w:r>
      <w:r w:rsidR="00454788" w:rsidRPr="00C7361A">
        <w:rPr>
          <w:lang w:val="es-ES"/>
        </w:rPr>
        <w:t xml:space="preserve">, </w:t>
      </w:r>
      <w:r w:rsidR="0045102B" w:rsidRPr="00C7361A">
        <w:rPr>
          <w:lang w:val="es-ES"/>
        </w:rPr>
        <w:t>les tocaba depender de Dios, pero al no estar acostumbrados a eso</w:t>
      </w:r>
      <w:r w:rsidR="00A25DB6" w:rsidRPr="00C7361A">
        <w:rPr>
          <w:lang w:val="es-ES"/>
        </w:rPr>
        <w:t xml:space="preserve"> </w:t>
      </w:r>
      <w:r w:rsidRPr="00C7361A">
        <w:rPr>
          <w:lang w:val="es-ES"/>
        </w:rPr>
        <w:t>apareció</w:t>
      </w:r>
      <w:r w:rsidR="00A25DB6" w:rsidRPr="00C7361A">
        <w:rPr>
          <w:lang w:val="es-ES"/>
        </w:rPr>
        <w:t xml:space="preserve"> </w:t>
      </w:r>
      <w:r w:rsidRPr="00C7361A">
        <w:rPr>
          <w:lang w:val="es-ES"/>
        </w:rPr>
        <w:t>rápidamente</w:t>
      </w:r>
      <w:r w:rsidR="00A25DB6" w:rsidRPr="00C7361A">
        <w:rPr>
          <w:lang w:val="es-ES"/>
        </w:rPr>
        <w:t xml:space="preserve"> la queja contra el </w:t>
      </w:r>
      <w:r w:rsidRPr="00C7361A">
        <w:rPr>
          <w:lang w:val="es-ES"/>
        </w:rPr>
        <w:t>líder</w:t>
      </w:r>
      <w:r w:rsidR="00A25DB6" w:rsidRPr="00C7361A">
        <w:rPr>
          <w:lang w:val="es-ES"/>
        </w:rPr>
        <w:t xml:space="preserve"> </w:t>
      </w:r>
      <w:r w:rsidRPr="00C7361A">
        <w:rPr>
          <w:lang w:val="es-ES"/>
        </w:rPr>
        <w:t>Moisés</w:t>
      </w:r>
      <w:r w:rsidR="00A25DB6" w:rsidRPr="00C7361A">
        <w:rPr>
          <w:lang w:val="es-ES"/>
        </w:rPr>
        <w:t xml:space="preserve"> y contra Dios. </w:t>
      </w:r>
    </w:p>
    <w:p w14:paraId="78DD5B8F" w14:textId="0CB649A2" w:rsidR="00A25DB6" w:rsidRPr="00C7361A" w:rsidRDefault="00985CC6" w:rsidP="00923039">
      <w:pPr>
        <w:rPr>
          <w:lang w:val="es-ES"/>
        </w:rPr>
      </w:pPr>
      <w:r w:rsidRPr="00C7361A">
        <w:rPr>
          <w:lang w:val="es-ES"/>
        </w:rPr>
        <w:t xml:space="preserve">Era necesario que </w:t>
      </w:r>
      <w:r w:rsidR="00822695" w:rsidRPr="00C7361A">
        <w:rPr>
          <w:lang w:val="es-ES"/>
        </w:rPr>
        <w:t>Israel</w:t>
      </w:r>
      <w:r w:rsidRPr="00C7361A">
        <w:rPr>
          <w:lang w:val="es-ES"/>
        </w:rPr>
        <w:t xml:space="preserve"> entendiera que </w:t>
      </w:r>
      <w:r w:rsidR="00822695" w:rsidRPr="00C7361A">
        <w:rPr>
          <w:lang w:val="es-ES"/>
        </w:rPr>
        <w:t>tenían</w:t>
      </w:r>
      <w:r w:rsidRPr="00C7361A">
        <w:rPr>
          <w:lang w:val="es-ES"/>
        </w:rPr>
        <w:t xml:space="preserve"> que </w:t>
      </w:r>
      <w:r w:rsidR="00822695" w:rsidRPr="00C7361A">
        <w:rPr>
          <w:lang w:val="es-ES"/>
        </w:rPr>
        <w:t>aprender</w:t>
      </w:r>
      <w:r w:rsidRPr="00C7361A">
        <w:rPr>
          <w:lang w:val="es-ES"/>
        </w:rPr>
        <w:t xml:space="preserve"> a confiar en su Dios para poder llegar a la tierra prometida. </w:t>
      </w:r>
    </w:p>
    <w:p w14:paraId="7FB2D336" w14:textId="7D83EEED" w:rsidR="00985CC6" w:rsidRPr="00C7361A" w:rsidRDefault="00985CC6" w:rsidP="00923039">
      <w:pPr>
        <w:rPr>
          <w:lang w:val="es-ES"/>
        </w:rPr>
      </w:pPr>
      <w:r w:rsidRPr="00C7361A">
        <w:rPr>
          <w:lang w:val="es-ES"/>
        </w:rPr>
        <w:t xml:space="preserve">En el desierto se avanza de oasis en oasis, y para eso se requiere ser guiados por Dios, esto es lo que </w:t>
      </w:r>
      <w:r w:rsidR="00EA778C" w:rsidRPr="00C7361A">
        <w:rPr>
          <w:lang w:val="es-ES"/>
        </w:rPr>
        <w:t>Moisés</w:t>
      </w:r>
      <w:r w:rsidR="00295DA8" w:rsidRPr="00C7361A">
        <w:rPr>
          <w:lang w:val="es-ES"/>
        </w:rPr>
        <w:t xml:space="preserve"> hacia, deja</w:t>
      </w:r>
      <w:r w:rsidR="00EA778C">
        <w:rPr>
          <w:lang w:val="es-ES"/>
        </w:rPr>
        <w:t>r</w:t>
      </w:r>
      <w:r w:rsidR="00295DA8" w:rsidRPr="00C7361A">
        <w:rPr>
          <w:lang w:val="es-ES"/>
        </w:rPr>
        <w:t xml:space="preserve">se guiar por su Dios, El confiaba en su Dios y </w:t>
      </w:r>
      <w:r w:rsidR="00EA778C" w:rsidRPr="00C7361A">
        <w:rPr>
          <w:lang w:val="es-ES"/>
        </w:rPr>
        <w:t>sabía</w:t>
      </w:r>
      <w:r w:rsidR="00295DA8" w:rsidRPr="00C7361A">
        <w:rPr>
          <w:lang w:val="es-ES"/>
        </w:rPr>
        <w:t xml:space="preserve"> que solo </w:t>
      </w:r>
      <w:r w:rsidR="00EA778C" w:rsidRPr="00C7361A">
        <w:rPr>
          <w:lang w:val="es-ES"/>
        </w:rPr>
        <w:t>así</w:t>
      </w:r>
      <w:r w:rsidR="00295DA8" w:rsidRPr="00C7361A">
        <w:rPr>
          <w:lang w:val="es-ES"/>
        </w:rPr>
        <w:t xml:space="preserve"> </w:t>
      </w:r>
      <w:r w:rsidR="00EA778C" w:rsidRPr="00C7361A">
        <w:rPr>
          <w:lang w:val="es-ES"/>
        </w:rPr>
        <w:t>podían</w:t>
      </w:r>
      <w:r w:rsidR="00295DA8" w:rsidRPr="00C7361A">
        <w:rPr>
          <w:lang w:val="es-ES"/>
        </w:rPr>
        <w:t xml:space="preserve"> llegar a su destino. </w:t>
      </w:r>
    </w:p>
    <w:p w14:paraId="0298A67C" w14:textId="314B754D" w:rsidR="00295DA8" w:rsidRPr="00C7361A" w:rsidRDefault="00295DA8" w:rsidP="00923039">
      <w:pPr>
        <w:rPr>
          <w:lang w:val="es-ES"/>
        </w:rPr>
      </w:pPr>
      <w:r w:rsidRPr="00C7361A">
        <w:rPr>
          <w:lang w:val="es-ES"/>
        </w:rPr>
        <w:t>Nosotros en es</w:t>
      </w:r>
      <w:r w:rsidR="00091340" w:rsidRPr="00C7361A">
        <w:rPr>
          <w:lang w:val="es-ES"/>
        </w:rPr>
        <w:t xml:space="preserve">tos tiempos que nos ha tocado debemos como </w:t>
      </w:r>
      <w:r w:rsidR="00EA778C" w:rsidRPr="00C7361A">
        <w:rPr>
          <w:lang w:val="es-ES"/>
        </w:rPr>
        <w:t>Moisés</w:t>
      </w:r>
      <w:r w:rsidR="00091340" w:rsidRPr="00C7361A">
        <w:rPr>
          <w:lang w:val="es-ES"/>
        </w:rPr>
        <w:t xml:space="preserve"> confiar totalmente en nuestro Dios y saber que </w:t>
      </w:r>
      <w:r w:rsidR="00EA778C" w:rsidRPr="00C7361A">
        <w:rPr>
          <w:lang w:val="es-ES"/>
        </w:rPr>
        <w:t>Él</w:t>
      </w:r>
      <w:r w:rsidR="00091340" w:rsidRPr="00C7361A">
        <w:rPr>
          <w:lang w:val="es-ES"/>
        </w:rPr>
        <w:t xml:space="preserve"> nos </w:t>
      </w:r>
      <w:r w:rsidR="000B2429" w:rsidRPr="00C7361A">
        <w:rPr>
          <w:lang w:val="es-ES"/>
        </w:rPr>
        <w:t>llevará</w:t>
      </w:r>
      <w:r w:rsidR="00091340" w:rsidRPr="00C7361A">
        <w:rPr>
          <w:lang w:val="es-ES"/>
        </w:rPr>
        <w:t xml:space="preserve"> a un </w:t>
      </w:r>
      <w:r w:rsidR="00EA778C" w:rsidRPr="00C7361A">
        <w:rPr>
          <w:lang w:val="es-ES"/>
        </w:rPr>
        <w:t>próximo</w:t>
      </w:r>
      <w:r w:rsidR="00091340" w:rsidRPr="00C7361A">
        <w:rPr>
          <w:lang w:val="es-ES"/>
        </w:rPr>
        <w:t xml:space="preserve"> oasis donde nos </w:t>
      </w:r>
      <w:r w:rsidR="000B2429" w:rsidRPr="00C7361A">
        <w:rPr>
          <w:lang w:val="es-ES"/>
        </w:rPr>
        <w:t>alimentará</w:t>
      </w:r>
      <w:r w:rsidR="00091340" w:rsidRPr="00C7361A">
        <w:rPr>
          <w:lang w:val="es-ES"/>
        </w:rPr>
        <w:t xml:space="preserve"> y </w:t>
      </w:r>
      <w:r w:rsidR="00EA778C" w:rsidRPr="00C7361A">
        <w:rPr>
          <w:lang w:val="es-ES"/>
        </w:rPr>
        <w:t>fortalecerá</w:t>
      </w:r>
      <w:r w:rsidR="00091340" w:rsidRPr="00C7361A">
        <w:rPr>
          <w:lang w:val="es-ES"/>
        </w:rPr>
        <w:t xml:space="preserve"> para continuar dependiendo de </w:t>
      </w:r>
      <w:r w:rsidR="00EA778C" w:rsidRPr="00C7361A">
        <w:rPr>
          <w:lang w:val="es-ES"/>
        </w:rPr>
        <w:t>Él</w:t>
      </w:r>
      <w:r w:rsidR="00091340" w:rsidRPr="00C7361A">
        <w:rPr>
          <w:lang w:val="es-ES"/>
        </w:rPr>
        <w:t xml:space="preserve"> y seguros que </w:t>
      </w:r>
      <w:r w:rsidR="00527185" w:rsidRPr="00C7361A">
        <w:rPr>
          <w:lang w:val="es-ES"/>
        </w:rPr>
        <w:t xml:space="preserve">nos </w:t>
      </w:r>
      <w:r w:rsidR="00EA778C" w:rsidRPr="00C7361A">
        <w:rPr>
          <w:lang w:val="es-ES"/>
        </w:rPr>
        <w:t>introducirá</w:t>
      </w:r>
      <w:r w:rsidR="00527185" w:rsidRPr="00C7361A">
        <w:rPr>
          <w:lang w:val="es-ES"/>
        </w:rPr>
        <w:t xml:space="preserve"> en la tierra prometida. </w:t>
      </w:r>
    </w:p>
    <w:p w14:paraId="3E844C0F" w14:textId="79748AF0" w:rsidR="00527185" w:rsidRDefault="00527185" w:rsidP="00923039">
      <w:pPr>
        <w:rPr>
          <w:lang w:val="es-ES"/>
        </w:rPr>
      </w:pPr>
      <w:r w:rsidRPr="00C7361A">
        <w:rPr>
          <w:lang w:val="es-ES"/>
        </w:rPr>
        <w:t xml:space="preserve">Disfruta mientras estes en el oasis, pero </w:t>
      </w:r>
      <w:r w:rsidR="000B2429" w:rsidRPr="00C7361A">
        <w:rPr>
          <w:lang w:val="es-ES"/>
        </w:rPr>
        <w:t>también</w:t>
      </w:r>
      <w:r w:rsidRPr="00C7361A">
        <w:rPr>
          <w:lang w:val="es-ES"/>
        </w:rPr>
        <w:t xml:space="preserve"> busca </w:t>
      </w:r>
      <w:r w:rsidR="000B2429" w:rsidRPr="00C7361A">
        <w:rPr>
          <w:lang w:val="es-ES"/>
        </w:rPr>
        <w:t>dirección</w:t>
      </w:r>
      <w:r w:rsidRPr="00C7361A">
        <w:rPr>
          <w:lang w:val="es-ES"/>
        </w:rPr>
        <w:t xml:space="preserve"> de Dios para cuando tengas que emprender nuevamente el viaje. </w:t>
      </w:r>
      <w:bookmarkEnd w:id="16"/>
      <w:bookmarkEnd w:id="17"/>
      <w:bookmarkEnd w:id="18"/>
    </w:p>
    <w:p w14:paraId="037EE9B9" w14:textId="77777777" w:rsidR="0056189B" w:rsidRDefault="0056189B" w:rsidP="00923039">
      <w:pPr>
        <w:rPr>
          <w:lang w:val="es-ES"/>
        </w:rPr>
      </w:pPr>
    </w:p>
    <w:p w14:paraId="4285015B" w14:textId="77777777" w:rsidR="0056189B" w:rsidRDefault="0056189B" w:rsidP="00923039">
      <w:pPr>
        <w:rPr>
          <w:lang w:val="es-ES"/>
        </w:rPr>
      </w:pPr>
    </w:p>
    <w:p w14:paraId="483E0FE2" w14:textId="77777777" w:rsidR="0056189B" w:rsidRDefault="0056189B" w:rsidP="0056189B">
      <w:pPr>
        <w:rPr>
          <w:i/>
          <w:iCs/>
          <w:color w:val="0070C0"/>
          <w:lang w:val="es-ES"/>
        </w:rPr>
      </w:pPr>
      <w:bookmarkStart w:id="19" w:name="OLE_LINK40"/>
      <w:bookmarkStart w:id="20" w:name="OLE_LINK41"/>
      <w:r w:rsidRPr="00C57A8F">
        <w:rPr>
          <w:b/>
          <w:bCs/>
          <w:lang w:val="es-ES"/>
        </w:rPr>
        <w:t>Lucas 9:23-24 (NTV)</w:t>
      </w:r>
      <w:r w:rsidRPr="00053E7D">
        <w:rPr>
          <w:lang w:val="es-ES"/>
        </w:rPr>
        <w:t xml:space="preserve"> </w:t>
      </w:r>
      <w:r w:rsidRPr="00053E7D">
        <w:rPr>
          <w:b/>
          <w:bCs/>
          <w:i/>
          <w:iCs/>
          <w:color w:val="0070C0"/>
          <w:lang w:val="es-ES"/>
        </w:rPr>
        <w:t>Entonces dijo a la multitud:</w:t>
      </w:r>
      <w:r w:rsidRPr="00053E7D">
        <w:rPr>
          <w:i/>
          <w:iCs/>
          <w:color w:val="0070C0"/>
          <w:lang w:val="es-ES"/>
        </w:rPr>
        <w:t xml:space="preserve"> «Si alguno de ustedes quiere ser mi seguidor, tiene que abandonar su manera egoísta de vivir, tomar su cruz </w:t>
      </w:r>
      <w:r w:rsidRPr="00053E7D">
        <w:rPr>
          <w:b/>
          <w:bCs/>
          <w:i/>
          <w:iCs/>
          <w:color w:val="0070C0"/>
          <w:lang w:val="es-ES"/>
        </w:rPr>
        <w:t>cada día</w:t>
      </w:r>
      <w:r w:rsidRPr="00053E7D">
        <w:rPr>
          <w:i/>
          <w:iCs/>
          <w:color w:val="0070C0"/>
          <w:lang w:val="es-ES"/>
        </w:rPr>
        <w:t xml:space="preserve"> y seguirme. </w:t>
      </w:r>
      <w:r w:rsidRPr="00053E7D">
        <w:rPr>
          <w:i/>
          <w:iCs/>
          <w:color w:val="0070C0"/>
          <w:vertAlign w:val="superscript"/>
          <w:lang w:val="es-ES"/>
        </w:rPr>
        <w:t>24 </w:t>
      </w:r>
      <w:r w:rsidRPr="00053E7D">
        <w:rPr>
          <w:i/>
          <w:iCs/>
          <w:color w:val="0070C0"/>
          <w:lang w:val="es-ES"/>
        </w:rPr>
        <w:t>Si tratas de aferrarte a la vida, la perderás, pero si entregas tu vida por mi causa, la salvarás.</w:t>
      </w:r>
    </w:p>
    <w:p w14:paraId="4266C06C" w14:textId="77777777" w:rsidR="00563ADE" w:rsidRPr="00053E7D" w:rsidRDefault="00563ADE" w:rsidP="0056189B">
      <w:pPr>
        <w:rPr>
          <w:color w:val="0070C0"/>
          <w:lang w:val="es-ES"/>
        </w:rPr>
      </w:pPr>
    </w:p>
    <w:p w14:paraId="531EE9E0" w14:textId="77777777" w:rsidR="003C3AFD" w:rsidRDefault="0056189B" w:rsidP="0056189B">
      <w:pPr>
        <w:rPr>
          <w:b/>
          <w:bCs/>
          <w:color w:val="000000" w:themeColor="text1"/>
          <w:lang w:val="es-ES"/>
        </w:rPr>
      </w:pPr>
      <w:r>
        <w:rPr>
          <w:b/>
          <w:bCs/>
          <w:color w:val="000000" w:themeColor="text1"/>
          <w:lang w:val="es-ES"/>
        </w:rPr>
        <w:t xml:space="preserve">Una vez hoy quiero compartirles </w:t>
      </w:r>
      <w:r w:rsidR="003C3AFD">
        <w:rPr>
          <w:b/>
          <w:bCs/>
          <w:color w:val="000000" w:themeColor="text1"/>
          <w:lang w:val="es-ES"/>
        </w:rPr>
        <w:t>sobre este tema de la cruz.</w:t>
      </w:r>
    </w:p>
    <w:p w14:paraId="0FF41A76" w14:textId="19C354A4" w:rsidR="0056189B" w:rsidRPr="00053E7D" w:rsidRDefault="003C3AFD" w:rsidP="0056189B">
      <w:pPr>
        <w:rPr>
          <w:color w:val="000000" w:themeColor="text1"/>
          <w:lang w:val="es-ES"/>
        </w:rPr>
      </w:pPr>
      <w:r>
        <w:rPr>
          <w:b/>
          <w:bCs/>
          <w:color w:val="000000" w:themeColor="text1"/>
          <w:lang w:val="es-ES"/>
        </w:rPr>
        <w:t xml:space="preserve">Estos versos nos hacen </w:t>
      </w:r>
      <w:r w:rsidR="0056189B" w:rsidRPr="00053E7D">
        <w:rPr>
          <w:b/>
          <w:bCs/>
          <w:color w:val="000000" w:themeColor="text1"/>
          <w:lang w:val="es-ES"/>
        </w:rPr>
        <w:t>un llamado</w:t>
      </w:r>
      <w:r w:rsidR="00CA47B4">
        <w:rPr>
          <w:b/>
          <w:bCs/>
          <w:color w:val="000000" w:themeColor="text1"/>
          <w:lang w:val="es-ES"/>
        </w:rPr>
        <w:t xml:space="preserve">, y es </w:t>
      </w:r>
      <w:r w:rsidR="00191D06">
        <w:rPr>
          <w:b/>
          <w:bCs/>
          <w:color w:val="000000" w:themeColor="text1"/>
          <w:lang w:val="es-ES"/>
        </w:rPr>
        <w:t>que</w:t>
      </w:r>
      <w:r w:rsidR="00CA47B4">
        <w:rPr>
          <w:b/>
          <w:bCs/>
          <w:color w:val="000000" w:themeColor="text1"/>
          <w:lang w:val="es-ES"/>
        </w:rPr>
        <w:t xml:space="preserve"> </w:t>
      </w:r>
      <w:r w:rsidR="00191D06">
        <w:rPr>
          <w:b/>
          <w:bCs/>
          <w:color w:val="000000" w:themeColor="text1"/>
          <w:lang w:val="es-ES"/>
        </w:rPr>
        <w:t xml:space="preserve">los que quieren seguir a Jesús deben </w:t>
      </w:r>
      <w:r w:rsidR="00CA47B4">
        <w:rPr>
          <w:b/>
          <w:bCs/>
          <w:color w:val="000000" w:themeColor="text1"/>
          <w:lang w:val="es-ES"/>
        </w:rPr>
        <w:t xml:space="preserve">ser </w:t>
      </w:r>
      <w:r w:rsidR="0056189B" w:rsidRPr="00053E7D">
        <w:rPr>
          <w:b/>
          <w:bCs/>
          <w:color w:val="000000" w:themeColor="text1"/>
          <w:lang w:val="es-ES"/>
        </w:rPr>
        <w:t>radica</w:t>
      </w:r>
      <w:r w:rsidR="00191D06">
        <w:rPr>
          <w:b/>
          <w:bCs/>
          <w:color w:val="000000" w:themeColor="text1"/>
          <w:lang w:val="es-ES"/>
        </w:rPr>
        <w:t>les</w:t>
      </w:r>
      <w:r w:rsidR="0056189B" w:rsidRPr="00053E7D">
        <w:rPr>
          <w:color w:val="000000" w:themeColor="text1"/>
          <w:lang w:val="es-ES"/>
        </w:rPr>
        <w:t>:</w:t>
      </w:r>
    </w:p>
    <w:p w14:paraId="22A7CDAD" w14:textId="77777777" w:rsidR="0056189B" w:rsidRPr="00053E7D" w:rsidRDefault="0056189B" w:rsidP="0056189B">
      <w:pPr>
        <w:pStyle w:val="Prrafodelista"/>
        <w:numPr>
          <w:ilvl w:val="0"/>
          <w:numId w:val="1"/>
        </w:numPr>
        <w:autoSpaceDE/>
        <w:autoSpaceDN/>
        <w:adjustRightInd/>
        <w:rPr>
          <w:color w:val="000000" w:themeColor="text1"/>
          <w:lang w:val="es-ES"/>
        </w:rPr>
      </w:pPr>
      <w:r w:rsidRPr="00053E7D">
        <w:rPr>
          <w:color w:val="000000" w:themeColor="text1"/>
          <w:lang w:val="es-ES"/>
        </w:rPr>
        <w:t xml:space="preserve">Abandonar nuestra manera egoísta de vivir. </w:t>
      </w:r>
    </w:p>
    <w:p w14:paraId="1A8A3127" w14:textId="77777777" w:rsidR="0056189B" w:rsidRPr="00053E7D" w:rsidRDefault="0056189B" w:rsidP="0056189B">
      <w:pPr>
        <w:pStyle w:val="Prrafodelista"/>
        <w:numPr>
          <w:ilvl w:val="0"/>
          <w:numId w:val="1"/>
        </w:numPr>
        <w:autoSpaceDE/>
        <w:autoSpaceDN/>
        <w:adjustRightInd/>
        <w:rPr>
          <w:color w:val="000000" w:themeColor="text1"/>
          <w:lang w:val="es-ES"/>
        </w:rPr>
      </w:pPr>
      <w:r w:rsidRPr="00053E7D">
        <w:rPr>
          <w:color w:val="000000" w:themeColor="text1"/>
          <w:lang w:val="es-ES"/>
        </w:rPr>
        <w:t xml:space="preserve">Tomar cada día nuestra cruz. </w:t>
      </w:r>
    </w:p>
    <w:p w14:paraId="428C6DB3" w14:textId="77777777" w:rsidR="0056189B" w:rsidRPr="00053E7D" w:rsidRDefault="0056189B" w:rsidP="0056189B">
      <w:pPr>
        <w:pStyle w:val="Prrafodelista"/>
        <w:numPr>
          <w:ilvl w:val="0"/>
          <w:numId w:val="1"/>
        </w:numPr>
        <w:autoSpaceDE/>
        <w:autoSpaceDN/>
        <w:adjustRightInd/>
        <w:rPr>
          <w:color w:val="000000" w:themeColor="text1"/>
          <w:lang w:val="es-ES"/>
        </w:rPr>
      </w:pPr>
      <w:r w:rsidRPr="00053E7D">
        <w:rPr>
          <w:color w:val="000000" w:themeColor="text1"/>
          <w:lang w:val="es-ES"/>
        </w:rPr>
        <w:t xml:space="preserve">Seguir a Jesús. </w:t>
      </w:r>
    </w:p>
    <w:p w14:paraId="20593F46" w14:textId="77777777" w:rsidR="0056189B" w:rsidRPr="00053E7D" w:rsidRDefault="0056189B" w:rsidP="0056189B">
      <w:pPr>
        <w:pStyle w:val="Prrafodelista"/>
        <w:numPr>
          <w:ilvl w:val="0"/>
          <w:numId w:val="1"/>
        </w:numPr>
        <w:autoSpaceDE/>
        <w:autoSpaceDN/>
        <w:adjustRightInd/>
        <w:rPr>
          <w:color w:val="000000" w:themeColor="text1"/>
          <w:lang w:val="es-ES"/>
        </w:rPr>
      </w:pPr>
      <w:r w:rsidRPr="00053E7D">
        <w:rPr>
          <w:color w:val="000000" w:themeColor="text1"/>
          <w:lang w:val="es-ES"/>
        </w:rPr>
        <w:t xml:space="preserve">El último detalle llama mucho la atención, </w:t>
      </w:r>
      <w:r w:rsidRPr="0072791E">
        <w:rPr>
          <w:b/>
          <w:bCs/>
          <w:color w:val="000000" w:themeColor="text1"/>
          <w:lang w:val="es-ES"/>
        </w:rPr>
        <w:t>no aferrarnos a la vida</w:t>
      </w:r>
      <w:r w:rsidRPr="00053E7D">
        <w:rPr>
          <w:color w:val="000000" w:themeColor="text1"/>
          <w:lang w:val="es-ES"/>
        </w:rPr>
        <w:t xml:space="preserve"> porque la perderemos, pero si entregamos la vida por causa de Jesús la salvaremos. </w:t>
      </w:r>
    </w:p>
    <w:p w14:paraId="1ADD32B4" w14:textId="77777777" w:rsidR="0056189B" w:rsidRPr="00053E7D" w:rsidRDefault="0056189B" w:rsidP="0056189B">
      <w:pPr>
        <w:rPr>
          <w:color w:val="000000" w:themeColor="text1"/>
          <w:lang w:val="es-ES"/>
        </w:rPr>
      </w:pPr>
    </w:p>
    <w:p w14:paraId="123F7719" w14:textId="77777777" w:rsidR="0056189B" w:rsidRPr="00053E7D" w:rsidRDefault="0056189B" w:rsidP="0056189B">
      <w:pPr>
        <w:rPr>
          <w:color w:val="000000" w:themeColor="text1"/>
          <w:lang w:val="es-ES"/>
        </w:rPr>
      </w:pPr>
      <w:r w:rsidRPr="00053E7D">
        <w:rPr>
          <w:color w:val="000000" w:themeColor="text1"/>
          <w:lang w:val="es-ES"/>
        </w:rPr>
        <w:t>Aquí no hay</w:t>
      </w:r>
      <w:r>
        <w:rPr>
          <w:color w:val="000000" w:themeColor="text1"/>
          <w:lang w:val="es-ES"/>
        </w:rPr>
        <w:t xml:space="preserve"> un</w:t>
      </w:r>
      <w:r w:rsidRPr="00053E7D">
        <w:rPr>
          <w:color w:val="000000" w:themeColor="text1"/>
          <w:lang w:val="es-ES"/>
        </w:rPr>
        <w:t xml:space="preserve"> te seguiré “pero”, Jesús quiere que sepas que </w:t>
      </w:r>
      <w:r w:rsidRPr="00530607">
        <w:rPr>
          <w:color w:val="000000" w:themeColor="text1"/>
          <w:u w:val="single"/>
          <w:lang w:val="es-ES"/>
        </w:rPr>
        <w:t>si decides seguirle tienes que ser radical</w:t>
      </w:r>
      <w:r w:rsidRPr="00053E7D">
        <w:rPr>
          <w:color w:val="000000" w:themeColor="text1"/>
          <w:lang w:val="es-ES"/>
        </w:rPr>
        <w:t xml:space="preserve">. </w:t>
      </w:r>
    </w:p>
    <w:p w14:paraId="27C8A278" w14:textId="77777777" w:rsidR="0056189B" w:rsidRPr="00053E7D" w:rsidRDefault="0056189B" w:rsidP="0056189B">
      <w:pPr>
        <w:rPr>
          <w:color w:val="000000" w:themeColor="text1"/>
          <w:lang w:val="es-ES"/>
        </w:rPr>
      </w:pPr>
      <w:r w:rsidRPr="00053E7D">
        <w:rPr>
          <w:color w:val="000000" w:themeColor="text1"/>
          <w:lang w:val="es-ES"/>
        </w:rPr>
        <w:t xml:space="preserve">Recuerda lo que la palabra dice en: </w:t>
      </w:r>
      <w:r w:rsidRPr="00053E7D">
        <w:rPr>
          <w:b/>
          <w:bCs/>
          <w:color w:val="000000" w:themeColor="text1"/>
          <w:lang w:val="es-ES"/>
        </w:rPr>
        <w:t>Apoca</w:t>
      </w:r>
      <w:r>
        <w:rPr>
          <w:b/>
          <w:bCs/>
          <w:color w:val="000000" w:themeColor="text1"/>
          <w:lang w:val="es-ES"/>
        </w:rPr>
        <w:t>li</w:t>
      </w:r>
      <w:r w:rsidRPr="00053E7D">
        <w:rPr>
          <w:b/>
          <w:bCs/>
          <w:color w:val="000000" w:themeColor="text1"/>
          <w:lang w:val="es-ES"/>
        </w:rPr>
        <w:t>psis 3:15-16 NTV</w:t>
      </w:r>
      <w:r w:rsidRPr="00053E7D">
        <w:rPr>
          <w:color w:val="000000" w:themeColor="text1"/>
          <w:lang w:val="es-ES"/>
        </w:rPr>
        <w:t xml:space="preserve"> </w:t>
      </w:r>
      <w:r w:rsidRPr="00053E7D">
        <w:rPr>
          <w:color w:val="000000" w:themeColor="text1"/>
          <w:vertAlign w:val="superscript"/>
          <w:lang w:val="es-ES"/>
        </w:rPr>
        <w:t>15 </w:t>
      </w:r>
      <w:r w:rsidRPr="00053E7D">
        <w:rPr>
          <w:i/>
          <w:iCs/>
          <w:color w:val="0070C0"/>
          <w:lang w:val="es-ES"/>
        </w:rPr>
        <w:t>»</w:t>
      </w:r>
      <w:r w:rsidRPr="006636F5">
        <w:rPr>
          <w:b/>
          <w:bCs/>
          <w:i/>
          <w:iCs/>
          <w:color w:val="0070C0"/>
          <w:lang w:val="es-ES"/>
        </w:rPr>
        <w:t>Yo sé todo lo que haces</w:t>
      </w:r>
      <w:r w:rsidRPr="00053E7D">
        <w:rPr>
          <w:i/>
          <w:iCs/>
          <w:color w:val="0070C0"/>
          <w:lang w:val="es-ES"/>
        </w:rPr>
        <w:t xml:space="preserve">, que no eres ni frío ni caliente. ¡Cómo quisiera que fueras lo uno o lo otro!; </w:t>
      </w:r>
      <w:r w:rsidRPr="00053E7D">
        <w:rPr>
          <w:i/>
          <w:iCs/>
          <w:color w:val="0070C0"/>
          <w:vertAlign w:val="superscript"/>
          <w:lang w:val="es-ES"/>
        </w:rPr>
        <w:t>16 </w:t>
      </w:r>
      <w:r w:rsidRPr="004C48EE">
        <w:rPr>
          <w:i/>
          <w:iCs/>
          <w:color w:val="0070C0"/>
          <w:u w:val="single"/>
          <w:lang w:val="es-ES"/>
        </w:rPr>
        <w:t>pero ya que eres tibio, ni frío ni caliente, ¡te escupiré de mi boca</w:t>
      </w:r>
      <w:r w:rsidRPr="00053E7D">
        <w:rPr>
          <w:i/>
          <w:iCs/>
          <w:color w:val="0070C0"/>
          <w:lang w:val="es-ES"/>
        </w:rPr>
        <w:t>!</w:t>
      </w:r>
    </w:p>
    <w:p w14:paraId="0C2E2AEF" w14:textId="77777777" w:rsidR="00563ADE" w:rsidRDefault="00563ADE" w:rsidP="0056189B">
      <w:pPr>
        <w:rPr>
          <w:i/>
          <w:iCs/>
          <w:color w:val="7030A0"/>
          <w:lang w:val="es-ES"/>
        </w:rPr>
      </w:pPr>
    </w:p>
    <w:p w14:paraId="42832D55" w14:textId="6231CB78" w:rsidR="0056189B" w:rsidRPr="00331C8C" w:rsidRDefault="0046248C" w:rsidP="00563ADE">
      <w:pPr>
        <w:jc w:val="center"/>
        <w:rPr>
          <w:i/>
          <w:iCs/>
          <w:color w:val="7030A0"/>
          <w:lang w:val="es-ES"/>
        </w:rPr>
      </w:pPr>
      <w:r>
        <w:rPr>
          <w:i/>
          <w:iCs/>
          <w:color w:val="7030A0"/>
          <w:lang w:val="es-ES"/>
        </w:rPr>
        <w:t xml:space="preserve">Necesitamos que </w:t>
      </w:r>
      <w:r w:rsidR="0056189B" w:rsidRPr="00331C8C">
        <w:rPr>
          <w:i/>
          <w:iCs/>
          <w:color w:val="7030A0"/>
          <w:lang w:val="es-ES"/>
        </w:rPr>
        <w:t xml:space="preserve">en la iglesia de Cristo </w:t>
      </w:r>
      <w:r>
        <w:rPr>
          <w:i/>
          <w:iCs/>
          <w:color w:val="7030A0"/>
          <w:lang w:val="es-ES"/>
        </w:rPr>
        <w:t xml:space="preserve">abunden menos </w:t>
      </w:r>
      <w:r w:rsidR="0056189B" w:rsidRPr="00331C8C">
        <w:rPr>
          <w:i/>
          <w:iCs/>
          <w:color w:val="7030A0"/>
          <w:lang w:val="es-ES"/>
        </w:rPr>
        <w:t>tibios, los que solo hacen lo que sienten, lo que les gusta, pero no mueren.</w:t>
      </w:r>
    </w:p>
    <w:bookmarkEnd w:id="19"/>
    <w:bookmarkEnd w:id="20"/>
    <w:p w14:paraId="0D3BBFE9" w14:textId="77777777" w:rsidR="0056189B" w:rsidRDefault="0056189B" w:rsidP="00923039">
      <w:pPr>
        <w:rPr>
          <w:lang w:val="es-ES"/>
        </w:rPr>
      </w:pPr>
    </w:p>
    <w:p w14:paraId="4D1D112E" w14:textId="14986413" w:rsidR="004F65B7" w:rsidRDefault="004F65B7" w:rsidP="00923039">
      <w:pPr>
        <w:rPr>
          <w:lang w:val="es-ES"/>
        </w:rPr>
      </w:pPr>
      <w:r>
        <w:rPr>
          <w:lang w:val="es-ES"/>
        </w:rPr>
        <w:t xml:space="preserve">Mi hermano no podemos seguir a Jesús si no nos rendimos a </w:t>
      </w:r>
      <w:r w:rsidR="00563ADE">
        <w:rPr>
          <w:lang w:val="es-ES"/>
        </w:rPr>
        <w:t xml:space="preserve">Él y morimos a nuestros proyectos, muere para que aprendas a vivir la vida que Jesús planeo para ti. </w:t>
      </w:r>
    </w:p>
    <w:p w14:paraId="2B8CB864" w14:textId="77777777" w:rsidR="007F555B" w:rsidRDefault="007F555B" w:rsidP="00923039">
      <w:pPr>
        <w:rPr>
          <w:lang w:val="es-ES"/>
        </w:rPr>
      </w:pPr>
    </w:p>
    <w:p w14:paraId="729C010D" w14:textId="77777777" w:rsidR="007F555B" w:rsidRDefault="007F555B" w:rsidP="00923039">
      <w:pPr>
        <w:rPr>
          <w:lang w:val="es-ES"/>
        </w:rPr>
      </w:pPr>
    </w:p>
    <w:p w14:paraId="5A861FD9" w14:textId="77777777" w:rsidR="00C2055A" w:rsidRDefault="00C2055A" w:rsidP="00923039">
      <w:pPr>
        <w:rPr>
          <w:lang w:val="es-ES"/>
        </w:rPr>
      </w:pPr>
    </w:p>
    <w:p w14:paraId="73F4650B" w14:textId="77777777" w:rsidR="00C2055A" w:rsidRDefault="00C2055A" w:rsidP="00923039">
      <w:pPr>
        <w:rPr>
          <w:lang w:val="es-ES"/>
        </w:rPr>
      </w:pPr>
    </w:p>
    <w:p w14:paraId="064417E7" w14:textId="7426E8CF" w:rsidR="00F92233" w:rsidRPr="00F92233" w:rsidRDefault="00F92233" w:rsidP="00F92233">
      <w:pPr>
        <w:rPr>
          <w:i/>
          <w:iCs/>
          <w:color w:val="0070C0"/>
        </w:rPr>
      </w:pPr>
      <w:bookmarkStart w:id="21" w:name="OLE_LINK42"/>
      <w:bookmarkStart w:id="22" w:name="OLE_LINK43"/>
      <w:r w:rsidRPr="00F92233">
        <w:rPr>
          <w:b/>
          <w:bCs/>
          <w:lang w:val="es-ES"/>
        </w:rPr>
        <w:t>Números 13:25-33 NTV</w:t>
      </w:r>
      <w:r w:rsidRPr="00F92233">
        <w:rPr>
          <w:i/>
          <w:iCs/>
          <w:color w:val="0070C0"/>
          <w:lang w:val="es-ES"/>
        </w:rPr>
        <w:t xml:space="preserve">. </w:t>
      </w:r>
      <w:r w:rsidRPr="00F92233">
        <w:rPr>
          <w:i/>
          <w:iCs/>
          <w:color w:val="0070C0"/>
          <w:vertAlign w:val="superscript"/>
          <w:lang w:val="es-ES"/>
        </w:rPr>
        <w:t>25 </w:t>
      </w:r>
      <w:r w:rsidRPr="00F92233">
        <w:rPr>
          <w:i/>
          <w:iCs/>
          <w:color w:val="0070C0"/>
          <w:lang w:val="es-ES"/>
        </w:rPr>
        <w:t xml:space="preserve">Después de explorar la tierra durante cuarenta días, los hombres regresaron </w:t>
      </w:r>
      <w:r w:rsidRPr="00F92233">
        <w:rPr>
          <w:i/>
          <w:iCs/>
          <w:color w:val="0070C0"/>
          <w:vertAlign w:val="superscript"/>
          <w:lang w:val="es-ES"/>
        </w:rPr>
        <w:t>26 </w:t>
      </w:r>
      <w:r w:rsidRPr="00F92233">
        <w:rPr>
          <w:i/>
          <w:iCs/>
          <w:color w:val="0070C0"/>
          <w:lang w:val="es-ES"/>
        </w:rPr>
        <w:t xml:space="preserve">a Moisés, a Aarón y a toda la comunidad de Israel en Cades, en el desierto de Parán. Informaron a toda la comunidad lo que vieron y les mostraron los frutos que tomaron de la tierra. </w:t>
      </w:r>
      <w:r w:rsidRPr="00F92233">
        <w:rPr>
          <w:i/>
          <w:iCs/>
          <w:color w:val="0070C0"/>
          <w:vertAlign w:val="superscript"/>
          <w:lang w:val="es-ES"/>
        </w:rPr>
        <w:t>27 </w:t>
      </w:r>
      <w:r w:rsidRPr="00F92233">
        <w:rPr>
          <w:i/>
          <w:iCs/>
          <w:color w:val="0070C0"/>
          <w:lang w:val="es-ES"/>
        </w:rPr>
        <w:t xml:space="preserve">Este fue el informe que dieron a Moisés: «Entramos en la tierra a la cual nos enviaste a explorar y en verdad es un país sobreabundante, una tierra donde fluyen la leche y la miel. Aquí está la clase de frutos que allí se producen. </w:t>
      </w:r>
      <w:r w:rsidRPr="00F92233">
        <w:rPr>
          <w:i/>
          <w:iCs/>
          <w:color w:val="0070C0"/>
          <w:vertAlign w:val="superscript"/>
          <w:lang w:val="es-ES"/>
        </w:rPr>
        <w:t>28 </w:t>
      </w:r>
      <w:r w:rsidRPr="00F92233">
        <w:rPr>
          <w:i/>
          <w:iCs/>
          <w:color w:val="0070C0"/>
          <w:lang w:val="es-ES"/>
        </w:rPr>
        <w:t xml:space="preserve">Sin embargo, el pueblo que la habita es poderoso y sus ciudades son grandes y fortificadas. ¡Hasta vimos gigantes allí, los descendientes de Anac! </w:t>
      </w:r>
      <w:r w:rsidRPr="00F92233">
        <w:rPr>
          <w:i/>
          <w:iCs/>
          <w:color w:val="0070C0"/>
          <w:vertAlign w:val="superscript"/>
          <w:lang w:val="es-ES"/>
        </w:rPr>
        <w:t>29 </w:t>
      </w:r>
      <w:r w:rsidRPr="00F92233">
        <w:rPr>
          <w:i/>
          <w:iCs/>
          <w:color w:val="0070C0"/>
          <w:lang w:val="es-ES"/>
        </w:rPr>
        <w:t xml:space="preserve">Los amalecitas viven en el Neguev y los hititas, los jebuseos y los amorreos viven en la zona montañosa. Los cananeos viven a lo largo de la costa del mar Mediterráneo y a lo largo del valle del Jordán». </w:t>
      </w:r>
    </w:p>
    <w:p w14:paraId="7D55BBD3" w14:textId="77777777" w:rsidR="00F92233" w:rsidRPr="00F92233" w:rsidRDefault="00F92233" w:rsidP="00F92233">
      <w:pPr>
        <w:rPr>
          <w:i/>
          <w:iCs/>
          <w:color w:val="0070C0"/>
        </w:rPr>
      </w:pPr>
      <w:r w:rsidRPr="00F92233">
        <w:rPr>
          <w:i/>
          <w:iCs/>
          <w:color w:val="0070C0"/>
          <w:vertAlign w:val="superscript"/>
          <w:lang w:val="es-ES"/>
        </w:rPr>
        <w:t>30 </w:t>
      </w:r>
      <w:r w:rsidRPr="00F92233">
        <w:rPr>
          <w:i/>
          <w:iCs/>
          <w:color w:val="0070C0"/>
          <w:lang w:val="es-ES"/>
        </w:rPr>
        <w:t xml:space="preserve">Pero Caleb trató de calmar al pueblo que se encontraba ante Moisés. </w:t>
      </w:r>
    </w:p>
    <w:p w14:paraId="5D1395B8" w14:textId="77777777" w:rsidR="00F92233" w:rsidRPr="00F92233" w:rsidRDefault="00F92233" w:rsidP="00F92233">
      <w:pPr>
        <w:rPr>
          <w:i/>
          <w:iCs/>
          <w:color w:val="0070C0"/>
        </w:rPr>
      </w:pPr>
      <w:r w:rsidRPr="00F92233">
        <w:rPr>
          <w:i/>
          <w:iCs/>
          <w:color w:val="0070C0"/>
          <w:lang w:val="es-ES"/>
        </w:rPr>
        <w:t xml:space="preserve">—¡Vamos enseguida a tomar la tierra! —dijo—. ¡De seguro podemos conquistarla! </w:t>
      </w:r>
    </w:p>
    <w:p w14:paraId="5363AEA6" w14:textId="77777777" w:rsidR="00F92233" w:rsidRPr="00F92233" w:rsidRDefault="00F92233" w:rsidP="00F92233">
      <w:pPr>
        <w:rPr>
          <w:i/>
          <w:iCs/>
          <w:color w:val="0070C0"/>
        </w:rPr>
      </w:pPr>
      <w:r w:rsidRPr="00F92233">
        <w:rPr>
          <w:i/>
          <w:iCs/>
          <w:color w:val="0070C0"/>
          <w:vertAlign w:val="superscript"/>
          <w:lang w:val="es-ES"/>
        </w:rPr>
        <w:t>31 </w:t>
      </w:r>
      <w:r w:rsidRPr="00F92233">
        <w:rPr>
          <w:i/>
          <w:iCs/>
          <w:color w:val="0070C0"/>
          <w:lang w:val="es-ES"/>
        </w:rPr>
        <w:t xml:space="preserve">Pero los demás hombres que exploraron la tierra con él, no estuvieron de acuerdo: </w:t>
      </w:r>
    </w:p>
    <w:p w14:paraId="32300B58" w14:textId="77777777" w:rsidR="00F92233" w:rsidRPr="00F92233" w:rsidRDefault="00F92233" w:rsidP="00F92233">
      <w:pPr>
        <w:rPr>
          <w:i/>
          <w:iCs/>
          <w:color w:val="0070C0"/>
        </w:rPr>
      </w:pPr>
      <w:r w:rsidRPr="00F92233">
        <w:rPr>
          <w:i/>
          <w:iCs/>
          <w:color w:val="0070C0"/>
          <w:lang w:val="es-ES"/>
        </w:rPr>
        <w:t xml:space="preserve">—¡No podemos ir contra ellos! ¡Son más fuertes que nosotros! </w:t>
      </w:r>
    </w:p>
    <w:p w14:paraId="782FFE2A" w14:textId="66CF8D2E" w:rsidR="00F92233" w:rsidRDefault="00F92233" w:rsidP="00F92233">
      <w:pPr>
        <w:rPr>
          <w:lang w:val="es-ES"/>
        </w:rPr>
      </w:pPr>
      <w:r w:rsidRPr="00F92233">
        <w:rPr>
          <w:i/>
          <w:iCs/>
          <w:color w:val="0070C0"/>
          <w:vertAlign w:val="superscript"/>
          <w:lang w:val="es-ES"/>
        </w:rPr>
        <w:t>32 </w:t>
      </w:r>
      <w:r w:rsidRPr="00F92233">
        <w:rPr>
          <w:i/>
          <w:iCs/>
          <w:color w:val="0070C0"/>
          <w:lang w:val="es-ES"/>
        </w:rPr>
        <w:t xml:space="preserve">Entonces comenzaron a divulgar entre los israelitas el siguiente mal informe sobre la tierra: «La tierra que atravesamos y exploramos devorará a todo aquel que vaya a vivir allí. ¡Todos los habitantes que vimos son enormes! </w:t>
      </w:r>
      <w:r w:rsidRPr="00F92233">
        <w:rPr>
          <w:i/>
          <w:iCs/>
          <w:color w:val="0070C0"/>
          <w:vertAlign w:val="superscript"/>
          <w:lang w:val="es-ES"/>
        </w:rPr>
        <w:t>33 </w:t>
      </w:r>
      <w:r w:rsidRPr="00F92233">
        <w:rPr>
          <w:i/>
          <w:iCs/>
          <w:color w:val="0070C0"/>
          <w:lang w:val="es-ES"/>
        </w:rPr>
        <w:t>Hasta había gigantes, los descendientes de Anac. ¡Al lado de ellos nos sentíamos como saltamontes y así nos miraban ellos!</w:t>
      </w:r>
      <w:r w:rsidRPr="00F92233">
        <w:rPr>
          <w:lang w:val="es-ES"/>
        </w:rPr>
        <w:t>»</w:t>
      </w:r>
      <w:r>
        <w:rPr>
          <w:lang w:val="es-ES"/>
        </w:rPr>
        <w:t>.</w:t>
      </w:r>
    </w:p>
    <w:p w14:paraId="0770E3D0" w14:textId="77777777" w:rsidR="00F92233" w:rsidRDefault="00F92233" w:rsidP="00F92233">
      <w:pPr>
        <w:rPr>
          <w:lang w:val="es-ES"/>
        </w:rPr>
      </w:pPr>
    </w:p>
    <w:p w14:paraId="0712A92C" w14:textId="34266D40" w:rsidR="00F92233" w:rsidRDefault="00CD72D9" w:rsidP="00F92233">
      <w:pPr>
        <w:rPr>
          <w:lang w:val="es-ES"/>
        </w:rPr>
      </w:pPr>
      <w:r>
        <w:rPr>
          <w:lang w:val="es-ES"/>
        </w:rPr>
        <w:t xml:space="preserve">Conocer las promesas de Dios </w:t>
      </w:r>
      <w:r w:rsidR="000F0E22">
        <w:rPr>
          <w:lang w:val="es-ES"/>
        </w:rPr>
        <w:t>es muy bueno y nos ayuda</w:t>
      </w:r>
      <w:r w:rsidR="003F4EA1">
        <w:rPr>
          <w:lang w:val="es-ES"/>
        </w:rPr>
        <w:t xml:space="preserve"> en medio de las dificultades y luchas a permanecer</w:t>
      </w:r>
      <w:r w:rsidR="00AF544D">
        <w:rPr>
          <w:lang w:val="es-ES"/>
        </w:rPr>
        <w:t xml:space="preserve"> firmes en la fe. </w:t>
      </w:r>
    </w:p>
    <w:p w14:paraId="15465C03" w14:textId="34C09075" w:rsidR="003F4EA1" w:rsidRDefault="003F4EA1" w:rsidP="00F92233">
      <w:pPr>
        <w:rPr>
          <w:lang w:val="es-ES"/>
        </w:rPr>
      </w:pPr>
      <w:r>
        <w:rPr>
          <w:lang w:val="es-ES"/>
        </w:rPr>
        <w:t>La biblia es un manantial inagotable</w:t>
      </w:r>
      <w:r w:rsidR="006C7C16">
        <w:rPr>
          <w:lang w:val="es-ES"/>
        </w:rPr>
        <w:t xml:space="preserve"> </w:t>
      </w:r>
      <w:r w:rsidR="002E393B">
        <w:rPr>
          <w:lang w:val="es-ES"/>
        </w:rPr>
        <w:t xml:space="preserve">donde alimentamos nuestra fe y conocemos a nuestro Dios, en ella podemos escudriñar las maravillosas obras de Dios. </w:t>
      </w:r>
    </w:p>
    <w:p w14:paraId="4A2C1475" w14:textId="64740C39" w:rsidR="003972E1" w:rsidRDefault="003972E1" w:rsidP="00F92233">
      <w:pPr>
        <w:rPr>
          <w:lang w:val="es-ES"/>
        </w:rPr>
      </w:pPr>
      <w:r>
        <w:rPr>
          <w:lang w:val="es-ES"/>
        </w:rPr>
        <w:t xml:space="preserve">Pero tenemos nuestros </w:t>
      </w:r>
      <w:r w:rsidR="00424355">
        <w:rPr>
          <w:lang w:val="es-ES"/>
        </w:rPr>
        <w:t>desafíos</w:t>
      </w:r>
      <w:r>
        <w:rPr>
          <w:lang w:val="es-ES"/>
        </w:rPr>
        <w:t xml:space="preserve"> cuando nos enfrentamos </w:t>
      </w:r>
      <w:r w:rsidR="00A916BE">
        <w:rPr>
          <w:lang w:val="es-ES"/>
        </w:rPr>
        <w:t xml:space="preserve">a personas que se detienen cuando ven los obstáculos para conquistar las promesas de Dios y </w:t>
      </w:r>
      <w:r w:rsidR="00424355">
        <w:rPr>
          <w:lang w:val="es-ES"/>
        </w:rPr>
        <w:t>más</w:t>
      </w:r>
      <w:r w:rsidR="001C755C">
        <w:rPr>
          <w:lang w:val="es-ES"/>
        </w:rPr>
        <w:t xml:space="preserve"> </w:t>
      </w:r>
      <w:r w:rsidR="00E06ED1">
        <w:rPr>
          <w:lang w:val="es-ES"/>
        </w:rPr>
        <w:t>aún</w:t>
      </w:r>
      <w:r w:rsidR="001C755C">
        <w:rPr>
          <w:lang w:val="es-ES"/>
        </w:rPr>
        <w:t xml:space="preserve"> cuando nos quieren detener ante los obstáculos, no escuches a los que apagan tu fe, no repitas las palabras que hacen flaquear tu fe, créele a Dios, el Dios de la Biblia, el Creador de este mundo, </w:t>
      </w:r>
      <w:r w:rsidR="00424355">
        <w:rPr>
          <w:lang w:val="es-ES"/>
        </w:rPr>
        <w:t>Él</w:t>
      </w:r>
      <w:r w:rsidR="001C755C">
        <w:rPr>
          <w:lang w:val="es-ES"/>
        </w:rPr>
        <w:t xml:space="preserve"> es el mismo Dios que hoy te </w:t>
      </w:r>
      <w:r w:rsidR="00424355">
        <w:rPr>
          <w:lang w:val="es-ES"/>
        </w:rPr>
        <w:t>está</w:t>
      </w:r>
      <w:r w:rsidR="001C755C">
        <w:rPr>
          <w:lang w:val="es-ES"/>
        </w:rPr>
        <w:t xml:space="preserve"> llamando a conquistar las promesas que nos ha dejado en la Palabra. </w:t>
      </w:r>
    </w:p>
    <w:p w14:paraId="13DA1976" w14:textId="0E080F9E" w:rsidR="00B2053A" w:rsidRPr="00283F10" w:rsidRDefault="00B2053A" w:rsidP="00B2053A">
      <w:pPr>
        <w:rPr>
          <w:color w:val="000000" w:themeColor="text1"/>
          <w:lang w:val="es-ES"/>
        </w:rPr>
      </w:pPr>
      <w:r>
        <w:rPr>
          <w:lang w:val="es-ES"/>
        </w:rPr>
        <w:t>Como Caleb digamos; “</w:t>
      </w:r>
      <w:r w:rsidRPr="00F92233">
        <w:rPr>
          <w:i/>
          <w:iCs/>
          <w:color w:val="0070C0"/>
          <w:lang w:val="es-ES"/>
        </w:rPr>
        <w:t>¡Vamos enseguida a tomar la tierra!. ¡De seguro podemos conquistarla!</w:t>
      </w:r>
      <w:r w:rsidR="00283F10">
        <w:rPr>
          <w:i/>
          <w:iCs/>
          <w:color w:val="0070C0"/>
          <w:lang w:val="es-ES"/>
        </w:rPr>
        <w:t>.</w:t>
      </w:r>
      <w:r w:rsidR="00283F10">
        <w:rPr>
          <w:color w:val="000000" w:themeColor="text1"/>
          <w:lang w:val="es-ES"/>
        </w:rPr>
        <w:t xml:space="preserve"> Di amen al reto que hoy te hace e</w:t>
      </w:r>
      <w:r w:rsidR="00B2739D">
        <w:rPr>
          <w:color w:val="000000" w:themeColor="text1"/>
          <w:lang w:val="es-ES"/>
        </w:rPr>
        <w:t xml:space="preserve">l Señor de conquistar y poner su nombre en alto. Que el mundo conozca quien es tu Dios, el único Dios verdadero. </w:t>
      </w:r>
    </w:p>
    <w:bookmarkEnd w:id="21"/>
    <w:bookmarkEnd w:id="22"/>
    <w:p w14:paraId="237AEC2A" w14:textId="77777777" w:rsidR="00283F10" w:rsidRPr="00F92233" w:rsidRDefault="00283F10" w:rsidP="00B2053A">
      <w:pPr>
        <w:rPr>
          <w:i/>
          <w:iCs/>
          <w:color w:val="0070C0"/>
        </w:rPr>
      </w:pPr>
    </w:p>
    <w:p w14:paraId="10EBB197" w14:textId="310F8B93" w:rsidR="001C755C" w:rsidRPr="00F92233" w:rsidRDefault="001C755C" w:rsidP="00F92233"/>
    <w:p w14:paraId="12C5C305" w14:textId="6436913C" w:rsidR="00F92233" w:rsidRDefault="00F92233" w:rsidP="00923039">
      <w:pPr>
        <w:rPr>
          <w:lang w:val="es-ES"/>
        </w:rPr>
      </w:pPr>
    </w:p>
    <w:p w14:paraId="62B7B57B" w14:textId="77777777" w:rsidR="00F92233" w:rsidRDefault="00F92233" w:rsidP="00923039">
      <w:pPr>
        <w:rPr>
          <w:lang w:val="es-ES"/>
        </w:rPr>
      </w:pPr>
    </w:p>
    <w:p w14:paraId="16E7C3F2" w14:textId="77777777" w:rsidR="005E1FD4" w:rsidRDefault="005E1FD4" w:rsidP="00923039">
      <w:pPr>
        <w:rPr>
          <w:lang w:val="es-ES"/>
        </w:rPr>
      </w:pPr>
    </w:p>
    <w:p w14:paraId="38CD9744" w14:textId="40650C60" w:rsidR="005E1FD4" w:rsidRPr="001017B8" w:rsidRDefault="005E1FD4" w:rsidP="005E1FD4">
      <w:pPr>
        <w:rPr>
          <w:lang w:val="es-ES"/>
        </w:rPr>
      </w:pPr>
      <w:bookmarkStart w:id="23" w:name="OLE_LINK44"/>
      <w:bookmarkStart w:id="24" w:name="OLE_LINK45"/>
      <w:r w:rsidRPr="003F3F38">
        <w:rPr>
          <w:b/>
          <w:bCs/>
          <w:lang w:val="es-ES"/>
        </w:rPr>
        <w:t>Filipenses</w:t>
      </w:r>
      <w:r w:rsidRPr="003F3F38">
        <w:rPr>
          <w:b/>
          <w:bCs/>
          <w:lang w:val="es-ES"/>
        </w:rPr>
        <w:t xml:space="preserve">‬ </w:t>
      </w:r>
      <w:bdo w:val="ltr">
        <w:r w:rsidRPr="003F3F38">
          <w:rPr>
            <w:b/>
            <w:bCs/>
            <w:lang w:val="es-ES"/>
          </w:rPr>
          <w:t>3</w:t>
        </w:r>
        <w:r w:rsidRPr="003F3F38">
          <w:rPr>
            <w:b/>
            <w:bCs/>
            <w:lang w:val="es-ES"/>
          </w:rPr>
          <w:t>‬:</w:t>
        </w:r>
        <w:bdo w:val="ltr">
          <w:r w:rsidRPr="003F3F38">
            <w:rPr>
              <w:b/>
              <w:bCs/>
              <w:lang w:val="es-ES"/>
            </w:rPr>
            <w:t>6</w:t>
          </w:r>
          <w:r w:rsidRPr="003F3F38">
            <w:rPr>
              <w:b/>
              <w:bCs/>
              <w:lang w:val="es-ES"/>
            </w:rPr>
            <w:t>‬-</w:t>
          </w:r>
          <w:bdo w:val="ltr">
            <w:r w:rsidRPr="003F3F38">
              <w:rPr>
                <w:b/>
                <w:bCs/>
                <w:lang w:val="es-ES"/>
              </w:rPr>
              <w:t>9</w:t>
            </w:r>
            <w:r w:rsidRPr="003F3F38">
              <w:rPr>
                <w:b/>
                <w:bCs/>
                <w:lang w:val="es-ES"/>
              </w:rPr>
              <w:t xml:space="preserve">‬ </w:t>
            </w:r>
            <w:bdo w:val="ltr">
              <w:r w:rsidRPr="003F3F38">
                <w:rPr>
                  <w:b/>
                  <w:bCs/>
                  <w:lang w:val="es-ES"/>
                </w:rPr>
                <w:t>NTV</w:t>
              </w:r>
              <w:r w:rsidRPr="003F3F38">
                <w:rPr>
                  <w:b/>
                  <w:bCs/>
                  <w:lang w:val="es-ES"/>
                </w:rPr>
                <w:t>‬</w:t>
              </w:r>
              <w:r w:rsidRPr="003F3F38">
                <w:rPr>
                  <w:b/>
                  <w:bCs/>
                  <w:lang w:val="es-ES"/>
                </w:rPr>
                <w:t xml:space="preserve">‬ </w:t>
              </w:r>
              <w:r w:rsidRPr="001017B8">
                <w:rPr>
                  <w:lang w:val="es-ES"/>
                </w:rPr>
                <w:t>“</w:t>
              </w:r>
              <w:r w:rsidRPr="003F3F38">
                <w:rPr>
                  <w:i/>
                  <w:iCs/>
                  <w:color w:val="0070C0"/>
                  <w:lang w:val="es-ES"/>
                </w:rPr>
                <w:t>Era tan fanático que perseguía con crueldad a la iglesia, y en cuanto a la justicia, obedecía la ley al pie de la letra. Antes creía que esas cosas eran valiosas, pero ahora considero que no tienen ningún valor debido a lo que Cristo ha hecho. Así es, todo lo demás no vale nada cuando se le compara con el infinito valor de conocer a Cristo Jesús, mi Señor. Por amor a él, he desechado todo lo demás y lo considero basura a fin de ganar a Cristo y llegar a ser uno con él. Ya no me apoyo en mi propia justicia, por medio de obedecer la ley; más bien, llego a ser justo por medio de la fe en Cristo. Pues la forma en que Dios nos hace justos delante de él se basa en la fe.”</w:t>
              </w:r>
              <w:r>
                <w:t>‬</w:t>
              </w:r>
              <w:r>
                <w:t>‬</w:t>
              </w:r>
              <w:r>
                <w:t>‬</w:t>
              </w:r>
              <w:r>
                <w:t>‬</w:t>
              </w:r>
              <w:r>
                <w:t>‬</w:t>
              </w:r>
              <w:r>
                <w:t>‬</w:t>
              </w:r>
              <w:r>
                <w:t>‬</w:t>
              </w:r>
              <w:r>
                <w:t>‬</w:t>
              </w:r>
              <w:r>
                <w:t>‬</w:t>
              </w:r>
              <w:r>
                <w:t>‬</w:t>
              </w:r>
              <w:r>
                <w:t>‬</w:t>
              </w:r>
              <w:r>
                <w:t>‬</w:t>
              </w:r>
              <w:r>
                <w:t>‬</w:t>
              </w:r>
              <w:r>
                <w:t>‬</w:t>
              </w:r>
              <w:r>
                <w:t>‬</w:t>
              </w:r>
              <w:r>
                <w:t>‬</w:t>
              </w:r>
              <w:r>
                <w:t>‬</w:t>
              </w:r>
              <w:r>
                <w:t>‬</w:t>
              </w:r>
              <w:r>
                <w:t>‬</w:t>
              </w:r>
              <w:r>
                <w:t>‬</w:t>
              </w:r>
              <w:r>
                <w:t>‬</w:t>
              </w:r>
              <w:r>
                <w:t>‬</w:t>
              </w:r>
              <w:r>
                <w:t>‬</w:t>
              </w:r>
              <w:r>
                <w:t>‬</w:t>
              </w:r>
              <w:r w:rsidR="00B45229">
                <w:t>‬</w:t>
              </w:r>
              <w:r w:rsidR="00B45229">
                <w:t>‬</w:t>
              </w:r>
              <w:r w:rsidR="00B45229">
                <w:t>‬</w:t>
              </w:r>
              <w:r w:rsidR="00B45229">
                <w:t>‬</w:t>
              </w:r>
              <w:r>
                <w:t>‬</w:t>
              </w:r>
              <w:r>
                <w:t>‬</w:t>
              </w:r>
              <w:r>
                <w:t>‬</w:t>
              </w:r>
              <w:r>
                <w:t>‬</w:t>
              </w:r>
              <w:ins w:id="25" w:author="Microsoft Word" w:date="2025-01-21T08:56:00Z" w16du:dateUtc="2025-01-21T13:56:00Z">
                <w:r w:rsidRPr="003F3F38">
                  <w:rPr>
                    <w:i/>
                    <w:iCs/>
                    <w:color w:val="0070C0"/>
                    <w:lang w:val="es-ES"/>
                  </w:rPr>
                  <w:t>.”</w:t>
                </w:r>
                <w:r>
                  <w:t>‬</w:t>
                </w:r>
                <w:r>
                  <w:t>‬</w:t>
                </w:r>
                <w:r>
                  <w:t>‬</w:t>
                </w:r>
                <w:r>
                  <w:t>‬</w:t>
                </w:r>
                <w:r>
                  <w:t>‬</w:t>
                </w:r>
                <w:r>
                  <w:t>‬</w:t>
                </w:r>
                <w:r>
                  <w:t>‬</w:t>
                </w:r>
                <w:r>
                  <w:t>‬</w:t>
                </w:r>
                <w:r>
                  <w:t>‬</w:t>
                </w:r>
                <w:r>
                  <w:t>‬</w:t>
                </w:r>
                <w:r>
                  <w:t>‬</w:t>
                </w:r>
                <w:r>
                  <w:t>‬</w:t>
                </w:r>
                <w:r>
                  <w:t>‬</w:t>
                </w:r>
                <w:r>
                  <w:t>‬</w:t>
                </w:r>
                <w:r>
                  <w:t>‬</w:t>
                </w:r>
                <w:r>
                  <w:t>‬</w:t>
                </w:r>
                <w:r>
                  <w:t>‬</w:t>
                </w:r>
                <w:r>
                  <w:t>‬</w:t>
                </w:r>
                <w:r>
                  <w:t>‬</w:t>
                </w:r>
                <w:r>
                  <w:t>‬</w:t>
                </w:r>
                <w:r>
                  <w:t>‬</w:t>
                </w:r>
                <w:r>
                  <w:t>‬</w:t>
                </w:r>
                <w:r>
                  <w:t>‬</w:t>
                </w:r>
                <w:r>
                  <w:t>‬</w:t>
                </w:r>
              </w:ins>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rsidR="000160CB">
                <w:t>‬</w:t>
              </w:r>
              <w:r w:rsidR="000160CB">
                <w:t>‬</w:t>
              </w:r>
              <w:r w:rsidR="000160CB">
                <w:t>‬</w:t>
              </w:r>
              <w:r w:rsidR="000160CB">
                <w:t>‬</w:t>
              </w:r>
              <w:r>
                <w:t>‬</w:t>
              </w:r>
              <w:r>
                <w:t>‬</w:t>
              </w:r>
              <w:r>
                <w:t>‬</w:t>
              </w:r>
              <w:r>
                <w:t>‬</w:t>
              </w:r>
              <w:r>
                <w:t>‬</w:t>
              </w:r>
              <w:r>
                <w:t>‬</w:t>
              </w:r>
              <w:r>
                <w:t>‬</w:t>
              </w:r>
              <w:r>
                <w:t>‬</w:t>
              </w:r>
              <w:r w:rsidR="007F5088">
                <w:t>‬</w:t>
              </w:r>
              <w:r w:rsidR="007F5088">
                <w:t>‬</w:t>
              </w:r>
              <w:r w:rsidR="007F5088">
                <w:t>‬</w:t>
              </w:r>
              <w:r w:rsidR="007F5088">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rsidR="007E150D">
                <w:t>‬</w:t>
              </w:r>
              <w:r w:rsidR="007E150D">
                <w:t>‬</w:t>
              </w:r>
              <w:r w:rsidR="007E150D">
                <w:t>‬</w:t>
              </w:r>
              <w:r w:rsidR="007E150D">
                <w:t>‬</w:t>
              </w:r>
            </w:bdo>
          </w:bdo>
        </w:bdo>
      </w:bdo>
    </w:p>
    <w:p w14:paraId="4230EEE9" w14:textId="7F989E7B" w:rsidR="005E1FD4" w:rsidRDefault="007E150D" w:rsidP="005E1FD4">
      <w:pPr>
        <w:rPr>
          <w:lang w:val="es-ES"/>
        </w:rPr>
      </w:pPr>
      <w:bdo w:val="ltr">
        <w:bdo w:val="ltr">
          <w:r w:rsidR="005E1FD4">
            <w:t>‬</w:t>
          </w:r>
          <w:r w:rsidR="005E1FD4">
            <w:t>‬</w:t>
          </w:r>
          <w:r w:rsidR="00B45229">
            <w:t>‬</w:t>
          </w:r>
          <w:r w:rsidR="00B45229">
            <w:t>‬</w:t>
          </w:r>
          <w:r w:rsidR="00B45229">
            <w:t>‬</w:t>
          </w:r>
          <w:r w:rsidR="00B45229">
            <w:t>‬</w:t>
          </w:r>
          <w:r w:rsidR="00B45229">
            <w:t>‬</w:t>
          </w:r>
          <w:r w:rsidR="00B45229">
            <w:t>‬</w:t>
          </w:r>
          <w:r w:rsidR="00B45229">
            <w:t>‬</w:t>
          </w:r>
          <w:r w:rsidR="00B45229">
            <w:t>‬</w:t>
          </w:r>
          <w:r w:rsidR="00B45229">
            <w:t>‬</w:t>
          </w:r>
          <w:r w:rsidR="00B45229">
            <w:t>‬</w:t>
          </w:r>
          <w:r w:rsidR="00B45229">
            <w:t>‬</w:t>
          </w:r>
          <w:r w:rsidR="00B45229">
            <w:t>‬</w:t>
          </w:r>
          <w:r w:rsidR="000160CB">
            <w:t>‬</w:t>
          </w:r>
          <w:r w:rsidR="000160CB">
            <w:t>‬</w:t>
          </w:r>
          <w:bdo w:val="ltr">
            <w:bdo w:val="ltr">
              <w:ins w:id="26" w:author="Microsoft Word" w:date="2025-01-21T08:56:00Z" w16du:dateUtc="2025-01-21T13:56:00Z">
                <w:r w:rsidR="005E1FD4">
                  <w:t>‬</w:t>
                </w:r>
                <w:r w:rsidR="005E1FD4">
                  <w:t>‬</w:t>
                </w:r>
                <w:r w:rsidR="000160CB">
                  <w:t>‬</w:t>
                </w:r>
                <w:r w:rsidR="000160CB">
                  <w:t>‬</w:t>
                </w:r>
                <w:r w:rsidR="000160CB">
                  <w:t>‬</w:t>
                </w:r>
                <w:r w:rsidR="000160CB">
                  <w:t>‬</w:t>
                </w:r>
                <w:r w:rsidR="000160CB">
                  <w:t>‬</w:t>
                </w:r>
                <w:r w:rsidR="000160CB">
                  <w:t>‬</w:t>
                </w:r>
                <w:r w:rsidR="000160CB">
                  <w:t>‬</w:t>
                </w:r>
                <w:r w:rsidR="000160CB">
                  <w:t>‬</w:t>
                </w:r>
                <w:r w:rsidR="000160CB">
                  <w:t>‬</w:t>
                </w:r>
                <w:r w:rsidR="000160CB">
                  <w:t>‬</w:t>
                </w:r>
              </w:ins>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0160CB">
                <w:t>‬</w:t>
              </w:r>
              <w:r w:rsidR="007F5088">
                <w:t>‬</w:t>
              </w:r>
              <w:r w:rsidR="007F5088">
                <w:t>‬</w:t>
              </w:r>
              <w:r w:rsidR="007F5088">
                <w:t>‬</w:t>
              </w:r>
              <w:r w:rsidR="007F5088">
                <w:t>‬</w:t>
              </w:r>
              <w:r w:rsidR="007F5088">
                <w:t>‬</w:t>
              </w:r>
              <w:r w:rsidR="007F5088">
                <w:t>‬</w:t>
              </w:r>
              <w:r w:rsidR="007F5088">
                <w:t>‬</w:t>
              </w:r>
              <w:r w:rsidR="007F5088">
                <w:t>‬</w:t>
              </w:r>
              <w:r w:rsidR="007F5088">
                <w:t>‬</w:t>
              </w:r>
              <w:r w:rsidR="007F5088">
                <w:t>‬</w:t>
              </w:r>
              <w:r w:rsidR="007F5088">
                <w:t>‬</w:t>
              </w:r>
              <w:r w:rsidR="007F5088">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bdo>
          </w:bdo>
        </w:bdo>
      </w:bdo>
    </w:p>
    <w:p w14:paraId="6A4A2700" w14:textId="77777777" w:rsidR="005E1FD4" w:rsidRDefault="005E1FD4" w:rsidP="005E1FD4">
      <w:pPr>
        <w:rPr>
          <w:lang w:val="es-ES"/>
        </w:rPr>
      </w:pPr>
      <w:r>
        <w:rPr>
          <w:lang w:val="es-ES"/>
        </w:rPr>
        <w:t>Este escrito de Pablo en Filipenses fue cuando ya había avanzado bastante en su vida cristiana, la relación con el Espíritu Santo lo llevó a escribir estas verdades tan fuertes.</w:t>
      </w:r>
    </w:p>
    <w:p w14:paraId="39C71A58" w14:textId="77777777" w:rsidR="005E1FD4" w:rsidRDefault="005E1FD4" w:rsidP="005E1FD4">
      <w:pPr>
        <w:pStyle w:val="Prrafodelista"/>
        <w:numPr>
          <w:ilvl w:val="0"/>
          <w:numId w:val="2"/>
        </w:numPr>
        <w:autoSpaceDE/>
        <w:autoSpaceDN/>
        <w:adjustRightInd/>
        <w:rPr>
          <w:lang w:val="es-ES"/>
        </w:rPr>
      </w:pPr>
      <w:r>
        <w:rPr>
          <w:lang w:val="es-ES"/>
        </w:rPr>
        <w:t xml:space="preserve">Después de haber vivido tanto tratando de agradar a Dios por medio de la ley se encontró que no podía lograrlo. </w:t>
      </w:r>
    </w:p>
    <w:p w14:paraId="264A78AA" w14:textId="4E897CE1" w:rsidR="005E1FD4" w:rsidRDefault="005E1FD4" w:rsidP="005E1FD4">
      <w:pPr>
        <w:pStyle w:val="Prrafodelista"/>
        <w:numPr>
          <w:ilvl w:val="0"/>
          <w:numId w:val="2"/>
        </w:numPr>
        <w:autoSpaceDE/>
        <w:autoSpaceDN/>
        <w:adjustRightInd/>
        <w:rPr>
          <w:lang w:val="es-ES"/>
        </w:rPr>
      </w:pPr>
      <w:r>
        <w:rPr>
          <w:lang w:val="es-ES"/>
        </w:rPr>
        <w:t>Pablo llegó a no darle valor a nada, sino solo a conocer a Jesús y su amor</w:t>
      </w:r>
      <w:r w:rsidR="00DA2D78">
        <w:rPr>
          <w:lang w:val="es-ES"/>
        </w:rPr>
        <w:t xml:space="preserve">, cuando </w:t>
      </w:r>
      <w:r w:rsidR="00CE0795">
        <w:rPr>
          <w:lang w:val="es-ES"/>
        </w:rPr>
        <w:t xml:space="preserve">vivimos en el amor de Jesús nada de este mundo </w:t>
      </w:r>
      <w:r w:rsidR="00ED2FBB">
        <w:rPr>
          <w:lang w:val="es-ES"/>
        </w:rPr>
        <w:t>nos</w:t>
      </w:r>
      <w:r w:rsidR="00CE0795">
        <w:rPr>
          <w:lang w:val="es-ES"/>
        </w:rPr>
        <w:t xml:space="preserve"> ata</w:t>
      </w:r>
      <w:r w:rsidR="002522CF">
        <w:rPr>
          <w:lang w:val="es-ES"/>
        </w:rPr>
        <w:t>.</w:t>
      </w:r>
    </w:p>
    <w:p w14:paraId="1203CB4E" w14:textId="77777777" w:rsidR="005E1FD4" w:rsidRDefault="005E1FD4" w:rsidP="005E1FD4">
      <w:pPr>
        <w:pStyle w:val="Prrafodelista"/>
        <w:numPr>
          <w:ilvl w:val="0"/>
          <w:numId w:val="2"/>
        </w:numPr>
        <w:autoSpaceDE/>
        <w:autoSpaceDN/>
        <w:adjustRightInd/>
        <w:rPr>
          <w:lang w:val="es-ES"/>
        </w:rPr>
      </w:pPr>
      <w:r>
        <w:rPr>
          <w:lang w:val="es-ES"/>
        </w:rPr>
        <w:t xml:space="preserve">Lo que le importaba a Pablo era conocer a Jesús y </w:t>
      </w:r>
      <w:r w:rsidRPr="002E7F61">
        <w:rPr>
          <w:b/>
          <w:bCs/>
          <w:lang w:val="es-ES"/>
        </w:rPr>
        <w:t>parecerse más a Él</w:t>
      </w:r>
      <w:r>
        <w:rPr>
          <w:lang w:val="es-ES"/>
        </w:rPr>
        <w:t xml:space="preserve">. </w:t>
      </w:r>
    </w:p>
    <w:p w14:paraId="369B35FF" w14:textId="77777777" w:rsidR="005E1FD4" w:rsidRDefault="005E1FD4" w:rsidP="005E1FD4">
      <w:pPr>
        <w:pStyle w:val="Prrafodelista"/>
        <w:numPr>
          <w:ilvl w:val="0"/>
          <w:numId w:val="2"/>
        </w:numPr>
        <w:autoSpaceDE/>
        <w:autoSpaceDN/>
        <w:adjustRightInd/>
        <w:rPr>
          <w:lang w:val="es-ES"/>
        </w:rPr>
      </w:pPr>
      <w:r>
        <w:rPr>
          <w:lang w:val="es-ES"/>
        </w:rPr>
        <w:t xml:space="preserve">Dejó Pablo de usar su justicia y prefirió usar la fe en Cristo, siendo esta la única forma verdaderamente de ser justo. </w:t>
      </w:r>
    </w:p>
    <w:p w14:paraId="7B733620" w14:textId="56121050" w:rsidR="005E1FD4" w:rsidRDefault="005E1FD4" w:rsidP="005E1FD4">
      <w:pPr>
        <w:pStyle w:val="Prrafodelista"/>
        <w:numPr>
          <w:ilvl w:val="0"/>
          <w:numId w:val="2"/>
        </w:numPr>
        <w:autoSpaceDE/>
        <w:autoSpaceDN/>
        <w:adjustRightInd/>
        <w:rPr>
          <w:lang w:val="es-ES"/>
        </w:rPr>
      </w:pPr>
      <w:r>
        <w:rPr>
          <w:lang w:val="es-ES"/>
        </w:rPr>
        <w:t xml:space="preserve">Y </w:t>
      </w:r>
      <w:r w:rsidR="006E4480">
        <w:rPr>
          <w:lang w:val="es-ES"/>
        </w:rPr>
        <w:t>tú</w:t>
      </w:r>
      <w:r>
        <w:rPr>
          <w:lang w:val="es-ES"/>
        </w:rPr>
        <w:t>, ¿</w:t>
      </w:r>
      <w:r w:rsidRPr="00AA09AE">
        <w:rPr>
          <w:color w:val="FF0000"/>
          <w:lang w:val="es-ES"/>
        </w:rPr>
        <w:t xml:space="preserve">Continúas usando tu juicio para </w:t>
      </w:r>
      <w:r>
        <w:rPr>
          <w:color w:val="FF0000"/>
          <w:lang w:val="es-ES"/>
        </w:rPr>
        <w:t xml:space="preserve">juzgar </w:t>
      </w:r>
      <w:r w:rsidRPr="00AA09AE">
        <w:rPr>
          <w:color w:val="FF0000"/>
          <w:lang w:val="es-ES"/>
        </w:rPr>
        <w:t>y criticar a los demás</w:t>
      </w:r>
      <w:r>
        <w:rPr>
          <w:lang w:val="es-ES"/>
        </w:rPr>
        <w:t>?</w:t>
      </w:r>
    </w:p>
    <w:p w14:paraId="0DF05633" w14:textId="62FB5C7D" w:rsidR="005E1FD4" w:rsidRDefault="005E1FD4" w:rsidP="005E1FD4">
      <w:pPr>
        <w:pStyle w:val="Prrafodelista"/>
        <w:numPr>
          <w:ilvl w:val="0"/>
          <w:numId w:val="2"/>
        </w:numPr>
        <w:autoSpaceDE/>
        <w:autoSpaceDN/>
        <w:adjustRightInd/>
        <w:rPr>
          <w:lang w:val="es-ES"/>
        </w:rPr>
      </w:pPr>
      <w:r>
        <w:rPr>
          <w:lang w:val="es-ES"/>
        </w:rPr>
        <w:t>Pablo renunció a su juicio para que sea Jesús quien se encargue</w:t>
      </w:r>
      <w:r w:rsidR="00BB7BC1">
        <w:rPr>
          <w:lang w:val="es-ES"/>
        </w:rPr>
        <w:t>, esto es morir.</w:t>
      </w:r>
    </w:p>
    <w:p w14:paraId="27911E69" w14:textId="77777777" w:rsidR="005423A8" w:rsidRDefault="005423A8" w:rsidP="005E1FD4">
      <w:pPr>
        <w:rPr>
          <w:lang w:val="es-ES"/>
        </w:rPr>
      </w:pPr>
    </w:p>
    <w:p w14:paraId="1E626A3C" w14:textId="0EACDAEE" w:rsidR="005E1FD4" w:rsidRPr="005E1FD4" w:rsidRDefault="002522CF" w:rsidP="005E1FD4">
      <w:pPr>
        <w:rPr>
          <w:lang w:val="es-ES"/>
        </w:rPr>
      </w:pPr>
      <w:r>
        <w:rPr>
          <w:lang w:val="es-ES"/>
        </w:rPr>
        <w:t>Mis hermanos es necesario que ya dejemos de poner cosas delante de Jesús, es tiempo que Jesús sea el centro de tu vida y todo lo que vivas sea para El, entiend</w:t>
      </w:r>
      <w:r w:rsidR="00C00173">
        <w:rPr>
          <w:lang w:val="es-ES"/>
        </w:rPr>
        <w:t>e</w:t>
      </w:r>
      <w:r>
        <w:rPr>
          <w:lang w:val="es-ES"/>
        </w:rPr>
        <w:t xml:space="preserve"> que no estamos aquí para juzgar a los demás, estamos para mostrar el amor de Jesús</w:t>
      </w:r>
      <w:r w:rsidR="005423A8">
        <w:rPr>
          <w:lang w:val="es-ES"/>
        </w:rPr>
        <w:t xml:space="preserve">, pero no lo podrás hacer hasta que no experimentes la plenitud de ese maravilloso amor de Dios. </w:t>
      </w:r>
    </w:p>
    <w:bookmarkEnd w:id="23"/>
    <w:bookmarkEnd w:id="24"/>
    <w:p w14:paraId="551F9CC2" w14:textId="77777777" w:rsidR="005E1FD4" w:rsidRDefault="005E1FD4" w:rsidP="00923039">
      <w:pPr>
        <w:rPr>
          <w:lang w:val="es-ES"/>
        </w:rPr>
      </w:pPr>
    </w:p>
    <w:p w14:paraId="412A5F58" w14:textId="77777777" w:rsidR="005E1FD4" w:rsidRDefault="005E1FD4" w:rsidP="00923039">
      <w:pPr>
        <w:rPr>
          <w:lang w:val="es-ES"/>
        </w:rPr>
      </w:pPr>
    </w:p>
    <w:p w14:paraId="538BB6E3" w14:textId="76323676" w:rsidR="005E1FD4" w:rsidRPr="00170348" w:rsidRDefault="00170348" w:rsidP="00923039">
      <w:pPr>
        <w:rPr>
          <w:lang w:val="es-ES"/>
        </w:rPr>
      </w:pPr>
      <w:bookmarkStart w:id="27" w:name="OLE_LINK46"/>
      <w:bookmarkStart w:id="28" w:name="OLE_LINK47"/>
      <w:r w:rsidRPr="00170348">
        <w:rPr>
          <w:b/>
          <w:bCs/>
          <w:lang w:val="es-ES"/>
        </w:rPr>
        <w:t>Mateo 5:27-30 NTV</w:t>
      </w:r>
      <w:r>
        <w:rPr>
          <w:lang w:val="es-ES"/>
        </w:rPr>
        <w:t xml:space="preserve">. </w:t>
      </w:r>
      <w:r w:rsidR="005566E9" w:rsidRPr="005566E9">
        <w:rPr>
          <w:vertAlign w:val="superscript"/>
          <w:lang w:val="es-ES"/>
        </w:rPr>
        <w:t>27 </w:t>
      </w:r>
      <w:r w:rsidR="005566E9" w:rsidRPr="005566E9">
        <w:rPr>
          <w:lang w:val="es-ES"/>
        </w:rPr>
        <w:t>»</w:t>
      </w:r>
      <w:r w:rsidR="005566E9" w:rsidRPr="00170348">
        <w:rPr>
          <w:i/>
          <w:iCs/>
          <w:color w:val="0070C0"/>
          <w:lang w:val="es-ES"/>
        </w:rPr>
        <w:t xml:space="preserve">Han oído el mandamiento que dice: “No cometas adulterio”. </w:t>
      </w:r>
      <w:r w:rsidR="005566E9" w:rsidRPr="00170348">
        <w:rPr>
          <w:i/>
          <w:iCs/>
          <w:color w:val="0070C0"/>
          <w:vertAlign w:val="superscript"/>
          <w:lang w:val="es-ES"/>
        </w:rPr>
        <w:t>28 </w:t>
      </w:r>
      <w:r w:rsidR="005566E9" w:rsidRPr="00170348">
        <w:rPr>
          <w:i/>
          <w:iCs/>
          <w:color w:val="0070C0"/>
          <w:lang w:val="es-ES"/>
        </w:rPr>
        <w:t xml:space="preserve">Pero yo digo que el que mira con pasión sexual a una mujer, ya ha cometido adulterio con ella en el corazón. </w:t>
      </w:r>
      <w:r w:rsidR="005566E9" w:rsidRPr="00170348">
        <w:rPr>
          <w:i/>
          <w:iCs/>
          <w:color w:val="0070C0"/>
          <w:vertAlign w:val="superscript"/>
          <w:lang w:val="es-ES"/>
        </w:rPr>
        <w:t>29 </w:t>
      </w:r>
      <w:r w:rsidR="005566E9" w:rsidRPr="00170348">
        <w:rPr>
          <w:i/>
          <w:iCs/>
          <w:color w:val="0070C0"/>
          <w:lang w:val="es-ES"/>
        </w:rPr>
        <w:t xml:space="preserve">Por lo tanto, si tu ojo —incluso tu ojo bueno— te hace caer en pasiones sexuales, sácatelo y tíralo. Es preferible que pierdas una parte de tu cuerpo y no que todo tu cuerpo sea arrojado al infierno. </w:t>
      </w:r>
      <w:r w:rsidR="005566E9" w:rsidRPr="00170348">
        <w:rPr>
          <w:i/>
          <w:iCs/>
          <w:color w:val="0070C0"/>
          <w:vertAlign w:val="superscript"/>
          <w:lang w:val="es-ES"/>
        </w:rPr>
        <w:t>30 </w:t>
      </w:r>
      <w:r w:rsidR="005566E9" w:rsidRPr="00170348">
        <w:rPr>
          <w:i/>
          <w:iCs/>
          <w:color w:val="0070C0"/>
          <w:lang w:val="es-ES"/>
        </w:rPr>
        <w:t>Y si tu mano —incluso tu mano más fuerte— te hace pecar, córtala y tírala. Es preferible que pierdas una parte del cuerpo y no que todo tu cuerpo sea arrojado al infierno</w:t>
      </w:r>
      <w:r w:rsidR="005566E9">
        <w:rPr>
          <w:lang w:val="es-ES"/>
        </w:rPr>
        <w:t>.</w:t>
      </w:r>
    </w:p>
    <w:p w14:paraId="79148324" w14:textId="77777777" w:rsidR="005E1FD4" w:rsidRDefault="005E1FD4" w:rsidP="00923039">
      <w:pPr>
        <w:rPr>
          <w:lang w:val="es-ES"/>
        </w:rPr>
      </w:pPr>
    </w:p>
    <w:p w14:paraId="3B6195FC" w14:textId="31124F0C" w:rsidR="005566E9" w:rsidRPr="00F414B7" w:rsidRDefault="00620974" w:rsidP="00923039">
      <w:r w:rsidRPr="00620974">
        <w:rPr>
          <w:lang w:val="es-ES"/>
        </w:rPr>
        <w:t>Los cristianos creen que el sexo, el matrimonio, y la familia son buenos dones del Creador</w:t>
      </w:r>
      <w:r w:rsidR="00F414B7">
        <w:rPr>
          <w:lang w:val="es-ES"/>
        </w:rPr>
        <w:t>.</w:t>
      </w:r>
      <w:r>
        <w:rPr>
          <w:lang w:val="es-ES"/>
        </w:rPr>
        <w:t xml:space="preserve"> </w:t>
      </w:r>
      <w:r w:rsidR="00F414B7" w:rsidRPr="00F414B7">
        <w:rPr>
          <w:lang w:val="es-ES"/>
        </w:rPr>
        <w:t xml:space="preserve">Creemos que desde el comienzo de la vida humana Dios nos hizo de género masculino y femenino, que nuestra sexualidad distintiva (masculina y femenina) son creación de Dios, y que él instituyó el matrimonio (fue su idea, no la nuestra) con el propósito de la mutua satisfacción de la pareja, además de la procreación. Pablo añadió luego la hermosa verdad </w:t>
      </w:r>
      <w:r w:rsidR="006917EC">
        <w:rPr>
          <w:lang w:val="es-ES"/>
        </w:rPr>
        <w:t>donde</w:t>
      </w:r>
      <w:r w:rsidR="00F414B7" w:rsidRPr="00F414B7">
        <w:rPr>
          <w:lang w:val="es-ES"/>
        </w:rPr>
        <w:t xml:space="preserve"> se espera que el esposo y la esposa reflejen por medio del amor mutuo la relación entre Cristo y la Iglesia</w:t>
      </w:r>
      <w:r w:rsidR="00F414B7">
        <w:rPr>
          <w:lang w:val="es-ES"/>
        </w:rPr>
        <w:t>.</w:t>
      </w:r>
    </w:p>
    <w:p w14:paraId="56C49E1E" w14:textId="5980B46F" w:rsidR="005566E9" w:rsidRDefault="003D0A11" w:rsidP="00923039">
      <w:pPr>
        <w:rPr>
          <w:lang w:val="es-ES"/>
        </w:rPr>
      </w:pPr>
      <w:r>
        <w:rPr>
          <w:lang w:val="es-ES"/>
        </w:rPr>
        <w:t>E</w:t>
      </w:r>
      <w:r w:rsidR="00C24A0F">
        <w:rPr>
          <w:lang w:val="es-ES"/>
        </w:rPr>
        <w:t xml:space="preserve">s por eso </w:t>
      </w:r>
      <w:r w:rsidR="005E3BBB">
        <w:rPr>
          <w:lang w:val="es-ES"/>
        </w:rPr>
        <w:t>por lo que</w:t>
      </w:r>
      <w:r w:rsidR="00C24A0F">
        <w:rPr>
          <w:lang w:val="es-ES"/>
        </w:rPr>
        <w:t xml:space="preserve"> el</w:t>
      </w:r>
      <w:r w:rsidRPr="003D0A11">
        <w:rPr>
          <w:lang w:val="es-ES"/>
        </w:rPr>
        <w:t xml:space="preserve"> adulterio es </w:t>
      </w:r>
      <w:r w:rsidR="00C24A0F">
        <w:rPr>
          <w:lang w:val="es-ES"/>
        </w:rPr>
        <w:t>una</w:t>
      </w:r>
      <w:r w:rsidRPr="003D0A11">
        <w:rPr>
          <w:lang w:val="es-ES"/>
        </w:rPr>
        <w:t xml:space="preserve"> práctica condenada, porque es una agresión directa al matrimonio</w:t>
      </w:r>
      <w:r>
        <w:rPr>
          <w:lang w:val="es-ES"/>
        </w:rPr>
        <w:t>.</w:t>
      </w:r>
      <w:r w:rsidR="00E86E41" w:rsidRPr="00E86E41">
        <w:rPr>
          <w:lang w:val="es-ES"/>
        </w:rPr>
        <w:t xml:space="preserve"> Pero hay otras expresiones de inmoralidad sexual que también </w:t>
      </w:r>
      <w:r w:rsidR="00FA5EC0">
        <w:rPr>
          <w:lang w:val="es-ES"/>
        </w:rPr>
        <w:t>deterioran</w:t>
      </w:r>
      <w:r w:rsidR="00E86E41" w:rsidRPr="00E86E41">
        <w:rPr>
          <w:lang w:val="es-ES"/>
        </w:rPr>
        <w:t xml:space="preserve"> al matrimonio</w:t>
      </w:r>
      <w:r w:rsidR="00CC16B5">
        <w:rPr>
          <w:lang w:val="es-ES"/>
        </w:rPr>
        <w:t xml:space="preserve">, como el sexo antes del matrimonio, </w:t>
      </w:r>
      <w:r w:rsidR="00631BD4">
        <w:rPr>
          <w:lang w:val="es-ES"/>
        </w:rPr>
        <w:t xml:space="preserve">es una forma de asumir el amor sin </w:t>
      </w:r>
      <w:r w:rsidR="00C20499">
        <w:rPr>
          <w:lang w:val="es-ES"/>
        </w:rPr>
        <w:t xml:space="preserve">asumir compromiso, algo que se ve hoy muy </w:t>
      </w:r>
      <w:r w:rsidR="00E6134C">
        <w:rPr>
          <w:lang w:val="es-ES"/>
        </w:rPr>
        <w:t>común</w:t>
      </w:r>
      <w:r w:rsidR="00C20499">
        <w:rPr>
          <w:lang w:val="es-ES"/>
        </w:rPr>
        <w:t xml:space="preserve"> pero que no</w:t>
      </w:r>
      <w:r w:rsidR="00AC22A8">
        <w:rPr>
          <w:lang w:val="es-ES"/>
        </w:rPr>
        <w:t xml:space="preserve"> es</w:t>
      </w:r>
      <w:r w:rsidR="00C20499">
        <w:rPr>
          <w:lang w:val="es-ES"/>
        </w:rPr>
        <w:t xml:space="preserve"> aprobado por el Creador del matrimonio. </w:t>
      </w:r>
    </w:p>
    <w:p w14:paraId="47EF6382" w14:textId="36C01A8F" w:rsidR="00D55954" w:rsidRDefault="00D55954" w:rsidP="00923039">
      <w:pPr>
        <w:rPr>
          <w:lang w:val="es-ES"/>
        </w:rPr>
      </w:pPr>
      <w:r>
        <w:rPr>
          <w:lang w:val="es-ES"/>
        </w:rPr>
        <w:t xml:space="preserve">Jesús nos </w:t>
      </w:r>
      <w:r w:rsidR="00E6134C">
        <w:rPr>
          <w:lang w:val="es-ES"/>
        </w:rPr>
        <w:t>llevó</w:t>
      </w:r>
      <w:r>
        <w:rPr>
          <w:lang w:val="es-ES"/>
        </w:rPr>
        <w:t xml:space="preserve"> </w:t>
      </w:r>
      <w:r w:rsidR="00E6134C">
        <w:rPr>
          <w:lang w:val="es-ES"/>
        </w:rPr>
        <w:t>más</w:t>
      </w:r>
      <w:r>
        <w:rPr>
          <w:lang w:val="es-ES"/>
        </w:rPr>
        <w:t xml:space="preserve"> lejos y nos </w:t>
      </w:r>
      <w:r w:rsidR="00E6134C">
        <w:rPr>
          <w:lang w:val="es-ES"/>
        </w:rPr>
        <w:t>dejó</w:t>
      </w:r>
      <w:r>
        <w:rPr>
          <w:lang w:val="es-ES"/>
        </w:rPr>
        <w:t xml:space="preserve"> ver que con </w:t>
      </w:r>
      <w:r w:rsidR="00E6134C">
        <w:rPr>
          <w:lang w:val="es-ES"/>
        </w:rPr>
        <w:t xml:space="preserve">nuestros ojos, con </w:t>
      </w:r>
      <w:r w:rsidR="00481A68">
        <w:rPr>
          <w:lang w:val="es-ES"/>
        </w:rPr>
        <w:t>nuestras manos</w:t>
      </w:r>
      <w:r w:rsidR="00E6134C">
        <w:rPr>
          <w:lang w:val="es-ES"/>
        </w:rPr>
        <w:t xml:space="preserve"> podemos estar siendo infieles, reacciona y cuida lo que ves o lo que tocas que no te pertenece. </w:t>
      </w:r>
    </w:p>
    <w:p w14:paraId="0BAB17CF" w14:textId="4EE74A7B" w:rsidR="00C20499" w:rsidRDefault="00D55954" w:rsidP="00923039">
      <w:pPr>
        <w:rPr>
          <w:lang w:val="es-ES"/>
        </w:rPr>
      </w:pPr>
      <w:r>
        <w:rPr>
          <w:lang w:val="es-ES"/>
        </w:rPr>
        <w:t xml:space="preserve">Reflexiona y analiza como esta tu vida matrimonial, </w:t>
      </w:r>
      <w:r w:rsidR="00E6134C">
        <w:rPr>
          <w:lang w:val="es-ES"/>
        </w:rPr>
        <w:t xml:space="preserve">como estas respondiendo a las tentaciones que el mundo te ofrece. </w:t>
      </w:r>
    </w:p>
    <w:p w14:paraId="41B97D0B" w14:textId="3DC387AB" w:rsidR="00A000FB" w:rsidRDefault="00A000FB" w:rsidP="00923039">
      <w:pPr>
        <w:rPr>
          <w:lang w:val="es-ES"/>
        </w:rPr>
      </w:pPr>
      <w:r>
        <w:rPr>
          <w:lang w:val="es-ES"/>
        </w:rPr>
        <w:t>En José tenemos un buen ejemplo</w:t>
      </w:r>
      <w:r w:rsidR="00843116">
        <w:rPr>
          <w:lang w:val="es-ES"/>
        </w:rPr>
        <w:t>,</w:t>
      </w:r>
      <w:r>
        <w:rPr>
          <w:lang w:val="es-ES"/>
        </w:rPr>
        <w:t xml:space="preserve"> el mejor y aprobado por la Palabra, huye de las tentaciones, José ante la seducción de la esposa de Potifar corrió, corre lo más rápido y lejos que puedas de toda tentación que te haga caer. </w:t>
      </w:r>
    </w:p>
    <w:p w14:paraId="2588DA0C" w14:textId="580EB95B" w:rsidR="00A000FB" w:rsidRPr="003D0A11" w:rsidRDefault="00A000FB" w:rsidP="00923039">
      <w:r>
        <w:rPr>
          <w:lang w:val="es-ES"/>
        </w:rPr>
        <w:t xml:space="preserve">Bendiciones. </w:t>
      </w:r>
    </w:p>
    <w:bookmarkEnd w:id="27"/>
    <w:bookmarkEnd w:id="28"/>
    <w:p w14:paraId="2F1BE3DE" w14:textId="77777777" w:rsidR="005566E9" w:rsidRDefault="005566E9" w:rsidP="00923039">
      <w:pPr>
        <w:rPr>
          <w:lang w:val="es-ES"/>
        </w:rPr>
      </w:pPr>
    </w:p>
    <w:p w14:paraId="4CE8D35A" w14:textId="77777777" w:rsidR="00F92233" w:rsidRDefault="00F92233" w:rsidP="00923039">
      <w:pPr>
        <w:rPr>
          <w:lang w:val="es-ES"/>
        </w:rPr>
      </w:pPr>
    </w:p>
    <w:p w14:paraId="299B8FF8" w14:textId="4EE6DF5B" w:rsidR="009F1A24" w:rsidRPr="009F1A24" w:rsidRDefault="00F802EB" w:rsidP="009F1A24">
      <w:pPr>
        <w:rPr>
          <w:i/>
          <w:iCs/>
          <w:color w:val="0070C0"/>
        </w:rPr>
      </w:pPr>
      <w:bookmarkStart w:id="29" w:name="OLE_LINK48"/>
      <w:bookmarkStart w:id="30" w:name="OLE_LINK49"/>
      <w:r w:rsidRPr="009F1A24">
        <w:rPr>
          <w:b/>
          <w:bCs/>
          <w:lang w:val="es-ES"/>
        </w:rPr>
        <w:t>Josué</w:t>
      </w:r>
      <w:r w:rsidR="009F1A24" w:rsidRPr="009F1A24">
        <w:rPr>
          <w:b/>
          <w:bCs/>
          <w:lang w:val="es-ES"/>
        </w:rPr>
        <w:t xml:space="preserve"> 24:813 NTV</w:t>
      </w:r>
      <w:r w:rsidR="009F1A24">
        <w:rPr>
          <w:lang w:val="es-ES"/>
        </w:rPr>
        <w:t xml:space="preserve">. </w:t>
      </w:r>
      <w:r w:rsidR="009F1A24" w:rsidRPr="009F1A24">
        <w:rPr>
          <w:i/>
          <w:iCs/>
          <w:color w:val="0070C0"/>
          <w:vertAlign w:val="superscript"/>
          <w:lang w:val="es-ES"/>
        </w:rPr>
        <w:t>8 </w:t>
      </w:r>
      <w:r w:rsidR="009F1A24" w:rsidRPr="009F1A24">
        <w:rPr>
          <w:i/>
          <w:iCs/>
          <w:color w:val="0070C0"/>
          <w:lang w:val="es-ES"/>
        </w:rPr>
        <w:t xml:space="preserve">»Finalmente, te llevé a la tierra de los amorreos, al oriente del Jordán. Ellos pelearon contra ti, pero yo los destruí delante de tus ojos. Te di la victoria sobre ellos, y tomaste posesión de su tierra. </w:t>
      </w:r>
      <w:r w:rsidR="009F1A24" w:rsidRPr="009F1A24">
        <w:rPr>
          <w:i/>
          <w:iCs/>
          <w:color w:val="0070C0"/>
          <w:vertAlign w:val="superscript"/>
          <w:lang w:val="es-ES"/>
        </w:rPr>
        <w:t>9 </w:t>
      </w:r>
      <w:r w:rsidR="009F1A24" w:rsidRPr="009F1A24">
        <w:rPr>
          <w:i/>
          <w:iCs/>
          <w:color w:val="0070C0"/>
          <w:lang w:val="es-ES"/>
        </w:rPr>
        <w:t xml:space="preserve">Después Balac, hijo de Zipor, rey de Moab, empezó una guerra contra Israel. Llamó a Balaam, hijo de Beor, para que te maldijera, </w:t>
      </w:r>
      <w:r w:rsidR="009F1A24" w:rsidRPr="009F1A24">
        <w:rPr>
          <w:i/>
          <w:iCs/>
          <w:color w:val="0070C0"/>
          <w:vertAlign w:val="superscript"/>
          <w:lang w:val="es-ES"/>
        </w:rPr>
        <w:t>10 </w:t>
      </w:r>
      <w:r w:rsidR="009F1A24" w:rsidRPr="009F1A24">
        <w:rPr>
          <w:i/>
          <w:iCs/>
          <w:color w:val="0070C0"/>
          <w:lang w:val="es-ES"/>
        </w:rPr>
        <w:t xml:space="preserve">pero yo no lo quise escuchar. En cambio, hice que Balaam te bendijera y entonces te rescaté de Balac. </w:t>
      </w:r>
    </w:p>
    <w:p w14:paraId="16755B31" w14:textId="22C4B389" w:rsidR="00E01E8A" w:rsidRPr="009F1A24" w:rsidRDefault="009F1A24" w:rsidP="00923039">
      <w:r w:rsidRPr="009F1A24">
        <w:rPr>
          <w:i/>
          <w:iCs/>
          <w:color w:val="0070C0"/>
          <w:vertAlign w:val="superscript"/>
          <w:lang w:val="es-ES"/>
        </w:rPr>
        <w:t>11 </w:t>
      </w:r>
      <w:r w:rsidRPr="009F1A24">
        <w:rPr>
          <w:i/>
          <w:iCs/>
          <w:color w:val="0070C0"/>
          <w:lang w:val="es-ES"/>
        </w:rPr>
        <w:t xml:space="preserve">»Cuando cruzaste el río Jordán y llegaste a Jericó, los hombres de Jericó pelearon contra ti, como lo hicieron los amorreos, los ferezeos, los cananeos, los hititas, los gergeseos, los heveos y los jebuseos. Pero yo te di la victoria sobre ellos. </w:t>
      </w:r>
      <w:r w:rsidRPr="009F1A24">
        <w:rPr>
          <w:i/>
          <w:iCs/>
          <w:color w:val="0070C0"/>
          <w:vertAlign w:val="superscript"/>
          <w:lang w:val="es-ES"/>
        </w:rPr>
        <w:t>12 </w:t>
      </w:r>
      <w:r w:rsidRPr="009F1A24">
        <w:rPr>
          <w:i/>
          <w:iCs/>
          <w:color w:val="0070C0"/>
          <w:lang w:val="es-ES"/>
        </w:rPr>
        <w:t xml:space="preserve">Y envié terror antes de que llegaras, para expulsar a los dos reyes amorreos. No fueron tus espadas ni tus arcos los que te dieron la victoria. </w:t>
      </w:r>
      <w:r w:rsidRPr="009F1A24">
        <w:rPr>
          <w:i/>
          <w:iCs/>
          <w:color w:val="0070C0"/>
          <w:vertAlign w:val="superscript"/>
          <w:lang w:val="es-ES"/>
        </w:rPr>
        <w:t>13 </w:t>
      </w:r>
      <w:r w:rsidRPr="009F1A24">
        <w:rPr>
          <w:i/>
          <w:iCs/>
          <w:color w:val="0070C0"/>
          <w:lang w:val="es-ES"/>
        </w:rPr>
        <w:t>Yo te di tierra que no habías trabajado y ciudades que no construiste, en las cuales vives ahora. Te di viñedos y huertos de olivos como alimento, aunque tú no los plantaste</w:t>
      </w:r>
      <w:r>
        <w:rPr>
          <w:lang w:val="es-ES"/>
        </w:rPr>
        <w:t>.</w:t>
      </w:r>
    </w:p>
    <w:p w14:paraId="16E780DF" w14:textId="77777777" w:rsidR="00E01E8A" w:rsidRDefault="00E01E8A" w:rsidP="00923039">
      <w:pPr>
        <w:rPr>
          <w:lang w:val="es-ES"/>
        </w:rPr>
      </w:pPr>
    </w:p>
    <w:p w14:paraId="30309029" w14:textId="70A2828B" w:rsidR="00751660" w:rsidRDefault="00751660" w:rsidP="00923039">
      <w:pPr>
        <w:rPr>
          <w:lang w:val="es-ES"/>
        </w:rPr>
      </w:pPr>
      <w:r>
        <w:rPr>
          <w:lang w:val="es-ES"/>
        </w:rPr>
        <w:t xml:space="preserve">Esta palabra nos puede hacer recordar de donde nuestro Dios nos </w:t>
      </w:r>
      <w:r w:rsidR="00365FAA">
        <w:rPr>
          <w:lang w:val="es-ES"/>
        </w:rPr>
        <w:t>sacó</w:t>
      </w:r>
      <w:r>
        <w:rPr>
          <w:lang w:val="es-ES"/>
        </w:rPr>
        <w:t xml:space="preserve"> y a donde nos trajo, </w:t>
      </w:r>
      <w:r w:rsidR="00EC59F3">
        <w:rPr>
          <w:lang w:val="es-ES"/>
        </w:rPr>
        <w:t xml:space="preserve">nos puede recordar las victorias que Dios nos ha dado, </w:t>
      </w:r>
      <w:r w:rsidR="00365FAA">
        <w:rPr>
          <w:lang w:val="es-ES"/>
        </w:rPr>
        <w:t>también</w:t>
      </w:r>
      <w:r w:rsidR="002B2C51">
        <w:rPr>
          <w:lang w:val="es-ES"/>
        </w:rPr>
        <w:t xml:space="preserve"> debemos saber </w:t>
      </w:r>
      <w:r w:rsidR="00F802EB">
        <w:rPr>
          <w:lang w:val="es-ES"/>
        </w:rPr>
        <w:t>que,</w:t>
      </w:r>
      <w:r w:rsidR="002B2C51">
        <w:rPr>
          <w:lang w:val="es-ES"/>
        </w:rPr>
        <w:t xml:space="preserve"> aunque el enemigo se ha levantado </w:t>
      </w:r>
      <w:r w:rsidR="00365FAA">
        <w:rPr>
          <w:lang w:val="es-ES"/>
        </w:rPr>
        <w:t>en contra</w:t>
      </w:r>
      <w:r w:rsidR="002B2C51">
        <w:rPr>
          <w:lang w:val="es-ES"/>
        </w:rPr>
        <w:t xml:space="preserve"> nuestra y nos ha maldecido, Dios no lo ha escuchado</w:t>
      </w:r>
      <w:r w:rsidR="00A221B8">
        <w:rPr>
          <w:lang w:val="es-ES"/>
        </w:rPr>
        <w:t xml:space="preserve">, debes saber que </w:t>
      </w:r>
      <w:r w:rsidR="00FE386D">
        <w:rPr>
          <w:lang w:val="es-ES"/>
        </w:rPr>
        <w:t xml:space="preserve">antes que te levantaras para pelear contra tus enemigos, ya Dios </w:t>
      </w:r>
      <w:r w:rsidR="00365FAA">
        <w:rPr>
          <w:lang w:val="es-ES"/>
        </w:rPr>
        <w:t>había</w:t>
      </w:r>
      <w:r w:rsidR="00FE386D">
        <w:rPr>
          <w:lang w:val="es-ES"/>
        </w:rPr>
        <w:t xml:space="preserve"> puesto en Ellos terror y miedo.</w:t>
      </w:r>
    </w:p>
    <w:p w14:paraId="583A3E63" w14:textId="3419466D" w:rsidR="00FE386D" w:rsidRDefault="00FE386D" w:rsidP="00923039">
      <w:pPr>
        <w:rPr>
          <w:lang w:val="es-ES"/>
        </w:rPr>
      </w:pPr>
      <w:r>
        <w:rPr>
          <w:lang w:val="es-ES"/>
        </w:rPr>
        <w:t xml:space="preserve">Mi hermano no es tuya la victoria, no es tuya la conquista, </w:t>
      </w:r>
      <w:r w:rsidR="00365FAA">
        <w:rPr>
          <w:lang w:val="es-ES"/>
        </w:rPr>
        <w:t>Él</w:t>
      </w:r>
      <w:r>
        <w:rPr>
          <w:lang w:val="es-ES"/>
        </w:rPr>
        <w:t xml:space="preserve"> lo ha hecho todo por ti, El </w:t>
      </w:r>
      <w:r w:rsidR="00F802EB">
        <w:rPr>
          <w:lang w:val="es-ES"/>
        </w:rPr>
        <w:t>ha peleado</w:t>
      </w:r>
      <w:r>
        <w:rPr>
          <w:lang w:val="es-ES"/>
        </w:rPr>
        <w:t xml:space="preserve"> por ti, </w:t>
      </w:r>
      <w:r w:rsidR="00F802EB">
        <w:rPr>
          <w:lang w:val="es-ES"/>
        </w:rPr>
        <w:t>Él</w:t>
      </w:r>
      <w:r>
        <w:rPr>
          <w:lang w:val="es-ES"/>
        </w:rPr>
        <w:t xml:space="preserve"> ha </w:t>
      </w:r>
      <w:r w:rsidR="003444D5">
        <w:rPr>
          <w:lang w:val="es-ES"/>
        </w:rPr>
        <w:t xml:space="preserve">puesto el terror en tu enemigo, nosotros solo hemos llegado y obtenido </w:t>
      </w:r>
      <w:r w:rsidR="008623D8">
        <w:rPr>
          <w:lang w:val="es-ES"/>
        </w:rPr>
        <w:t xml:space="preserve">lo que Dios nos ha dado. </w:t>
      </w:r>
    </w:p>
    <w:p w14:paraId="7B1FCDE7" w14:textId="0CE84BEC" w:rsidR="008623D8" w:rsidRDefault="008623D8" w:rsidP="00923039">
      <w:pPr>
        <w:rPr>
          <w:lang w:val="es-ES"/>
        </w:rPr>
      </w:pPr>
      <w:r>
        <w:rPr>
          <w:lang w:val="es-ES"/>
        </w:rPr>
        <w:t xml:space="preserve">Hemos obtenido victoria que no peleamos, hemos alcanzado cosas por las cuales no hemos trabajado, </w:t>
      </w:r>
      <w:r w:rsidR="00880BC2">
        <w:rPr>
          <w:lang w:val="es-ES"/>
        </w:rPr>
        <w:t>te</w:t>
      </w:r>
      <w:r w:rsidR="00F802EB">
        <w:rPr>
          <w:lang w:val="es-ES"/>
        </w:rPr>
        <w:t>ne</w:t>
      </w:r>
      <w:r w:rsidR="00880BC2">
        <w:rPr>
          <w:lang w:val="es-ES"/>
        </w:rPr>
        <w:t>mos c</w:t>
      </w:r>
      <w:r w:rsidR="00F802EB">
        <w:rPr>
          <w:lang w:val="es-ES"/>
        </w:rPr>
        <w:t>a</w:t>
      </w:r>
      <w:r w:rsidR="00880BC2">
        <w:rPr>
          <w:lang w:val="es-ES"/>
        </w:rPr>
        <w:t xml:space="preserve">sas que no </w:t>
      </w:r>
      <w:r w:rsidR="00F802EB">
        <w:rPr>
          <w:lang w:val="es-ES"/>
        </w:rPr>
        <w:t>construimos</w:t>
      </w:r>
      <w:r w:rsidR="00880BC2">
        <w:rPr>
          <w:lang w:val="es-ES"/>
        </w:rPr>
        <w:t xml:space="preserve">, y te pregunto hasta cuando </w:t>
      </w:r>
      <w:r w:rsidR="00F802EB">
        <w:rPr>
          <w:lang w:val="es-ES"/>
        </w:rPr>
        <w:t>seguirás</w:t>
      </w:r>
      <w:r w:rsidR="00880BC2">
        <w:rPr>
          <w:lang w:val="es-ES"/>
        </w:rPr>
        <w:t xml:space="preserve"> creyendo que </w:t>
      </w:r>
      <w:r w:rsidR="00F802EB">
        <w:rPr>
          <w:lang w:val="es-ES"/>
        </w:rPr>
        <w:t>tú</w:t>
      </w:r>
      <w:r w:rsidR="00880BC2">
        <w:rPr>
          <w:lang w:val="es-ES"/>
        </w:rPr>
        <w:t xml:space="preserve"> eres fuerte, capaz, talentoso, exitoso, se humilde y reconoce que sin Dios no somos nada, reconócelo a El como el centro de todo, </w:t>
      </w:r>
      <w:r w:rsidR="00F802EB">
        <w:rPr>
          <w:lang w:val="es-ES"/>
        </w:rPr>
        <w:t>É</w:t>
      </w:r>
      <w:r w:rsidR="00880BC2">
        <w:rPr>
          <w:lang w:val="es-ES"/>
        </w:rPr>
        <w:t>l, Jesucristo es el centro de todo y nosotros los beneficiados.</w:t>
      </w:r>
    </w:p>
    <w:p w14:paraId="5BDCEA79" w14:textId="353C4ACE" w:rsidR="00880BC2" w:rsidRDefault="00880BC2" w:rsidP="00923039">
      <w:pPr>
        <w:rPr>
          <w:lang w:val="es-ES"/>
        </w:rPr>
      </w:pPr>
      <w:r>
        <w:rPr>
          <w:lang w:val="es-ES"/>
        </w:rPr>
        <w:t xml:space="preserve">Honra a </w:t>
      </w:r>
      <w:r w:rsidR="00F802EB">
        <w:rPr>
          <w:lang w:val="es-ES"/>
        </w:rPr>
        <w:t>Señor</w:t>
      </w:r>
      <w:r>
        <w:rPr>
          <w:lang w:val="es-ES"/>
        </w:rPr>
        <w:t xml:space="preserve"> con tus bienes y con todo lo que tienes</w:t>
      </w:r>
      <w:r w:rsidR="00721EE5">
        <w:rPr>
          <w:lang w:val="es-ES"/>
        </w:rPr>
        <w:t xml:space="preserve">, </w:t>
      </w:r>
      <w:r w:rsidR="00F802EB">
        <w:rPr>
          <w:lang w:val="es-ES"/>
        </w:rPr>
        <w:t>adórale</w:t>
      </w:r>
      <w:r w:rsidR="00721EE5">
        <w:rPr>
          <w:lang w:val="es-ES"/>
        </w:rPr>
        <w:t xml:space="preserve"> y </w:t>
      </w:r>
      <w:r w:rsidR="00F802EB">
        <w:rPr>
          <w:lang w:val="es-ES"/>
        </w:rPr>
        <w:t>exáltale</w:t>
      </w:r>
      <w:r w:rsidR="00721EE5">
        <w:rPr>
          <w:lang w:val="es-ES"/>
        </w:rPr>
        <w:t xml:space="preserve">, </w:t>
      </w:r>
      <w:r w:rsidR="00F802EB">
        <w:rPr>
          <w:lang w:val="es-ES"/>
        </w:rPr>
        <w:t>Él</w:t>
      </w:r>
      <w:r w:rsidR="00721EE5">
        <w:rPr>
          <w:lang w:val="es-ES"/>
        </w:rPr>
        <w:t xml:space="preserve"> es Dios y nosotros sus siervos. </w:t>
      </w:r>
    </w:p>
    <w:p w14:paraId="78CCF8FF" w14:textId="49A36394" w:rsidR="00F802EB" w:rsidRDefault="00F802EB" w:rsidP="00923039">
      <w:pPr>
        <w:rPr>
          <w:lang w:val="es-ES"/>
        </w:rPr>
      </w:pPr>
      <w:r>
        <w:rPr>
          <w:lang w:val="es-ES"/>
        </w:rPr>
        <w:t xml:space="preserve">Bendiciones. </w:t>
      </w:r>
    </w:p>
    <w:bookmarkEnd w:id="29"/>
    <w:bookmarkEnd w:id="30"/>
    <w:p w14:paraId="3B863154" w14:textId="77777777" w:rsidR="00E01E8A" w:rsidRDefault="00E01E8A" w:rsidP="00923039">
      <w:pPr>
        <w:rPr>
          <w:lang w:val="es-ES"/>
        </w:rPr>
      </w:pPr>
    </w:p>
    <w:p w14:paraId="0045B150" w14:textId="48BA3080" w:rsidR="00E01E8A" w:rsidRDefault="00F56A41" w:rsidP="00532E5C">
      <w:bookmarkStart w:id="31" w:name="OLE_LINK50"/>
      <w:bookmarkStart w:id="32" w:name="OLE_LINK51"/>
      <w:r w:rsidRPr="00F56A41">
        <w:rPr>
          <w:b/>
          <w:bCs/>
          <w:lang w:val="es-ES"/>
        </w:rPr>
        <w:t>Romanos 12:1-</w:t>
      </w:r>
      <w:r w:rsidR="00532E5C">
        <w:rPr>
          <w:b/>
          <w:bCs/>
          <w:lang w:val="es-ES"/>
        </w:rPr>
        <w:t>2</w:t>
      </w:r>
      <w:r w:rsidRPr="00F56A41">
        <w:rPr>
          <w:b/>
          <w:bCs/>
          <w:lang w:val="es-ES"/>
        </w:rPr>
        <w:t xml:space="preserve"> NTV</w:t>
      </w:r>
      <w:r>
        <w:rPr>
          <w:lang w:val="es-ES"/>
        </w:rPr>
        <w:t xml:space="preserve">. </w:t>
      </w:r>
      <w:r w:rsidRPr="00F56A41">
        <w:rPr>
          <w:i/>
          <w:iCs/>
          <w:color w:val="0070C0"/>
          <w:vertAlign w:val="superscript"/>
          <w:lang w:val="es-ES"/>
        </w:rPr>
        <w:t>1 </w:t>
      </w:r>
      <w:r w:rsidRPr="00F56A41">
        <w:rPr>
          <w:i/>
          <w:iCs/>
          <w:color w:val="0070C0"/>
          <w:lang w:val="es-ES"/>
        </w:rPr>
        <w:t xml:space="preserve">Por lo tanto, amados hermanos, les ruego que entreguen su cuerpo a Dios por todo lo que él ha hecho a favor de ustedes. Que sea un sacrificio vivo y santo, la clase de sacrificio que a él le agrada. Esa es la verdadera forma de adorarlo. </w:t>
      </w:r>
      <w:r w:rsidRPr="00F56A41">
        <w:rPr>
          <w:i/>
          <w:iCs/>
          <w:color w:val="0070C0"/>
          <w:vertAlign w:val="superscript"/>
          <w:lang w:val="es-ES"/>
        </w:rPr>
        <w:t>2 </w:t>
      </w:r>
      <w:r w:rsidRPr="00F56A41">
        <w:rPr>
          <w:i/>
          <w:iCs/>
          <w:color w:val="0070C0"/>
          <w:lang w:val="es-ES"/>
        </w:rPr>
        <w:t>No imiten las conductas ni las costumbres de este mundo, más bien dejen que Dios los transforme en personas nuevas al cambiarles la manera de pensar. Entonces aprenderán a conocer la voluntad de Dios para ustedes, la cual es buena, agradable y perfecta.</w:t>
      </w:r>
    </w:p>
    <w:p w14:paraId="2F196EB7" w14:textId="77777777" w:rsidR="00F56A41" w:rsidRPr="005E37C2" w:rsidRDefault="00F56A41" w:rsidP="00923039">
      <w:pPr>
        <w:rPr>
          <w:lang w:val="es-ES"/>
        </w:rPr>
      </w:pPr>
    </w:p>
    <w:p w14:paraId="43328B28" w14:textId="0E96A763" w:rsidR="00F56A41" w:rsidRPr="005E37C2" w:rsidRDefault="00F56A41" w:rsidP="00923039">
      <w:pPr>
        <w:rPr>
          <w:lang w:val="es-ES"/>
        </w:rPr>
      </w:pPr>
      <w:r w:rsidRPr="005E37C2">
        <w:rPr>
          <w:lang w:val="es-ES"/>
        </w:rPr>
        <w:t xml:space="preserve">El tema de ser renovados </w:t>
      </w:r>
      <w:r w:rsidR="00165AC0" w:rsidRPr="005E37C2">
        <w:rPr>
          <w:lang w:val="es-ES"/>
        </w:rPr>
        <w:t xml:space="preserve">es sumamente </w:t>
      </w:r>
      <w:r w:rsidR="004D5587" w:rsidRPr="005E37C2">
        <w:rPr>
          <w:lang w:val="es-ES"/>
        </w:rPr>
        <w:t>necesario</w:t>
      </w:r>
      <w:r w:rsidR="00165AC0" w:rsidRPr="005E37C2">
        <w:rPr>
          <w:lang w:val="es-ES"/>
        </w:rPr>
        <w:t xml:space="preserve"> para todos los que hemos nacidos de nuevo, </w:t>
      </w:r>
      <w:r w:rsidR="002E71BB" w:rsidRPr="005E37C2">
        <w:rPr>
          <w:lang w:val="es-ES"/>
        </w:rPr>
        <w:t xml:space="preserve">esto lleva </w:t>
      </w:r>
      <w:r w:rsidR="004D5587" w:rsidRPr="005E37C2">
        <w:rPr>
          <w:lang w:val="es-ES"/>
        </w:rPr>
        <w:t>implícito</w:t>
      </w:r>
      <w:r w:rsidR="002E71BB" w:rsidRPr="005E37C2">
        <w:rPr>
          <w:lang w:val="es-ES"/>
        </w:rPr>
        <w:t xml:space="preserve"> el ser un sacrificio vivo y santo a nuestro Dios.</w:t>
      </w:r>
    </w:p>
    <w:p w14:paraId="240C8A04" w14:textId="50ED19FD" w:rsidR="002E71BB" w:rsidRPr="005E37C2" w:rsidRDefault="002E71BB" w:rsidP="00923039">
      <w:pPr>
        <w:rPr>
          <w:lang w:val="es-ES"/>
        </w:rPr>
      </w:pPr>
      <w:r w:rsidRPr="005E37C2">
        <w:rPr>
          <w:lang w:val="es-ES"/>
        </w:rPr>
        <w:t xml:space="preserve">Esto rompe con las costumbre que </w:t>
      </w:r>
      <w:r w:rsidR="004D5587" w:rsidRPr="005E37C2">
        <w:rPr>
          <w:lang w:val="es-ES"/>
        </w:rPr>
        <w:t>tenían</w:t>
      </w:r>
      <w:r w:rsidRPr="005E37C2">
        <w:rPr>
          <w:lang w:val="es-ES"/>
        </w:rPr>
        <w:t xml:space="preserve"> los </w:t>
      </w:r>
      <w:r w:rsidR="004D5587" w:rsidRPr="005E37C2">
        <w:rPr>
          <w:lang w:val="es-ES"/>
        </w:rPr>
        <w:t>judíos</w:t>
      </w:r>
      <w:r w:rsidRPr="005E37C2">
        <w:rPr>
          <w:lang w:val="es-ES"/>
        </w:rPr>
        <w:t xml:space="preserve"> para sentirse aceptados delante de su Dios, </w:t>
      </w:r>
      <w:r w:rsidR="00BD1BF8" w:rsidRPr="005E37C2">
        <w:rPr>
          <w:lang w:val="es-ES"/>
        </w:rPr>
        <w:t xml:space="preserve">pues trayendo un animal sin defectos y </w:t>
      </w:r>
      <w:r w:rsidR="004D5587" w:rsidRPr="005E37C2">
        <w:rPr>
          <w:lang w:val="es-ES"/>
        </w:rPr>
        <w:t>degollándolo</w:t>
      </w:r>
      <w:r w:rsidR="00BD1BF8" w:rsidRPr="005E37C2">
        <w:rPr>
          <w:lang w:val="es-ES"/>
        </w:rPr>
        <w:t xml:space="preserve"> encima de un altar </w:t>
      </w:r>
      <w:r w:rsidR="004D5587" w:rsidRPr="005E37C2">
        <w:rPr>
          <w:lang w:val="es-ES"/>
        </w:rPr>
        <w:t>hacía</w:t>
      </w:r>
      <w:r w:rsidR="00BD1BF8" w:rsidRPr="005E37C2">
        <w:rPr>
          <w:lang w:val="es-ES"/>
        </w:rPr>
        <w:t xml:space="preserve"> que la ira de Dios fuera apagada contra ellos, pero </w:t>
      </w:r>
      <w:r w:rsidR="00242E7E" w:rsidRPr="005E37C2">
        <w:rPr>
          <w:lang w:val="es-ES"/>
        </w:rPr>
        <w:t>al venir Jesús y ser Él es e sacrificio</w:t>
      </w:r>
      <w:r w:rsidR="004D5587" w:rsidRPr="005E37C2">
        <w:rPr>
          <w:lang w:val="es-ES"/>
        </w:rPr>
        <w:t xml:space="preserve"> perfecto</w:t>
      </w:r>
      <w:r w:rsidR="00242E7E" w:rsidRPr="005E37C2">
        <w:rPr>
          <w:lang w:val="es-ES"/>
        </w:rPr>
        <w:t xml:space="preserve">, termina una era y da inicio a otra, y nosotros en estos tiempos debemos entender que nuestro Dios </w:t>
      </w:r>
      <w:r w:rsidR="004D5587" w:rsidRPr="005E37C2">
        <w:rPr>
          <w:lang w:val="es-ES"/>
        </w:rPr>
        <w:t>más</w:t>
      </w:r>
      <w:r w:rsidR="00242E7E" w:rsidRPr="005E37C2">
        <w:rPr>
          <w:lang w:val="es-ES"/>
        </w:rPr>
        <w:t xml:space="preserve"> que una ofrenda o un sacrificio, </w:t>
      </w:r>
      <w:r w:rsidR="004D5587" w:rsidRPr="005E37C2">
        <w:rPr>
          <w:lang w:val="es-ES"/>
        </w:rPr>
        <w:t>está</w:t>
      </w:r>
      <w:r w:rsidR="00242E7E" w:rsidRPr="005E37C2">
        <w:rPr>
          <w:lang w:val="es-ES"/>
        </w:rPr>
        <w:t xml:space="preserve"> esperando que le </w:t>
      </w:r>
      <w:r w:rsidR="004D5587" w:rsidRPr="005E37C2">
        <w:rPr>
          <w:lang w:val="es-ES"/>
        </w:rPr>
        <w:t>entreguemos</w:t>
      </w:r>
      <w:r w:rsidR="00242E7E" w:rsidRPr="005E37C2">
        <w:rPr>
          <w:lang w:val="es-ES"/>
        </w:rPr>
        <w:t xml:space="preserve"> nuestras vidas </w:t>
      </w:r>
      <w:r w:rsidR="00967C09" w:rsidRPr="005E37C2">
        <w:rPr>
          <w:lang w:val="es-ES"/>
        </w:rPr>
        <w:t xml:space="preserve">sin restricciones </w:t>
      </w:r>
      <w:r w:rsidR="000C5938" w:rsidRPr="005E37C2">
        <w:rPr>
          <w:lang w:val="es-ES"/>
        </w:rPr>
        <w:t xml:space="preserve">para </w:t>
      </w:r>
      <w:r w:rsidR="00220333" w:rsidRPr="005E37C2">
        <w:rPr>
          <w:lang w:val="es-ES"/>
        </w:rPr>
        <w:t xml:space="preserve">que </w:t>
      </w:r>
      <w:r w:rsidR="000C5938" w:rsidRPr="005E37C2">
        <w:rPr>
          <w:lang w:val="es-ES"/>
        </w:rPr>
        <w:t xml:space="preserve">por medio de ellas Él </w:t>
      </w:r>
      <w:r w:rsidR="00EE122F" w:rsidRPr="005E37C2">
        <w:rPr>
          <w:lang w:val="es-ES"/>
        </w:rPr>
        <w:t xml:space="preserve">se </w:t>
      </w:r>
      <w:r w:rsidR="000C5938" w:rsidRPr="005E37C2">
        <w:rPr>
          <w:lang w:val="es-ES"/>
        </w:rPr>
        <w:t>manif</w:t>
      </w:r>
      <w:r w:rsidR="00A953E1" w:rsidRPr="005E37C2">
        <w:rPr>
          <w:lang w:val="es-ES"/>
        </w:rPr>
        <w:t>ieste</w:t>
      </w:r>
      <w:r w:rsidR="000C5938" w:rsidRPr="005E37C2">
        <w:rPr>
          <w:lang w:val="es-ES"/>
        </w:rPr>
        <w:t xml:space="preserve"> al mundo y </w:t>
      </w:r>
      <w:r w:rsidR="00EE122F" w:rsidRPr="005E37C2">
        <w:rPr>
          <w:lang w:val="es-ES"/>
        </w:rPr>
        <w:t xml:space="preserve">pueda </w:t>
      </w:r>
      <w:r w:rsidR="00A953E1" w:rsidRPr="005E37C2">
        <w:rPr>
          <w:lang w:val="es-ES"/>
        </w:rPr>
        <w:t xml:space="preserve">dar a conocer su amor. </w:t>
      </w:r>
    </w:p>
    <w:p w14:paraId="09B8DA24" w14:textId="1269AA77" w:rsidR="000C5938" w:rsidRPr="005E37C2" w:rsidRDefault="000C5938" w:rsidP="00923039">
      <w:pPr>
        <w:rPr>
          <w:lang w:val="es-ES"/>
        </w:rPr>
      </w:pPr>
      <w:r w:rsidRPr="005E37C2">
        <w:rPr>
          <w:lang w:val="es-ES"/>
        </w:rPr>
        <w:t xml:space="preserve">Los tiempos actuales </w:t>
      </w:r>
      <w:r w:rsidR="008446F1" w:rsidRPr="005E37C2">
        <w:rPr>
          <w:lang w:val="es-ES"/>
        </w:rPr>
        <w:t>más</w:t>
      </w:r>
      <w:r w:rsidRPr="005E37C2">
        <w:rPr>
          <w:lang w:val="es-ES"/>
        </w:rPr>
        <w:t xml:space="preserve"> que nunca </w:t>
      </w:r>
      <w:r w:rsidR="008446F1" w:rsidRPr="005E37C2">
        <w:rPr>
          <w:lang w:val="es-ES"/>
        </w:rPr>
        <w:t>están</w:t>
      </w:r>
      <w:r w:rsidRPr="005E37C2">
        <w:rPr>
          <w:lang w:val="es-ES"/>
        </w:rPr>
        <w:t xml:space="preserve"> </w:t>
      </w:r>
      <w:r w:rsidR="008446F1" w:rsidRPr="005E37C2">
        <w:rPr>
          <w:lang w:val="es-ES"/>
        </w:rPr>
        <w:t>requiriendo</w:t>
      </w:r>
      <w:r w:rsidRPr="005E37C2">
        <w:rPr>
          <w:lang w:val="es-ES"/>
        </w:rPr>
        <w:t xml:space="preserve"> que </w:t>
      </w:r>
      <w:r w:rsidR="004D6F23" w:rsidRPr="005E37C2">
        <w:rPr>
          <w:lang w:val="es-ES"/>
        </w:rPr>
        <w:t xml:space="preserve">nuestra mente sea </w:t>
      </w:r>
      <w:r w:rsidR="008446F1" w:rsidRPr="005E37C2">
        <w:rPr>
          <w:lang w:val="es-ES"/>
        </w:rPr>
        <w:t>renovada</w:t>
      </w:r>
      <w:r w:rsidR="004D6F23" w:rsidRPr="005E37C2">
        <w:rPr>
          <w:lang w:val="es-ES"/>
        </w:rPr>
        <w:t xml:space="preserve"> y que no sigamos las corrientes de este mundo</w:t>
      </w:r>
      <w:r w:rsidR="001F5535">
        <w:rPr>
          <w:lang w:val="es-ES"/>
        </w:rPr>
        <w:t>,</w:t>
      </w:r>
      <w:r w:rsidR="004D6F23" w:rsidRPr="005E37C2">
        <w:rPr>
          <w:lang w:val="es-ES"/>
        </w:rPr>
        <w:t xml:space="preserve"> ni los </w:t>
      </w:r>
      <w:r w:rsidR="008446F1" w:rsidRPr="005E37C2">
        <w:rPr>
          <w:lang w:val="es-ES"/>
        </w:rPr>
        <w:t>movimientos</w:t>
      </w:r>
      <w:r w:rsidR="004D6F23" w:rsidRPr="005E37C2">
        <w:rPr>
          <w:lang w:val="es-ES"/>
        </w:rPr>
        <w:t xml:space="preserve"> que </w:t>
      </w:r>
      <w:r w:rsidR="008446F1" w:rsidRPr="005E37C2">
        <w:rPr>
          <w:lang w:val="es-ES"/>
        </w:rPr>
        <w:t>están</w:t>
      </w:r>
      <w:r w:rsidR="004D6F23" w:rsidRPr="005E37C2">
        <w:rPr>
          <w:lang w:val="es-ES"/>
        </w:rPr>
        <w:t xml:space="preserve"> apareciendo dentro de la iglesia que no nos llevan a Cristo. </w:t>
      </w:r>
    </w:p>
    <w:p w14:paraId="32CD02FD" w14:textId="22E97F4D" w:rsidR="004D6F23" w:rsidRPr="005E37C2" w:rsidRDefault="00BF6F45" w:rsidP="00923039">
      <w:pPr>
        <w:rPr>
          <w:lang w:val="es-ES"/>
        </w:rPr>
      </w:pPr>
      <w:r w:rsidRPr="005E37C2">
        <w:rPr>
          <w:lang w:val="es-ES"/>
        </w:rPr>
        <w:t xml:space="preserve">Mi hermano al </w:t>
      </w:r>
      <w:r w:rsidR="008446F1" w:rsidRPr="005E37C2">
        <w:rPr>
          <w:lang w:val="es-ES"/>
        </w:rPr>
        <w:t>nosotros</w:t>
      </w:r>
      <w:r w:rsidRPr="005E37C2">
        <w:rPr>
          <w:lang w:val="es-ES"/>
        </w:rPr>
        <w:t xml:space="preserve"> ser renovados y transformados podremos entender y </w:t>
      </w:r>
      <w:r w:rsidR="008446F1" w:rsidRPr="005E37C2">
        <w:rPr>
          <w:lang w:val="es-ES"/>
        </w:rPr>
        <w:t>aceptar</w:t>
      </w:r>
      <w:r w:rsidRPr="005E37C2">
        <w:rPr>
          <w:lang w:val="es-ES"/>
        </w:rPr>
        <w:t xml:space="preserve"> la </w:t>
      </w:r>
      <w:r w:rsidR="008446F1" w:rsidRPr="005E37C2">
        <w:rPr>
          <w:lang w:val="es-ES"/>
        </w:rPr>
        <w:t>voluntad</w:t>
      </w:r>
      <w:r w:rsidRPr="005E37C2">
        <w:rPr>
          <w:lang w:val="es-ES"/>
        </w:rPr>
        <w:t xml:space="preserve"> de Dios, la cual es </w:t>
      </w:r>
      <w:r w:rsidR="00532E5C" w:rsidRPr="005E37C2">
        <w:rPr>
          <w:lang w:val="es-ES"/>
        </w:rPr>
        <w:t xml:space="preserve">buena, agradable y perfecta. </w:t>
      </w:r>
    </w:p>
    <w:p w14:paraId="0DFE5DBF" w14:textId="769C26FB" w:rsidR="00532E5C" w:rsidRPr="005E37C2" w:rsidRDefault="00532E5C" w:rsidP="00923039">
      <w:pPr>
        <w:rPr>
          <w:lang w:val="es-ES"/>
        </w:rPr>
      </w:pPr>
      <w:r w:rsidRPr="005E37C2">
        <w:rPr>
          <w:lang w:val="es-ES"/>
        </w:rPr>
        <w:t xml:space="preserve">Bendiciones. </w:t>
      </w:r>
    </w:p>
    <w:bookmarkEnd w:id="31"/>
    <w:bookmarkEnd w:id="32"/>
    <w:p w14:paraId="40CCEDAF" w14:textId="77777777" w:rsidR="00041541" w:rsidRDefault="00041541" w:rsidP="00923039">
      <w:pPr>
        <w:rPr>
          <w:lang w:val="es-ES"/>
        </w:rPr>
      </w:pPr>
    </w:p>
    <w:p w14:paraId="56340D97" w14:textId="77777777" w:rsidR="00E01E8A" w:rsidRDefault="00E01E8A" w:rsidP="00923039">
      <w:pPr>
        <w:rPr>
          <w:lang w:val="es-ES"/>
        </w:rPr>
      </w:pPr>
    </w:p>
    <w:p w14:paraId="7ACAC4D6" w14:textId="77777777" w:rsidR="00071F71" w:rsidRPr="00071F71" w:rsidRDefault="00071F71" w:rsidP="00071F71">
      <w:pPr>
        <w:rPr>
          <w:i/>
          <w:iCs/>
          <w:color w:val="0070C0"/>
        </w:rPr>
      </w:pPr>
      <w:bookmarkStart w:id="33" w:name="OLE_LINK52"/>
      <w:bookmarkStart w:id="34" w:name="OLE_LINK53"/>
      <w:r w:rsidRPr="00071F71">
        <w:rPr>
          <w:b/>
          <w:bCs/>
          <w:lang w:val="es-ES"/>
        </w:rPr>
        <w:t>1 Corintios 10:1-13 NTV</w:t>
      </w:r>
      <w:r>
        <w:rPr>
          <w:lang w:val="es-ES"/>
        </w:rPr>
        <w:t xml:space="preserve">. </w:t>
      </w:r>
      <w:r w:rsidRPr="00071F71">
        <w:rPr>
          <w:i/>
          <w:iCs/>
          <w:color w:val="0070C0"/>
          <w:vertAlign w:val="superscript"/>
          <w:lang w:val="es-ES"/>
        </w:rPr>
        <w:t>1 </w:t>
      </w:r>
      <w:r w:rsidRPr="00071F71">
        <w:rPr>
          <w:i/>
          <w:iCs/>
          <w:color w:val="0070C0"/>
          <w:lang w:val="es-ES"/>
        </w:rPr>
        <w:t xml:space="preserve">Amados hermanos, no quiero que se olviden de lo que les sucedió a nuestros antepasados hace mucho tiempo en el desierto. Todos fueron guiados por una nube que iba delante de ellos y todos caminaron a través del mar sobre tierra seca. </w:t>
      </w:r>
      <w:r w:rsidRPr="00071F71">
        <w:rPr>
          <w:i/>
          <w:iCs/>
          <w:color w:val="0070C0"/>
          <w:vertAlign w:val="superscript"/>
          <w:lang w:val="es-ES"/>
        </w:rPr>
        <w:t>2 </w:t>
      </w:r>
      <w:r w:rsidRPr="00071F71">
        <w:rPr>
          <w:i/>
          <w:iCs/>
          <w:color w:val="0070C0"/>
          <w:lang w:val="es-ES"/>
        </w:rPr>
        <w:t xml:space="preserve">Todos ellos fueron bautizados en la nube y en el mar como seguidores de Moisés. </w:t>
      </w:r>
      <w:r w:rsidRPr="00071F71">
        <w:rPr>
          <w:i/>
          <w:iCs/>
          <w:color w:val="0070C0"/>
          <w:vertAlign w:val="superscript"/>
          <w:lang w:val="es-ES"/>
        </w:rPr>
        <w:t>3 </w:t>
      </w:r>
      <w:r w:rsidRPr="00071F71">
        <w:rPr>
          <w:i/>
          <w:iCs/>
          <w:color w:val="0070C0"/>
          <w:lang w:val="es-ES"/>
        </w:rPr>
        <w:t xml:space="preserve">Todos comieron el mismo alimento espiritual </w:t>
      </w:r>
      <w:r w:rsidRPr="00071F71">
        <w:rPr>
          <w:i/>
          <w:iCs/>
          <w:color w:val="0070C0"/>
          <w:vertAlign w:val="superscript"/>
          <w:lang w:val="es-ES"/>
        </w:rPr>
        <w:t>4 </w:t>
      </w:r>
      <w:r w:rsidRPr="00071F71">
        <w:rPr>
          <w:i/>
          <w:iCs/>
          <w:color w:val="0070C0"/>
          <w:lang w:val="es-ES"/>
        </w:rPr>
        <w:t xml:space="preserve">y todos bebieron la misma agua espiritual. Pues bebieron de la roca espiritual que viajaba con ellos, y esa roca era Cristo. </w:t>
      </w:r>
      <w:r w:rsidRPr="00071F71">
        <w:rPr>
          <w:i/>
          <w:iCs/>
          <w:color w:val="0070C0"/>
          <w:vertAlign w:val="superscript"/>
          <w:lang w:val="es-ES"/>
        </w:rPr>
        <w:t>5 </w:t>
      </w:r>
      <w:r w:rsidRPr="00071F71">
        <w:rPr>
          <w:i/>
          <w:iCs/>
          <w:color w:val="0070C0"/>
          <w:lang w:val="es-ES"/>
        </w:rPr>
        <w:t xml:space="preserve">Sin embargo, Dios no se agradó con la mayoría de ellos, y sus cuerpos fueron dispersados por el desierto. </w:t>
      </w:r>
    </w:p>
    <w:p w14:paraId="4FEE3B4E" w14:textId="77777777" w:rsidR="00071F71" w:rsidRPr="00071F71" w:rsidRDefault="00071F71" w:rsidP="00071F71">
      <w:pPr>
        <w:rPr>
          <w:i/>
          <w:iCs/>
          <w:color w:val="0070C0"/>
        </w:rPr>
      </w:pPr>
      <w:r w:rsidRPr="00071F71">
        <w:rPr>
          <w:i/>
          <w:iCs/>
          <w:color w:val="0070C0"/>
          <w:vertAlign w:val="superscript"/>
          <w:lang w:val="es-ES"/>
        </w:rPr>
        <w:t>6 </w:t>
      </w:r>
      <w:r w:rsidRPr="00071F71">
        <w:rPr>
          <w:i/>
          <w:iCs/>
          <w:color w:val="0070C0"/>
          <w:lang w:val="es-ES"/>
        </w:rPr>
        <w:t xml:space="preserve">Esas cosas sucedieron como una advertencia para nosotros, a fin de que no codiciemos lo malo como hicieron ellos, </w:t>
      </w:r>
      <w:r w:rsidRPr="00071F71">
        <w:rPr>
          <w:i/>
          <w:iCs/>
          <w:color w:val="0070C0"/>
          <w:vertAlign w:val="superscript"/>
          <w:lang w:val="es-ES"/>
        </w:rPr>
        <w:t>7 </w:t>
      </w:r>
      <w:r w:rsidRPr="00071F71">
        <w:rPr>
          <w:i/>
          <w:iCs/>
          <w:color w:val="0070C0"/>
          <w:lang w:val="es-ES"/>
        </w:rPr>
        <w:t xml:space="preserve">ni rindamos culto a ídolos como hicieron algunos de ellos. Como dicen las Escrituras: «El pueblo celebró con abundante comida y bebida, y se entregó a diversiones paganas». </w:t>
      </w:r>
      <w:r w:rsidRPr="00071F71">
        <w:rPr>
          <w:i/>
          <w:iCs/>
          <w:color w:val="0070C0"/>
          <w:vertAlign w:val="superscript"/>
          <w:lang w:val="es-ES"/>
        </w:rPr>
        <w:t>8 </w:t>
      </w:r>
      <w:r w:rsidRPr="00071F71">
        <w:rPr>
          <w:i/>
          <w:iCs/>
          <w:color w:val="0070C0"/>
          <w:lang w:val="es-ES"/>
        </w:rPr>
        <w:t xml:space="preserve">Y no debemos cometer inmoralidad sexual como hicieron algunos de ellos, lo cual causó la muerte de veintitrés mil personas en un solo día. </w:t>
      </w:r>
    </w:p>
    <w:p w14:paraId="0165F907" w14:textId="77777777" w:rsidR="00071F71" w:rsidRPr="00071F71" w:rsidRDefault="00071F71" w:rsidP="00071F71">
      <w:pPr>
        <w:rPr>
          <w:i/>
          <w:iCs/>
          <w:color w:val="0070C0"/>
        </w:rPr>
      </w:pPr>
      <w:r w:rsidRPr="00071F71">
        <w:rPr>
          <w:i/>
          <w:iCs/>
          <w:color w:val="0070C0"/>
          <w:vertAlign w:val="superscript"/>
          <w:lang w:val="es-ES"/>
        </w:rPr>
        <w:t>9 </w:t>
      </w:r>
      <w:r w:rsidRPr="00071F71">
        <w:rPr>
          <w:i/>
          <w:iCs/>
          <w:color w:val="0070C0"/>
          <w:lang w:val="es-ES"/>
        </w:rPr>
        <w:t xml:space="preserve">Tampoco deberíamos poner a prueba a Cristo como hicieron algunos de ellos, y luego murieron mordidos por serpientes. </w:t>
      </w:r>
      <w:r w:rsidRPr="00071F71">
        <w:rPr>
          <w:i/>
          <w:iCs/>
          <w:color w:val="0070C0"/>
          <w:vertAlign w:val="superscript"/>
          <w:lang w:val="es-ES"/>
        </w:rPr>
        <w:t>10 </w:t>
      </w:r>
      <w:r w:rsidRPr="00071F71">
        <w:rPr>
          <w:i/>
          <w:iCs/>
          <w:color w:val="0070C0"/>
          <w:lang w:val="es-ES"/>
        </w:rPr>
        <w:t xml:space="preserve">Y no murmuren como lo hicieron algunos de ellos, y luego el ángel de la muerte los destruyó. </w:t>
      </w:r>
      <w:r w:rsidRPr="00071F71">
        <w:rPr>
          <w:i/>
          <w:iCs/>
          <w:color w:val="0070C0"/>
          <w:vertAlign w:val="superscript"/>
          <w:lang w:val="es-ES"/>
        </w:rPr>
        <w:t>11 </w:t>
      </w:r>
      <w:r w:rsidRPr="00071F71">
        <w:rPr>
          <w:i/>
          <w:iCs/>
          <w:color w:val="0070C0"/>
          <w:lang w:val="es-ES"/>
        </w:rPr>
        <w:t xml:space="preserve">Esas cosas les sucedieron a ellos como ejemplo para nosotros. Se pusieron por escrito para que nos sirvieran de advertencia a los que vivimos en el fin de los tiempos. </w:t>
      </w:r>
    </w:p>
    <w:p w14:paraId="0C8EF2F4" w14:textId="4BB62386" w:rsidR="00E01E8A" w:rsidRPr="00071F71" w:rsidRDefault="00071F71" w:rsidP="00923039">
      <w:r w:rsidRPr="00071F71">
        <w:rPr>
          <w:i/>
          <w:iCs/>
          <w:color w:val="0070C0"/>
          <w:vertAlign w:val="superscript"/>
          <w:lang w:val="es-ES"/>
        </w:rPr>
        <w:t>12 </w:t>
      </w:r>
      <w:r w:rsidRPr="00071F71">
        <w:rPr>
          <w:i/>
          <w:iCs/>
          <w:color w:val="0070C0"/>
          <w:lang w:val="es-ES"/>
        </w:rPr>
        <w:t xml:space="preserve">Si ustedes piensan que están firmes, tengan cuidado de no caer. </w:t>
      </w:r>
      <w:r w:rsidRPr="00071F71">
        <w:rPr>
          <w:i/>
          <w:iCs/>
          <w:color w:val="0070C0"/>
          <w:vertAlign w:val="superscript"/>
          <w:lang w:val="es-ES"/>
        </w:rPr>
        <w:t>13 </w:t>
      </w:r>
      <w:r w:rsidRPr="00071F71">
        <w:rPr>
          <w:i/>
          <w:iCs/>
          <w:color w:val="0070C0"/>
          <w:lang w:val="es-ES"/>
        </w:rPr>
        <w:t>Las tentaciones que enfrentan en su vida no son distintas de las que otros atraviesan. Y Dios es fiel; no permitirá que la tentación sea mayor de lo que puedan soportar. Cuando sean tentados, él les mostrará una salida, para que puedan resistir</w:t>
      </w:r>
      <w:r w:rsidRPr="00071F71">
        <w:rPr>
          <w:lang w:val="es-ES"/>
        </w:rPr>
        <w:t>.</w:t>
      </w:r>
    </w:p>
    <w:p w14:paraId="71B1A32E" w14:textId="77777777" w:rsidR="00276723" w:rsidRDefault="00276723" w:rsidP="00923039">
      <w:pPr>
        <w:rPr>
          <w:lang w:val="es-ES"/>
        </w:rPr>
      </w:pPr>
    </w:p>
    <w:p w14:paraId="6BE3B3D2" w14:textId="588F2697" w:rsidR="00276723" w:rsidRDefault="00260FAF" w:rsidP="00923039">
      <w:pPr>
        <w:rPr>
          <w:lang w:val="es-ES"/>
        </w:rPr>
      </w:pPr>
      <w:r>
        <w:rPr>
          <w:lang w:val="es-ES"/>
        </w:rPr>
        <w:t xml:space="preserve">La palabra es un manantial inagotable de </w:t>
      </w:r>
      <w:r w:rsidR="00F72CD2">
        <w:rPr>
          <w:lang w:val="es-ES"/>
        </w:rPr>
        <w:t>recursos</w:t>
      </w:r>
      <w:r>
        <w:rPr>
          <w:lang w:val="es-ES"/>
        </w:rPr>
        <w:t xml:space="preserve"> que Dios nos ha dado para </w:t>
      </w:r>
      <w:r w:rsidR="0064647B">
        <w:rPr>
          <w:lang w:val="es-ES"/>
        </w:rPr>
        <w:t xml:space="preserve">guiarnos en esta tierra, </w:t>
      </w:r>
      <w:r w:rsidR="00F72CD2">
        <w:rPr>
          <w:lang w:val="es-ES"/>
        </w:rPr>
        <w:t>gracias</w:t>
      </w:r>
      <w:r w:rsidR="0064647B">
        <w:rPr>
          <w:lang w:val="es-ES"/>
        </w:rPr>
        <w:t xml:space="preserve"> Dios por la palabra que nos has dejado. </w:t>
      </w:r>
    </w:p>
    <w:p w14:paraId="7FAD7BCD" w14:textId="0CBC80B3" w:rsidR="0064647B" w:rsidRDefault="004461DE" w:rsidP="00923039">
      <w:pPr>
        <w:rPr>
          <w:lang w:val="es-ES"/>
        </w:rPr>
      </w:pPr>
      <w:r w:rsidRPr="004461DE">
        <w:rPr>
          <w:i/>
          <w:iCs/>
          <w:color w:val="0070C0"/>
          <w:vertAlign w:val="superscript"/>
          <w:lang w:val="es-ES"/>
        </w:rPr>
        <w:t>6 </w:t>
      </w:r>
      <w:r w:rsidRPr="004461DE">
        <w:rPr>
          <w:i/>
          <w:iCs/>
          <w:color w:val="0070C0"/>
          <w:lang w:val="es-ES"/>
        </w:rPr>
        <w:t xml:space="preserve">Esas cosas sucedieron como una advertencia para nosotros, a fin de que no codiciemos lo malo como hicieron ellos, </w:t>
      </w:r>
      <w:r w:rsidRPr="004461DE">
        <w:rPr>
          <w:i/>
          <w:iCs/>
          <w:color w:val="0070C0"/>
          <w:vertAlign w:val="superscript"/>
          <w:lang w:val="es-ES"/>
        </w:rPr>
        <w:t>7 </w:t>
      </w:r>
      <w:r w:rsidRPr="004461DE">
        <w:rPr>
          <w:i/>
          <w:iCs/>
          <w:color w:val="0070C0"/>
          <w:lang w:val="es-ES"/>
        </w:rPr>
        <w:t>ni rindamos culto a ídolos como hicieron algunos de ellos</w:t>
      </w:r>
      <w:r>
        <w:rPr>
          <w:lang w:val="es-ES"/>
        </w:rPr>
        <w:t>”.</w:t>
      </w:r>
    </w:p>
    <w:p w14:paraId="014AAFC1" w14:textId="700A89EB" w:rsidR="004461DE" w:rsidRDefault="004461DE" w:rsidP="00923039">
      <w:pPr>
        <w:rPr>
          <w:lang w:val="es-ES"/>
        </w:rPr>
      </w:pPr>
      <w:r>
        <w:rPr>
          <w:lang w:val="es-ES"/>
        </w:rPr>
        <w:t xml:space="preserve">Nunca ignores </w:t>
      </w:r>
      <w:r w:rsidR="00A74B12">
        <w:rPr>
          <w:lang w:val="es-ES"/>
        </w:rPr>
        <w:t xml:space="preserve">los consejos de Dios, este verso </w:t>
      </w:r>
      <w:r w:rsidR="0064759D">
        <w:rPr>
          <w:lang w:val="es-ES"/>
        </w:rPr>
        <w:t xml:space="preserve">y el V/11 </w:t>
      </w:r>
      <w:r w:rsidR="00A74B12">
        <w:rPr>
          <w:lang w:val="es-ES"/>
        </w:rPr>
        <w:t>no</w:t>
      </w:r>
      <w:r w:rsidR="0064759D">
        <w:rPr>
          <w:lang w:val="es-ES"/>
        </w:rPr>
        <w:t>s</w:t>
      </w:r>
      <w:r w:rsidR="00A74B12">
        <w:rPr>
          <w:lang w:val="es-ES"/>
        </w:rPr>
        <w:t xml:space="preserve"> dice</w:t>
      </w:r>
      <w:r w:rsidR="0064759D">
        <w:rPr>
          <w:lang w:val="es-ES"/>
        </w:rPr>
        <w:t>n</w:t>
      </w:r>
      <w:r w:rsidR="00A74B12">
        <w:rPr>
          <w:lang w:val="es-ES"/>
        </w:rPr>
        <w:t xml:space="preserve"> claramente que la palabra nos </w:t>
      </w:r>
      <w:r w:rsidR="00FC0759">
        <w:rPr>
          <w:lang w:val="es-ES"/>
        </w:rPr>
        <w:t>advierte para que no nos suceda lo mismo.</w:t>
      </w:r>
    </w:p>
    <w:p w14:paraId="2620588E" w14:textId="33ED73C7" w:rsidR="007F2C8A" w:rsidRDefault="007F2C8A" w:rsidP="00923039">
      <w:pPr>
        <w:rPr>
          <w:lang w:val="es-ES"/>
        </w:rPr>
      </w:pPr>
      <w:r>
        <w:rPr>
          <w:lang w:val="es-ES"/>
        </w:rPr>
        <w:t xml:space="preserve">Ignorar la palabra es un gran riesgo, escudriñemos las Escrituras </w:t>
      </w:r>
      <w:r w:rsidR="00BB436E">
        <w:rPr>
          <w:lang w:val="es-ES"/>
        </w:rPr>
        <w:t>para no cometer los mismos errores que nuestros antepasados.</w:t>
      </w:r>
    </w:p>
    <w:p w14:paraId="2B715F11" w14:textId="507A75E3" w:rsidR="00BB436E" w:rsidRDefault="00BB436E" w:rsidP="00923039">
      <w:pPr>
        <w:rPr>
          <w:lang w:val="es-ES"/>
        </w:rPr>
      </w:pPr>
      <w:r>
        <w:rPr>
          <w:lang w:val="es-ES"/>
        </w:rPr>
        <w:t xml:space="preserve">Nosotros hoy tenemos la Palabra y el </w:t>
      </w:r>
      <w:r w:rsidR="00F72CD2">
        <w:rPr>
          <w:lang w:val="es-ES"/>
        </w:rPr>
        <w:t>Espíritu</w:t>
      </w:r>
      <w:r>
        <w:rPr>
          <w:lang w:val="es-ES"/>
        </w:rPr>
        <w:t xml:space="preserve">, </w:t>
      </w:r>
      <w:r w:rsidR="001A122C">
        <w:rPr>
          <w:lang w:val="es-ES"/>
        </w:rPr>
        <w:t xml:space="preserve">y nos </w:t>
      </w:r>
      <w:r w:rsidR="00F72CD2">
        <w:rPr>
          <w:lang w:val="es-ES"/>
        </w:rPr>
        <w:t>guía</w:t>
      </w:r>
      <w:r w:rsidR="00826444">
        <w:rPr>
          <w:lang w:val="es-ES"/>
        </w:rPr>
        <w:t xml:space="preserve"> </w:t>
      </w:r>
      <w:r w:rsidR="001A122C">
        <w:rPr>
          <w:lang w:val="es-ES"/>
        </w:rPr>
        <w:t>para permanecer en el camino, por favor no seas orgulloso, ni activo</w:t>
      </w:r>
      <w:r w:rsidR="001343AD">
        <w:rPr>
          <w:lang w:val="es-ES"/>
        </w:rPr>
        <w:t xml:space="preserve">, se humilde y </w:t>
      </w:r>
      <w:r w:rsidR="00F72CD2">
        <w:rPr>
          <w:lang w:val="es-ES"/>
        </w:rPr>
        <w:t>siéntete</w:t>
      </w:r>
      <w:r w:rsidR="001343AD">
        <w:rPr>
          <w:lang w:val="es-ES"/>
        </w:rPr>
        <w:t xml:space="preserve"> inferior a los </w:t>
      </w:r>
      <w:r w:rsidR="00F72CD2">
        <w:rPr>
          <w:lang w:val="es-ES"/>
        </w:rPr>
        <w:t>demás</w:t>
      </w:r>
      <w:r w:rsidR="001343AD">
        <w:rPr>
          <w:lang w:val="es-ES"/>
        </w:rPr>
        <w:t xml:space="preserve">, pero sobre todo dependiente de Dios, esto te ayudara a no errar como muchos de nuestros antepasados. </w:t>
      </w:r>
    </w:p>
    <w:p w14:paraId="7DCBA233" w14:textId="37A97C1E" w:rsidR="001343AD" w:rsidRPr="00F72CD2" w:rsidRDefault="00FA6ABE" w:rsidP="00923039">
      <w:r>
        <w:rPr>
          <w:lang w:val="es-ES"/>
        </w:rPr>
        <w:t>Recuerda esto: “</w:t>
      </w:r>
      <w:r w:rsidR="00F72CD2" w:rsidRPr="00F72CD2">
        <w:rPr>
          <w:i/>
          <w:iCs/>
          <w:color w:val="0070C0"/>
          <w:vertAlign w:val="superscript"/>
          <w:lang w:val="es-ES"/>
        </w:rPr>
        <w:t>13 </w:t>
      </w:r>
      <w:r w:rsidR="00F72CD2" w:rsidRPr="00F72CD2">
        <w:rPr>
          <w:i/>
          <w:iCs/>
          <w:color w:val="0070C0"/>
          <w:lang w:val="es-ES"/>
        </w:rPr>
        <w:t>Las tentaciones que enfrentan en su vida no son distintas de las que otros atraviesan. Y Dios es fiel; no permitirá que la tentación sea mayor de lo que puedan soportar. Cuando sean tentados, él les mostrará una salida, para que puedan resistir</w:t>
      </w:r>
      <w:r w:rsidR="00F72CD2">
        <w:rPr>
          <w:lang w:val="es-ES"/>
        </w:rPr>
        <w:t>”.</w:t>
      </w:r>
    </w:p>
    <w:bookmarkEnd w:id="33"/>
    <w:bookmarkEnd w:id="34"/>
    <w:p w14:paraId="212A34FE" w14:textId="77777777" w:rsidR="00FC0759" w:rsidRPr="004461DE" w:rsidRDefault="00FC0759" w:rsidP="00923039"/>
    <w:p w14:paraId="7161FDD0" w14:textId="77777777" w:rsidR="00276723" w:rsidRDefault="00276723" w:rsidP="00923039">
      <w:pPr>
        <w:rPr>
          <w:lang w:val="es-ES"/>
        </w:rPr>
      </w:pPr>
    </w:p>
    <w:p w14:paraId="29F44D81" w14:textId="77777777" w:rsidR="00276723" w:rsidRDefault="00276723" w:rsidP="00923039">
      <w:pPr>
        <w:rPr>
          <w:lang w:val="es-ES"/>
        </w:rPr>
      </w:pPr>
    </w:p>
    <w:p w14:paraId="7C8F9EFC" w14:textId="77777777" w:rsidR="00276723" w:rsidRDefault="00276723" w:rsidP="00923039">
      <w:pPr>
        <w:rPr>
          <w:lang w:val="es-ES"/>
        </w:rPr>
      </w:pPr>
    </w:p>
    <w:p w14:paraId="38830420" w14:textId="77777777" w:rsidR="00276723" w:rsidRDefault="00276723" w:rsidP="00923039">
      <w:pPr>
        <w:rPr>
          <w:lang w:val="es-ES"/>
        </w:rPr>
      </w:pPr>
    </w:p>
    <w:p w14:paraId="40F78F6C" w14:textId="77777777" w:rsidR="00E01E8A" w:rsidRDefault="00E01E8A" w:rsidP="00923039">
      <w:pPr>
        <w:rPr>
          <w:lang w:val="es-ES"/>
        </w:rPr>
      </w:pPr>
    </w:p>
    <w:p w14:paraId="58F86119" w14:textId="27F792C6" w:rsidR="00161E40" w:rsidRPr="00161E40" w:rsidRDefault="00161E40" w:rsidP="00923039">
      <w:pPr>
        <w:rPr>
          <w:b/>
          <w:bCs/>
          <w:u w:val="single"/>
          <w:lang w:val="es-ES"/>
        </w:rPr>
      </w:pPr>
      <w:r w:rsidRPr="00161E40">
        <w:rPr>
          <w:b/>
          <w:bCs/>
          <w:u w:val="single"/>
          <w:lang w:val="es-ES"/>
        </w:rPr>
        <w:t xml:space="preserve">Para otro tema. </w:t>
      </w:r>
    </w:p>
    <w:p w14:paraId="0C826E5A" w14:textId="2449C531" w:rsidR="007F555B" w:rsidRDefault="007F555B" w:rsidP="00923039">
      <w:pPr>
        <w:rPr>
          <w:lang w:val="es-ES"/>
        </w:rPr>
      </w:pPr>
      <w:r>
        <w:rPr>
          <w:lang w:val="es-ES"/>
        </w:rPr>
        <w:t xml:space="preserve">Morir, </w:t>
      </w:r>
      <w:r w:rsidR="00C2055A">
        <w:rPr>
          <w:lang w:val="es-ES"/>
        </w:rPr>
        <w:t xml:space="preserve">es una palabra que se dice </w:t>
      </w:r>
      <w:r w:rsidR="00161E40">
        <w:rPr>
          <w:lang w:val="es-ES"/>
        </w:rPr>
        <w:t>fácil,</w:t>
      </w:r>
      <w:r w:rsidR="00C2055A">
        <w:rPr>
          <w:lang w:val="es-ES"/>
        </w:rPr>
        <w:t xml:space="preserve"> pero es difícil de experimentar. </w:t>
      </w:r>
    </w:p>
    <w:p w14:paraId="1CA63A18" w14:textId="77777777" w:rsidR="00C2055A" w:rsidRDefault="00C2055A" w:rsidP="00923039">
      <w:pPr>
        <w:rPr>
          <w:lang w:val="es-ES"/>
        </w:rPr>
      </w:pPr>
    </w:p>
    <w:p w14:paraId="054BB9D6" w14:textId="77777777" w:rsidR="00E8108A" w:rsidRDefault="00E8108A" w:rsidP="00923039">
      <w:pPr>
        <w:rPr>
          <w:lang w:val="es-ES"/>
        </w:rPr>
      </w:pPr>
    </w:p>
    <w:p w14:paraId="390A0C36" w14:textId="77777777" w:rsidR="00E8108A" w:rsidRDefault="00E8108A" w:rsidP="00923039">
      <w:pPr>
        <w:rPr>
          <w:lang w:val="es-ES"/>
        </w:rPr>
      </w:pPr>
    </w:p>
    <w:p w14:paraId="34A13A4A" w14:textId="77777777" w:rsidR="00E8108A" w:rsidRDefault="00E8108A" w:rsidP="00923039">
      <w:pPr>
        <w:rPr>
          <w:lang w:val="es-ES"/>
        </w:rPr>
      </w:pPr>
    </w:p>
    <w:p w14:paraId="7916494D" w14:textId="77777777" w:rsidR="00E8108A" w:rsidRPr="00E8108A" w:rsidRDefault="00E8108A" w:rsidP="00E8108A">
      <w:pPr>
        <w:rPr>
          <w:i/>
          <w:iCs/>
          <w:color w:val="0070C0"/>
        </w:rPr>
      </w:pPr>
      <w:bookmarkStart w:id="35" w:name="OLE_LINK54"/>
      <w:bookmarkStart w:id="36" w:name="OLE_LINK55"/>
      <w:r w:rsidRPr="00E8108A">
        <w:rPr>
          <w:b/>
          <w:bCs/>
          <w:lang w:val="es-ES"/>
        </w:rPr>
        <w:t>1 Samuel 13:7-14 NTV</w:t>
      </w:r>
      <w:r>
        <w:rPr>
          <w:lang w:val="es-ES"/>
        </w:rPr>
        <w:t xml:space="preserve">. </w:t>
      </w:r>
      <w:r w:rsidRPr="00E8108A">
        <w:rPr>
          <w:i/>
          <w:iCs/>
          <w:color w:val="0070C0"/>
          <w:lang w:val="es-ES"/>
        </w:rPr>
        <w:t xml:space="preserve">Mientras tanto, Saúl se quedó en Gilgal, y sus hombres temblaban de miedo. </w:t>
      </w:r>
      <w:r w:rsidRPr="00E8108A">
        <w:rPr>
          <w:i/>
          <w:iCs/>
          <w:color w:val="0070C0"/>
          <w:vertAlign w:val="superscript"/>
          <w:lang w:val="es-ES"/>
        </w:rPr>
        <w:t>8 </w:t>
      </w:r>
      <w:r w:rsidRPr="00E8108A">
        <w:rPr>
          <w:i/>
          <w:iCs/>
          <w:color w:val="0070C0"/>
          <w:lang w:val="es-ES"/>
        </w:rPr>
        <w:t xml:space="preserve">Durante siete días Saúl esperó allí, según las instrucciones de Samuel, pero aun así Samuel no llegaba. Saúl se dio cuenta de que sus tropas habían comenzado a desertar, </w:t>
      </w:r>
      <w:r w:rsidRPr="00E8108A">
        <w:rPr>
          <w:i/>
          <w:iCs/>
          <w:color w:val="0070C0"/>
          <w:vertAlign w:val="superscript"/>
          <w:lang w:val="es-ES"/>
        </w:rPr>
        <w:t>9 </w:t>
      </w:r>
      <w:r w:rsidRPr="00E8108A">
        <w:rPr>
          <w:i/>
          <w:iCs/>
          <w:color w:val="0070C0"/>
          <w:lang w:val="es-ES"/>
        </w:rPr>
        <w:t xml:space="preserve">de modo que ordenó: «¡Tráiganme la ofrenda quemada y las ofrendas de paz!». Y Saúl mismo sacrificó la ofrenda quemada. </w:t>
      </w:r>
    </w:p>
    <w:p w14:paraId="14346AA7" w14:textId="12D95A15" w:rsidR="00E8108A" w:rsidRPr="00E8108A" w:rsidRDefault="00E8108A" w:rsidP="00E8108A">
      <w:pPr>
        <w:rPr>
          <w:i/>
          <w:iCs/>
          <w:color w:val="0070C0"/>
        </w:rPr>
      </w:pPr>
      <w:r w:rsidRPr="00E8108A">
        <w:rPr>
          <w:i/>
          <w:iCs/>
          <w:color w:val="0070C0"/>
          <w:vertAlign w:val="superscript"/>
          <w:lang w:val="es-ES"/>
        </w:rPr>
        <w:t>10 </w:t>
      </w:r>
      <w:r w:rsidRPr="00E8108A">
        <w:rPr>
          <w:i/>
          <w:iCs/>
          <w:color w:val="0070C0"/>
          <w:lang w:val="es-ES"/>
        </w:rPr>
        <w:t xml:space="preserve">Precisamente cuando Saúl terminaba de sacrificar la ofrenda quemada, llegó Samuel. Saúl salió a recibirlo, </w:t>
      </w:r>
      <w:r w:rsidRPr="00E8108A">
        <w:rPr>
          <w:i/>
          <w:iCs/>
          <w:color w:val="0070C0"/>
          <w:vertAlign w:val="superscript"/>
          <w:lang w:val="es-ES"/>
        </w:rPr>
        <w:t>11 </w:t>
      </w:r>
      <w:r w:rsidRPr="00E8108A">
        <w:rPr>
          <w:i/>
          <w:iCs/>
          <w:color w:val="0070C0"/>
          <w:lang w:val="es-ES"/>
        </w:rPr>
        <w:t xml:space="preserve">pero Samuel preguntó: —¿Qué has hecho? </w:t>
      </w:r>
    </w:p>
    <w:p w14:paraId="38AC3384" w14:textId="5AADB09D" w:rsidR="00E8108A" w:rsidRPr="00E8108A" w:rsidRDefault="00E8108A" w:rsidP="00E8108A">
      <w:pPr>
        <w:rPr>
          <w:i/>
          <w:iCs/>
          <w:color w:val="0070C0"/>
        </w:rPr>
      </w:pPr>
      <w:r w:rsidRPr="00E8108A">
        <w:rPr>
          <w:i/>
          <w:iCs/>
          <w:color w:val="0070C0"/>
          <w:lang w:val="es-ES"/>
        </w:rPr>
        <w:t xml:space="preserve">Saúl le contestó: —Vi que mis hombres me abandonaban, y que tú no llegabas cuando prometiste, y que los filisteos ya están en Micmas, listos para la batalla. </w:t>
      </w:r>
      <w:r w:rsidRPr="00E8108A">
        <w:rPr>
          <w:i/>
          <w:iCs/>
          <w:color w:val="0070C0"/>
          <w:vertAlign w:val="superscript"/>
          <w:lang w:val="es-ES"/>
        </w:rPr>
        <w:t>12 </w:t>
      </w:r>
      <w:r w:rsidRPr="00E8108A">
        <w:rPr>
          <w:i/>
          <w:iCs/>
          <w:color w:val="0070C0"/>
          <w:lang w:val="es-ES"/>
        </w:rPr>
        <w:t xml:space="preserve">Así que dije: “¡Los filisteos están listos para marchar contra nosotros en Gilgal, y yo ni siquiera he pedido ayuda al Señor!”. De manera que me vi obligado a ofrecer yo mismo la ofrenda quemada antes de que tú llegaras. </w:t>
      </w:r>
    </w:p>
    <w:p w14:paraId="204AEBBC" w14:textId="2A4DD139" w:rsidR="00E8108A" w:rsidRDefault="00E8108A" w:rsidP="00923039">
      <w:pPr>
        <w:rPr>
          <w:lang w:val="es-ES"/>
        </w:rPr>
      </w:pPr>
      <w:r w:rsidRPr="00E8108A">
        <w:rPr>
          <w:i/>
          <w:iCs/>
          <w:color w:val="0070C0"/>
          <w:vertAlign w:val="superscript"/>
          <w:lang w:val="es-ES"/>
        </w:rPr>
        <w:t>13 </w:t>
      </w:r>
      <w:r w:rsidRPr="00E8108A">
        <w:rPr>
          <w:i/>
          <w:iCs/>
          <w:color w:val="0070C0"/>
          <w:lang w:val="es-ES"/>
        </w:rPr>
        <w:t xml:space="preserve">—¡Qué tontería! —exclamó Samuel—. No obedeciste al mandato que te dio el Señor tu Dios. Si lo hubieras obedecido, el Señor habría establecido tu reinado sobre Israel para siempre. </w:t>
      </w:r>
      <w:r w:rsidRPr="00E8108A">
        <w:rPr>
          <w:i/>
          <w:iCs/>
          <w:color w:val="0070C0"/>
          <w:vertAlign w:val="superscript"/>
          <w:lang w:val="es-ES"/>
        </w:rPr>
        <w:t>14 </w:t>
      </w:r>
      <w:r w:rsidRPr="00E8108A">
        <w:rPr>
          <w:i/>
          <w:iCs/>
          <w:color w:val="0070C0"/>
          <w:lang w:val="es-ES"/>
        </w:rPr>
        <w:t>Pero ahora tu reino tiene que terminar, porque el Señor ha buscado a un hombre conforme a su propio corazón. El Señor ya lo ha nombrado para ser líder de su pueblo, porque tú no obedeciste el mandato del Señor</w:t>
      </w:r>
      <w:r w:rsidRPr="00E8108A">
        <w:rPr>
          <w:lang w:val="es-ES"/>
        </w:rPr>
        <w:t>.</w:t>
      </w:r>
    </w:p>
    <w:p w14:paraId="35763871" w14:textId="77777777" w:rsidR="00E8108A" w:rsidRDefault="00E8108A" w:rsidP="00923039">
      <w:pPr>
        <w:rPr>
          <w:lang w:val="es-ES"/>
        </w:rPr>
      </w:pPr>
    </w:p>
    <w:p w14:paraId="67E952DF" w14:textId="75124F41" w:rsidR="00E8108A" w:rsidRPr="00E53506" w:rsidRDefault="00CB56A4" w:rsidP="00923039">
      <w:pPr>
        <w:rPr>
          <w:lang w:val="es-ES"/>
        </w:rPr>
      </w:pPr>
      <w:r w:rsidRPr="00E53506">
        <w:rPr>
          <w:lang w:val="es-ES"/>
        </w:rPr>
        <w:t xml:space="preserve">El ser </w:t>
      </w:r>
      <w:r w:rsidR="00840028" w:rsidRPr="00E53506">
        <w:rPr>
          <w:lang w:val="es-ES"/>
        </w:rPr>
        <w:t>líder</w:t>
      </w:r>
      <w:r w:rsidRPr="00E53506">
        <w:rPr>
          <w:lang w:val="es-ES"/>
        </w:rPr>
        <w:t xml:space="preserve"> no es algo </w:t>
      </w:r>
      <w:r w:rsidR="00840028" w:rsidRPr="00E53506">
        <w:rPr>
          <w:lang w:val="es-ES"/>
        </w:rPr>
        <w:t>fácil</w:t>
      </w:r>
      <w:r w:rsidRPr="00E53506">
        <w:rPr>
          <w:lang w:val="es-ES"/>
        </w:rPr>
        <w:t xml:space="preserve">, </w:t>
      </w:r>
      <w:r w:rsidR="00840028">
        <w:rPr>
          <w:lang w:val="es-ES"/>
        </w:rPr>
        <w:t>no</w:t>
      </w:r>
      <w:r w:rsidRPr="00E53506">
        <w:rPr>
          <w:lang w:val="es-ES"/>
        </w:rPr>
        <w:t xml:space="preserve"> se debe tomar a la ligera, debemos </w:t>
      </w:r>
      <w:r w:rsidR="000927B4" w:rsidRPr="00E53506">
        <w:rPr>
          <w:lang w:val="es-ES"/>
        </w:rPr>
        <w:t xml:space="preserve">ser escogidos por Dios para ocupar un liderazgo entre el pueblo de Dios, es preferible no hacerlo sino has sido llamado por Dios. </w:t>
      </w:r>
    </w:p>
    <w:p w14:paraId="3925CC1E" w14:textId="2280CC12" w:rsidR="000927B4" w:rsidRPr="00E53506" w:rsidRDefault="000927B4" w:rsidP="00923039">
      <w:pPr>
        <w:rPr>
          <w:lang w:val="es-ES"/>
        </w:rPr>
      </w:pPr>
      <w:r w:rsidRPr="00E53506">
        <w:rPr>
          <w:lang w:val="es-ES"/>
        </w:rPr>
        <w:t xml:space="preserve">En este caso Saul </w:t>
      </w:r>
      <w:r w:rsidR="00840028" w:rsidRPr="00E53506">
        <w:rPr>
          <w:lang w:val="es-ES"/>
        </w:rPr>
        <w:t>debía</w:t>
      </w:r>
      <w:r w:rsidRPr="00E53506">
        <w:rPr>
          <w:lang w:val="es-ES"/>
        </w:rPr>
        <w:t xml:space="preserve"> obedecer lo que se le </w:t>
      </w:r>
      <w:r w:rsidR="00840028" w:rsidRPr="00E53506">
        <w:rPr>
          <w:lang w:val="es-ES"/>
        </w:rPr>
        <w:t>había</w:t>
      </w:r>
      <w:r w:rsidRPr="00E53506">
        <w:rPr>
          <w:lang w:val="es-ES"/>
        </w:rPr>
        <w:t xml:space="preserve"> dicho, pero como </w:t>
      </w:r>
      <w:r w:rsidR="00840028" w:rsidRPr="00E53506">
        <w:rPr>
          <w:lang w:val="es-ES"/>
        </w:rPr>
        <w:t>Él</w:t>
      </w:r>
      <w:r w:rsidRPr="00E53506">
        <w:rPr>
          <w:lang w:val="es-ES"/>
        </w:rPr>
        <w:t xml:space="preserve"> era Rey uso su </w:t>
      </w:r>
      <w:r w:rsidR="00840028" w:rsidRPr="00E53506">
        <w:rPr>
          <w:lang w:val="es-ES"/>
        </w:rPr>
        <w:t>posición</w:t>
      </w:r>
      <w:r w:rsidR="00FF0C11">
        <w:rPr>
          <w:lang w:val="es-ES"/>
        </w:rPr>
        <w:t xml:space="preserve">, y </w:t>
      </w:r>
      <w:r w:rsidRPr="00E53506">
        <w:rPr>
          <w:lang w:val="es-ES"/>
        </w:rPr>
        <w:t xml:space="preserve">por miedo a que el pueblo </w:t>
      </w:r>
      <w:r w:rsidR="00FF0C11" w:rsidRPr="00E53506">
        <w:rPr>
          <w:lang w:val="es-ES"/>
        </w:rPr>
        <w:t>des</w:t>
      </w:r>
      <w:r w:rsidR="00FF0C11">
        <w:rPr>
          <w:lang w:val="es-ES"/>
        </w:rPr>
        <w:t>ert</w:t>
      </w:r>
      <w:r w:rsidR="00FF0C11" w:rsidRPr="00E53506">
        <w:rPr>
          <w:lang w:val="es-ES"/>
        </w:rPr>
        <w:t>aba</w:t>
      </w:r>
      <w:r w:rsidR="00815328" w:rsidRPr="00E53506">
        <w:rPr>
          <w:lang w:val="es-ES"/>
        </w:rPr>
        <w:t xml:space="preserve"> </w:t>
      </w:r>
      <w:r w:rsidR="00FF0C11" w:rsidRPr="00E53506">
        <w:rPr>
          <w:lang w:val="es-ES"/>
        </w:rPr>
        <w:t>ofreció</w:t>
      </w:r>
      <w:r w:rsidR="00815328" w:rsidRPr="00E53506">
        <w:rPr>
          <w:lang w:val="es-ES"/>
        </w:rPr>
        <w:t xml:space="preserve"> la ofrenda a Dios, cosa que a </w:t>
      </w:r>
      <w:r w:rsidR="00FF0C11" w:rsidRPr="00E53506">
        <w:rPr>
          <w:lang w:val="es-ES"/>
        </w:rPr>
        <w:t>Él</w:t>
      </w:r>
      <w:r w:rsidR="00815328" w:rsidRPr="00E53506">
        <w:rPr>
          <w:lang w:val="es-ES"/>
        </w:rPr>
        <w:t xml:space="preserve"> no le </w:t>
      </w:r>
      <w:r w:rsidR="00FF0C11" w:rsidRPr="00E53506">
        <w:rPr>
          <w:lang w:val="es-ES"/>
        </w:rPr>
        <w:t>correspondía</w:t>
      </w:r>
      <w:r w:rsidR="00815328" w:rsidRPr="00E53506">
        <w:rPr>
          <w:lang w:val="es-ES"/>
        </w:rPr>
        <w:t>.</w:t>
      </w:r>
    </w:p>
    <w:p w14:paraId="2153B7B6" w14:textId="464CB5FE" w:rsidR="00815328" w:rsidRPr="00E53506" w:rsidRDefault="00815328" w:rsidP="00923039">
      <w:pPr>
        <w:rPr>
          <w:color w:val="FF0000"/>
          <w:lang w:val="es-ES"/>
        </w:rPr>
      </w:pPr>
      <w:r w:rsidRPr="00E53506">
        <w:rPr>
          <w:color w:val="FF0000"/>
          <w:lang w:val="es-ES"/>
        </w:rPr>
        <w:t xml:space="preserve">¿Cuántas veces el miedo te ha hecho tomar malas </w:t>
      </w:r>
      <w:r w:rsidR="00FF0C11" w:rsidRPr="00E53506">
        <w:rPr>
          <w:color w:val="FF0000"/>
          <w:lang w:val="es-ES"/>
        </w:rPr>
        <w:t>decisiones</w:t>
      </w:r>
      <w:r w:rsidRPr="00E53506">
        <w:rPr>
          <w:color w:val="FF0000"/>
          <w:lang w:val="es-ES"/>
        </w:rPr>
        <w:t xml:space="preserve">, y en </w:t>
      </w:r>
      <w:r w:rsidR="00FF0C11" w:rsidRPr="00E53506">
        <w:rPr>
          <w:color w:val="FF0000"/>
          <w:lang w:val="es-ES"/>
        </w:rPr>
        <w:t>ocasiones</w:t>
      </w:r>
      <w:r w:rsidRPr="00E53506">
        <w:rPr>
          <w:color w:val="FF0000"/>
          <w:lang w:val="es-ES"/>
        </w:rPr>
        <w:t xml:space="preserve"> hasta en contra de Dios?</w:t>
      </w:r>
    </w:p>
    <w:p w14:paraId="5E72B646" w14:textId="2E934AFC" w:rsidR="00F1090E" w:rsidRPr="00E53506" w:rsidRDefault="00FF0C11" w:rsidP="00F1090E">
      <w:pPr>
        <w:rPr>
          <w:i/>
          <w:iCs/>
          <w:color w:val="0070C0"/>
          <w:lang w:val="es-ES"/>
        </w:rPr>
      </w:pPr>
      <w:r w:rsidRPr="00E53506">
        <w:rPr>
          <w:lang w:val="es-ES"/>
        </w:rPr>
        <w:t>Líder</w:t>
      </w:r>
      <w:r w:rsidR="00815328" w:rsidRPr="00E53506">
        <w:rPr>
          <w:lang w:val="es-ES"/>
        </w:rPr>
        <w:t xml:space="preserve">, </w:t>
      </w:r>
      <w:r>
        <w:rPr>
          <w:lang w:val="es-ES"/>
        </w:rPr>
        <w:t>P</w:t>
      </w:r>
      <w:r w:rsidR="00815328" w:rsidRPr="00E53506">
        <w:rPr>
          <w:lang w:val="es-ES"/>
        </w:rPr>
        <w:t xml:space="preserve">astor </w:t>
      </w:r>
      <w:r w:rsidR="00C7013F" w:rsidRPr="00E53506">
        <w:rPr>
          <w:lang w:val="es-ES"/>
        </w:rPr>
        <w:t xml:space="preserve">entiende una cosa, la palabra dice: </w:t>
      </w:r>
      <w:r w:rsidR="008A264E" w:rsidRPr="00E53506">
        <w:rPr>
          <w:b/>
          <w:bCs/>
          <w:lang w:val="es-ES"/>
        </w:rPr>
        <w:t xml:space="preserve">1 Samuel 15:22b </w:t>
      </w:r>
      <w:r w:rsidR="008A264E" w:rsidRPr="00E53506">
        <w:rPr>
          <w:i/>
          <w:iCs/>
          <w:color w:val="0070C0"/>
          <w:lang w:val="es-ES"/>
        </w:rPr>
        <w:t xml:space="preserve">¡Escucha! La </w:t>
      </w:r>
      <w:r w:rsidR="008A264E" w:rsidRPr="00FF0C11">
        <w:rPr>
          <w:b/>
          <w:bCs/>
          <w:i/>
          <w:iCs/>
          <w:color w:val="0070C0"/>
          <w:lang w:val="es-ES"/>
        </w:rPr>
        <w:t>obediencia es mejor</w:t>
      </w:r>
      <w:r w:rsidR="008A264E" w:rsidRPr="00E53506">
        <w:rPr>
          <w:i/>
          <w:iCs/>
          <w:color w:val="0070C0"/>
          <w:lang w:val="es-ES"/>
        </w:rPr>
        <w:t xml:space="preserve"> que el sacrificio, </w:t>
      </w:r>
      <w:r w:rsidR="008A264E" w:rsidRPr="008A264E">
        <w:rPr>
          <w:i/>
          <w:iCs/>
          <w:color w:val="0070C0"/>
          <w:lang w:val="es-ES"/>
        </w:rPr>
        <w:t xml:space="preserve">y la </w:t>
      </w:r>
      <w:r w:rsidR="008A264E" w:rsidRPr="008A264E">
        <w:rPr>
          <w:b/>
          <w:bCs/>
          <w:i/>
          <w:iCs/>
          <w:color w:val="0070C0"/>
          <w:lang w:val="es-ES"/>
        </w:rPr>
        <w:t>sumisión es mejor</w:t>
      </w:r>
      <w:r w:rsidR="008A264E" w:rsidRPr="008A264E">
        <w:rPr>
          <w:i/>
          <w:iCs/>
          <w:color w:val="0070C0"/>
          <w:lang w:val="es-ES"/>
        </w:rPr>
        <w:t xml:space="preserve"> que ofrecer la grasa de carneros</w:t>
      </w:r>
      <w:r w:rsidR="008A264E" w:rsidRPr="00E53506">
        <w:rPr>
          <w:i/>
          <w:iCs/>
          <w:color w:val="0070C0"/>
          <w:lang w:val="es-ES"/>
        </w:rPr>
        <w:t>”.</w:t>
      </w:r>
    </w:p>
    <w:p w14:paraId="35A02EDC" w14:textId="1F814E9F" w:rsidR="007C721F" w:rsidRPr="00E53506" w:rsidRDefault="00E7266E" w:rsidP="009960DE">
      <w:pPr>
        <w:rPr>
          <w:lang w:val="es-ES"/>
        </w:rPr>
      </w:pPr>
      <w:r w:rsidRPr="00E53506">
        <w:rPr>
          <w:lang w:val="es-ES"/>
        </w:rPr>
        <w:t xml:space="preserve">Debemos confiar siempre en nuestro Dios, </w:t>
      </w:r>
      <w:r w:rsidR="008B10ED" w:rsidRPr="00E53506">
        <w:rPr>
          <w:lang w:val="es-ES"/>
        </w:rPr>
        <w:t xml:space="preserve">no pueden las </w:t>
      </w:r>
      <w:r w:rsidR="00725677" w:rsidRPr="00E53506">
        <w:rPr>
          <w:lang w:val="es-ES"/>
        </w:rPr>
        <w:t>circunstancias</w:t>
      </w:r>
      <w:r w:rsidR="008B10ED" w:rsidRPr="00E53506">
        <w:rPr>
          <w:lang w:val="es-ES"/>
        </w:rPr>
        <w:t xml:space="preserve"> hacernos doblegar ni cambiar, sobre todo el miedo no puede afectarnos al punto que neguemos la fe, ni hagamos cosas que van </w:t>
      </w:r>
      <w:r w:rsidR="00725677" w:rsidRPr="00E53506">
        <w:rPr>
          <w:lang w:val="es-ES"/>
        </w:rPr>
        <w:t>en contra</w:t>
      </w:r>
      <w:r w:rsidR="008B10ED" w:rsidRPr="00E53506">
        <w:rPr>
          <w:lang w:val="es-ES"/>
        </w:rPr>
        <w:t xml:space="preserve"> de </w:t>
      </w:r>
      <w:r w:rsidR="00725677" w:rsidRPr="00E53506">
        <w:rPr>
          <w:lang w:val="es-ES"/>
        </w:rPr>
        <w:t>nuestro</w:t>
      </w:r>
      <w:r w:rsidR="008B10ED" w:rsidRPr="00E53506">
        <w:rPr>
          <w:lang w:val="es-ES"/>
        </w:rPr>
        <w:t xml:space="preserve"> Dios, de </w:t>
      </w:r>
      <w:r w:rsidR="0074077E" w:rsidRPr="00E53506">
        <w:rPr>
          <w:lang w:val="es-ES"/>
        </w:rPr>
        <w:t>hecho,</w:t>
      </w:r>
      <w:r w:rsidR="008B10ED" w:rsidRPr="00E53506">
        <w:rPr>
          <w:lang w:val="es-ES"/>
        </w:rPr>
        <w:t xml:space="preserve"> son en esos momentos cuando nuestro Dios nos muestra </w:t>
      </w:r>
      <w:r w:rsidR="00E53506" w:rsidRPr="00E53506">
        <w:rPr>
          <w:lang w:val="es-ES"/>
        </w:rPr>
        <w:t xml:space="preserve">realmente donde esta puesta nuestra fe y cuanto dependemos de Él. </w:t>
      </w:r>
    </w:p>
    <w:p w14:paraId="6F4A3CD3" w14:textId="5F23B089" w:rsidR="00E53506" w:rsidRPr="00E53506" w:rsidRDefault="00E53506" w:rsidP="009960DE">
      <w:pPr>
        <w:rPr>
          <w:lang w:val="es-ES"/>
        </w:rPr>
      </w:pPr>
      <w:r w:rsidRPr="00E53506">
        <w:rPr>
          <w:lang w:val="es-ES"/>
        </w:rPr>
        <w:t xml:space="preserve">Siempre </w:t>
      </w:r>
      <w:r w:rsidR="0074077E" w:rsidRPr="00E53506">
        <w:rPr>
          <w:lang w:val="es-ES"/>
        </w:rPr>
        <w:t>confía</w:t>
      </w:r>
      <w:r w:rsidRPr="00E53506">
        <w:rPr>
          <w:lang w:val="es-ES"/>
        </w:rPr>
        <w:t xml:space="preserve"> en tu Dios a pesar de cualquier adversidad, Dios no te va a fallar. </w:t>
      </w:r>
    </w:p>
    <w:p w14:paraId="638FF07A" w14:textId="0EB9EA7F" w:rsidR="00E53506" w:rsidRPr="009960DE" w:rsidRDefault="0074077E" w:rsidP="009960DE">
      <w:pPr>
        <w:rPr>
          <w:lang w:val="es-ES"/>
        </w:rPr>
      </w:pPr>
      <w:r w:rsidRPr="00E53506">
        <w:rPr>
          <w:lang w:val="es-ES"/>
        </w:rPr>
        <w:t>Bendiciones</w:t>
      </w:r>
      <w:r w:rsidR="00E53506" w:rsidRPr="00E53506">
        <w:rPr>
          <w:lang w:val="es-ES"/>
        </w:rPr>
        <w:t xml:space="preserve">. </w:t>
      </w:r>
    </w:p>
    <w:bookmarkEnd w:id="35"/>
    <w:bookmarkEnd w:id="36"/>
    <w:p w14:paraId="22EE66DB" w14:textId="77777777" w:rsidR="005E139A" w:rsidRDefault="005E139A" w:rsidP="00F1090E"/>
    <w:p w14:paraId="0D65376F" w14:textId="77777777" w:rsidR="008B4BA4" w:rsidRDefault="008B4BA4" w:rsidP="00F1090E"/>
    <w:p w14:paraId="5F811A87" w14:textId="77777777" w:rsidR="008B4BA4" w:rsidRPr="008B4BA4" w:rsidRDefault="008B4BA4" w:rsidP="008B4BA4">
      <w:pPr>
        <w:rPr>
          <w:rFonts w:asciiTheme="minorHAnsi" w:hAnsiTheme="minorHAnsi" w:cstheme="minorBidi"/>
          <w:kern w:val="2"/>
          <w:lang w:val="es-ES"/>
        </w:rPr>
      </w:pPr>
      <w:bookmarkStart w:id="37" w:name="OLE_LINK56"/>
      <w:bookmarkStart w:id="38" w:name="OLE_LINK57"/>
      <w:r w:rsidRPr="008B4BA4">
        <w:rPr>
          <w:rFonts w:asciiTheme="minorHAnsi" w:hAnsiTheme="minorHAnsi" w:cstheme="minorBidi"/>
          <w:b/>
          <w:bCs/>
          <w:kern w:val="2"/>
          <w:lang w:val="es-ES_tradnl"/>
        </w:rPr>
        <w:t>Hechos 13:22 NTV</w:t>
      </w:r>
      <w:r w:rsidRPr="008B4BA4">
        <w:rPr>
          <w:rFonts w:asciiTheme="minorHAnsi" w:hAnsiTheme="minorHAnsi" w:cstheme="minorBidi"/>
          <w:kern w:val="2"/>
          <w:lang w:val="es-ES_tradnl"/>
        </w:rPr>
        <w:t xml:space="preserve">. </w:t>
      </w:r>
      <w:r w:rsidRPr="008B4BA4">
        <w:rPr>
          <w:rFonts w:asciiTheme="minorHAnsi" w:hAnsiTheme="minorHAnsi" w:cstheme="minorBidi"/>
          <w:i/>
          <w:iCs/>
          <w:color w:val="0070C0"/>
          <w:kern w:val="2"/>
          <w:vertAlign w:val="superscript"/>
          <w:lang w:val="es-ES"/>
        </w:rPr>
        <w:t>22 </w:t>
      </w:r>
      <w:r w:rsidRPr="008B4BA4">
        <w:rPr>
          <w:rFonts w:asciiTheme="minorHAnsi" w:hAnsiTheme="minorHAnsi" w:cstheme="minorBidi"/>
          <w:i/>
          <w:iCs/>
          <w:color w:val="0070C0"/>
          <w:kern w:val="2"/>
          <w:lang w:val="es-ES"/>
        </w:rPr>
        <w:t>Pero Dios quitó a Saúl y lo reemplazó con David, un hombre de quien Dios dijo: “He encontrado en David, hijo de Isaí, a un hombre conforme a mi propio corazón; él hará todo lo que yo quiero que haga</w:t>
      </w:r>
      <w:r w:rsidRPr="008B4BA4">
        <w:rPr>
          <w:rFonts w:asciiTheme="minorHAnsi" w:hAnsiTheme="minorHAnsi" w:cstheme="minorBidi"/>
          <w:kern w:val="2"/>
          <w:lang w:val="es-ES"/>
        </w:rPr>
        <w:t>”.</w:t>
      </w:r>
    </w:p>
    <w:p w14:paraId="76E3877A" w14:textId="77777777" w:rsidR="008B4BA4" w:rsidRPr="008B4BA4" w:rsidRDefault="008B4BA4" w:rsidP="008B4BA4">
      <w:pPr>
        <w:rPr>
          <w:rFonts w:asciiTheme="minorHAnsi" w:hAnsiTheme="minorHAnsi" w:cstheme="minorBidi"/>
          <w:kern w:val="2"/>
          <w:lang w:val="es-ES"/>
        </w:rPr>
      </w:pPr>
    </w:p>
    <w:p w14:paraId="11D15CBE" w14:textId="77777777" w:rsidR="008B4BA4" w:rsidRPr="008B4BA4" w:rsidRDefault="008B4BA4" w:rsidP="008B4BA4">
      <w:pPr>
        <w:rPr>
          <w:rFonts w:asciiTheme="minorHAnsi" w:hAnsiTheme="minorHAnsi" w:cstheme="minorBidi"/>
          <w:kern w:val="2"/>
          <w:lang w:val="es-ES"/>
        </w:rPr>
      </w:pPr>
      <w:r w:rsidRPr="008B4BA4">
        <w:rPr>
          <w:rFonts w:asciiTheme="minorHAnsi" w:hAnsiTheme="minorHAnsi" w:cstheme="minorBidi"/>
          <w:kern w:val="2"/>
          <w:lang w:val="es-ES"/>
        </w:rPr>
        <w:t xml:space="preserve">Que abundante y rica es la palabra de Dios, es un manantial que nutre la vida de los hijos de Dios. </w:t>
      </w:r>
    </w:p>
    <w:p w14:paraId="27DF9D72" w14:textId="77777777" w:rsidR="008B4BA4" w:rsidRPr="008B4BA4" w:rsidRDefault="008B4BA4" w:rsidP="008B4BA4">
      <w:pPr>
        <w:rPr>
          <w:rFonts w:asciiTheme="minorHAnsi" w:hAnsiTheme="minorHAnsi" w:cstheme="minorBidi"/>
          <w:color w:val="000000" w:themeColor="text1"/>
          <w:kern w:val="2"/>
          <w:lang w:val="es-ES"/>
        </w:rPr>
      </w:pPr>
      <w:r w:rsidRPr="008B4BA4">
        <w:rPr>
          <w:rFonts w:asciiTheme="minorHAnsi" w:hAnsiTheme="minorHAnsi" w:cstheme="minorBidi"/>
          <w:kern w:val="2"/>
        </w:rPr>
        <w:t>“</w:t>
      </w:r>
      <w:r w:rsidRPr="008B4BA4">
        <w:rPr>
          <w:rFonts w:asciiTheme="minorHAnsi" w:hAnsiTheme="minorHAnsi" w:cstheme="minorBidi"/>
          <w:i/>
          <w:iCs/>
          <w:color w:val="0070C0"/>
          <w:kern w:val="2"/>
          <w:lang w:val="es-ES"/>
        </w:rPr>
        <w:t>Pero Dios quitó a Saúl y lo reemplazó con David</w:t>
      </w:r>
      <w:r w:rsidRPr="008B4BA4">
        <w:rPr>
          <w:rFonts w:asciiTheme="minorHAnsi" w:hAnsiTheme="minorHAnsi" w:cstheme="minorBidi"/>
          <w:color w:val="000000" w:themeColor="text1"/>
          <w:kern w:val="2"/>
          <w:lang w:val="es-ES"/>
        </w:rPr>
        <w:t>” Es muy necesario entender que Dios es Soberano, que nosotros vivimos en su reino, y que Él es quien determina las cosas; Quito a Saul y lo remplazo por David, al leer esto puede que nos identifiquemos con David, pero yo te pido que nos analicemos, nuestra percepción quizás este enfocada en otras cosas y no en las que Dios tiene como su enfoque, posible que nos hayamos estado desviando por nuestro quehaceres y es bueno saber que este no es nuestro reino, no somos los dueños, solo somos los administradores y los administradores se cambian.</w:t>
      </w:r>
    </w:p>
    <w:p w14:paraId="48A7EFA3" w14:textId="77777777" w:rsidR="008B4BA4" w:rsidRPr="008B4BA4" w:rsidRDefault="008B4BA4" w:rsidP="008B4BA4">
      <w:pPr>
        <w:rPr>
          <w:rFonts w:asciiTheme="minorHAnsi" w:hAnsiTheme="minorHAnsi" w:cstheme="minorBidi"/>
          <w:color w:val="000000" w:themeColor="text1"/>
          <w:kern w:val="2"/>
          <w:lang w:val="es-ES"/>
        </w:rPr>
      </w:pPr>
      <w:r w:rsidRPr="008B4BA4">
        <w:rPr>
          <w:rFonts w:asciiTheme="minorHAnsi" w:hAnsiTheme="minorHAnsi" w:cstheme="minorBidi"/>
          <w:color w:val="FF0000"/>
          <w:kern w:val="2"/>
          <w:lang w:val="es-ES"/>
        </w:rPr>
        <w:t xml:space="preserve">¿Qué es lo que Dios buscaba y lo que continúa buscando? </w:t>
      </w:r>
      <w:r w:rsidRPr="008B4BA4">
        <w:rPr>
          <w:rFonts w:asciiTheme="minorHAnsi" w:hAnsiTheme="minorHAnsi" w:cstheme="minorBidi"/>
          <w:color w:val="000000" w:themeColor="text1"/>
          <w:kern w:val="2"/>
          <w:lang w:val="es-ES"/>
        </w:rPr>
        <w:t>Hombres conforme a su corazón, ¿Esta tu corazón inclinado a Dios, o su inclinación es al éxito, los aplausos, el reconocimiento, la fama, peligroooooo?, fijemos como termina el verso: “</w:t>
      </w:r>
      <w:r w:rsidRPr="008B4BA4">
        <w:rPr>
          <w:rFonts w:asciiTheme="minorHAnsi" w:hAnsiTheme="minorHAnsi" w:cstheme="minorBidi"/>
          <w:i/>
          <w:iCs/>
          <w:color w:val="0070C0"/>
          <w:kern w:val="2"/>
          <w:lang w:val="es-ES"/>
        </w:rPr>
        <w:t>él hará todo lo que yo quiero que haga</w:t>
      </w:r>
      <w:r w:rsidRPr="008B4BA4">
        <w:rPr>
          <w:rFonts w:asciiTheme="minorHAnsi" w:hAnsiTheme="minorHAnsi" w:cstheme="minorBidi"/>
          <w:color w:val="000000" w:themeColor="text1"/>
          <w:kern w:val="2"/>
          <w:lang w:val="es-ES"/>
        </w:rPr>
        <w:t>” David tenía un corazón para hacer TODO lo que Dios quería.</w:t>
      </w:r>
    </w:p>
    <w:p w14:paraId="6DA11628" w14:textId="77777777" w:rsidR="008B4BA4" w:rsidRPr="008B4BA4" w:rsidRDefault="008B4BA4" w:rsidP="008B4BA4">
      <w:pPr>
        <w:rPr>
          <w:rFonts w:asciiTheme="minorHAnsi" w:hAnsiTheme="minorHAnsi" w:cstheme="minorBidi"/>
          <w:color w:val="000000" w:themeColor="text1"/>
          <w:kern w:val="2"/>
          <w:lang w:val="es-ES"/>
        </w:rPr>
      </w:pPr>
      <w:r w:rsidRPr="008B4BA4">
        <w:rPr>
          <w:rFonts w:asciiTheme="minorHAnsi" w:hAnsiTheme="minorHAnsi" w:cstheme="minorBidi"/>
          <w:color w:val="000000" w:themeColor="text1"/>
          <w:kern w:val="2"/>
          <w:lang w:val="es-ES"/>
        </w:rPr>
        <w:t>Enfoca todo lo que haces en el propósito de Dios.</w:t>
      </w:r>
    </w:p>
    <w:p w14:paraId="57DBE37B" w14:textId="77777777" w:rsidR="008B4BA4" w:rsidRPr="008B4BA4" w:rsidRDefault="008B4BA4" w:rsidP="008B4BA4">
      <w:pPr>
        <w:rPr>
          <w:rFonts w:asciiTheme="minorHAnsi" w:hAnsiTheme="minorHAnsi" w:cstheme="minorBidi"/>
          <w:color w:val="000000" w:themeColor="text1"/>
          <w:kern w:val="2"/>
        </w:rPr>
      </w:pPr>
      <w:r w:rsidRPr="008B4BA4">
        <w:rPr>
          <w:rFonts w:asciiTheme="minorHAnsi" w:hAnsiTheme="minorHAnsi" w:cstheme="minorBidi"/>
          <w:color w:val="000000" w:themeColor="text1"/>
          <w:kern w:val="2"/>
          <w:lang w:val="es-ES"/>
        </w:rPr>
        <w:t xml:space="preserve">Bendiciones. </w:t>
      </w:r>
      <w:bookmarkEnd w:id="37"/>
      <w:bookmarkEnd w:id="38"/>
    </w:p>
    <w:p w14:paraId="158D6545" w14:textId="77777777" w:rsidR="008B4BA4" w:rsidRPr="007C721F" w:rsidRDefault="008B4BA4" w:rsidP="00F1090E"/>
    <w:p w14:paraId="57DA6366" w14:textId="77777777" w:rsidR="00EF080A" w:rsidRDefault="00EF080A" w:rsidP="00F1090E">
      <w:pPr>
        <w:rPr>
          <w:lang w:val="es-ES"/>
        </w:rPr>
      </w:pPr>
    </w:p>
    <w:p w14:paraId="726EBFDC" w14:textId="77777777" w:rsidR="00455BF5" w:rsidRDefault="00455BF5" w:rsidP="00F1090E">
      <w:pPr>
        <w:rPr>
          <w:lang w:val="es-ES"/>
        </w:rPr>
      </w:pPr>
    </w:p>
    <w:p w14:paraId="52448AD5" w14:textId="77777777" w:rsidR="00642D2D" w:rsidRPr="00642D2D" w:rsidRDefault="00455BF5" w:rsidP="00642D2D">
      <w:pPr>
        <w:rPr>
          <w:i/>
          <w:iCs/>
          <w:color w:val="0070C0"/>
        </w:rPr>
      </w:pPr>
      <w:bookmarkStart w:id="39" w:name="OLE_LINK1"/>
      <w:bookmarkStart w:id="40" w:name="OLE_LINK2"/>
      <w:r w:rsidRPr="00642D2D">
        <w:rPr>
          <w:b/>
          <w:bCs/>
          <w:lang w:val="es-ES"/>
        </w:rPr>
        <w:t xml:space="preserve">1 Reyes </w:t>
      </w:r>
      <w:r w:rsidR="00642D2D" w:rsidRPr="00642D2D">
        <w:rPr>
          <w:b/>
          <w:bCs/>
          <w:lang w:val="es-ES"/>
        </w:rPr>
        <w:t>3:9-14 NTV</w:t>
      </w:r>
      <w:r w:rsidR="00642D2D">
        <w:rPr>
          <w:lang w:val="es-ES"/>
        </w:rPr>
        <w:t xml:space="preserve">. </w:t>
      </w:r>
      <w:r w:rsidR="00642D2D" w:rsidRPr="00642D2D">
        <w:rPr>
          <w:i/>
          <w:iCs/>
          <w:color w:val="0070C0"/>
          <w:vertAlign w:val="superscript"/>
          <w:lang w:val="es-ES"/>
        </w:rPr>
        <w:t>9 </w:t>
      </w:r>
      <w:r w:rsidR="00642D2D" w:rsidRPr="00642D2D">
        <w:rPr>
          <w:i/>
          <w:iCs/>
          <w:color w:val="0070C0"/>
          <w:lang w:val="es-ES"/>
        </w:rPr>
        <w:t xml:space="preserve">Dame un corazón comprensivo para que pueda gobernar bien a tu pueblo, y sepa la diferencia entre el bien y el mal. Pues, ¿quién puede gobernar por su propia cuenta a este gran pueblo tuyo? </w:t>
      </w:r>
    </w:p>
    <w:p w14:paraId="2A8EF7B4" w14:textId="77777777" w:rsidR="00642D2D" w:rsidRPr="00642D2D" w:rsidRDefault="00642D2D" w:rsidP="00642D2D">
      <w:pPr>
        <w:rPr>
          <w:i/>
          <w:iCs/>
          <w:color w:val="0070C0"/>
        </w:rPr>
      </w:pPr>
      <w:r w:rsidRPr="00642D2D">
        <w:rPr>
          <w:i/>
          <w:iCs/>
          <w:color w:val="0070C0"/>
          <w:vertAlign w:val="superscript"/>
          <w:lang w:val="es-ES"/>
        </w:rPr>
        <w:t>10 </w:t>
      </w:r>
      <w:r w:rsidRPr="00642D2D">
        <w:rPr>
          <w:i/>
          <w:iCs/>
          <w:color w:val="0070C0"/>
          <w:lang w:val="es-ES"/>
        </w:rPr>
        <w:t xml:space="preserve">Al Señor le agradó que Salomón pidiera sabiduría. </w:t>
      </w:r>
      <w:r w:rsidRPr="00642D2D">
        <w:rPr>
          <w:i/>
          <w:iCs/>
          <w:color w:val="0070C0"/>
          <w:vertAlign w:val="superscript"/>
          <w:lang w:val="es-ES"/>
        </w:rPr>
        <w:t>11 </w:t>
      </w:r>
      <w:r w:rsidRPr="00642D2D">
        <w:rPr>
          <w:i/>
          <w:iCs/>
          <w:color w:val="0070C0"/>
          <w:lang w:val="es-ES"/>
        </w:rPr>
        <w:t xml:space="preserve">Así que le respondió: </w:t>
      </w:r>
    </w:p>
    <w:p w14:paraId="681EC84E" w14:textId="4DB9EC4C" w:rsidR="00455BF5" w:rsidRPr="00E2795C" w:rsidRDefault="00642D2D" w:rsidP="00F1090E">
      <w:pPr>
        <w:rPr>
          <w:lang w:val="es-ES"/>
        </w:rPr>
      </w:pPr>
      <w:r w:rsidRPr="00642D2D">
        <w:rPr>
          <w:i/>
          <w:iCs/>
          <w:color w:val="0070C0"/>
          <w:lang w:val="es-ES"/>
        </w:rPr>
        <w:t xml:space="preserve">—Como pediste sabiduría para gobernar a mi pueblo con justicia y no has pedido una larga vida, ni riqueza, ni la muerte de tus enemigos, </w:t>
      </w:r>
      <w:r w:rsidRPr="00642D2D">
        <w:rPr>
          <w:i/>
          <w:iCs/>
          <w:color w:val="0070C0"/>
          <w:vertAlign w:val="superscript"/>
          <w:lang w:val="es-ES"/>
        </w:rPr>
        <w:t>12 </w:t>
      </w:r>
      <w:r w:rsidRPr="00642D2D">
        <w:rPr>
          <w:i/>
          <w:iCs/>
          <w:color w:val="0070C0"/>
          <w:lang w:val="es-ES"/>
        </w:rPr>
        <w:t xml:space="preserve">¡te concederé lo que me has pedido! Te daré un corazón sabio y comprensivo, como nadie nunca ha tenido ni jamás tendrá. </w:t>
      </w:r>
      <w:r w:rsidRPr="00642D2D">
        <w:rPr>
          <w:i/>
          <w:iCs/>
          <w:color w:val="0070C0"/>
          <w:vertAlign w:val="superscript"/>
          <w:lang w:val="es-ES"/>
        </w:rPr>
        <w:t>13 </w:t>
      </w:r>
      <w:r w:rsidRPr="00642D2D">
        <w:rPr>
          <w:i/>
          <w:iCs/>
          <w:color w:val="0070C0"/>
          <w:lang w:val="es-ES"/>
        </w:rPr>
        <w:t xml:space="preserve">Además, te daré lo que no me pediste: riquezas y fama. Ningún otro rey del mundo se comparará a ti por el resto de tu vida. </w:t>
      </w:r>
      <w:r w:rsidRPr="00642D2D">
        <w:rPr>
          <w:i/>
          <w:iCs/>
          <w:color w:val="0070C0"/>
          <w:vertAlign w:val="superscript"/>
          <w:lang w:val="es-ES"/>
        </w:rPr>
        <w:t>14 </w:t>
      </w:r>
      <w:r w:rsidRPr="00642D2D">
        <w:rPr>
          <w:i/>
          <w:iCs/>
          <w:color w:val="0070C0"/>
          <w:lang w:val="es-ES"/>
        </w:rPr>
        <w:t>Y si tú me sigues y obedeces mis decretos y mis mandatos como lo hizo tu padre David, también te daré una larga vida</w:t>
      </w:r>
      <w:r w:rsidRPr="00E2795C">
        <w:rPr>
          <w:lang w:val="es-ES"/>
        </w:rPr>
        <w:t>.</w:t>
      </w:r>
    </w:p>
    <w:p w14:paraId="6BAED13F" w14:textId="77777777" w:rsidR="00642D2D" w:rsidRPr="00E2795C" w:rsidRDefault="00642D2D" w:rsidP="00F1090E">
      <w:pPr>
        <w:rPr>
          <w:lang w:val="es-ES"/>
        </w:rPr>
      </w:pPr>
    </w:p>
    <w:p w14:paraId="0EC84763" w14:textId="276701EC" w:rsidR="00EA7E8D" w:rsidRPr="00E2795C" w:rsidRDefault="00EA7E8D" w:rsidP="00F1090E">
      <w:pPr>
        <w:rPr>
          <w:lang w:val="es-ES"/>
        </w:rPr>
      </w:pPr>
      <w:r w:rsidRPr="00E2795C">
        <w:rPr>
          <w:lang w:val="es-ES"/>
        </w:rPr>
        <w:t>Cuando leemos estos versos nos impresionamos</w:t>
      </w:r>
      <w:r w:rsidR="00712753" w:rsidRPr="00E2795C">
        <w:rPr>
          <w:lang w:val="es-ES"/>
        </w:rPr>
        <w:t>, como en un mundo donde derrotar al enemigo y conquistar territorios eran los planes de los re</w:t>
      </w:r>
      <w:r w:rsidR="00BE6183">
        <w:rPr>
          <w:lang w:val="es-ES"/>
        </w:rPr>
        <w:t>yes</w:t>
      </w:r>
      <w:r w:rsidR="00712753" w:rsidRPr="00E2795C">
        <w:rPr>
          <w:lang w:val="es-ES"/>
        </w:rPr>
        <w:t xml:space="preserve">, </w:t>
      </w:r>
      <w:r w:rsidR="00BE6183" w:rsidRPr="00E2795C">
        <w:rPr>
          <w:lang w:val="es-ES"/>
        </w:rPr>
        <w:t>Salomón</w:t>
      </w:r>
      <w:r w:rsidR="00712753" w:rsidRPr="00E2795C">
        <w:rPr>
          <w:lang w:val="es-ES"/>
        </w:rPr>
        <w:t xml:space="preserve"> pide a Dios</w:t>
      </w:r>
      <w:r w:rsidR="009F79C6" w:rsidRPr="00E2795C">
        <w:rPr>
          <w:lang w:val="es-ES"/>
        </w:rPr>
        <w:t xml:space="preserve"> </w:t>
      </w:r>
      <w:r w:rsidR="00BE6183" w:rsidRPr="00E2795C">
        <w:rPr>
          <w:lang w:val="es-ES"/>
        </w:rPr>
        <w:t>sabiduría</w:t>
      </w:r>
      <w:r w:rsidR="009F79C6" w:rsidRPr="00E2795C">
        <w:rPr>
          <w:lang w:val="es-ES"/>
        </w:rPr>
        <w:t xml:space="preserve"> en lugar de estas cosas tan importantes en esos tiempos.</w:t>
      </w:r>
    </w:p>
    <w:p w14:paraId="70688F65" w14:textId="79FE2D03" w:rsidR="009F79C6" w:rsidRPr="000F20CD" w:rsidRDefault="00C06ECB" w:rsidP="00F1090E">
      <w:pPr>
        <w:rPr>
          <w:color w:val="FF0000"/>
          <w:lang w:val="es-ES"/>
        </w:rPr>
      </w:pPr>
      <w:r w:rsidRPr="00E2795C">
        <w:rPr>
          <w:lang w:val="es-ES"/>
        </w:rPr>
        <w:t xml:space="preserve">Cuantos de nosotros en nuestros </w:t>
      </w:r>
      <w:r w:rsidR="00BE6183" w:rsidRPr="00E2795C">
        <w:rPr>
          <w:lang w:val="es-ES"/>
        </w:rPr>
        <w:t>inicios</w:t>
      </w:r>
      <w:r w:rsidRPr="00E2795C">
        <w:rPr>
          <w:lang w:val="es-ES"/>
        </w:rPr>
        <w:t xml:space="preserve"> en el evangelio no tuvimos un </w:t>
      </w:r>
      <w:r w:rsidR="000F20CD" w:rsidRPr="00E2795C">
        <w:rPr>
          <w:lang w:val="es-ES"/>
        </w:rPr>
        <w:t>corazón</w:t>
      </w:r>
      <w:r w:rsidRPr="00E2795C">
        <w:rPr>
          <w:lang w:val="es-ES"/>
        </w:rPr>
        <w:t xml:space="preserve"> parecido al de </w:t>
      </w:r>
      <w:r w:rsidR="000F20CD" w:rsidRPr="00E2795C">
        <w:rPr>
          <w:lang w:val="es-ES"/>
        </w:rPr>
        <w:t>Salomón</w:t>
      </w:r>
      <w:r w:rsidRPr="00E2795C">
        <w:rPr>
          <w:lang w:val="es-ES"/>
        </w:rPr>
        <w:t xml:space="preserve">, </w:t>
      </w:r>
      <w:r w:rsidR="00970ACD" w:rsidRPr="00E2795C">
        <w:rPr>
          <w:lang w:val="es-ES"/>
        </w:rPr>
        <w:t xml:space="preserve">cuando venimos a Jesús le entregamos nuestra vida y prometimos servirle por amor y agradecimiento, pero, </w:t>
      </w:r>
      <w:r w:rsidR="00A12063" w:rsidRPr="00E2795C">
        <w:rPr>
          <w:lang w:val="es-ES"/>
        </w:rPr>
        <w:t xml:space="preserve">en muchos hay </w:t>
      </w:r>
      <w:r w:rsidR="00562786" w:rsidRPr="00E2795C">
        <w:rPr>
          <w:lang w:val="es-ES"/>
        </w:rPr>
        <w:t>un,</w:t>
      </w:r>
      <w:r w:rsidR="00A12063" w:rsidRPr="00E2795C">
        <w:rPr>
          <w:lang w:val="es-ES"/>
        </w:rPr>
        <w:t xml:space="preserve"> pero, </w:t>
      </w:r>
      <w:r w:rsidR="00A12063" w:rsidRPr="000F20CD">
        <w:rPr>
          <w:color w:val="FF0000"/>
          <w:lang w:val="es-ES"/>
        </w:rPr>
        <w:t>¿Cuántos hemos actuado realmente de esa manera hasta el final?</w:t>
      </w:r>
    </w:p>
    <w:p w14:paraId="0013F81B" w14:textId="23A980CF" w:rsidR="00A12063" w:rsidRPr="00E2795C" w:rsidRDefault="00A12063" w:rsidP="00F1090E">
      <w:pPr>
        <w:rPr>
          <w:lang w:val="es-ES"/>
        </w:rPr>
      </w:pPr>
      <w:r w:rsidRPr="00E2795C">
        <w:rPr>
          <w:lang w:val="es-ES"/>
        </w:rPr>
        <w:t xml:space="preserve">Veamos otro pasaje de la palabra en </w:t>
      </w:r>
      <w:r w:rsidR="000F20CD" w:rsidRPr="00E2795C">
        <w:rPr>
          <w:lang w:val="es-ES"/>
        </w:rPr>
        <w:t>relación</w:t>
      </w:r>
      <w:r w:rsidRPr="00E2795C">
        <w:rPr>
          <w:lang w:val="es-ES"/>
        </w:rPr>
        <w:t xml:space="preserve"> a </w:t>
      </w:r>
      <w:r w:rsidR="000F20CD" w:rsidRPr="00E2795C">
        <w:rPr>
          <w:lang w:val="es-ES"/>
        </w:rPr>
        <w:t>Salomón</w:t>
      </w:r>
      <w:r w:rsidRPr="00E2795C">
        <w:rPr>
          <w:lang w:val="es-ES"/>
        </w:rPr>
        <w:t xml:space="preserve">: </w:t>
      </w:r>
    </w:p>
    <w:p w14:paraId="6BCED29F" w14:textId="44F65D6F" w:rsidR="00426DEB" w:rsidRPr="00E2795C" w:rsidRDefault="00426DEB" w:rsidP="00426DEB">
      <w:pPr>
        <w:rPr>
          <w:i/>
          <w:iCs/>
          <w:color w:val="0070C0"/>
          <w:lang w:val="es-ES"/>
        </w:rPr>
      </w:pPr>
      <w:r w:rsidRPr="00E2795C">
        <w:rPr>
          <w:b/>
          <w:bCs/>
          <w:lang w:val="es-ES"/>
        </w:rPr>
        <w:t>1 Reyes 11:1-</w:t>
      </w:r>
      <w:r w:rsidR="00FD4299">
        <w:rPr>
          <w:b/>
          <w:bCs/>
          <w:lang w:val="es-ES"/>
        </w:rPr>
        <w:t>6</w:t>
      </w:r>
      <w:r w:rsidRPr="00E2795C">
        <w:rPr>
          <w:b/>
          <w:bCs/>
          <w:lang w:val="es-ES"/>
        </w:rPr>
        <w:t xml:space="preserve"> NTV</w:t>
      </w:r>
      <w:r w:rsidRPr="00E2795C">
        <w:rPr>
          <w:lang w:val="es-ES"/>
        </w:rPr>
        <w:t xml:space="preserve">. </w:t>
      </w:r>
      <w:r w:rsidRPr="00E2795C">
        <w:rPr>
          <w:i/>
          <w:iCs/>
          <w:color w:val="0070C0"/>
          <w:vertAlign w:val="superscript"/>
          <w:lang w:val="es-ES"/>
        </w:rPr>
        <w:t>1 </w:t>
      </w:r>
      <w:r w:rsidRPr="00E2795C">
        <w:rPr>
          <w:i/>
          <w:iCs/>
          <w:color w:val="0070C0"/>
          <w:lang w:val="es-ES"/>
        </w:rPr>
        <w:t xml:space="preserve">Ahora bien, el rey Salomón amó a muchas mujeres extranjeras. Además de la hija del faraón, se casó con mujeres de Moab, de Amón, de Edom, de Sidón y de los hititas. </w:t>
      </w:r>
      <w:r w:rsidRPr="00E2795C">
        <w:rPr>
          <w:i/>
          <w:iCs/>
          <w:color w:val="0070C0"/>
          <w:vertAlign w:val="superscript"/>
          <w:lang w:val="es-ES"/>
        </w:rPr>
        <w:t>2 </w:t>
      </w:r>
      <w:r w:rsidRPr="00E2795C">
        <w:rPr>
          <w:i/>
          <w:iCs/>
          <w:color w:val="0070C0"/>
          <w:lang w:val="es-ES"/>
        </w:rPr>
        <w:t xml:space="preserve">El Señor había instruido claramente a los israelitas cuando les dijo: «No se casen con ellas, porque les desviarán el corazón hacia sus dioses». Sin embargo, Salomón se empecinó en amarlas. </w:t>
      </w:r>
      <w:r w:rsidRPr="00E2795C">
        <w:rPr>
          <w:i/>
          <w:iCs/>
          <w:color w:val="0070C0"/>
          <w:vertAlign w:val="superscript"/>
          <w:lang w:val="es-ES"/>
        </w:rPr>
        <w:t>3 </w:t>
      </w:r>
      <w:r w:rsidRPr="00E2795C">
        <w:rPr>
          <w:i/>
          <w:iCs/>
          <w:color w:val="0070C0"/>
          <w:lang w:val="es-ES"/>
        </w:rPr>
        <w:t xml:space="preserve">En total, tuvo setecientas esposas de cuna real y trescientas concubinas. En efecto, ellas apartaron su corazón del Señor. </w:t>
      </w:r>
    </w:p>
    <w:p w14:paraId="76B87CE9" w14:textId="60EF1156" w:rsidR="00426DEB" w:rsidRPr="00E2795C" w:rsidRDefault="00426DEB" w:rsidP="00F1090E">
      <w:pPr>
        <w:rPr>
          <w:lang w:val="es-ES"/>
        </w:rPr>
      </w:pPr>
      <w:r w:rsidRPr="00426DEB">
        <w:rPr>
          <w:i/>
          <w:iCs/>
          <w:color w:val="0070C0"/>
          <w:vertAlign w:val="superscript"/>
          <w:lang w:val="es-ES"/>
        </w:rPr>
        <w:t>4 </w:t>
      </w:r>
      <w:r w:rsidRPr="00426DEB">
        <w:rPr>
          <w:i/>
          <w:iCs/>
          <w:color w:val="0070C0"/>
          <w:lang w:val="es-ES"/>
        </w:rPr>
        <w:t>Cuando Salomón ya era anciano, ellas le desviaron el corazón para que rindiera culto a otros dioses en lugar de ser totalmente fiel al Señor su Dios, como lo había sido David su padre</w:t>
      </w:r>
      <w:r w:rsidR="00324604" w:rsidRPr="00E2795C">
        <w:rPr>
          <w:lang w:val="es-ES"/>
        </w:rPr>
        <w:t>.</w:t>
      </w:r>
    </w:p>
    <w:p w14:paraId="1017D509" w14:textId="224542ED" w:rsidR="00324604" w:rsidRPr="00E2795C" w:rsidRDefault="00324604" w:rsidP="00F1090E">
      <w:pPr>
        <w:rPr>
          <w:lang w:val="es-ES"/>
        </w:rPr>
      </w:pPr>
      <w:r w:rsidRPr="00E2795C">
        <w:rPr>
          <w:color w:val="FF0000"/>
          <w:lang w:val="es-ES"/>
        </w:rPr>
        <w:t xml:space="preserve">¿Cómo termino </w:t>
      </w:r>
      <w:r w:rsidR="000F20CD" w:rsidRPr="00E2795C">
        <w:rPr>
          <w:color w:val="FF0000"/>
          <w:lang w:val="es-ES"/>
        </w:rPr>
        <w:t>Salomón</w:t>
      </w:r>
      <w:r w:rsidRPr="00E2795C">
        <w:rPr>
          <w:color w:val="FF0000"/>
          <w:lang w:val="es-ES"/>
        </w:rPr>
        <w:t xml:space="preserve">? </w:t>
      </w:r>
      <w:r w:rsidRPr="00E2795C">
        <w:rPr>
          <w:lang w:val="es-ES"/>
        </w:rPr>
        <w:t xml:space="preserve">Aquí tenemos las </w:t>
      </w:r>
      <w:r w:rsidR="000F20CD" w:rsidRPr="00E2795C">
        <w:rPr>
          <w:lang w:val="es-ES"/>
        </w:rPr>
        <w:t>consecuencias</w:t>
      </w:r>
      <w:r w:rsidR="0084660E" w:rsidRPr="00E2795C">
        <w:rPr>
          <w:lang w:val="es-ES"/>
        </w:rPr>
        <w:t xml:space="preserve"> de no guardar el </w:t>
      </w:r>
      <w:r w:rsidR="000F20CD" w:rsidRPr="00E2795C">
        <w:rPr>
          <w:lang w:val="es-ES"/>
        </w:rPr>
        <w:t>corazón</w:t>
      </w:r>
      <w:r w:rsidR="0084660E" w:rsidRPr="00E2795C">
        <w:rPr>
          <w:lang w:val="es-ES"/>
        </w:rPr>
        <w:t xml:space="preserve"> para Dios y vivir rendido a El </w:t>
      </w:r>
      <w:r w:rsidR="000F20CD" w:rsidRPr="00E2795C">
        <w:rPr>
          <w:lang w:val="es-ES"/>
        </w:rPr>
        <w:t>TODO el</w:t>
      </w:r>
      <w:r w:rsidR="0084660E" w:rsidRPr="00E2795C">
        <w:rPr>
          <w:lang w:val="es-ES"/>
        </w:rPr>
        <w:t xml:space="preserve"> tiempo.</w:t>
      </w:r>
    </w:p>
    <w:p w14:paraId="0BC2E3B5" w14:textId="0B94EEBD" w:rsidR="0084660E" w:rsidRPr="00E2795C" w:rsidRDefault="0084660E" w:rsidP="00F1090E">
      <w:pPr>
        <w:rPr>
          <w:lang w:val="es-ES"/>
        </w:rPr>
      </w:pPr>
      <w:r w:rsidRPr="00E2795C">
        <w:rPr>
          <w:lang w:val="es-ES"/>
        </w:rPr>
        <w:t xml:space="preserve">No se trata de como inicias, sino </w:t>
      </w:r>
      <w:r w:rsidR="007F5C28" w:rsidRPr="00E2795C">
        <w:rPr>
          <w:lang w:val="es-ES"/>
        </w:rPr>
        <w:t xml:space="preserve">se trata de mantenernos </w:t>
      </w:r>
      <w:r w:rsidR="000F20CD" w:rsidRPr="00E2795C">
        <w:rPr>
          <w:lang w:val="es-ES"/>
        </w:rPr>
        <w:t>íntegros</w:t>
      </w:r>
      <w:r w:rsidR="007F5C28" w:rsidRPr="00E2795C">
        <w:rPr>
          <w:lang w:val="es-ES"/>
        </w:rPr>
        <w:t xml:space="preserve"> hasta el final. </w:t>
      </w:r>
    </w:p>
    <w:p w14:paraId="090028A0" w14:textId="206E27F3" w:rsidR="007F5C28" w:rsidRDefault="008C68DC" w:rsidP="00F1090E">
      <w:pPr>
        <w:rPr>
          <w:lang w:val="es-ES"/>
        </w:rPr>
      </w:pPr>
      <w:r w:rsidRPr="00E2795C">
        <w:rPr>
          <w:b/>
          <w:bCs/>
          <w:lang w:val="es-ES"/>
        </w:rPr>
        <w:t>Apocalipsis 2:10 NTV</w:t>
      </w:r>
      <w:r w:rsidRPr="00E2795C">
        <w:rPr>
          <w:lang w:val="es-ES"/>
        </w:rPr>
        <w:t xml:space="preserve">. </w:t>
      </w:r>
      <w:r w:rsidRPr="00E2795C">
        <w:rPr>
          <w:i/>
          <w:iCs/>
          <w:color w:val="0070C0"/>
          <w:vertAlign w:val="superscript"/>
          <w:lang w:val="es-ES"/>
        </w:rPr>
        <w:t>10 </w:t>
      </w:r>
      <w:r w:rsidRPr="00E2795C">
        <w:rPr>
          <w:i/>
          <w:iCs/>
          <w:color w:val="0070C0"/>
          <w:lang w:val="es-ES"/>
        </w:rPr>
        <w:t xml:space="preserve">No tengas miedo de lo que estás a punto de sufrir. El diablo meterá a algunos de ustedes en la cárcel para ponerlos a prueba, y sufrirán por diez días; </w:t>
      </w:r>
      <w:r w:rsidRPr="00E2795C">
        <w:rPr>
          <w:b/>
          <w:bCs/>
          <w:i/>
          <w:iCs/>
          <w:color w:val="0070C0"/>
          <w:lang w:val="es-ES"/>
        </w:rPr>
        <w:t>pero si permaneces fiel</w:t>
      </w:r>
      <w:r w:rsidRPr="00E2795C">
        <w:rPr>
          <w:i/>
          <w:iCs/>
          <w:color w:val="0070C0"/>
          <w:lang w:val="es-ES"/>
        </w:rPr>
        <w:t>, incluso cuando te enfrentes a la muerte, te daré la corona de la vida</w:t>
      </w:r>
      <w:r w:rsidRPr="00E2795C">
        <w:rPr>
          <w:lang w:val="es-ES"/>
        </w:rPr>
        <w:t xml:space="preserve">. </w:t>
      </w:r>
      <w:bookmarkEnd w:id="39"/>
      <w:bookmarkEnd w:id="40"/>
    </w:p>
    <w:p w14:paraId="1FC4C4B0" w14:textId="77777777" w:rsidR="00691A73" w:rsidRDefault="00691A73" w:rsidP="00F1090E">
      <w:pPr>
        <w:rPr>
          <w:lang w:val="es-ES"/>
        </w:rPr>
      </w:pPr>
    </w:p>
    <w:p w14:paraId="3C8B230B" w14:textId="77777777" w:rsidR="00691A73" w:rsidRDefault="00691A73" w:rsidP="00F1090E">
      <w:pPr>
        <w:rPr>
          <w:lang w:val="es-ES"/>
        </w:rPr>
      </w:pPr>
    </w:p>
    <w:p w14:paraId="4F24ECE3" w14:textId="77777777" w:rsidR="00AD3B82" w:rsidRPr="003C06A4" w:rsidRDefault="00AD3B82" w:rsidP="00AD3B82">
      <w:pPr>
        <w:rPr>
          <w:i/>
          <w:iCs/>
          <w:color w:val="0070C0"/>
        </w:rPr>
      </w:pPr>
      <w:bookmarkStart w:id="41" w:name="OLE_LINK3"/>
      <w:bookmarkStart w:id="42" w:name="OLE_LINK4"/>
      <w:r w:rsidRPr="003C06A4">
        <w:rPr>
          <w:b/>
          <w:bCs/>
          <w:lang w:val="es-ES"/>
        </w:rPr>
        <w:t>Lamentaciones 3:21-24 NTV</w:t>
      </w:r>
      <w:r>
        <w:rPr>
          <w:lang w:val="es-ES"/>
        </w:rPr>
        <w:t xml:space="preserve">. </w:t>
      </w:r>
      <w:r w:rsidRPr="003C06A4">
        <w:rPr>
          <w:i/>
          <w:iCs/>
          <w:color w:val="0070C0"/>
          <w:vertAlign w:val="superscript"/>
          <w:lang w:val="es-ES"/>
        </w:rPr>
        <w:t>21 </w:t>
      </w:r>
      <w:r w:rsidRPr="003C06A4">
        <w:rPr>
          <w:i/>
          <w:iCs/>
          <w:color w:val="0070C0"/>
          <w:lang w:val="es-ES"/>
        </w:rPr>
        <w:t xml:space="preserve">No obstante, aún me atrevo a tener esperanza </w:t>
      </w:r>
    </w:p>
    <w:p w14:paraId="1641DECF" w14:textId="07DAABAC" w:rsidR="00AD3B82" w:rsidRPr="00AD3B82" w:rsidRDefault="00AD3B82" w:rsidP="00AD3B82">
      <w:pPr>
        <w:rPr>
          <w:i/>
          <w:iCs/>
          <w:color w:val="0070C0"/>
        </w:rPr>
      </w:pPr>
      <w:r w:rsidRPr="00AD3B82">
        <w:rPr>
          <w:i/>
          <w:iCs/>
          <w:color w:val="0070C0"/>
          <w:lang w:val="es-ES"/>
        </w:rPr>
        <w:t xml:space="preserve">cuando recuerdo lo siguiente: </w:t>
      </w:r>
      <w:r w:rsidRPr="00AD3B82">
        <w:rPr>
          <w:i/>
          <w:iCs/>
          <w:color w:val="0070C0"/>
          <w:vertAlign w:val="superscript"/>
          <w:lang w:val="es-ES"/>
        </w:rPr>
        <w:t>22 </w:t>
      </w:r>
      <w:r w:rsidRPr="00AD3B82">
        <w:rPr>
          <w:i/>
          <w:iCs/>
          <w:color w:val="0070C0"/>
          <w:lang w:val="es-ES"/>
        </w:rPr>
        <w:t xml:space="preserve">¡el fiel amor del Señor nunca se acaba! Sus misericordias jamás terminan. </w:t>
      </w:r>
      <w:r w:rsidRPr="00AD3B82">
        <w:rPr>
          <w:i/>
          <w:iCs/>
          <w:color w:val="0070C0"/>
          <w:vertAlign w:val="superscript"/>
          <w:lang w:val="es-ES"/>
        </w:rPr>
        <w:t>23 </w:t>
      </w:r>
      <w:r w:rsidRPr="00AD3B82">
        <w:rPr>
          <w:i/>
          <w:iCs/>
          <w:color w:val="0070C0"/>
          <w:lang w:val="es-ES"/>
        </w:rPr>
        <w:t xml:space="preserve">Grande es su fidelidad; sus misericordias son nuevas cada mañana. </w:t>
      </w:r>
    </w:p>
    <w:p w14:paraId="75971EF4" w14:textId="66DD6CCD" w:rsidR="00691A73" w:rsidRPr="003C06A4" w:rsidRDefault="00AD3B82" w:rsidP="00F1090E">
      <w:r w:rsidRPr="00AD3B82">
        <w:rPr>
          <w:i/>
          <w:iCs/>
          <w:color w:val="0070C0"/>
          <w:vertAlign w:val="superscript"/>
          <w:lang w:val="es-ES"/>
        </w:rPr>
        <w:t>24 </w:t>
      </w:r>
      <w:r w:rsidRPr="00AD3B82">
        <w:rPr>
          <w:i/>
          <w:iCs/>
          <w:color w:val="0070C0"/>
          <w:lang w:val="es-ES"/>
        </w:rPr>
        <w:t>Me digo: «El Señor es mi herencia, por lo tanto, ¡esperaré en él!</w:t>
      </w:r>
      <w:r w:rsidRPr="00AD3B82">
        <w:rPr>
          <w:lang w:val="es-ES"/>
        </w:rPr>
        <w:t>»</w:t>
      </w:r>
      <w:r>
        <w:rPr>
          <w:lang w:val="es-ES"/>
        </w:rPr>
        <w:t>.</w:t>
      </w:r>
    </w:p>
    <w:p w14:paraId="28D75995" w14:textId="77777777" w:rsidR="00AD3B82" w:rsidRDefault="00AD3B82" w:rsidP="00F1090E">
      <w:pPr>
        <w:rPr>
          <w:lang w:val="es-ES"/>
        </w:rPr>
      </w:pPr>
    </w:p>
    <w:p w14:paraId="6EA74B8C" w14:textId="046E0C52" w:rsidR="00783D03" w:rsidRDefault="00783D03" w:rsidP="00F1090E">
      <w:pPr>
        <w:rPr>
          <w:lang w:val="es-ES"/>
        </w:rPr>
      </w:pPr>
      <w:r>
        <w:rPr>
          <w:lang w:val="es-ES"/>
        </w:rPr>
        <w:t>Que inmenso manantial es la palabra del Señor, escudriñemos estos versos</w:t>
      </w:r>
      <w:r w:rsidR="006F0B85">
        <w:rPr>
          <w:lang w:val="es-ES"/>
        </w:rPr>
        <w:t xml:space="preserve"> y </w:t>
      </w:r>
      <w:r w:rsidR="009545CA">
        <w:rPr>
          <w:lang w:val="es-ES"/>
        </w:rPr>
        <w:t>exaltemos</w:t>
      </w:r>
      <w:r w:rsidR="006F0B85">
        <w:rPr>
          <w:lang w:val="es-ES"/>
        </w:rPr>
        <w:t xml:space="preserve"> a nuestro Salvador. </w:t>
      </w:r>
    </w:p>
    <w:p w14:paraId="7DF6F66D" w14:textId="217C00AF" w:rsidR="00402D9A" w:rsidRDefault="006F0B85" w:rsidP="00F1090E">
      <w:pPr>
        <w:rPr>
          <w:lang w:val="es-ES"/>
        </w:rPr>
      </w:pPr>
      <w:r>
        <w:rPr>
          <w:lang w:val="es-ES"/>
        </w:rPr>
        <w:t>“</w:t>
      </w:r>
      <w:r w:rsidRPr="00B839AC">
        <w:rPr>
          <w:i/>
          <w:iCs/>
          <w:color w:val="0070C0"/>
          <w:lang w:val="es-ES"/>
        </w:rPr>
        <w:t>El fiel amor del Señor nunca se acaba</w:t>
      </w:r>
      <w:r>
        <w:rPr>
          <w:lang w:val="es-ES"/>
        </w:rPr>
        <w:t xml:space="preserve">” esta verdad </w:t>
      </w:r>
      <w:r w:rsidR="00402D9A">
        <w:rPr>
          <w:lang w:val="es-ES"/>
        </w:rPr>
        <w:t xml:space="preserve">debe siempre estar en nosotros </w:t>
      </w:r>
      <w:r w:rsidR="00CC307B">
        <w:rPr>
          <w:lang w:val="es-ES"/>
        </w:rPr>
        <w:t>porque</w:t>
      </w:r>
      <w:r w:rsidR="00402D9A">
        <w:rPr>
          <w:lang w:val="es-ES"/>
        </w:rPr>
        <w:t xml:space="preserve"> a pesar de la situación que estemos viviendo ella nos sostendrá.</w:t>
      </w:r>
    </w:p>
    <w:p w14:paraId="41E56C40" w14:textId="2026A28B" w:rsidR="006F0B85" w:rsidRDefault="009545CA" w:rsidP="00F1090E">
      <w:pPr>
        <w:rPr>
          <w:lang w:val="es-ES"/>
        </w:rPr>
      </w:pPr>
      <w:r>
        <w:rPr>
          <w:lang w:val="es-ES"/>
        </w:rPr>
        <w:t>“</w:t>
      </w:r>
      <w:r w:rsidRPr="00A714BE">
        <w:rPr>
          <w:i/>
          <w:iCs/>
          <w:color w:val="0070C0"/>
          <w:lang w:val="es-ES"/>
        </w:rPr>
        <w:t>Sus misericordias jamás terminan</w:t>
      </w:r>
      <w:r>
        <w:rPr>
          <w:lang w:val="es-ES"/>
        </w:rPr>
        <w:t xml:space="preserve">” </w:t>
      </w:r>
      <w:r w:rsidR="001A57AC">
        <w:rPr>
          <w:lang w:val="es-ES"/>
        </w:rPr>
        <w:t xml:space="preserve">aquí tienes esa palabra misericordia, que nos hace saber que lo que merecíamos era juicio y en lugar de eso el Padre Eterno nos da misericordia, es decir nos perdona y nos ama. </w:t>
      </w:r>
    </w:p>
    <w:p w14:paraId="0E6D1810" w14:textId="68C6913E" w:rsidR="001A57AC" w:rsidRDefault="002D0B2D" w:rsidP="00F1090E">
      <w:pPr>
        <w:rPr>
          <w:lang w:val="es-ES"/>
        </w:rPr>
      </w:pPr>
      <w:r>
        <w:rPr>
          <w:lang w:val="es-ES"/>
        </w:rPr>
        <w:t>“</w:t>
      </w:r>
      <w:r w:rsidRPr="00A714BE">
        <w:rPr>
          <w:i/>
          <w:iCs/>
          <w:color w:val="0070C0"/>
          <w:lang w:val="es-ES"/>
        </w:rPr>
        <w:t>Grande es su fidelidad</w:t>
      </w:r>
      <w:r>
        <w:rPr>
          <w:lang w:val="es-ES"/>
        </w:rPr>
        <w:t xml:space="preserve">” lo conocemos desde la historia de Oseas y como Dios le muestra a este profeta como </w:t>
      </w:r>
      <w:r w:rsidR="005C168D">
        <w:rPr>
          <w:lang w:val="es-ES"/>
        </w:rPr>
        <w:t xml:space="preserve">a pesar de como Israel </w:t>
      </w:r>
      <w:r w:rsidR="00A714BE">
        <w:rPr>
          <w:lang w:val="es-ES"/>
        </w:rPr>
        <w:t>ha</w:t>
      </w:r>
      <w:r w:rsidR="005C168D">
        <w:rPr>
          <w:lang w:val="es-ES"/>
        </w:rPr>
        <w:t xml:space="preserve"> traicionado a su Dios, Dios </w:t>
      </w:r>
      <w:r w:rsidR="00161C5F">
        <w:rPr>
          <w:lang w:val="es-ES"/>
        </w:rPr>
        <w:t>continúa</w:t>
      </w:r>
      <w:r w:rsidR="005C168D">
        <w:rPr>
          <w:lang w:val="es-ES"/>
        </w:rPr>
        <w:t xml:space="preserve"> siendo fiel, y la iglesia </w:t>
      </w:r>
      <w:r w:rsidR="00AA7FD7">
        <w:rPr>
          <w:lang w:val="es-ES"/>
        </w:rPr>
        <w:t xml:space="preserve">por dos mil años a </w:t>
      </w:r>
      <w:r w:rsidR="00161C5F">
        <w:rPr>
          <w:lang w:val="es-ES"/>
        </w:rPr>
        <w:t>experimentado</w:t>
      </w:r>
      <w:r w:rsidR="00AA7FD7">
        <w:rPr>
          <w:lang w:val="es-ES"/>
        </w:rPr>
        <w:t xml:space="preserve"> esa fidelidad de Dios, hoy esta realidad te hace volver a tu Dios a pesar de todo lo malo que hayas </w:t>
      </w:r>
      <w:r w:rsidR="00161C5F">
        <w:rPr>
          <w:lang w:val="es-ES"/>
        </w:rPr>
        <w:t>hecho</w:t>
      </w:r>
      <w:r w:rsidR="00AA7FD7">
        <w:rPr>
          <w:lang w:val="es-ES"/>
        </w:rPr>
        <w:t xml:space="preserve"> y recibir de El perdón y misericordia, </w:t>
      </w:r>
      <w:r w:rsidR="00161C5F">
        <w:rPr>
          <w:lang w:val="es-ES"/>
        </w:rPr>
        <w:t>porque</w:t>
      </w:r>
      <w:r w:rsidR="00AA7FD7">
        <w:rPr>
          <w:lang w:val="es-ES"/>
        </w:rPr>
        <w:t xml:space="preserve"> Dios es fiel a su palabra. </w:t>
      </w:r>
    </w:p>
    <w:p w14:paraId="4D67C33C" w14:textId="62571F02" w:rsidR="00AA7FD7" w:rsidRDefault="00AA7FD7" w:rsidP="00F1090E">
      <w:pPr>
        <w:rPr>
          <w:lang w:val="es-ES"/>
        </w:rPr>
      </w:pPr>
      <w:r>
        <w:rPr>
          <w:lang w:val="es-ES"/>
        </w:rPr>
        <w:t>“</w:t>
      </w:r>
      <w:r w:rsidRPr="00A714BE">
        <w:rPr>
          <w:i/>
          <w:iCs/>
          <w:color w:val="0070C0"/>
          <w:lang w:val="es-ES"/>
        </w:rPr>
        <w:t>El Señor es mi herencia</w:t>
      </w:r>
      <w:r>
        <w:rPr>
          <w:lang w:val="es-ES"/>
        </w:rPr>
        <w:t xml:space="preserve">” herencia, </w:t>
      </w:r>
      <w:r w:rsidR="00215B57">
        <w:rPr>
          <w:lang w:val="es-ES"/>
        </w:rPr>
        <w:t xml:space="preserve">todos queremos obtener una herencia, pues la mejor herencia que podemos recibir es la salvación eterna que nuestro Salvador </w:t>
      </w:r>
      <w:r w:rsidR="00161C5F">
        <w:rPr>
          <w:lang w:val="es-ES"/>
        </w:rPr>
        <w:t>Jesucristo</w:t>
      </w:r>
      <w:r w:rsidR="00591A67">
        <w:rPr>
          <w:lang w:val="es-ES"/>
        </w:rPr>
        <w:t xml:space="preserve"> nos a regalado, espera solo en Él, </w:t>
      </w:r>
      <w:r w:rsidR="00161C5F">
        <w:rPr>
          <w:lang w:val="es-ES"/>
        </w:rPr>
        <w:t>porque</w:t>
      </w:r>
      <w:r w:rsidR="00591A67">
        <w:rPr>
          <w:lang w:val="es-ES"/>
        </w:rPr>
        <w:t xml:space="preserve"> solo de Él puedes recibir, </w:t>
      </w:r>
      <w:r w:rsidR="00B60CA1">
        <w:rPr>
          <w:lang w:val="es-ES"/>
        </w:rPr>
        <w:t xml:space="preserve">fiel </w:t>
      </w:r>
      <w:r w:rsidR="00161C5F">
        <w:rPr>
          <w:lang w:val="es-ES"/>
        </w:rPr>
        <w:t xml:space="preserve">amor, misericordia, fidelidad y herencia eterna. </w:t>
      </w:r>
    </w:p>
    <w:p w14:paraId="51A01DB6" w14:textId="4B58BA42" w:rsidR="00161C5F" w:rsidRDefault="00161C5F" w:rsidP="00F1090E">
      <w:pPr>
        <w:rPr>
          <w:lang w:val="es-ES"/>
        </w:rPr>
      </w:pPr>
      <w:r>
        <w:rPr>
          <w:lang w:val="es-ES"/>
        </w:rPr>
        <w:t xml:space="preserve">Un abrazo. </w:t>
      </w:r>
    </w:p>
    <w:p w14:paraId="45197856" w14:textId="50C28AF4" w:rsidR="00161C5F" w:rsidRDefault="00161C5F" w:rsidP="00F1090E">
      <w:pPr>
        <w:rPr>
          <w:lang w:val="es-ES"/>
        </w:rPr>
      </w:pPr>
      <w:r>
        <w:rPr>
          <w:lang w:val="es-ES"/>
        </w:rPr>
        <w:t xml:space="preserve">Bendiciones. </w:t>
      </w:r>
      <w:bookmarkEnd w:id="41"/>
      <w:bookmarkEnd w:id="42"/>
    </w:p>
    <w:p w14:paraId="1BA4153E" w14:textId="77777777" w:rsidR="00DC052F" w:rsidRDefault="00DC052F" w:rsidP="00F1090E">
      <w:pPr>
        <w:rPr>
          <w:lang w:val="es-ES"/>
        </w:rPr>
      </w:pPr>
    </w:p>
    <w:p w14:paraId="3BA5AB8C" w14:textId="77777777" w:rsidR="00DC052F" w:rsidRDefault="00DC052F" w:rsidP="00F1090E">
      <w:pPr>
        <w:rPr>
          <w:lang w:val="es-ES"/>
        </w:rPr>
      </w:pPr>
    </w:p>
    <w:p w14:paraId="343F028C" w14:textId="77777777" w:rsidR="00DC052F" w:rsidRDefault="00DC052F" w:rsidP="00F1090E">
      <w:pPr>
        <w:rPr>
          <w:lang w:val="es-ES"/>
        </w:rPr>
      </w:pPr>
    </w:p>
    <w:p w14:paraId="078907C3" w14:textId="77777777" w:rsidR="00CC03C0" w:rsidRPr="00CC03C0" w:rsidRDefault="00DC052F" w:rsidP="00CC03C0">
      <w:pPr>
        <w:rPr>
          <w:i/>
          <w:iCs/>
          <w:color w:val="0070C0"/>
        </w:rPr>
      </w:pPr>
      <w:bookmarkStart w:id="43" w:name="OLE_LINK5"/>
      <w:bookmarkStart w:id="44" w:name="OLE_LINK6"/>
      <w:r w:rsidRPr="00CC03C0">
        <w:rPr>
          <w:b/>
          <w:bCs/>
          <w:lang w:val="es-ES"/>
        </w:rPr>
        <w:t xml:space="preserve">Proverbios </w:t>
      </w:r>
      <w:r w:rsidR="00CC03C0" w:rsidRPr="00CC03C0">
        <w:rPr>
          <w:b/>
          <w:bCs/>
          <w:lang w:val="es-ES"/>
        </w:rPr>
        <w:t>9:10 NTV</w:t>
      </w:r>
      <w:r w:rsidR="00CC03C0">
        <w:rPr>
          <w:lang w:val="es-ES"/>
        </w:rPr>
        <w:t xml:space="preserve">. </w:t>
      </w:r>
      <w:r w:rsidR="00CC03C0" w:rsidRPr="00CC03C0">
        <w:rPr>
          <w:i/>
          <w:iCs/>
          <w:color w:val="0070C0"/>
          <w:vertAlign w:val="superscript"/>
          <w:lang w:val="es-ES"/>
        </w:rPr>
        <w:t>10 </w:t>
      </w:r>
      <w:r w:rsidR="00CC03C0" w:rsidRPr="00CC03C0">
        <w:rPr>
          <w:i/>
          <w:iCs/>
          <w:color w:val="0070C0"/>
          <w:lang w:val="es-ES"/>
        </w:rPr>
        <w:t xml:space="preserve">El temor del Señor es la base de la sabiduría. </w:t>
      </w:r>
    </w:p>
    <w:p w14:paraId="7F728D85" w14:textId="74F9B13D" w:rsidR="00DC052F" w:rsidRDefault="00CC03C0" w:rsidP="00F1090E">
      <w:pPr>
        <w:rPr>
          <w:lang w:val="es-ES"/>
        </w:rPr>
      </w:pPr>
      <w:r w:rsidRPr="00CC03C0">
        <w:rPr>
          <w:i/>
          <w:iCs/>
          <w:color w:val="0070C0"/>
          <w:lang w:val="es-ES"/>
        </w:rPr>
        <w:t>Conocer al Santo da por resultado el buen juicio</w:t>
      </w:r>
      <w:r w:rsidRPr="00CC03C0">
        <w:rPr>
          <w:lang w:val="es-ES"/>
        </w:rPr>
        <w:t>.</w:t>
      </w:r>
    </w:p>
    <w:p w14:paraId="7A704BF1" w14:textId="77777777" w:rsidR="00CC03C0" w:rsidRDefault="00CC03C0" w:rsidP="00F1090E">
      <w:pPr>
        <w:rPr>
          <w:lang w:val="es-ES"/>
        </w:rPr>
      </w:pPr>
    </w:p>
    <w:p w14:paraId="44F8C85D" w14:textId="03AEE631" w:rsidR="00CC03C0" w:rsidRDefault="00C77833" w:rsidP="00F1090E">
      <w:pPr>
        <w:rPr>
          <w:lang w:val="es-ES"/>
        </w:rPr>
      </w:pPr>
      <w:r>
        <w:rPr>
          <w:lang w:val="es-ES"/>
        </w:rPr>
        <w:t xml:space="preserve">Muchos son los que </w:t>
      </w:r>
      <w:r w:rsidR="0059675C">
        <w:rPr>
          <w:lang w:val="es-ES"/>
        </w:rPr>
        <w:t>anhelan</w:t>
      </w:r>
      <w:r>
        <w:rPr>
          <w:lang w:val="es-ES"/>
        </w:rPr>
        <w:t xml:space="preserve"> ser sabios o tener </w:t>
      </w:r>
      <w:r w:rsidR="0059675C">
        <w:rPr>
          <w:lang w:val="es-ES"/>
        </w:rPr>
        <w:t>sabiduría</w:t>
      </w:r>
      <w:r>
        <w:rPr>
          <w:lang w:val="es-ES"/>
        </w:rPr>
        <w:t>, este mundo ha creado muchas formas de estimular a las personas a</w:t>
      </w:r>
      <w:r w:rsidR="00303197">
        <w:rPr>
          <w:lang w:val="es-ES"/>
        </w:rPr>
        <w:t xml:space="preserve"> alcanzar </w:t>
      </w:r>
      <w:r w:rsidR="0059675C">
        <w:rPr>
          <w:lang w:val="es-ES"/>
        </w:rPr>
        <w:t>sabiduría</w:t>
      </w:r>
      <w:r w:rsidR="00303197">
        <w:rPr>
          <w:lang w:val="es-ES"/>
        </w:rPr>
        <w:t xml:space="preserve">, pero en la mayoría de los casos solo transmiten lo que quieren que las personas conozcan y finalmente crean, tristemente en muchos casos solo se </w:t>
      </w:r>
      <w:r w:rsidR="0059675C">
        <w:rPr>
          <w:lang w:val="es-ES"/>
        </w:rPr>
        <w:t>está</w:t>
      </w:r>
      <w:r w:rsidR="00303197">
        <w:rPr>
          <w:lang w:val="es-ES"/>
        </w:rPr>
        <w:t xml:space="preserve"> tratando de manejar la </w:t>
      </w:r>
      <w:r w:rsidR="0059675C">
        <w:rPr>
          <w:lang w:val="es-ES"/>
        </w:rPr>
        <w:t>mente</w:t>
      </w:r>
      <w:r w:rsidR="00303197">
        <w:rPr>
          <w:lang w:val="es-ES"/>
        </w:rPr>
        <w:t xml:space="preserve"> o la forma de pensar.</w:t>
      </w:r>
    </w:p>
    <w:p w14:paraId="072DE0F9" w14:textId="12AE4589" w:rsidR="0059675C" w:rsidRDefault="0059675C" w:rsidP="00F1090E">
      <w:pPr>
        <w:rPr>
          <w:lang w:val="es-ES"/>
        </w:rPr>
      </w:pPr>
      <w:r>
        <w:rPr>
          <w:lang w:val="es-ES"/>
        </w:rPr>
        <w:t xml:space="preserve">Desde el principio nuestro Creador nos dejo </w:t>
      </w:r>
      <w:r w:rsidR="00EA1859">
        <w:rPr>
          <w:lang w:val="es-ES"/>
        </w:rPr>
        <w:t xml:space="preserve">plasmada su </w:t>
      </w:r>
      <w:r w:rsidR="003F2E1A">
        <w:rPr>
          <w:lang w:val="es-ES"/>
        </w:rPr>
        <w:t>P</w:t>
      </w:r>
      <w:r w:rsidR="00EA1859">
        <w:rPr>
          <w:lang w:val="es-ES"/>
        </w:rPr>
        <w:t xml:space="preserve">alabra, lo que El </w:t>
      </w:r>
      <w:r w:rsidR="003F2E1A">
        <w:rPr>
          <w:lang w:val="es-ES"/>
        </w:rPr>
        <w:t>quería</w:t>
      </w:r>
      <w:r w:rsidR="00EA1859">
        <w:rPr>
          <w:lang w:val="es-ES"/>
        </w:rPr>
        <w:t xml:space="preserve"> que el mundo conociera para que pudieran conducirse sabiamente</w:t>
      </w:r>
      <w:r w:rsidR="008A5065">
        <w:rPr>
          <w:lang w:val="es-ES"/>
        </w:rPr>
        <w:t>,</w:t>
      </w:r>
      <w:r w:rsidR="00EA1859">
        <w:rPr>
          <w:lang w:val="es-ES"/>
        </w:rPr>
        <w:t xml:space="preserve"> y po</w:t>
      </w:r>
      <w:r w:rsidR="008A5065">
        <w:rPr>
          <w:lang w:val="es-ES"/>
        </w:rPr>
        <w:t>der</w:t>
      </w:r>
      <w:r w:rsidR="00EA1859">
        <w:rPr>
          <w:lang w:val="es-ES"/>
        </w:rPr>
        <w:t xml:space="preserve"> vivir una vida correcta y adecuada, pero el propio hombre motivado por su destructor se ha alejado de </w:t>
      </w:r>
      <w:r w:rsidR="00900964">
        <w:rPr>
          <w:lang w:val="es-ES"/>
        </w:rPr>
        <w:t xml:space="preserve">la </w:t>
      </w:r>
      <w:r w:rsidR="00C478C5">
        <w:rPr>
          <w:lang w:val="es-ES"/>
        </w:rPr>
        <w:t xml:space="preserve">guía que Dios dejo, y hoy, </w:t>
      </w:r>
      <w:r w:rsidR="00900964">
        <w:rPr>
          <w:lang w:val="es-ES"/>
        </w:rPr>
        <w:t>especialmente</w:t>
      </w:r>
      <w:r w:rsidR="00C478C5">
        <w:rPr>
          <w:lang w:val="es-ES"/>
        </w:rPr>
        <w:t xml:space="preserve"> hoy en nuestro país, USA, donde vivimos </w:t>
      </w:r>
      <w:r w:rsidR="00F15C1A">
        <w:rPr>
          <w:lang w:val="es-ES"/>
        </w:rPr>
        <w:t xml:space="preserve">se </w:t>
      </w:r>
      <w:r w:rsidR="00900964">
        <w:rPr>
          <w:lang w:val="es-ES"/>
        </w:rPr>
        <w:t>está</w:t>
      </w:r>
      <w:r w:rsidR="00F15C1A">
        <w:rPr>
          <w:lang w:val="es-ES"/>
        </w:rPr>
        <w:t xml:space="preserve"> poniendo en juego el apresuramiento del fin del tiempo y se ha preparado la mente de este país y del mundo para ir </w:t>
      </w:r>
      <w:r w:rsidR="00900964">
        <w:rPr>
          <w:lang w:val="es-ES"/>
        </w:rPr>
        <w:t>en contra</w:t>
      </w:r>
      <w:r w:rsidR="00F15C1A">
        <w:rPr>
          <w:lang w:val="es-ES"/>
        </w:rPr>
        <w:t xml:space="preserve"> de lo que realmente es correcto. </w:t>
      </w:r>
    </w:p>
    <w:p w14:paraId="0A865CA4" w14:textId="100DC379" w:rsidR="00F15C1A" w:rsidRDefault="00F15C1A" w:rsidP="00F1090E">
      <w:pPr>
        <w:rPr>
          <w:lang w:val="es-ES"/>
        </w:rPr>
      </w:pPr>
      <w:r>
        <w:rPr>
          <w:lang w:val="es-ES"/>
        </w:rPr>
        <w:t xml:space="preserve">Por favor, regresa a la sana doctrina, regresa a Jesús y </w:t>
      </w:r>
      <w:r w:rsidR="00900964">
        <w:rPr>
          <w:lang w:val="es-ES"/>
        </w:rPr>
        <w:t>búscalo</w:t>
      </w:r>
      <w:r>
        <w:rPr>
          <w:lang w:val="es-ES"/>
        </w:rPr>
        <w:t>, el pasaje de hoy dice</w:t>
      </w:r>
      <w:r w:rsidR="001A01C6">
        <w:rPr>
          <w:lang w:val="es-ES"/>
        </w:rPr>
        <w:t xml:space="preserve"> que la </w:t>
      </w:r>
      <w:r w:rsidR="00900964">
        <w:rPr>
          <w:lang w:val="es-ES"/>
        </w:rPr>
        <w:t>sabiduría</w:t>
      </w:r>
      <w:r w:rsidR="001A01C6">
        <w:rPr>
          <w:lang w:val="es-ES"/>
        </w:rPr>
        <w:t xml:space="preserve"> viene de temer a Dios, </w:t>
      </w:r>
      <w:r w:rsidR="00900964">
        <w:rPr>
          <w:lang w:val="es-ES"/>
        </w:rPr>
        <w:t>analízate</w:t>
      </w:r>
      <w:r w:rsidR="001A01C6">
        <w:rPr>
          <w:lang w:val="es-ES"/>
        </w:rPr>
        <w:t xml:space="preserve">, revísate, busca a Dios de </w:t>
      </w:r>
      <w:r w:rsidR="00900964">
        <w:rPr>
          <w:lang w:val="es-ES"/>
        </w:rPr>
        <w:t>corazón</w:t>
      </w:r>
      <w:r w:rsidR="001A01C6">
        <w:rPr>
          <w:lang w:val="es-ES"/>
        </w:rPr>
        <w:t xml:space="preserve"> y rinde a El todo tu ser</w:t>
      </w:r>
      <w:r w:rsidR="00241211">
        <w:rPr>
          <w:lang w:val="es-ES"/>
        </w:rPr>
        <w:t xml:space="preserve">, no hay otra forma de ser sabio y entendido que </w:t>
      </w:r>
      <w:r w:rsidR="00A27413">
        <w:rPr>
          <w:lang w:val="es-ES"/>
        </w:rPr>
        <w:t>dejando</w:t>
      </w:r>
      <w:r w:rsidR="00241211">
        <w:rPr>
          <w:lang w:val="es-ES"/>
        </w:rPr>
        <w:t xml:space="preserve"> que el </w:t>
      </w:r>
      <w:r w:rsidR="00A27413">
        <w:rPr>
          <w:lang w:val="es-ES"/>
        </w:rPr>
        <w:t>Espíritu</w:t>
      </w:r>
      <w:r w:rsidR="00241211">
        <w:rPr>
          <w:lang w:val="es-ES"/>
        </w:rPr>
        <w:t xml:space="preserve"> Santo guie nuestras vidas, </w:t>
      </w:r>
      <w:r w:rsidR="00A27413">
        <w:rPr>
          <w:lang w:val="es-ES"/>
        </w:rPr>
        <w:t>Él</w:t>
      </w:r>
      <w:r w:rsidR="00241211">
        <w:rPr>
          <w:lang w:val="es-ES"/>
        </w:rPr>
        <w:t xml:space="preserve"> es Dios </w:t>
      </w:r>
      <w:r w:rsidR="00EB5CEF">
        <w:rPr>
          <w:lang w:val="es-ES"/>
        </w:rPr>
        <w:t xml:space="preserve">en ti guiándote. </w:t>
      </w:r>
    </w:p>
    <w:p w14:paraId="7A13F827" w14:textId="61586D61" w:rsidR="00EB5CEF" w:rsidRDefault="00EB5CEF" w:rsidP="00F1090E">
      <w:pPr>
        <w:rPr>
          <w:lang w:val="es-ES"/>
        </w:rPr>
      </w:pPr>
      <w:r>
        <w:rPr>
          <w:lang w:val="es-ES"/>
        </w:rPr>
        <w:t xml:space="preserve">Se sabio y toma hoy la mejor decisión, y recuerda que de Dios son los tiempos, pues es </w:t>
      </w:r>
      <w:r w:rsidR="00A27413">
        <w:rPr>
          <w:lang w:val="es-ES"/>
        </w:rPr>
        <w:t>É</w:t>
      </w:r>
      <w:r>
        <w:rPr>
          <w:lang w:val="es-ES"/>
        </w:rPr>
        <w:t xml:space="preserve">l el que quita y pone reyes, TEN PAZ EN DIOS. </w:t>
      </w:r>
    </w:p>
    <w:bookmarkEnd w:id="43"/>
    <w:bookmarkEnd w:id="44"/>
    <w:p w14:paraId="2DE95054" w14:textId="77777777" w:rsidR="00303197" w:rsidRDefault="00303197" w:rsidP="00F1090E"/>
    <w:p w14:paraId="5C123848" w14:textId="77777777" w:rsidR="008F7E3C" w:rsidRDefault="008F7E3C" w:rsidP="00F1090E"/>
    <w:p w14:paraId="7B6D4E20" w14:textId="77777777" w:rsidR="008F7E3C" w:rsidRDefault="008F7E3C" w:rsidP="00F1090E"/>
    <w:p w14:paraId="5E819DFA" w14:textId="77777777" w:rsidR="008F7E3C" w:rsidRDefault="008F7E3C" w:rsidP="00F1090E"/>
    <w:p w14:paraId="6A49D976" w14:textId="77777777" w:rsidR="008F7E3C" w:rsidRPr="008F7E3C" w:rsidRDefault="008F7E3C" w:rsidP="008F7E3C"/>
    <w:p w14:paraId="2E2875C2" w14:textId="2A5A0C43" w:rsidR="008F7E3C" w:rsidRPr="008F7E3C" w:rsidRDefault="008F7E3C" w:rsidP="008F7E3C">
      <w:r w:rsidRPr="008F7E3C">
        <w:t>"El Fundamento de la Sabiduría"</w:t>
      </w:r>
    </w:p>
    <w:p w14:paraId="613A70E9" w14:textId="77777777" w:rsidR="008F7E3C" w:rsidRPr="008F7E3C" w:rsidRDefault="008F7E3C" w:rsidP="008F7E3C"/>
    <w:p w14:paraId="250FF9EC" w14:textId="77777777" w:rsidR="001C33D5" w:rsidRDefault="008F7E3C" w:rsidP="008F7E3C">
      <w:pPr>
        <w:rPr>
          <w:i/>
          <w:iCs/>
          <w:color w:val="0070C0"/>
          <w:lang w:val="es-ES"/>
        </w:rPr>
      </w:pPr>
      <w:r w:rsidRPr="008F7E3C">
        <w:t xml:space="preserve">**Versículo Principal**: Proverbios 9:10 (NTV) </w:t>
      </w:r>
      <w:r>
        <w:t>–</w:t>
      </w:r>
      <w:r w:rsidRPr="008F7E3C">
        <w:t xml:space="preserve"> </w:t>
      </w:r>
      <w:r w:rsidR="002523C7" w:rsidRPr="002523C7">
        <w:rPr>
          <w:i/>
          <w:iCs/>
          <w:color w:val="0070C0"/>
          <w:vertAlign w:val="superscript"/>
          <w:lang w:val="es-ES"/>
        </w:rPr>
        <w:t>10 </w:t>
      </w:r>
      <w:r w:rsidR="002523C7" w:rsidRPr="002523C7">
        <w:rPr>
          <w:i/>
          <w:iCs/>
          <w:color w:val="0070C0"/>
          <w:lang w:val="es-ES"/>
        </w:rPr>
        <w:t>El temor del Señor es la base de la sabiduría.</w:t>
      </w:r>
    </w:p>
    <w:p w14:paraId="05C23DDC" w14:textId="371112EE" w:rsidR="008F7E3C" w:rsidRDefault="002523C7" w:rsidP="008F7E3C">
      <w:r w:rsidRPr="002523C7">
        <w:rPr>
          <w:i/>
          <w:iCs/>
          <w:color w:val="0070C0"/>
          <w:lang w:val="es-ES"/>
        </w:rPr>
        <w:t xml:space="preserve"> Conocer al Santo da por resultado el buen juicio.</w:t>
      </w:r>
    </w:p>
    <w:p w14:paraId="2BCB868A" w14:textId="21449A88" w:rsidR="008F7E3C" w:rsidRPr="008F7E3C" w:rsidRDefault="008F7E3C" w:rsidP="008F7E3C">
      <w:r w:rsidRPr="008F7E3C">
        <w:t>Este temor no es miedo, sino una reverencia profunda y respeto hacia Dios. Es reconocer su majestad, su poder y su amor, y vivir en alineación con sus mandamientos.</w:t>
      </w:r>
    </w:p>
    <w:p w14:paraId="39F53081" w14:textId="77777777" w:rsidR="008F7E3C" w:rsidRPr="008F7E3C" w:rsidRDefault="008F7E3C" w:rsidP="008F7E3C"/>
    <w:p w14:paraId="0FE7905D" w14:textId="20DFB812" w:rsidR="008F7E3C" w:rsidRPr="008F7E3C" w:rsidRDefault="008F7E3C" w:rsidP="008F7E3C">
      <w:pPr>
        <w:rPr>
          <w:b/>
          <w:bCs/>
        </w:rPr>
      </w:pPr>
      <w:r w:rsidRPr="008F7E3C">
        <w:rPr>
          <w:b/>
          <w:bCs/>
        </w:rPr>
        <w:t xml:space="preserve">1. El Temor del Señor </w:t>
      </w:r>
      <w:r w:rsidR="00806FC9" w:rsidRPr="00441A16">
        <w:rPr>
          <w:b/>
          <w:bCs/>
        </w:rPr>
        <w:t>es la</w:t>
      </w:r>
      <w:r w:rsidRPr="008F7E3C">
        <w:rPr>
          <w:b/>
          <w:bCs/>
        </w:rPr>
        <w:t xml:space="preserve"> Base de la Sabiduría</w:t>
      </w:r>
    </w:p>
    <w:p w14:paraId="4199F2A9" w14:textId="1C223EBC" w:rsidR="008F7E3C" w:rsidRPr="008F7E3C" w:rsidRDefault="008F7E3C" w:rsidP="008F7E3C">
      <w:r w:rsidRPr="008F7E3C">
        <w:t xml:space="preserve">   - </w:t>
      </w:r>
      <w:r w:rsidR="00806FC9">
        <w:t>L</w:t>
      </w:r>
      <w:r w:rsidRPr="008F7E3C">
        <w:t xml:space="preserve">a verdadera sabiduría comienza con una relación correcta con Dios. </w:t>
      </w:r>
    </w:p>
    <w:p w14:paraId="49FF240C" w14:textId="4A1D513B" w:rsidR="008F7E3C" w:rsidRPr="008F7E3C" w:rsidRDefault="008F7E3C" w:rsidP="008F7E3C">
      <w:r w:rsidRPr="008F7E3C">
        <w:t xml:space="preserve">   - </w:t>
      </w:r>
      <w:r w:rsidR="00626AA5">
        <w:t>T</w:t>
      </w:r>
      <w:r w:rsidRPr="008F7E3C">
        <w:t>emer al Señor nos lleva a tomar decisiones que honran a Dios y a los demás.</w:t>
      </w:r>
    </w:p>
    <w:p w14:paraId="3027EC70" w14:textId="77777777" w:rsidR="00441A16" w:rsidRPr="00441A16" w:rsidRDefault="008F7E3C" w:rsidP="00441A16">
      <w:pPr>
        <w:rPr>
          <w:i/>
          <w:iCs/>
          <w:color w:val="0070C0"/>
        </w:rPr>
      </w:pPr>
      <w:r w:rsidRPr="008F7E3C">
        <w:t xml:space="preserve">   - </w:t>
      </w:r>
      <w:r w:rsidR="00626AA5" w:rsidRPr="00441A16">
        <w:rPr>
          <w:b/>
          <w:bCs/>
        </w:rPr>
        <w:t xml:space="preserve">El </w:t>
      </w:r>
      <w:r w:rsidRPr="008F7E3C">
        <w:rPr>
          <w:b/>
          <w:bCs/>
        </w:rPr>
        <w:t xml:space="preserve">Salmos 111:10 </w:t>
      </w:r>
      <w:r w:rsidR="00CE77E6" w:rsidRPr="00441A16">
        <w:rPr>
          <w:b/>
          <w:bCs/>
        </w:rPr>
        <w:t>NTV</w:t>
      </w:r>
      <w:r w:rsidR="00CE77E6">
        <w:t xml:space="preserve"> </w:t>
      </w:r>
      <w:r w:rsidR="00441A16" w:rsidRPr="00441A16">
        <w:rPr>
          <w:i/>
          <w:iCs/>
          <w:color w:val="0070C0"/>
          <w:vertAlign w:val="superscript"/>
          <w:lang w:val="es-ES"/>
        </w:rPr>
        <w:t>10 </w:t>
      </w:r>
      <w:r w:rsidR="00441A16" w:rsidRPr="00441A16">
        <w:rPr>
          <w:i/>
          <w:iCs/>
          <w:color w:val="0070C0"/>
          <w:lang w:val="es-ES"/>
        </w:rPr>
        <w:t xml:space="preserve">El temor del Señor es la base de la verdadera sabiduría; </w:t>
      </w:r>
    </w:p>
    <w:p w14:paraId="06A64BF3" w14:textId="77777777" w:rsidR="00441A16" w:rsidRPr="00441A16" w:rsidRDefault="00441A16" w:rsidP="00441A16">
      <w:pPr>
        <w:rPr>
          <w:i/>
          <w:iCs/>
          <w:color w:val="0070C0"/>
        </w:rPr>
      </w:pPr>
      <w:r w:rsidRPr="00441A16">
        <w:rPr>
          <w:i/>
          <w:iCs/>
          <w:color w:val="0070C0"/>
          <w:lang w:val="es-ES"/>
        </w:rPr>
        <w:t xml:space="preserve">todos los que obedecen sus mandamientos crecerán en sabiduría. </w:t>
      </w:r>
    </w:p>
    <w:p w14:paraId="2CED5B39" w14:textId="0CE10C1F" w:rsidR="00CE77E6" w:rsidRPr="00441A16" w:rsidRDefault="00441A16" w:rsidP="008F7E3C">
      <w:pPr>
        <w:rPr>
          <w:i/>
          <w:iCs/>
          <w:color w:val="0070C0"/>
        </w:rPr>
      </w:pPr>
      <w:r w:rsidRPr="00441A16">
        <w:rPr>
          <w:i/>
          <w:iCs/>
          <w:color w:val="0070C0"/>
          <w:lang w:val="es-ES"/>
        </w:rPr>
        <w:t>¡Alábenlo para siempre!</w:t>
      </w:r>
    </w:p>
    <w:p w14:paraId="28F364A6" w14:textId="714EEEE6" w:rsidR="00441A16" w:rsidRDefault="00441A16" w:rsidP="008F7E3C">
      <w:r w:rsidRPr="008F7E3C">
        <w:t>Esto enfatiza que vivir según los mandamientos de Dios es sabio.</w:t>
      </w:r>
    </w:p>
    <w:p w14:paraId="02C3F079" w14:textId="77777777" w:rsidR="00441A16" w:rsidRDefault="00441A16" w:rsidP="008F7E3C"/>
    <w:p w14:paraId="3CBD2272" w14:textId="5442B9E3" w:rsidR="008F7E3C" w:rsidRPr="008F7E3C" w:rsidRDefault="008F7E3C" w:rsidP="008F7E3C">
      <w:r w:rsidRPr="008F7E3C">
        <w:t>2. Conocer al Santo y el Buen Juicio</w:t>
      </w:r>
    </w:p>
    <w:p w14:paraId="3EDF46DB" w14:textId="71139E99" w:rsidR="008F7E3C" w:rsidRPr="008F7E3C" w:rsidRDefault="008F7E3C" w:rsidP="008F7E3C">
      <w:r w:rsidRPr="008F7E3C">
        <w:t xml:space="preserve">   - </w:t>
      </w:r>
      <w:r w:rsidR="008D0733">
        <w:t>El</w:t>
      </w:r>
      <w:r w:rsidRPr="008F7E3C">
        <w:t xml:space="preserve"> conocimiento de Dios no es solo información teológica, sino una relación personal y transformadora con Él.</w:t>
      </w:r>
    </w:p>
    <w:p w14:paraId="16AE186D" w14:textId="7D14C885" w:rsidR="008F7E3C" w:rsidRPr="008F7E3C" w:rsidRDefault="008F7E3C" w:rsidP="008F7E3C">
      <w:r w:rsidRPr="008F7E3C">
        <w:t xml:space="preserve">   - </w:t>
      </w:r>
      <w:r w:rsidR="00586397">
        <w:t>A</w:t>
      </w:r>
      <w:r w:rsidRPr="008F7E3C">
        <w:t xml:space="preserve"> medida que conocemos más a Dios, nuestro juicio y discernimiento mejoran.</w:t>
      </w:r>
    </w:p>
    <w:p w14:paraId="41D2BD4D" w14:textId="77777777" w:rsidR="001E3152" w:rsidRPr="001E3152" w:rsidRDefault="008F7E3C" w:rsidP="001E3152">
      <w:pPr>
        <w:rPr>
          <w:i/>
          <w:iCs/>
          <w:color w:val="0070C0"/>
        </w:rPr>
      </w:pPr>
      <w:r w:rsidRPr="008F7E3C">
        <w:t xml:space="preserve">   - Incluye</w:t>
      </w:r>
      <w:r w:rsidRPr="008F7E3C">
        <w:rPr>
          <w:b/>
          <w:bCs/>
        </w:rPr>
        <w:t xml:space="preserve"> Proverbios 2:</w:t>
      </w:r>
      <w:r w:rsidR="001E3152" w:rsidRPr="001E3152">
        <w:rPr>
          <w:b/>
          <w:bCs/>
        </w:rPr>
        <w:t>1-8 NTV</w:t>
      </w:r>
      <w:r w:rsidR="001E3152">
        <w:t xml:space="preserve">. </w:t>
      </w:r>
      <w:r w:rsidR="001E3152" w:rsidRPr="001E3152">
        <w:rPr>
          <w:i/>
          <w:iCs/>
          <w:color w:val="0070C0"/>
          <w:vertAlign w:val="superscript"/>
          <w:lang w:val="es-ES"/>
        </w:rPr>
        <w:t>1 </w:t>
      </w:r>
      <w:r w:rsidR="001E3152" w:rsidRPr="001E3152">
        <w:rPr>
          <w:i/>
          <w:iCs/>
          <w:color w:val="0070C0"/>
          <w:lang w:val="es-ES"/>
        </w:rPr>
        <w:t xml:space="preserve">Hijo mío, presta atención a lo que digo </w:t>
      </w:r>
    </w:p>
    <w:p w14:paraId="55B446F3" w14:textId="311C7B30" w:rsidR="001E3152" w:rsidRPr="001E3152" w:rsidRDefault="001E3152" w:rsidP="001E3152">
      <w:pPr>
        <w:rPr>
          <w:i/>
          <w:iCs/>
          <w:color w:val="0070C0"/>
        </w:rPr>
      </w:pPr>
      <w:r w:rsidRPr="001E3152">
        <w:rPr>
          <w:i/>
          <w:iCs/>
          <w:color w:val="0070C0"/>
          <w:lang w:val="es-ES"/>
        </w:rPr>
        <w:t xml:space="preserve">y atesora mis mandatos. </w:t>
      </w:r>
      <w:r w:rsidRPr="001E3152">
        <w:rPr>
          <w:i/>
          <w:iCs/>
          <w:color w:val="0070C0"/>
          <w:vertAlign w:val="superscript"/>
          <w:lang w:val="es-ES"/>
        </w:rPr>
        <w:t>2 </w:t>
      </w:r>
      <w:r w:rsidRPr="001E3152">
        <w:rPr>
          <w:i/>
          <w:iCs/>
          <w:color w:val="0070C0"/>
          <w:lang w:val="es-ES"/>
        </w:rPr>
        <w:t xml:space="preserve">Afina tus oídos a la sabiduría y concéntrate en el entendimiento. </w:t>
      </w:r>
    </w:p>
    <w:p w14:paraId="7B9BD403" w14:textId="2523F5D6" w:rsidR="001E3152" w:rsidRPr="001E3152" w:rsidRDefault="001E3152" w:rsidP="001E3152">
      <w:pPr>
        <w:rPr>
          <w:i/>
          <w:iCs/>
          <w:color w:val="0070C0"/>
        </w:rPr>
      </w:pPr>
      <w:r w:rsidRPr="001E3152">
        <w:rPr>
          <w:i/>
          <w:iCs/>
          <w:color w:val="0070C0"/>
          <w:vertAlign w:val="superscript"/>
          <w:lang w:val="es-ES"/>
        </w:rPr>
        <w:t>3 </w:t>
      </w:r>
      <w:r w:rsidRPr="001E3152">
        <w:rPr>
          <w:i/>
          <w:iCs/>
          <w:color w:val="0070C0"/>
          <w:lang w:val="es-ES"/>
        </w:rPr>
        <w:t xml:space="preserve">Clama por inteligencia y pide entendimiento. </w:t>
      </w:r>
      <w:r w:rsidRPr="001E3152">
        <w:rPr>
          <w:i/>
          <w:iCs/>
          <w:color w:val="0070C0"/>
          <w:vertAlign w:val="superscript"/>
          <w:lang w:val="es-ES"/>
        </w:rPr>
        <w:t>4 </w:t>
      </w:r>
      <w:r w:rsidRPr="001E3152">
        <w:rPr>
          <w:i/>
          <w:iCs/>
          <w:color w:val="0070C0"/>
          <w:lang w:val="es-ES"/>
        </w:rPr>
        <w:t xml:space="preserve">Búscalos como si fueran plata, como si fueran tesoros escondidos. </w:t>
      </w:r>
      <w:r w:rsidRPr="001E3152">
        <w:rPr>
          <w:i/>
          <w:iCs/>
          <w:color w:val="0070C0"/>
          <w:vertAlign w:val="superscript"/>
          <w:lang w:val="es-ES"/>
        </w:rPr>
        <w:t>5 </w:t>
      </w:r>
      <w:r w:rsidRPr="001E3152">
        <w:rPr>
          <w:i/>
          <w:iCs/>
          <w:color w:val="0070C0"/>
          <w:lang w:val="es-ES"/>
        </w:rPr>
        <w:t xml:space="preserve">Entonces comprenderás lo que significa temer al Señor y obtendrás conocimiento de Dios. </w:t>
      </w:r>
      <w:r w:rsidRPr="001E3152">
        <w:rPr>
          <w:i/>
          <w:iCs/>
          <w:color w:val="0070C0"/>
          <w:vertAlign w:val="superscript"/>
          <w:lang w:val="es-ES"/>
        </w:rPr>
        <w:t>6 </w:t>
      </w:r>
      <w:r w:rsidRPr="001E3152">
        <w:rPr>
          <w:i/>
          <w:iCs/>
          <w:color w:val="0070C0"/>
          <w:lang w:val="es-ES"/>
        </w:rPr>
        <w:t xml:space="preserve">¡Pues el Señor concede sabiduría! </w:t>
      </w:r>
    </w:p>
    <w:p w14:paraId="531A8A8B" w14:textId="54C6ADA2" w:rsidR="001E3152" w:rsidRPr="001E3152" w:rsidRDefault="001E3152" w:rsidP="001E3152">
      <w:pPr>
        <w:rPr>
          <w:i/>
          <w:iCs/>
          <w:color w:val="0070C0"/>
        </w:rPr>
      </w:pPr>
      <w:r w:rsidRPr="001E3152">
        <w:rPr>
          <w:i/>
          <w:iCs/>
          <w:color w:val="0070C0"/>
          <w:lang w:val="es-ES"/>
        </w:rPr>
        <w:t xml:space="preserve">De su boca provienen el saber y el entendimiento. </w:t>
      </w:r>
      <w:r w:rsidRPr="001E3152">
        <w:rPr>
          <w:i/>
          <w:iCs/>
          <w:color w:val="0070C0"/>
          <w:vertAlign w:val="superscript"/>
          <w:lang w:val="es-ES"/>
        </w:rPr>
        <w:t>7 </w:t>
      </w:r>
      <w:r w:rsidRPr="001E3152">
        <w:rPr>
          <w:i/>
          <w:iCs/>
          <w:color w:val="0070C0"/>
          <w:lang w:val="es-ES"/>
        </w:rPr>
        <w:t xml:space="preserve">Al que es honrado, él le concede el tesoro del sentido común. Él es un escudo para los que caminan con integridad. </w:t>
      </w:r>
    </w:p>
    <w:p w14:paraId="7CA4126F" w14:textId="0E690462" w:rsidR="008F7E3C" w:rsidRDefault="001E3152" w:rsidP="008F7E3C">
      <w:pPr>
        <w:rPr>
          <w:lang w:val="es-ES"/>
        </w:rPr>
      </w:pPr>
      <w:r w:rsidRPr="001E3152">
        <w:rPr>
          <w:i/>
          <w:iCs/>
          <w:color w:val="0070C0"/>
          <w:vertAlign w:val="superscript"/>
          <w:lang w:val="es-ES"/>
        </w:rPr>
        <w:t>8 </w:t>
      </w:r>
      <w:r w:rsidRPr="001E3152">
        <w:rPr>
          <w:i/>
          <w:iCs/>
          <w:color w:val="0070C0"/>
          <w:lang w:val="es-ES"/>
        </w:rPr>
        <w:t>Él cuida las sendas de los justos y protege a los que le son fieles</w:t>
      </w:r>
      <w:r w:rsidRPr="001E3152">
        <w:rPr>
          <w:lang w:val="es-ES"/>
        </w:rPr>
        <w:t>.</w:t>
      </w:r>
    </w:p>
    <w:p w14:paraId="79D73664" w14:textId="77777777" w:rsidR="00160F93" w:rsidRDefault="00160F93" w:rsidP="008F7E3C">
      <w:pPr>
        <w:rPr>
          <w:lang w:val="es-ES"/>
        </w:rPr>
      </w:pPr>
    </w:p>
    <w:p w14:paraId="7400D456" w14:textId="77777777" w:rsidR="00160F93" w:rsidRDefault="00160F93" w:rsidP="008F7E3C">
      <w:pPr>
        <w:rPr>
          <w:lang w:val="es-ES"/>
        </w:rPr>
      </w:pPr>
    </w:p>
    <w:p w14:paraId="298FA482" w14:textId="77777777" w:rsidR="00160F93" w:rsidRDefault="00160F93" w:rsidP="008F7E3C">
      <w:pPr>
        <w:rPr>
          <w:lang w:val="es-ES"/>
        </w:rPr>
      </w:pPr>
    </w:p>
    <w:p w14:paraId="4A9BB61E" w14:textId="4927CE2C" w:rsidR="00160F93" w:rsidRDefault="00160F93" w:rsidP="008F7E3C">
      <w:pPr>
        <w:rPr>
          <w:lang w:val="es-ES"/>
        </w:rPr>
      </w:pPr>
      <w:bookmarkStart w:id="45" w:name="OLE_LINK7"/>
      <w:bookmarkStart w:id="46" w:name="OLE_LINK8"/>
      <w:r w:rsidRPr="00160F93">
        <w:rPr>
          <w:b/>
          <w:bCs/>
          <w:lang w:val="es-ES"/>
        </w:rPr>
        <w:t>Juan 15:13-16 NTV</w:t>
      </w:r>
      <w:r>
        <w:rPr>
          <w:lang w:val="es-ES"/>
        </w:rPr>
        <w:t xml:space="preserve">. </w:t>
      </w:r>
      <w:r w:rsidRPr="00160F93">
        <w:rPr>
          <w:i/>
          <w:iCs/>
          <w:color w:val="0070C0"/>
          <w:vertAlign w:val="superscript"/>
          <w:lang w:val="es-ES"/>
        </w:rPr>
        <w:t>13 </w:t>
      </w:r>
      <w:r w:rsidRPr="00160F93">
        <w:rPr>
          <w:i/>
          <w:iCs/>
          <w:color w:val="0070C0"/>
          <w:lang w:val="es-ES"/>
        </w:rPr>
        <w:t xml:space="preserve">No hay un amor más grande que el dar la vida por los amigos. </w:t>
      </w:r>
      <w:r w:rsidRPr="00160F93">
        <w:rPr>
          <w:i/>
          <w:iCs/>
          <w:color w:val="0070C0"/>
          <w:vertAlign w:val="superscript"/>
          <w:lang w:val="es-ES"/>
        </w:rPr>
        <w:t>14 </w:t>
      </w:r>
      <w:r w:rsidRPr="00160F93">
        <w:rPr>
          <w:i/>
          <w:iCs/>
          <w:color w:val="0070C0"/>
          <w:lang w:val="es-ES"/>
        </w:rPr>
        <w:t xml:space="preserve">Ustedes son mis amigos si hacen lo que yo les mando. </w:t>
      </w:r>
      <w:r w:rsidRPr="00160F93">
        <w:rPr>
          <w:i/>
          <w:iCs/>
          <w:color w:val="0070C0"/>
          <w:vertAlign w:val="superscript"/>
          <w:lang w:val="es-ES"/>
        </w:rPr>
        <w:t>15 </w:t>
      </w:r>
      <w:r w:rsidRPr="00160F93">
        <w:rPr>
          <w:i/>
          <w:iCs/>
          <w:color w:val="0070C0"/>
          <w:lang w:val="es-ES"/>
        </w:rPr>
        <w:t>Ya no los llamo esclavos, porque el amo no confía sus asuntos a los esclavos. Ustedes ahora son mis amigos, porque les he contado todo lo que el Padre me dijo</w:t>
      </w:r>
      <w:r>
        <w:rPr>
          <w:lang w:val="es-ES"/>
        </w:rPr>
        <w:t>.</w:t>
      </w:r>
    </w:p>
    <w:p w14:paraId="197804A5" w14:textId="77777777" w:rsidR="00160F93" w:rsidRDefault="00160F93" w:rsidP="008F7E3C">
      <w:pPr>
        <w:rPr>
          <w:lang w:val="es-ES"/>
        </w:rPr>
      </w:pPr>
    </w:p>
    <w:bookmarkEnd w:id="45"/>
    <w:bookmarkEnd w:id="46"/>
    <w:p w14:paraId="1E3A7EB7" w14:textId="2EDB0E19" w:rsidR="00160F93" w:rsidRDefault="005E4B68" w:rsidP="008F7E3C">
      <w:pPr>
        <w:rPr>
          <w:lang w:val="es-ES"/>
        </w:rPr>
      </w:pPr>
      <w:r>
        <w:rPr>
          <w:lang w:val="es-ES"/>
        </w:rPr>
        <w:t xml:space="preserve">Nosotros somos dichosos de tener un Dios que su amor lo llevo a dar su vida por sus amigos, y nos ha colocado a nosotros en </w:t>
      </w:r>
      <w:r w:rsidR="00782711">
        <w:rPr>
          <w:lang w:val="es-ES"/>
        </w:rPr>
        <w:t xml:space="preserve">la </w:t>
      </w:r>
      <w:r>
        <w:rPr>
          <w:lang w:val="es-ES"/>
        </w:rPr>
        <w:t xml:space="preserve">categoría de amigos. </w:t>
      </w:r>
    </w:p>
    <w:p w14:paraId="7ACF0F20" w14:textId="0DBD4F0E" w:rsidR="005E4B68" w:rsidRPr="00420F63" w:rsidRDefault="005570CE" w:rsidP="008F7E3C">
      <w:pPr>
        <w:rPr>
          <w:color w:val="FF0000"/>
          <w:lang w:val="es-ES"/>
        </w:rPr>
      </w:pPr>
      <w:r w:rsidRPr="00420F63">
        <w:rPr>
          <w:color w:val="FF0000"/>
          <w:lang w:val="es-ES"/>
        </w:rPr>
        <w:t>¿Tienes un amigo? ¿Sabes comportarte como un amigo con alguien?</w:t>
      </w:r>
    </w:p>
    <w:p w14:paraId="1DA9E10B" w14:textId="25F9CD80" w:rsidR="005570CE" w:rsidRDefault="005570CE" w:rsidP="008F7E3C">
      <w:pPr>
        <w:rPr>
          <w:lang w:val="es-ES"/>
        </w:rPr>
      </w:pPr>
      <w:r>
        <w:rPr>
          <w:lang w:val="es-ES"/>
        </w:rPr>
        <w:t>Tener amigos es una de las mejores cosas que un ser humano puede tener, es triste que a</w:t>
      </w:r>
      <w:r w:rsidR="001F51E9">
        <w:rPr>
          <w:lang w:val="es-ES"/>
        </w:rPr>
        <w:t xml:space="preserve"> ahora que estas leyendo estas letras te pongas a buscar </w:t>
      </w:r>
      <w:r w:rsidR="00AE7AF9">
        <w:rPr>
          <w:lang w:val="es-ES"/>
        </w:rPr>
        <w:t>y</w:t>
      </w:r>
      <w:r w:rsidR="001F51E9">
        <w:rPr>
          <w:lang w:val="es-ES"/>
        </w:rPr>
        <w:t xml:space="preserve"> encuentres </w:t>
      </w:r>
      <w:r w:rsidR="00377A25">
        <w:rPr>
          <w:lang w:val="es-ES"/>
        </w:rPr>
        <w:t xml:space="preserve">que </w:t>
      </w:r>
      <w:r w:rsidR="00AE7AF9">
        <w:rPr>
          <w:lang w:val="es-ES"/>
        </w:rPr>
        <w:t xml:space="preserve">no tienes un amigo, si eso es </w:t>
      </w:r>
      <w:r w:rsidR="00377A25">
        <w:rPr>
          <w:lang w:val="es-ES"/>
        </w:rPr>
        <w:t>así</w:t>
      </w:r>
      <w:r w:rsidR="00AE7AF9">
        <w:rPr>
          <w:lang w:val="es-ES"/>
        </w:rPr>
        <w:t xml:space="preserve">, te digo que te costara mucho </w:t>
      </w:r>
      <w:r w:rsidR="00AF445D">
        <w:rPr>
          <w:lang w:val="es-ES"/>
        </w:rPr>
        <w:t xml:space="preserve">vivir como amigo de Dios, quizás le sigas por algunas otras razones, y seria triste eso. </w:t>
      </w:r>
    </w:p>
    <w:p w14:paraId="3576C83C" w14:textId="1831A832" w:rsidR="00AF445D" w:rsidRDefault="00FE69ED" w:rsidP="008F7E3C">
      <w:pPr>
        <w:rPr>
          <w:lang w:val="es-ES"/>
        </w:rPr>
      </w:pPr>
      <w:r>
        <w:rPr>
          <w:lang w:val="es-ES"/>
        </w:rPr>
        <w:t xml:space="preserve">Cuando somos amigos </w:t>
      </w:r>
      <w:r w:rsidR="00A02FBA">
        <w:rPr>
          <w:lang w:val="es-ES"/>
        </w:rPr>
        <w:t xml:space="preserve">no rompemos las reglas, </w:t>
      </w:r>
      <w:r w:rsidR="000B1F21">
        <w:rPr>
          <w:lang w:val="es-ES"/>
        </w:rPr>
        <w:t>más</w:t>
      </w:r>
      <w:r w:rsidR="00A02FBA">
        <w:rPr>
          <w:lang w:val="es-ES"/>
        </w:rPr>
        <w:t xml:space="preserve"> bien las obedecemos por amor</w:t>
      </w:r>
      <w:r w:rsidR="00FA3D39">
        <w:rPr>
          <w:lang w:val="es-ES"/>
        </w:rPr>
        <w:t>, queremos responder a la amistad que tenemos con nuestro amigo.</w:t>
      </w:r>
    </w:p>
    <w:p w14:paraId="6BA216E8" w14:textId="7C15EA60" w:rsidR="00FA3D39" w:rsidRDefault="00FA3D39" w:rsidP="008F7E3C">
      <w:pPr>
        <w:rPr>
          <w:color w:val="000000" w:themeColor="text1"/>
          <w:lang w:val="es-ES"/>
        </w:rPr>
      </w:pPr>
      <w:r>
        <w:rPr>
          <w:lang w:val="es-ES"/>
        </w:rPr>
        <w:t xml:space="preserve">Trata de tener un amigo y después </w:t>
      </w:r>
      <w:r w:rsidR="001F0FC5">
        <w:rPr>
          <w:lang w:val="es-ES"/>
        </w:rPr>
        <w:t xml:space="preserve">se </w:t>
      </w:r>
      <w:r w:rsidR="000B1F21">
        <w:rPr>
          <w:lang w:val="es-ES"/>
        </w:rPr>
        <w:t>amigó</w:t>
      </w:r>
      <w:r w:rsidR="001F0FC5">
        <w:rPr>
          <w:lang w:val="es-ES"/>
        </w:rPr>
        <w:t xml:space="preserve"> de Dios y disfruta su amistad, será la mejor forma de vivir nuestra </w:t>
      </w:r>
      <w:r w:rsidR="000B1F21">
        <w:rPr>
          <w:lang w:val="es-ES"/>
        </w:rPr>
        <w:t>relación</w:t>
      </w:r>
      <w:r w:rsidR="001F0FC5">
        <w:rPr>
          <w:lang w:val="es-ES"/>
        </w:rPr>
        <w:t>, nuestro Salvador siendo tan Sublime y Grande</w:t>
      </w:r>
      <w:r w:rsidR="00420F63">
        <w:rPr>
          <w:lang w:val="es-ES"/>
        </w:rPr>
        <w:t xml:space="preserve">, </w:t>
      </w:r>
      <w:r w:rsidR="000B1F21">
        <w:rPr>
          <w:lang w:val="es-ES"/>
        </w:rPr>
        <w:t>también</w:t>
      </w:r>
      <w:r w:rsidR="00420F63">
        <w:rPr>
          <w:lang w:val="es-ES"/>
        </w:rPr>
        <w:t xml:space="preserve"> es tu amigo, quien te quiere y lo </w:t>
      </w:r>
      <w:r w:rsidR="000B1F21">
        <w:rPr>
          <w:lang w:val="es-ES"/>
        </w:rPr>
        <w:t>ha</w:t>
      </w:r>
      <w:r w:rsidR="00420F63">
        <w:rPr>
          <w:lang w:val="es-ES"/>
        </w:rPr>
        <w:t xml:space="preserve"> dado todo y lo cont</w:t>
      </w:r>
      <w:r w:rsidR="000B1F21">
        <w:rPr>
          <w:lang w:val="es-ES"/>
        </w:rPr>
        <w:t>in</w:t>
      </w:r>
      <w:r w:rsidR="00420F63">
        <w:rPr>
          <w:lang w:val="es-ES"/>
        </w:rPr>
        <w:t xml:space="preserve">uara dando por ti, y </w:t>
      </w:r>
      <w:r w:rsidR="000B1F21">
        <w:rPr>
          <w:lang w:val="es-ES"/>
        </w:rPr>
        <w:t>tú</w:t>
      </w:r>
      <w:r w:rsidR="00420F63">
        <w:rPr>
          <w:lang w:val="es-ES"/>
        </w:rPr>
        <w:t xml:space="preserve">, </w:t>
      </w:r>
      <w:r w:rsidR="00420F63" w:rsidRPr="003F6177">
        <w:rPr>
          <w:color w:val="FF0000"/>
          <w:lang w:val="es-ES"/>
        </w:rPr>
        <w:t>¿Cómo respondes a esa amistad?</w:t>
      </w:r>
    </w:p>
    <w:p w14:paraId="49DEA2A6" w14:textId="77777777" w:rsidR="003F6177" w:rsidRDefault="003F6177" w:rsidP="008F7E3C">
      <w:pPr>
        <w:rPr>
          <w:color w:val="000000" w:themeColor="text1"/>
          <w:lang w:val="es-ES"/>
        </w:rPr>
      </w:pPr>
    </w:p>
    <w:p w14:paraId="4F5983A0" w14:textId="77777777" w:rsidR="003F6177" w:rsidRDefault="003F6177" w:rsidP="008F7E3C">
      <w:pPr>
        <w:rPr>
          <w:color w:val="000000" w:themeColor="text1"/>
          <w:lang w:val="es-ES"/>
        </w:rPr>
      </w:pPr>
    </w:p>
    <w:p w14:paraId="3293DEB6" w14:textId="166BB0E5" w:rsidR="004A69C0" w:rsidRPr="004A69C0" w:rsidRDefault="004A69C0" w:rsidP="004A69C0">
      <w:pPr>
        <w:rPr>
          <w:i/>
          <w:iCs/>
          <w:color w:val="0070C0"/>
          <w:lang w:val="es-ES"/>
        </w:rPr>
      </w:pPr>
      <w:bookmarkStart w:id="47" w:name="OLE_LINK9"/>
      <w:bookmarkStart w:id="48" w:name="OLE_LINK10"/>
      <w:r w:rsidRPr="00E43DEA">
        <w:rPr>
          <w:b/>
          <w:bCs/>
          <w:color w:val="000000" w:themeColor="text1"/>
          <w:lang w:val="es-ES"/>
        </w:rPr>
        <w:t>Romanos 12:17</w:t>
      </w:r>
      <w:r w:rsidR="00E43DEA" w:rsidRPr="00E43DEA">
        <w:rPr>
          <w:b/>
          <w:bCs/>
          <w:color w:val="000000" w:themeColor="text1"/>
          <w:lang w:val="es-ES"/>
        </w:rPr>
        <w:t>-21 NTV</w:t>
      </w:r>
      <w:r w:rsidR="00E43DEA">
        <w:rPr>
          <w:color w:val="000000" w:themeColor="text1"/>
          <w:lang w:val="es-ES"/>
        </w:rPr>
        <w:t xml:space="preserve">. </w:t>
      </w:r>
      <w:r w:rsidRPr="004A69C0">
        <w:rPr>
          <w:i/>
          <w:iCs/>
          <w:color w:val="0070C0"/>
          <w:vertAlign w:val="superscript"/>
          <w:lang w:val="es-ES"/>
        </w:rPr>
        <w:t>17 </w:t>
      </w:r>
      <w:r w:rsidRPr="004A69C0">
        <w:rPr>
          <w:i/>
          <w:iCs/>
          <w:color w:val="0070C0"/>
          <w:lang w:val="es-ES"/>
        </w:rPr>
        <w:t xml:space="preserve">Nunca devuelvan a nadie mal por mal. Compórtense de tal manera que todo el mundo vea que ustedes son personas honradas. </w:t>
      </w:r>
      <w:r w:rsidRPr="004A69C0">
        <w:rPr>
          <w:i/>
          <w:iCs/>
          <w:color w:val="0070C0"/>
          <w:vertAlign w:val="superscript"/>
          <w:lang w:val="es-ES"/>
        </w:rPr>
        <w:t>18 </w:t>
      </w:r>
      <w:r w:rsidRPr="004A69C0">
        <w:rPr>
          <w:i/>
          <w:iCs/>
          <w:color w:val="0070C0"/>
          <w:lang w:val="es-ES"/>
        </w:rPr>
        <w:t xml:space="preserve">Hagan todo lo posible por vivir en paz con todos. </w:t>
      </w:r>
    </w:p>
    <w:p w14:paraId="776102E1" w14:textId="0210F8AB" w:rsidR="004A69C0" w:rsidRPr="004A69C0" w:rsidRDefault="004A69C0" w:rsidP="004A69C0">
      <w:pPr>
        <w:rPr>
          <w:i/>
          <w:iCs/>
          <w:color w:val="0070C0"/>
        </w:rPr>
      </w:pPr>
      <w:r w:rsidRPr="004A69C0">
        <w:rPr>
          <w:i/>
          <w:iCs/>
          <w:color w:val="0070C0"/>
          <w:vertAlign w:val="superscript"/>
          <w:lang w:val="es-ES"/>
        </w:rPr>
        <w:t>19 </w:t>
      </w:r>
      <w:r w:rsidRPr="004A69C0">
        <w:rPr>
          <w:i/>
          <w:iCs/>
          <w:color w:val="0070C0"/>
          <w:lang w:val="es-ES"/>
        </w:rPr>
        <w:t xml:space="preserve">Queridos amigos, nunca tomen venganza. Dejen que se encargue la justa ira de Dios. Pues dicen las Escrituras: «Yo tomaré venganza; Yo les pagaré lo que se merecen», </w:t>
      </w:r>
    </w:p>
    <w:p w14:paraId="0D603B16" w14:textId="624C5EE1" w:rsidR="004A69C0" w:rsidRPr="004A69C0" w:rsidRDefault="004A69C0" w:rsidP="004A69C0">
      <w:pPr>
        <w:rPr>
          <w:i/>
          <w:iCs/>
          <w:color w:val="0070C0"/>
        </w:rPr>
      </w:pPr>
      <w:r w:rsidRPr="004A69C0">
        <w:rPr>
          <w:i/>
          <w:iCs/>
          <w:color w:val="0070C0"/>
          <w:lang w:val="es-ES"/>
        </w:rPr>
        <w:t xml:space="preserve">dice el Señor. </w:t>
      </w:r>
      <w:r w:rsidRPr="004A69C0">
        <w:rPr>
          <w:i/>
          <w:iCs/>
          <w:color w:val="0070C0"/>
          <w:vertAlign w:val="superscript"/>
          <w:lang w:val="es-ES"/>
        </w:rPr>
        <w:t>20 </w:t>
      </w:r>
      <w:r w:rsidRPr="004A69C0">
        <w:rPr>
          <w:i/>
          <w:iCs/>
          <w:color w:val="0070C0"/>
          <w:lang w:val="es-ES"/>
        </w:rPr>
        <w:t xml:space="preserve">En cambio, «Si tus enemigos tienen hambre, dales de comer. </w:t>
      </w:r>
    </w:p>
    <w:p w14:paraId="752873B0" w14:textId="5739F92B" w:rsidR="004A69C0" w:rsidRPr="004A69C0" w:rsidRDefault="004A69C0" w:rsidP="004A69C0">
      <w:pPr>
        <w:rPr>
          <w:i/>
          <w:iCs/>
          <w:color w:val="0070C0"/>
        </w:rPr>
      </w:pPr>
      <w:r w:rsidRPr="004A69C0">
        <w:rPr>
          <w:i/>
          <w:iCs/>
          <w:color w:val="0070C0"/>
          <w:lang w:val="es-ES"/>
        </w:rPr>
        <w:t xml:space="preserve">Si tienen sed, dales de beber. Al hacer eso, amontonarás carbones encendidos de vergüenza sobre su cabeza». </w:t>
      </w:r>
    </w:p>
    <w:p w14:paraId="2BEB1562" w14:textId="707F672D" w:rsidR="004A69C0" w:rsidRDefault="004A69C0" w:rsidP="004A69C0">
      <w:pPr>
        <w:rPr>
          <w:color w:val="000000" w:themeColor="text1"/>
          <w:lang w:val="es-ES"/>
        </w:rPr>
      </w:pPr>
      <w:r w:rsidRPr="004A69C0">
        <w:rPr>
          <w:i/>
          <w:iCs/>
          <w:color w:val="0070C0"/>
          <w:vertAlign w:val="superscript"/>
          <w:lang w:val="es-ES"/>
        </w:rPr>
        <w:t>21 </w:t>
      </w:r>
      <w:r w:rsidRPr="004A69C0">
        <w:rPr>
          <w:b/>
          <w:bCs/>
          <w:i/>
          <w:iCs/>
          <w:color w:val="0070C0"/>
          <w:lang w:val="es-ES"/>
        </w:rPr>
        <w:t>No dejen que el mal los venza, más bien venzan el mal haciendo el bien</w:t>
      </w:r>
      <w:r w:rsidRPr="004A69C0">
        <w:rPr>
          <w:color w:val="000000" w:themeColor="text1"/>
          <w:lang w:val="es-ES"/>
        </w:rPr>
        <w:t>.</w:t>
      </w:r>
    </w:p>
    <w:p w14:paraId="5F31B9D0" w14:textId="77777777" w:rsidR="00E43DEA" w:rsidRDefault="00E43DEA" w:rsidP="004A69C0">
      <w:pPr>
        <w:rPr>
          <w:color w:val="000000" w:themeColor="text1"/>
          <w:lang w:val="es-ES"/>
        </w:rPr>
      </w:pPr>
    </w:p>
    <w:p w14:paraId="7FC77872" w14:textId="54F031DE" w:rsidR="00E43DEA" w:rsidRDefault="00121F92" w:rsidP="004A69C0">
      <w:pPr>
        <w:rPr>
          <w:color w:val="000000" w:themeColor="text1"/>
          <w:lang w:val="es-ES"/>
        </w:rPr>
      </w:pPr>
      <w:r>
        <w:rPr>
          <w:color w:val="000000" w:themeColor="text1"/>
          <w:lang w:val="es-ES"/>
        </w:rPr>
        <w:t xml:space="preserve">Los seres humanos somos propensos a responder de la misma manera como nos tratan, nuestras emociones </w:t>
      </w:r>
      <w:r w:rsidR="0098289A">
        <w:rPr>
          <w:color w:val="000000" w:themeColor="text1"/>
          <w:lang w:val="es-ES"/>
        </w:rPr>
        <w:t xml:space="preserve">son impulsos que debemos controlar, </w:t>
      </w:r>
      <w:r w:rsidR="0000382F">
        <w:rPr>
          <w:color w:val="000000" w:themeColor="text1"/>
          <w:lang w:val="es-ES"/>
        </w:rPr>
        <w:t>sería</w:t>
      </w:r>
      <w:r w:rsidR="0098289A">
        <w:rPr>
          <w:color w:val="000000" w:themeColor="text1"/>
          <w:lang w:val="es-ES"/>
        </w:rPr>
        <w:t xml:space="preserve"> el mundo muy diferente si refrenamos nuestras emociones. </w:t>
      </w:r>
    </w:p>
    <w:p w14:paraId="59E96CBF" w14:textId="5B2989AD" w:rsidR="0098289A" w:rsidRDefault="0098289A" w:rsidP="004A69C0">
      <w:pPr>
        <w:rPr>
          <w:color w:val="000000" w:themeColor="text1"/>
          <w:lang w:val="es-ES"/>
        </w:rPr>
      </w:pPr>
      <w:r>
        <w:rPr>
          <w:i/>
          <w:iCs/>
          <w:color w:val="0070C0"/>
          <w:lang w:val="es-ES"/>
        </w:rPr>
        <w:t>“</w:t>
      </w:r>
      <w:r w:rsidRPr="004A69C0">
        <w:rPr>
          <w:i/>
          <w:iCs/>
          <w:color w:val="0070C0"/>
          <w:lang w:val="es-ES"/>
        </w:rPr>
        <w:t>Nunca devuelvan a nadie mal por mal</w:t>
      </w:r>
      <w:r>
        <w:rPr>
          <w:i/>
          <w:iCs/>
          <w:color w:val="0070C0"/>
          <w:lang w:val="es-ES"/>
        </w:rPr>
        <w:t>”</w:t>
      </w:r>
      <w:r>
        <w:rPr>
          <w:color w:val="000000" w:themeColor="text1"/>
          <w:lang w:val="es-ES"/>
        </w:rPr>
        <w:t xml:space="preserve"> Aquí la palabra no nos da </w:t>
      </w:r>
      <w:r w:rsidR="001F1394">
        <w:rPr>
          <w:color w:val="000000" w:themeColor="text1"/>
          <w:lang w:val="es-ES"/>
        </w:rPr>
        <w:t xml:space="preserve">licencia para </w:t>
      </w:r>
      <w:r w:rsidR="005D4BB0">
        <w:rPr>
          <w:color w:val="000000" w:themeColor="text1"/>
          <w:lang w:val="es-ES"/>
        </w:rPr>
        <w:t xml:space="preserve">actuar como mismo nos hacen </w:t>
      </w:r>
      <w:r w:rsidR="00B6517C">
        <w:rPr>
          <w:color w:val="000000" w:themeColor="text1"/>
          <w:lang w:val="es-ES"/>
        </w:rPr>
        <w:t>a nosotros, dice “</w:t>
      </w:r>
      <w:r w:rsidR="00B6517C" w:rsidRPr="00163772">
        <w:rPr>
          <w:b/>
          <w:bCs/>
          <w:color w:val="000000" w:themeColor="text1"/>
          <w:lang w:val="es-ES"/>
        </w:rPr>
        <w:t>Nunca</w:t>
      </w:r>
      <w:r w:rsidR="00B6517C">
        <w:rPr>
          <w:color w:val="000000" w:themeColor="text1"/>
          <w:lang w:val="es-ES"/>
        </w:rPr>
        <w:t>”</w:t>
      </w:r>
      <w:r w:rsidR="00163772">
        <w:rPr>
          <w:color w:val="000000" w:themeColor="text1"/>
          <w:lang w:val="es-ES"/>
        </w:rPr>
        <w:t>,</w:t>
      </w:r>
      <w:r w:rsidR="00767951">
        <w:rPr>
          <w:color w:val="000000" w:themeColor="text1"/>
          <w:lang w:val="es-ES"/>
        </w:rPr>
        <w:t xml:space="preserve"> tomemos enserio las ordenanzas de la palabra. </w:t>
      </w:r>
    </w:p>
    <w:p w14:paraId="11F29705" w14:textId="12BE98F7" w:rsidR="00D91906" w:rsidRDefault="00D91906" w:rsidP="004A69C0">
      <w:pPr>
        <w:rPr>
          <w:color w:val="000000" w:themeColor="text1"/>
          <w:lang w:val="es-ES"/>
        </w:rPr>
      </w:pPr>
      <w:r>
        <w:rPr>
          <w:color w:val="000000" w:themeColor="text1"/>
          <w:lang w:val="es-ES"/>
        </w:rPr>
        <w:t>Los que nos rodean deben ver en nosotros la diferencia con el mundo</w:t>
      </w:r>
      <w:r w:rsidR="005101AB">
        <w:rPr>
          <w:color w:val="000000" w:themeColor="text1"/>
          <w:lang w:val="es-ES"/>
        </w:rPr>
        <w:t>, nos corresponde vivir en paz con todos</w:t>
      </w:r>
      <w:r w:rsidR="005C5E27">
        <w:rPr>
          <w:color w:val="000000" w:themeColor="text1"/>
          <w:lang w:val="es-ES"/>
        </w:rPr>
        <w:t xml:space="preserve">, y la venganza se la debemos dejar a nuestro Dios. </w:t>
      </w:r>
    </w:p>
    <w:p w14:paraId="34C6A36F" w14:textId="4BA35883" w:rsidR="005C5E27" w:rsidRDefault="005C5E27" w:rsidP="004A69C0">
      <w:pPr>
        <w:rPr>
          <w:color w:val="000000" w:themeColor="text1"/>
          <w:lang w:val="es-ES"/>
        </w:rPr>
      </w:pPr>
      <w:r>
        <w:rPr>
          <w:color w:val="000000" w:themeColor="text1"/>
          <w:lang w:val="es-ES"/>
        </w:rPr>
        <w:t xml:space="preserve">Nuestra forma de actuar debe ser como Jesús nos </w:t>
      </w:r>
      <w:r w:rsidR="00163772">
        <w:rPr>
          <w:color w:val="000000" w:themeColor="text1"/>
          <w:lang w:val="es-ES"/>
        </w:rPr>
        <w:t>enseñó</w:t>
      </w:r>
      <w:r>
        <w:rPr>
          <w:color w:val="000000" w:themeColor="text1"/>
          <w:lang w:val="es-ES"/>
        </w:rPr>
        <w:t xml:space="preserve">, </w:t>
      </w:r>
      <w:r w:rsidR="00044FBA">
        <w:rPr>
          <w:color w:val="000000" w:themeColor="text1"/>
          <w:lang w:val="es-ES"/>
        </w:rPr>
        <w:t>sírvele a tu enemigo, pero hazlo con una actitud humilde</w:t>
      </w:r>
      <w:r w:rsidR="00923E4A">
        <w:rPr>
          <w:color w:val="000000" w:themeColor="text1"/>
          <w:lang w:val="es-ES"/>
        </w:rPr>
        <w:t xml:space="preserve"> no esperando que Dios le castigue. </w:t>
      </w:r>
    </w:p>
    <w:p w14:paraId="38DD2352" w14:textId="3CF4C28C" w:rsidR="00923E4A" w:rsidRDefault="00923E4A" w:rsidP="00923E4A">
      <w:pPr>
        <w:rPr>
          <w:color w:val="000000" w:themeColor="text1"/>
          <w:lang w:val="es-ES"/>
        </w:rPr>
      </w:pPr>
      <w:r>
        <w:rPr>
          <w:color w:val="000000" w:themeColor="text1"/>
          <w:lang w:val="es-ES"/>
        </w:rPr>
        <w:t>El ultimo verso fue el que motivo a escribirles esto hoy: “</w:t>
      </w:r>
      <w:r w:rsidRPr="004A69C0">
        <w:rPr>
          <w:b/>
          <w:bCs/>
          <w:i/>
          <w:iCs/>
          <w:color w:val="0070C0"/>
          <w:lang w:val="es-ES"/>
        </w:rPr>
        <w:t>No dejen que el mal los venza, más bien venzan el mal haciendo el bien</w:t>
      </w:r>
      <w:r>
        <w:rPr>
          <w:color w:val="000000" w:themeColor="text1"/>
          <w:lang w:val="es-ES"/>
        </w:rPr>
        <w:t>”</w:t>
      </w:r>
      <w:r w:rsidR="001B4BCC">
        <w:rPr>
          <w:color w:val="000000" w:themeColor="text1"/>
          <w:lang w:val="es-ES"/>
        </w:rPr>
        <w:t xml:space="preserve">, No esperes sentir esa emociono que te </w:t>
      </w:r>
      <w:r w:rsidR="000C7211">
        <w:rPr>
          <w:color w:val="000000" w:themeColor="text1"/>
          <w:lang w:val="es-ES"/>
        </w:rPr>
        <w:t>impulse</w:t>
      </w:r>
      <w:r w:rsidR="001B4BCC">
        <w:rPr>
          <w:color w:val="000000" w:themeColor="text1"/>
          <w:lang w:val="es-ES"/>
        </w:rPr>
        <w:t xml:space="preserve"> </w:t>
      </w:r>
      <w:r w:rsidR="000C7211">
        <w:rPr>
          <w:color w:val="000000" w:themeColor="text1"/>
          <w:lang w:val="es-ES"/>
        </w:rPr>
        <w:t>a</w:t>
      </w:r>
      <w:r w:rsidR="001B4BCC">
        <w:rPr>
          <w:color w:val="000000" w:themeColor="text1"/>
          <w:lang w:val="es-ES"/>
        </w:rPr>
        <w:t xml:space="preserve"> hacerle el bien</w:t>
      </w:r>
      <w:r w:rsidR="008F08AB">
        <w:rPr>
          <w:color w:val="000000" w:themeColor="text1"/>
          <w:lang w:val="es-ES"/>
        </w:rPr>
        <w:t xml:space="preserve">, eso es una decisión en la que debes tomar acción aunque </w:t>
      </w:r>
      <w:r w:rsidR="00206A46">
        <w:rPr>
          <w:color w:val="000000" w:themeColor="text1"/>
          <w:lang w:val="es-ES"/>
        </w:rPr>
        <w:t xml:space="preserve">no lo sientas, esto no se trata de si lo sientes o no, se trata de obedecer la palabra de Dios, y </w:t>
      </w:r>
      <w:r w:rsidR="000C7211">
        <w:rPr>
          <w:color w:val="000000" w:themeColor="text1"/>
          <w:lang w:val="es-ES"/>
        </w:rPr>
        <w:t>déjale</w:t>
      </w:r>
      <w:r w:rsidR="00206A46">
        <w:rPr>
          <w:color w:val="000000" w:themeColor="text1"/>
          <w:lang w:val="es-ES"/>
        </w:rPr>
        <w:t xml:space="preserve"> el resultado al Señor. </w:t>
      </w:r>
    </w:p>
    <w:bookmarkEnd w:id="47"/>
    <w:bookmarkEnd w:id="48"/>
    <w:p w14:paraId="17818CA4" w14:textId="16A0CFEB" w:rsidR="00923E4A" w:rsidRPr="0098289A" w:rsidRDefault="00923E4A" w:rsidP="004A69C0">
      <w:pPr>
        <w:rPr>
          <w:color w:val="000000" w:themeColor="text1"/>
          <w:lang w:val="es-ES"/>
        </w:rPr>
      </w:pPr>
    </w:p>
    <w:p w14:paraId="26A56084" w14:textId="77777777" w:rsidR="00E43DEA" w:rsidRDefault="00E43DEA" w:rsidP="004A69C0">
      <w:pPr>
        <w:rPr>
          <w:color w:val="000000" w:themeColor="text1"/>
          <w:lang w:val="es-ES"/>
        </w:rPr>
      </w:pPr>
    </w:p>
    <w:p w14:paraId="599C28D8" w14:textId="77777777" w:rsidR="00E43DEA" w:rsidRPr="004A69C0" w:rsidRDefault="00E43DEA" w:rsidP="004A69C0">
      <w:pPr>
        <w:rPr>
          <w:color w:val="000000" w:themeColor="text1"/>
        </w:rPr>
      </w:pPr>
    </w:p>
    <w:p w14:paraId="6C4BEE25" w14:textId="77777777" w:rsidR="009C6E5C" w:rsidRPr="009C6E5C" w:rsidRDefault="00B633A1" w:rsidP="009C6E5C">
      <w:pPr>
        <w:rPr>
          <w:i/>
          <w:iCs/>
          <w:color w:val="0070C0"/>
        </w:rPr>
      </w:pPr>
      <w:bookmarkStart w:id="49" w:name="OLE_LINK11"/>
      <w:bookmarkStart w:id="50" w:name="OLE_LINK12"/>
      <w:r>
        <w:rPr>
          <w:color w:val="000000" w:themeColor="text1"/>
        </w:rPr>
        <w:t xml:space="preserve">1 Tiemoteo </w:t>
      </w:r>
      <w:r w:rsidR="00BE7DB3">
        <w:rPr>
          <w:color w:val="000000" w:themeColor="text1"/>
        </w:rPr>
        <w:t xml:space="preserve">5:1-8 NTV. </w:t>
      </w:r>
      <w:r w:rsidR="009C6E5C" w:rsidRPr="009C6E5C">
        <w:rPr>
          <w:i/>
          <w:iCs/>
          <w:color w:val="0070C0"/>
          <w:vertAlign w:val="superscript"/>
          <w:lang w:val="es-ES"/>
        </w:rPr>
        <w:t>1 </w:t>
      </w:r>
      <w:r w:rsidR="009C6E5C" w:rsidRPr="009C6E5C">
        <w:rPr>
          <w:i/>
          <w:iCs/>
          <w:color w:val="0070C0"/>
          <w:lang w:val="es-ES"/>
        </w:rPr>
        <w:t xml:space="preserve">Nunca le hables con aspereza a un hombre mayor, sino llámale la atención con respeto como lo harías con tu propio padre. Dirígete a los jóvenes como si les hablaras a tus propios hermanos. </w:t>
      </w:r>
      <w:r w:rsidR="009C6E5C" w:rsidRPr="009C6E5C">
        <w:rPr>
          <w:i/>
          <w:iCs/>
          <w:color w:val="0070C0"/>
          <w:vertAlign w:val="superscript"/>
          <w:lang w:val="es-ES"/>
        </w:rPr>
        <w:t>2 </w:t>
      </w:r>
      <w:r w:rsidR="009C6E5C" w:rsidRPr="009C6E5C">
        <w:rPr>
          <w:i/>
          <w:iCs/>
          <w:color w:val="0070C0"/>
          <w:lang w:val="es-ES"/>
        </w:rPr>
        <w:t xml:space="preserve">Trata a las mujeres mayores como lo harías con tu madre y trata a las jóvenes como a tus propias hermanas, con toda pureza. </w:t>
      </w:r>
    </w:p>
    <w:p w14:paraId="37FBFD73" w14:textId="77777777" w:rsidR="009C6E5C" w:rsidRPr="009C6E5C" w:rsidRDefault="009C6E5C" w:rsidP="009C6E5C">
      <w:pPr>
        <w:rPr>
          <w:i/>
          <w:iCs/>
          <w:color w:val="0070C0"/>
        </w:rPr>
      </w:pPr>
      <w:r w:rsidRPr="009C6E5C">
        <w:rPr>
          <w:i/>
          <w:iCs/>
          <w:color w:val="0070C0"/>
          <w:vertAlign w:val="superscript"/>
          <w:lang w:val="es-ES"/>
        </w:rPr>
        <w:t>3 </w:t>
      </w:r>
      <w:r w:rsidRPr="009C6E5C">
        <w:rPr>
          <w:i/>
          <w:iCs/>
          <w:color w:val="0070C0"/>
          <w:lang w:val="es-ES"/>
        </w:rPr>
        <w:t xml:space="preserve">Atiende a toda viuda que no tenga a nadie quien la cuide. </w:t>
      </w:r>
      <w:r w:rsidRPr="009C6E5C">
        <w:rPr>
          <w:i/>
          <w:iCs/>
          <w:color w:val="0070C0"/>
          <w:vertAlign w:val="superscript"/>
          <w:lang w:val="es-ES"/>
        </w:rPr>
        <w:t>4 </w:t>
      </w:r>
      <w:r w:rsidRPr="009C6E5C">
        <w:rPr>
          <w:i/>
          <w:iCs/>
          <w:color w:val="0070C0"/>
          <w:lang w:val="es-ES"/>
        </w:rPr>
        <w:t xml:space="preserve">Pero, si ella tiene hijos o nietos, la primera responsabilidad de ellos es poner en práctica la sumisión a Dios en su hogar y retribuir a sus padres al cuidarlos. Esto es algo que le agrada a Dios. </w:t>
      </w:r>
    </w:p>
    <w:p w14:paraId="5936EFEE" w14:textId="77777777" w:rsidR="009C6E5C" w:rsidRPr="009C6E5C" w:rsidRDefault="009C6E5C" w:rsidP="009C6E5C">
      <w:pPr>
        <w:rPr>
          <w:i/>
          <w:iCs/>
          <w:color w:val="0070C0"/>
        </w:rPr>
      </w:pPr>
      <w:r w:rsidRPr="009C6E5C">
        <w:rPr>
          <w:i/>
          <w:iCs/>
          <w:color w:val="0070C0"/>
          <w:vertAlign w:val="superscript"/>
          <w:lang w:val="es-ES"/>
        </w:rPr>
        <w:t>5 </w:t>
      </w:r>
      <w:r w:rsidRPr="009C6E5C">
        <w:rPr>
          <w:i/>
          <w:iCs/>
          <w:color w:val="0070C0"/>
          <w:lang w:val="es-ES"/>
        </w:rPr>
        <w:t xml:space="preserve">Ahora bien, una verdadera viuda —una mujer que realmente está sola en este mundo— es aquella que ha puesto su esperanza en Dios. Día y noche ora a Dios pidiéndole su ayuda, </w:t>
      </w:r>
      <w:r w:rsidRPr="009C6E5C">
        <w:rPr>
          <w:i/>
          <w:iCs/>
          <w:color w:val="0070C0"/>
          <w:vertAlign w:val="superscript"/>
          <w:lang w:val="es-ES"/>
        </w:rPr>
        <w:t>6 </w:t>
      </w:r>
      <w:r w:rsidRPr="009C6E5C">
        <w:rPr>
          <w:i/>
          <w:iCs/>
          <w:color w:val="0070C0"/>
          <w:lang w:val="es-ES"/>
        </w:rPr>
        <w:t xml:space="preserve">pero la viuda que solamente vive para el placer está espiritualmente muerta en vida. </w:t>
      </w:r>
      <w:r w:rsidRPr="009C6E5C">
        <w:rPr>
          <w:i/>
          <w:iCs/>
          <w:color w:val="0070C0"/>
          <w:vertAlign w:val="superscript"/>
          <w:lang w:val="es-ES"/>
        </w:rPr>
        <w:t>7 </w:t>
      </w:r>
      <w:r w:rsidRPr="009C6E5C">
        <w:rPr>
          <w:i/>
          <w:iCs/>
          <w:color w:val="0070C0"/>
          <w:lang w:val="es-ES"/>
        </w:rPr>
        <w:t xml:space="preserve">Dale estas instrucciones a la iglesia, para que nadie quede expuesto a la crítica. </w:t>
      </w:r>
    </w:p>
    <w:p w14:paraId="47FFB776" w14:textId="47EC905C" w:rsidR="00BE7DB3" w:rsidRDefault="009C6E5C" w:rsidP="008F7E3C">
      <w:pPr>
        <w:rPr>
          <w:color w:val="000000" w:themeColor="text1"/>
          <w:lang w:val="es-ES"/>
        </w:rPr>
      </w:pPr>
      <w:r w:rsidRPr="009C6E5C">
        <w:rPr>
          <w:i/>
          <w:iCs/>
          <w:color w:val="0070C0"/>
          <w:vertAlign w:val="superscript"/>
          <w:lang w:val="es-ES"/>
        </w:rPr>
        <w:t>8 </w:t>
      </w:r>
      <w:r w:rsidRPr="009C6E5C">
        <w:rPr>
          <w:i/>
          <w:iCs/>
          <w:color w:val="0070C0"/>
          <w:lang w:val="es-ES"/>
        </w:rPr>
        <w:t>Aquellos que se niegan a cuidar de sus familiares, especialmente los de su propia casa, han negado la fe verdadera y son peores que los incrédulos</w:t>
      </w:r>
      <w:r>
        <w:rPr>
          <w:color w:val="000000" w:themeColor="text1"/>
          <w:lang w:val="es-ES"/>
        </w:rPr>
        <w:t xml:space="preserve">. </w:t>
      </w:r>
    </w:p>
    <w:p w14:paraId="76D52514" w14:textId="77777777" w:rsidR="009C6E5C" w:rsidRDefault="009C6E5C" w:rsidP="008F7E3C">
      <w:pPr>
        <w:rPr>
          <w:color w:val="000000" w:themeColor="text1"/>
          <w:lang w:val="es-ES"/>
        </w:rPr>
      </w:pPr>
    </w:p>
    <w:p w14:paraId="12C450BE" w14:textId="59F6B114" w:rsidR="009C6E5C" w:rsidRPr="00467FFC" w:rsidRDefault="009C6E5C" w:rsidP="008F7E3C">
      <w:pPr>
        <w:rPr>
          <w:color w:val="000000" w:themeColor="text1"/>
          <w:lang w:val="es-ES"/>
        </w:rPr>
      </w:pPr>
      <w:r w:rsidRPr="00467FFC">
        <w:rPr>
          <w:color w:val="000000" w:themeColor="text1"/>
          <w:lang w:val="es-ES"/>
        </w:rPr>
        <w:t xml:space="preserve">Esta serie de consejos son sumamente importantes de recordar, sobre todo enseñarlos a nuestros niños y </w:t>
      </w:r>
      <w:r w:rsidR="00E121AD" w:rsidRPr="00467FFC">
        <w:rPr>
          <w:color w:val="000000" w:themeColor="text1"/>
          <w:lang w:val="es-ES"/>
        </w:rPr>
        <w:t>jóvenes</w:t>
      </w:r>
      <w:r w:rsidRPr="00467FFC">
        <w:rPr>
          <w:color w:val="000000" w:themeColor="text1"/>
          <w:lang w:val="es-ES"/>
        </w:rPr>
        <w:t>.</w:t>
      </w:r>
    </w:p>
    <w:p w14:paraId="2E7E0F3A" w14:textId="258D08DB" w:rsidR="009C6E5C" w:rsidRPr="00467FFC" w:rsidRDefault="009C6E5C" w:rsidP="008F7E3C">
      <w:pPr>
        <w:rPr>
          <w:color w:val="000000" w:themeColor="text1"/>
          <w:lang w:val="es-ES"/>
        </w:rPr>
      </w:pPr>
      <w:r w:rsidRPr="00467FFC">
        <w:rPr>
          <w:color w:val="000000" w:themeColor="text1"/>
          <w:lang w:val="es-ES"/>
        </w:rPr>
        <w:t xml:space="preserve">La sociedad de hoy </w:t>
      </w:r>
      <w:r w:rsidR="00E121AD" w:rsidRPr="00467FFC">
        <w:rPr>
          <w:color w:val="000000" w:themeColor="text1"/>
          <w:lang w:val="es-ES"/>
        </w:rPr>
        <w:t>está</w:t>
      </w:r>
      <w:r w:rsidRPr="00467FFC">
        <w:rPr>
          <w:color w:val="000000" w:themeColor="text1"/>
          <w:lang w:val="es-ES"/>
        </w:rPr>
        <w:t xml:space="preserve"> perdiendo </w:t>
      </w:r>
      <w:r w:rsidR="009E1B3D" w:rsidRPr="00467FFC">
        <w:rPr>
          <w:color w:val="000000" w:themeColor="text1"/>
          <w:lang w:val="es-ES"/>
        </w:rPr>
        <w:t xml:space="preserve">estas </w:t>
      </w:r>
      <w:r w:rsidR="00E121AD" w:rsidRPr="00467FFC">
        <w:rPr>
          <w:color w:val="000000" w:themeColor="text1"/>
          <w:lang w:val="es-ES"/>
        </w:rPr>
        <w:t>prácticas</w:t>
      </w:r>
      <w:r w:rsidR="009E1B3D" w:rsidRPr="00467FFC">
        <w:rPr>
          <w:color w:val="000000" w:themeColor="text1"/>
          <w:lang w:val="es-ES"/>
        </w:rPr>
        <w:t xml:space="preserve">, creo que nos corresponde como iglesia </w:t>
      </w:r>
      <w:r w:rsidR="000747AE" w:rsidRPr="00467FFC">
        <w:rPr>
          <w:color w:val="000000" w:themeColor="text1"/>
          <w:lang w:val="es-ES"/>
        </w:rPr>
        <w:t xml:space="preserve">a </w:t>
      </w:r>
      <w:r w:rsidR="00D770B5" w:rsidRPr="00467FFC">
        <w:rPr>
          <w:color w:val="000000" w:themeColor="text1"/>
          <w:lang w:val="es-ES"/>
        </w:rPr>
        <w:t xml:space="preserve">hacer </w:t>
      </w:r>
      <w:r w:rsidR="00E121AD" w:rsidRPr="00467FFC">
        <w:rPr>
          <w:color w:val="000000" w:themeColor="text1"/>
          <w:lang w:val="es-ES"/>
        </w:rPr>
        <w:t>énfasis</w:t>
      </w:r>
      <w:r w:rsidR="00D770B5" w:rsidRPr="00467FFC">
        <w:rPr>
          <w:color w:val="000000" w:themeColor="text1"/>
          <w:lang w:val="es-ES"/>
        </w:rPr>
        <w:t xml:space="preserve"> en transmitir a nuestros </w:t>
      </w:r>
      <w:r w:rsidR="00E121AD" w:rsidRPr="00467FFC">
        <w:rPr>
          <w:color w:val="000000" w:themeColor="text1"/>
          <w:lang w:val="es-ES"/>
        </w:rPr>
        <w:t>descendientes</w:t>
      </w:r>
      <w:r w:rsidR="00D770B5" w:rsidRPr="00467FFC">
        <w:rPr>
          <w:color w:val="000000" w:themeColor="text1"/>
          <w:lang w:val="es-ES"/>
        </w:rPr>
        <w:t xml:space="preserve"> estos</w:t>
      </w:r>
      <w:r w:rsidR="009C4B67" w:rsidRPr="00467FFC">
        <w:rPr>
          <w:color w:val="000000" w:themeColor="text1"/>
          <w:lang w:val="es-ES"/>
        </w:rPr>
        <w:t xml:space="preserve"> principios fundamentales. </w:t>
      </w:r>
    </w:p>
    <w:p w14:paraId="314EBEBF" w14:textId="46392E58" w:rsidR="009C4B67" w:rsidRPr="00467FFC" w:rsidRDefault="009C4B67" w:rsidP="008F7E3C">
      <w:pPr>
        <w:rPr>
          <w:color w:val="000000" w:themeColor="text1"/>
          <w:lang w:val="es-ES"/>
        </w:rPr>
      </w:pPr>
      <w:r w:rsidRPr="00467FFC">
        <w:rPr>
          <w:color w:val="000000" w:themeColor="text1"/>
          <w:lang w:val="es-ES"/>
        </w:rPr>
        <w:t xml:space="preserve">La mediocridad que vemos en </w:t>
      </w:r>
      <w:r w:rsidR="00D95E89">
        <w:rPr>
          <w:color w:val="000000" w:themeColor="text1"/>
          <w:lang w:val="es-ES"/>
        </w:rPr>
        <w:t xml:space="preserve">muchos en </w:t>
      </w:r>
      <w:r w:rsidRPr="00467FFC">
        <w:rPr>
          <w:color w:val="000000" w:themeColor="text1"/>
          <w:lang w:val="es-ES"/>
        </w:rPr>
        <w:t xml:space="preserve">la sociedad de cristal como se le llama a esta </w:t>
      </w:r>
      <w:r w:rsidR="00E121AD" w:rsidRPr="00467FFC">
        <w:rPr>
          <w:color w:val="000000" w:themeColor="text1"/>
          <w:lang w:val="es-ES"/>
        </w:rPr>
        <w:t>generación</w:t>
      </w:r>
      <w:r w:rsidRPr="00467FFC">
        <w:rPr>
          <w:color w:val="000000" w:themeColor="text1"/>
          <w:lang w:val="es-ES"/>
        </w:rPr>
        <w:t xml:space="preserve"> de </w:t>
      </w:r>
      <w:r w:rsidR="00E121AD" w:rsidRPr="00467FFC">
        <w:rPr>
          <w:color w:val="000000" w:themeColor="text1"/>
          <w:lang w:val="es-ES"/>
        </w:rPr>
        <w:t>jóvenes</w:t>
      </w:r>
      <w:r w:rsidRPr="00467FFC">
        <w:rPr>
          <w:color w:val="000000" w:themeColor="text1"/>
          <w:lang w:val="es-ES"/>
        </w:rPr>
        <w:t xml:space="preserve"> de hoy es </w:t>
      </w:r>
      <w:r w:rsidR="00E121AD" w:rsidRPr="00467FFC">
        <w:rPr>
          <w:color w:val="000000" w:themeColor="text1"/>
          <w:lang w:val="es-ES"/>
        </w:rPr>
        <w:t>crítica</w:t>
      </w:r>
      <w:r w:rsidRPr="00467FFC">
        <w:rPr>
          <w:color w:val="000000" w:themeColor="text1"/>
          <w:lang w:val="es-ES"/>
        </w:rPr>
        <w:t xml:space="preserve">, </w:t>
      </w:r>
      <w:r w:rsidR="00B27172" w:rsidRPr="00467FFC">
        <w:rPr>
          <w:color w:val="000000" w:themeColor="text1"/>
          <w:lang w:val="es-ES"/>
        </w:rPr>
        <w:t xml:space="preserve">si no ponemos empeño en fortalecer a esta </w:t>
      </w:r>
      <w:r w:rsidR="00E121AD" w:rsidRPr="00467FFC">
        <w:rPr>
          <w:color w:val="000000" w:themeColor="text1"/>
          <w:lang w:val="es-ES"/>
        </w:rPr>
        <w:t>generación</w:t>
      </w:r>
      <w:r w:rsidR="00B27172" w:rsidRPr="00467FFC">
        <w:rPr>
          <w:color w:val="000000" w:themeColor="text1"/>
          <w:lang w:val="es-ES"/>
        </w:rPr>
        <w:t xml:space="preserve"> y a las que vienen detrás</w:t>
      </w:r>
      <w:r w:rsidR="002B0DF1" w:rsidRPr="00467FFC">
        <w:rPr>
          <w:color w:val="000000" w:themeColor="text1"/>
          <w:lang w:val="es-ES"/>
        </w:rPr>
        <w:t>,</w:t>
      </w:r>
      <w:r w:rsidR="00B27172" w:rsidRPr="00467FFC">
        <w:rPr>
          <w:color w:val="000000" w:themeColor="text1"/>
          <w:lang w:val="es-ES"/>
        </w:rPr>
        <w:t xml:space="preserve"> </w:t>
      </w:r>
      <w:r w:rsidR="00E121AD" w:rsidRPr="00467FFC">
        <w:rPr>
          <w:color w:val="000000" w:themeColor="text1"/>
          <w:lang w:val="es-ES"/>
        </w:rPr>
        <w:t>sufrían</w:t>
      </w:r>
      <w:r w:rsidR="007B3FFD" w:rsidRPr="00467FFC">
        <w:rPr>
          <w:color w:val="000000" w:themeColor="text1"/>
          <w:lang w:val="es-ES"/>
        </w:rPr>
        <w:t xml:space="preserve"> mucho cuando crezcan y escase</w:t>
      </w:r>
      <w:r w:rsidR="00467FFC" w:rsidRPr="00467FFC">
        <w:rPr>
          <w:color w:val="000000" w:themeColor="text1"/>
          <w:lang w:val="es-ES"/>
        </w:rPr>
        <w:t xml:space="preserve"> en medio de ellos estos valores</w:t>
      </w:r>
      <w:r w:rsidR="007B3FFD" w:rsidRPr="00467FFC">
        <w:rPr>
          <w:color w:val="000000" w:themeColor="text1"/>
          <w:lang w:val="es-ES"/>
        </w:rPr>
        <w:t xml:space="preserve">. </w:t>
      </w:r>
    </w:p>
    <w:p w14:paraId="5D49A5C2" w14:textId="68192BA2" w:rsidR="007B3FFD" w:rsidRPr="00467FFC" w:rsidRDefault="007B3FFD" w:rsidP="008F7E3C">
      <w:pPr>
        <w:rPr>
          <w:color w:val="000000" w:themeColor="text1"/>
          <w:lang w:val="es-ES"/>
        </w:rPr>
      </w:pPr>
      <w:r w:rsidRPr="00467FFC">
        <w:rPr>
          <w:color w:val="000000" w:themeColor="text1"/>
          <w:lang w:val="es-ES"/>
        </w:rPr>
        <w:t xml:space="preserve">Hermanos y amigos, no perdamos tiempo y </w:t>
      </w:r>
      <w:r w:rsidR="00E121AD" w:rsidRPr="00467FFC">
        <w:rPr>
          <w:color w:val="000000" w:themeColor="text1"/>
          <w:lang w:val="es-ES"/>
        </w:rPr>
        <w:t>así</w:t>
      </w:r>
      <w:r w:rsidRPr="00467FFC">
        <w:rPr>
          <w:color w:val="000000" w:themeColor="text1"/>
          <w:lang w:val="es-ES"/>
        </w:rPr>
        <w:t xml:space="preserve"> como Pablo le </w:t>
      </w:r>
      <w:r w:rsidR="00E121AD" w:rsidRPr="00467FFC">
        <w:rPr>
          <w:color w:val="000000" w:themeColor="text1"/>
          <w:lang w:val="es-ES"/>
        </w:rPr>
        <w:t>transmitía</w:t>
      </w:r>
      <w:r w:rsidRPr="00467FFC">
        <w:rPr>
          <w:color w:val="000000" w:themeColor="text1"/>
          <w:lang w:val="es-ES"/>
        </w:rPr>
        <w:t xml:space="preserve"> a Timoteo estos consejos, de igual manera </w:t>
      </w:r>
      <w:r w:rsidR="00E121AD" w:rsidRPr="00467FFC">
        <w:rPr>
          <w:color w:val="000000" w:themeColor="text1"/>
          <w:lang w:val="es-ES"/>
        </w:rPr>
        <w:t>hagámoslo</w:t>
      </w:r>
      <w:r w:rsidRPr="00467FFC">
        <w:rPr>
          <w:color w:val="000000" w:themeColor="text1"/>
          <w:lang w:val="es-ES"/>
        </w:rPr>
        <w:t xml:space="preserve"> </w:t>
      </w:r>
      <w:r w:rsidR="00E121AD" w:rsidRPr="00467FFC">
        <w:rPr>
          <w:color w:val="000000" w:themeColor="text1"/>
          <w:lang w:val="es-ES"/>
        </w:rPr>
        <w:t>también</w:t>
      </w:r>
      <w:r w:rsidRPr="00467FFC">
        <w:rPr>
          <w:color w:val="000000" w:themeColor="text1"/>
          <w:lang w:val="es-ES"/>
        </w:rPr>
        <w:t xml:space="preserve"> nosotros. </w:t>
      </w:r>
    </w:p>
    <w:p w14:paraId="7F9F9445" w14:textId="58B0C81A" w:rsidR="007B3FFD" w:rsidRPr="00467FFC" w:rsidRDefault="007B3FFD" w:rsidP="008F7E3C">
      <w:pPr>
        <w:rPr>
          <w:color w:val="000000" w:themeColor="text1"/>
          <w:lang w:val="es-ES"/>
        </w:rPr>
      </w:pPr>
      <w:r w:rsidRPr="00467FFC">
        <w:rPr>
          <w:color w:val="000000" w:themeColor="text1"/>
          <w:lang w:val="es-ES"/>
        </w:rPr>
        <w:t xml:space="preserve">Dios les bendiga y les guarde. </w:t>
      </w:r>
    </w:p>
    <w:bookmarkEnd w:id="49"/>
    <w:bookmarkEnd w:id="50"/>
    <w:p w14:paraId="58790569" w14:textId="77777777" w:rsidR="00160F93" w:rsidRDefault="00160F93" w:rsidP="008F7E3C">
      <w:pPr>
        <w:rPr>
          <w:lang w:val="es-ES"/>
        </w:rPr>
      </w:pPr>
    </w:p>
    <w:p w14:paraId="3F850AE8" w14:textId="77777777" w:rsidR="00160F93" w:rsidRDefault="00160F93" w:rsidP="008F7E3C">
      <w:pPr>
        <w:rPr>
          <w:color w:val="000000" w:themeColor="text1"/>
        </w:rPr>
      </w:pPr>
    </w:p>
    <w:p w14:paraId="4D8B8B16" w14:textId="77777777" w:rsidR="00CD5233" w:rsidRPr="00CD5233" w:rsidRDefault="00CD5233" w:rsidP="00CD5233">
      <w:pPr>
        <w:rPr>
          <w:i/>
          <w:iCs/>
          <w:color w:val="0070C0"/>
        </w:rPr>
      </w:pPr>
      <w:bookmarkStart w:id="51" w:name="OLE_LINK13"/>
      <w:bookmarkStart w:id="52" w:name="OLE_LINK14"/>
      <w:r w:rsidRPr="00CD5233">
        <w:rPr>
          <w:b/>
          <w:bCs/>
          <w:color w:val="000000" w:themeColor="text1"/>
        </w:rPr>
        <w:t>Efesios 5:21-33 NTV</w:t>
      </w:r>
      <w:r>
        <w:rPr>
          <w:color w:val="000000" w:themeColor="text1"/>
        </w:rPr>
        <w:t xml:space="preserve">. </w:t>
      </w:r>
      <w:r w:rsidRPr="00CD5233">
        <w:rPr>
          <w:i/>
          <w:iCs/>
          <w:color w:val="0070C0"/>
          <w:vertAlign w:val="superscript"/>
          <w:lang w:val="es-ES"/>
        </w:rPr>
        <w:t>21 </w:t>
      </w:r>
      <w:r w:rsidRPr="00CD5233">
        <w:rPr>
          <w:i/>
          <w:iCs/>
          <w:color w:val="0070C0"/>
          <w:lang w:val="es-ES"/>
        </w:rPr>
        <w:t xml:space="preserve">Es más, sométanse unos a otros por reverencia a Cristo. </w:t>
      </w:r>
    </w:p>
    <w:p w14:paraId="7D63A0C8" w14:textId="77777777" w:rsidR="00CD5233" w:rsidRPr="00CD5233" w:rsidRDefault="00CD5233" w:rsidP="00CD5233">
      <w:pPr>
        <w:rPr>
          <w:i/>
          <w:iCs/>
          <w:color w:val="0070C0"/>
        </w:rPr>
      </w:pPr>
      <w:r w:rsidRPr="00CD5233">
        <w:rPr>
          <w:i/>
          <w:iCs/>
          <w:color w:val="0070C0"/>
          <w:vertAlign w:val="superscript"/>
          <w:lang w:val="es-ES"/>
        </w:rPr>
        <w:t>22 </w:t>
      </w:r>
      <w:r w:rsidRPr="00CD5233">
        <w:rPr>
          <w:i/>
          <w:iCs/>
          <w:color w:val="0070C0"/>
          <w:lang w:val="es-ES"/>
        </w:rPr>
        <w:t xml:space="preserve">Para las esposas, eso significa: sométase cada una a su marido como al Señor, </w:t>
      </w:r>
      <w:r w:rsidRPr="00CD5233">
        <w:rPr>
          <w:i/>
          <w:iCs/>
          <w:color w:val="0070C0"/>
          <w:vertAlign w:val="superscript"/>
          <w:lang w:val="es-ES"/>
        </w:rPr>
        <w:t>23 </w:t>
      </w:r>
      <w:r w:rsidRPr="00CD5233">
        <w:rPr>
          <w:i/>
          <w:iCs/>
          <w:color w:val="0070C0"/>
          <w:lang w:val="es-ES"/>
        </w:rPr>
        <w:t xml:space="preserve">porque el marido es la cabeza de su esposa como Cristo es cabeza de la iglesia. Él es el Salvador de su cuerpo, que es la iglesia. </w:t>
      </w:r>
      <w:r w:rsidRPr="00CD5233">
        <w:rPr>
          <w:i/>
          <w:iCs/>
          <w:color w:val="0070C0"/>
          <w:vertAlign w:val="superscript"/>
          <w:lang w:val="es-ES"/>
        </w:rPr>
        <w:t>24 </w:t>
      </w:r>
      <w:r w:rsidRPr="00CD5233">
        <w:rPr>
          <w:i/>
          <w:iCs/>
          <w:color w:val="0070C0"/>
          <w:lang w:val="es-ES"/>
        </w:rPr>
        <w:t xml:space="preserve">Así como la iglesia se somete a Cristo, de igual manera la esposa debe someterse en todo a su marido. </w:t>
      </w:r>
    </w:p>
    <w:p w14:paraId="721C1808" w14:textId="77777777" w:rsidR="00CD5233" w:rsidRPr="00CD5233" w:rsidRDefault="00CD5233" w:rsidP="00CD5233">
      <w:pPr>
        <w:rPr>
          <w:i/>
          <w:iCs/>
          <w:color w:val="0070C0"/>
        </w:rPr>
      </w:pPr>
      <w:r w:rsidRPr="00CD5233">
        <w:rPr>
          <w:i/>
          <w:iCs/>
          <w:color w:val="0070C0"/>
          <w:vertAlign w:val="superscript"/>
          <w:lang w:val="es-ES"/>
        </w:rPr>
        <w:t>25 </w:t>
      </w:r>
      <w:r w:rsidRPr="00CD5233">
        <w:rPr>
          <w:i/>
          <w:iCs/>
          <w:color w:val="0070C0"/>
          <w:lang w:val="es-ES"/>
        </w:rPr>
        <w:t xml:space="preserve">Para los maridos, eso significa: ame cada uno a su esposa tal como Cristo amó a la iglesia. Él entregó su vida por ella </w:t>
      </w:r>
      <w:r w:rsidRPr="00CD5233">
        <w:rPr>
          <w:i/>
          <w:iCs/>
          <w:color w:val="0070C0"/>
          <w:vertAlign w:val="superscript"/>
          <w:lang w:val="es-ES"/>
        </w:rPr>
        <w:t>26 </w:t>
      </w:r>
      <w:r w:rsidRPr="00CD5233">
        <w:rPr>
          <w:i/>
          <w:iCs/>
          <w:color w:val="0070C0"/>
          <w:lang w:val="es-ES"/>
        </w:rPr>
        <w:t xml:space="preserve">a fin de hacerla santa y limpia al lavarla mediante la purificación de la palabra de Dios. </w:t>
      </w:r>
      <w:r w:rsidRPr="00CD5233">
        <w:rPr>
          <w:i/>
          <w:iCs/>
          <w:color w:val="0070C0"/>
          <w:vertAlign w:val="superscript"/>
          <w:lang w:val="es-ES"/>
        </w:rPr>
        <w:t>27 </w:t>
      </w:r>
      <w:r w:rsidRPr="00CD5233">
        <w:rPr>
          <w:i/>
          <w:iCs/>
          <w:color w:val="0070C0"/>
          <w:lang w:val="es-ES"/>
        </w:rPr>
        <w:t xml:space="preserve">Lo hizo para presentársela a sí mismo como una iglesia gloriosa, sin mancha ni arruga ni ningún otro defecto. Será, en cambio, santa e intachable. </w:t>
      </w:r>
      <w:r w:rsidRPr="00CD5233">
        <w:rPr>
          <w:i/>
          <w:iCs/>
          <w:color w:val="0070C0"/>
          <w:vertAlign w:val="superscript"/>
          <w:lang w:val="es-ES"/>
        </w:rPr>
        <w:t>28 </w:t>
      </w:r>
      <w:r w:rsidRPr="00CD5233">
        <w:rPr>
          <w:i/>
          <w:iCs/>
          <w:color w:val="0070C0"/>
          <w:lang w:val="es-ES"/>
        </w:rPr>
        <w:t xml:space="preserve">De la misma manera, el marido debe amar a su esposa como ama a su propio cuerpo. Pues un hombre que ama a su esposa en realidad demuestra que se ama a sí mismo. </w:t>
      </w:r>
      <w:r w:rsidRPr="00CD5233">
        <w:rPr>
          <w:i/>
          <w:iCs/>
          <w:color w:val="0070C0"/>
          <w:vertAlign w:val="superscript"/>
          <w:lang w:val="es-ES"/>
        </w:rPr>
        <w:t>29 </w:t>
      </w:r>
      <w:r w:rsidRPr="00CD5233">
        <w:rPr>
          <w:i/>
          <w:iCs/>
          <w:color w:val="0070C0"/>
          <w:lang w:val="es-ES"/>
        </w:rPr>
        <w:t xml:space="preserve">Nadie odia su propio cuerpo, sino que lo alimenta y lo cuida tal como Cristo lo hace por la iglesia. </w:t>
      </w:r>
      <w:r w:rsidRPr="00CD5233">
        <w:rPr>
          <w:i/>
          <w:iCs/>
          <w:color w:val="0070C0"/>
          <w:vertAlign w:val="superscript"/>
          <w:lang w:val="es-ES"/>
        </w:rPr>
        <w:t>30 </w:t>
      </w:r>
      <w:r w:rsidRPr="00CD5233">
        <w:rPr>
          <w:i/>
          <w:iCs/>
          <w:color w:val="0070C0"/>
          <w:lang w:val="es-ES"/>
        </w:rPr>
        <w:t xml:space="preserve">Y nosotros somos miembros de su cuerpo. </w:t>
      </w:r>
    </w:p>
    <w:p w14:paraId="4FAB8850" w14:textId="0F065B61" w:rsidR="00CD5233" w:rsidRDefault="00CD5233" w:rsidP="008F7E3C">
      <w:pPr>
        <w:rPr>
          <w:color w:val="000000" w:themeColor="text1"/>
          <w:lang w:val="es-ES"/>
        </w:rPr>
      </w:pPr>
      <w:r w:rsidRPr="00CD5233">
        <w:rPr>
          <w:i/>
          <w:iCs/>
          <w:color w:val="0070C0"/>
          <w:vertAlign w:val="superscript"/>
          <w:lang w:val="es-ES"/>
        </w:rPr>
        <w:t>31 </w:t>
      </w:r>
      <w:r w:rsidRPr="00CD5233">
        <w:rPr>
          <w:i/>
          <w:iCs/>
          <w:color w:val="0070C0"/>
          <w:lang w:val="es-ES"/>
        </w:rPr>
        <w:t xml:space="preserve">Como dicen las Escrituras: «El hombre deja a su padre y a su madre, y se une a su esposa, y los dos se convierten en uno solo». </w:t>
      </w:r>
      <w:r w:rsidRPr="00CD5233">
        <w:rPr>
          <w:i/>
          <w:iCs/>
          <w:color w:val="0070C0"/>
          <w:vertAlign w:val="superscript"/>
          <w:lang w:val="es-ES"/>
        </w:rPr>
        <w:t>32 </w:t>
      </w:r>
      <w:r w:rsidRPr="00CD5233">
        <w:rPr>
          <w:i/>
          <w:iCs/>
          <w:color w:val="0070C0"/>
          <w:lang w:val="es-ES"/>
        </w:rPr>
        <w:t xml:space="preserve">Eso es un gran misterio, pero ilustra la manera en que Cristo y la iglesia son uno. </w:t>
      </w:r>
      <w:r w:rsidRPr="00CD5233">
        <w:rPr>
          <w:i/>
          <w:iCs/>
          <w:color w:val="0070C0"/>
          <w:vertAlign w:val="superscript"/>
          <w:lang w:val="es-ES"/>
        </w:rPr>
        <w:t>33 </w:t>
      </w:r>
      <w:r w:rsidRPr="00CD5233">
        <w:rPr>
          <w:i/>
          <w:iCs/>
          <w:color w:val="0070C0"/>
          <w:lang w:val="es-ES"/>
        </w:rPr>
        <w:t>Por eso les repito: cada hombre debe amar a su esposa como se ama a sí mismo, y la esposa debe respetar a su marido</w:t>
      </w:r>
      <w:r w:rsidRPr="00CD5233">
        <w:rPr>
          <w:color w:val="000000" w:themeColor="text1"/>
          <w:lang w:val="es-ES"/>
        </w:rPr>
        <w:t>.</w:t>
      </w:r>
    </w:p>
    <w:p w14:paraId="61217D27" w14:textId="77777777" w:rsidR="00CD5233" w:rsidRDefault="00CD5233" w:rsidP="008F7E3C">
      <w:pPr>
        <w:rPr>
          <w:color w:val="000000" w:themeColor="text1"/>
          <w:lang w:val="es-ES"/>
        </w:rPr>
      </w:pPr>
    </w:p>
    <w:p w14:paraId="76C6C52D" w14:textId="3D08029C" w:rsidR="00CD5233" w:rsidRDefault="00701940" w:rsidP="008F7E3C">
      <w:pPr>
        <w:rPr>
          <w:color w:val="000000" w:themeColor="text1"/>
          <w:lang w:val="es-ES"/>
        </w:rPr>
      </w:pPr>
      <w:r>
        <w:rPr>
          <w:color w:val="000000" w:themeColor="text1"/>
          <w:lang w:val="es-ES"/>
        </w:rPr>
        <w:t xml:space="preserve">La palabra de Dios están rica y abundante que </w:t>
      </w:r>
      <w:r w:rsidR="008564E4">
        <w:rPr>
          <w:color w:val="000000" w:themeColor="text1"/>
          <w:lang w:val="es-ES"/>
        </w:rPr>
        <w:t>tiene enseñanza</w:t>
      </w:r>
      <w:r>
        <w:rPr>
          <w:color w:val="000000" w:themeColor="text1"/>
          <w:lang w:val="es-ES"/>
        </w:rPr>
        <w:t xml:space="preserve"> para todas las áreas de la vida humana, desde lo </w:t>
      </w:r>
      <w:r w:rsidR="008564E4">
        <w:rPr>
          <w:color w:val="000000" w:themeColor="text1"/>
          <w:lang w:val="es-ES"/>
        </w:rPr>
        <w:t>más</w:t>
      </w:r>
      <w:r>
        <w:rPr>
          <w:color w:val="000000" w:themeColor="text1"/>
          <w:lang w:val="es-ES"/>
        </w:rPr>
        <w:t xml:space="preserve"> simple hasta lo </w:t>
      </w:r>
      <w:r w:rsidR="008564E4">
        <w:rPr>
          <w:color w:val="000000" w:themeColor="text1"/>
          <w:lang w:val="es-ES"/>
        </w:rPr>
        <w:t>más</w:t>
      </w:r>
      <w:r>
        <w:rPr>
          <w:color w:val="000000" w:themeColor="text1"/>
          <w:lang w:val="es-ES"/>
        </w:rPr>
        <w:t xml:space="preserve"> </w:t>
      </w:r>
      <w:r w:rsidR="008564E4">
        <w:rPr>
          <w:color w:val="000000" w:themeColor="text1"/>
          <w:lang w:val="es-ES"/>
        </w:rPr>
        <w:t>complejo</w:t>
      </w:r>
      <w:r>
        <w:rPr>
          <w:color w:val="000000" w:themeColor="text1"/>
          <w:lang w:val="es-ES"/>
        </w:rPr>
        <w:t xml:space="preserve">. </w:t>
      </w:r>
    </w:p>
    <w:p w14:paraId="0EC9346B" w14:textId="1225F6A3" w:rsidR="00701940" w:rsidRDefault="0012477E" w:rsidP="008F7E3C">
      <w:pPr>
        <w:rPr>
          <w:color w:val="000000" w:themeColor="text1"/>
          <w:lang w:val="es-ES"/>
        </w:rPr>
      </w:pPr>
      <w:r>
        <w:rPr>
          <w:color w:val="000000" w:themeColor="text1"/>
          <w:lang w:val="es-ES"/>
        </w:rPr>
        <w:t>Hoy</w:t>
      </w:r>
      <w:r w:rsidR="00701940">
        <w:rPr>
          <w:color w:val="000000" w:themeColor="text1"/>
          <w:lang w:val="es-ES"/>
        </w:rPr>
        <w:t xml:space="preserve"> tenemos estos pasajes de la carta a los Efesi</w:t>
      </w:r>
      <w:r w:rsidR="000E5C7D">
        <w:rPr>
          <w:color w:val="000000" w:themeColor="text1"/>
          <w:lang w:val="es-ES"/>
        </w:rPr>
        <w:t xml:space="preserve">os donde se toca este interesante tema, apropiado y necesario para todos los tiempos. </w:t>
      </w:r>
    </w:p>
    <w:p w14:paraId="60E36D91" w14:textId="4A4EC3CB" w:rsidR="000E5C7D" w:rsidRPr="0012477E" w:rsidRDefault="000E5C7D" w:rsidP="008F7E3C">
      <w:pPr>
        <w:rPr>
          <w:color w:val="FF0000"/>
          <w:lang w:val="es-ES"/>
        </w:rPr>
      </w:pPr>
      <w:r w:rsidRPr="0012477E">
        <w:rPr>
          <w:color w:val="FF0000"/>
          <w:lang w:val="es-ES"/>
        </w:rPr>
        <w:t xml:space="preserve">¿Cómo fuera la sociedad de hoy si este pasaje se pusiera en </w:t>
      </w:r>
      <w:r w:rsidR="0012477E" w:rsidRPr="0012477E">
        <w:rPr>
          <w:color w:val="FF0000"/>
          <w:lang w:val="es-ES"/>
        </w:rPr>
        <w:t>práctica</w:t>
      </w:r>
      <w:r w:rsidRPr="0012477E">
        <w:rPr>
          <w:color w:val="FF0000"/>
          <w:lang w:val="es-ES"/>
        </w:rPr>
        <w:t xml:space="preserve"> en el mundo en que viv</w:t>
      </w:r>
      <w:r w:rsidR="00EB7AE2" w:rsidRPr="0012477E">
        <w:rPr>
          <w:color w:val="FF0000"/>
          <w:lang w:val="es-ES"/>
        </w:rPr>
        <w:t>imos?</w:t>
      </w:r>
    </w:p>
    <w:p w14:paraId="6AE2B3D6" w14:textId="090A3668" w:rsidR="00EB7AE2" w:rsidRDefault="00EB7AE2" w:rsidP="008F7E3C">
      <w:pPr>
        <w:rPr>
          <w:color w:val="000000" w:themeColor="text1"/>
          <w:lang w:val="es-ES"/>
        </w:rPr>
      </w:pPr>
      <w:r>
        <w:rPr>
          <w:color w:val="000000" w:themeColor="text1"/>
          <w:lang w:val="es-ES"/>
        </w:rPr>
        <w:t xml:space="preserve">Porque tantos cursos y enseñanzas si solo con </w:t>
      </w:r>
      <w:r w:rsidR="00864E27">
        <w:rPr>
          <w:color w:val="000000" w:themeColor="text1"/>
          <w:lang w:val="es-ES"/>
        </w:rPr>
        <w:t>respetar</w:t>
      </w:r>
      <w:r>
        <w:rPr>
          <w:color w:val="000000" w:themeColor="text1"/>
          <w:lang w:val="es-ES"/>
        </w:rPr>
        <w:t xml:space="preserve"> y cumplir con estos </w:t>
      </w:r>
      <w:r w:rsidR="00864E27">
        <w:rPr>
          <w:color w:val="000000" w:themeColor="text1"/>
          <w:lang w:val="es-ES"/>
        </w:rPr>
        <w:t>pasajes</w:t>
      </w:r>
      <w:r>
        <w:rPr>
          <w:color w:val="000000" w:themeColor="text1"/>
          <w:lang w:val="es-ES"/>
        </w:rPr>
        <w:t xml:space="preserve"> </w:t>
      </w:r>
      <w:r w:rsidR="00864E27">
        <w:rPr>
          <w:color w:val="000000" w:themeColor="text1"/>
          <w:lang w:val="es-ES"/>
        </w:rPr>
        <w:t xml:space="preserve">de la Biblia </w:t>
      </w:r>
      <w:r>
        <w:rPr>
          <w:color w:val="000000" w:themeColor="text1"/>
          <w:lang w:val="es-ES"/>
        </w:rPr>
        <w:t xml:space="preserve">ya todos los problemas en la familia serian resueltos. </w:t>
      </w:r>
    </w:p>
    <w:p w14:paraId="5B4C8FEC" w14:textId="7DD136F8" w:rsidR="00EB7AE2" w:rsidRDefault="00EB7AE2" w:rsidP="008F7E3C">
      <w:pPr>
        <w:rPr>
          <w:color w:val="000000" w:themeColor="text1"/>
          <w:lang w:val="es-ES"/>
        </w:rPr>
      </w:pPr>
      <w:r w:rsidRPr="00864E27">
        <w:rPr>
          <w:b/>
          <w:bCs/>
          <w:color w:val="000000" w:themeColor="text1"/>
          <w:lang w:val="es-ES"/>
        </w:rPr>
        <w:t>Amar y respetar</w:t>
      </w:r>
      <w:r>
        <w:rPr>
          <w:color w:val="000000" w:themeColor="text1"/>
          <w:lang w:val="es-ES"/>
        </w:rPr>
        <w:t xml:space="preserve"> tomando como ejemplo </w:t>
      </w:r>
      <w:r w:rsidR="008179F9">
        <w:rPr>
          <w:color w:val="000000" w:themeColor="text1"/>
          <w:lang w:val="es-ES"/>
        </w:rPr>
        <w:t>a Cristo y la Iglesia.</w:t>
      </w:r>
    </w:p>
    <w:p w14:paraId="767DFF7A" w14:textId="74511CDA" w:rsidR="008179F9" w:rsidRDefault="008179F9" w:rsidP="008F7E3C">
      <w:pPr>
        <w:rPr>
          <w:color w:val="000000" w:themeColor="text1"/>
          <w:lang w:val="es-ES"/>
        </w:rPr>
      </w:pPr>
      <w:r>
        <w:rPr>
          <w:color w:val="000000" w:themeColor="text1"/>
          <w:lang w:val="es-ES"/>
        </w:rPr>
        <w:t xml:space="preserve">Un marido que ama a su esposa y una esposa que respeta a su marido marca la esencia del matrimonio y por ende </w:t>
      </w:r>
      <w:r w:rsidR="00CD6871">
        <w:rPr>
          <w:color w:val="000000" w:themeColor="text1"/>
          <w:lang w:val="es-ES"/>
        </w:rPr>
        <w:t xml:space="preserve">influye positivamente </w:t>
      </w:r>
      <w:r>
        <w:rPr>
          <w:color w:val="000000" w:themeColor="text1"/>
          <w:lang w:val="es-ES"/>
        </w:rPr>
        <w:t xml:space="preserve">a </w:t>
      </w:r>
      <w:r w:rsidR="00D272B3">
        <w:rPr>
          <w:color w:val="000000" w:themeColor="text1"/>
          <w:lang w:val="es-ES"/>
        </w:rPr>
        <w:t xml:space="preserve">la familia, y que </w:t>
      </w:r>
      <w:r w:rsidR="00CD6871">
        <w:rPr>
          <w:color w:val="000000" w:themeColor="text1"/>
          <w:lang w:val="es-ES"/>
        </w:rPr>
        <w:t>diremos</w:t>
      </w:r>
      <w:r w:rsidR="00D272B3">
        <w:rPr>
          <w:color w:val="000000" w:themeColor="text1"/>
          <w:lang w:val="es-ES"/>
        </w:rPr>
        <w:t xml:space="preserve"> de los hijos que nazcan de ese hogar viendo ese modelo en sus padres, se repetiría e</w:t>
      </w:r>
      <w:r w:rsidR="009F025F">
        <w:rPr>
          <w:color w:val="000000" w:themeColor="text1"/>
          <w:lang w:val="es-ES"/>
        </w:rPr>
        <w:t xml:space="preserve">so en la próxima </w:t>
      </w:r>
      <w:r w:rsidR="00CD6871">
        <w:rPr>
          <w:color w:val="000000" w:themeColor="text1"/>
          <w:lang w:val="es-ES"/>
        </w:rPr>
        <w:t>generación</w:t>
      </w:r>
      <w:r w:rsidR="009F025F">
        <w:rPr>
          <w:color w:val="000000" w:themeColor="text1"/>
          <w:lang w:val="es-ES"/>
        </w:rPr>
        <w:t xml:space="preserve"> estableciendo el modelo </w:t>
      </w:r>
      <w:r w:rsidR="00CD6871">
        <w:rPr>
          <w:color w:val="000000" w:themeColor="text1"/>
          <w:lang w:val="es-ES"/>
        </w:rPr>
        <w:t>bíblico</w:t>
      </w:r>
      <w:r w:rsidR="009F025F">
        <w:rPr>
          <w:color w:val="000000" w:themeColor="text1"/>
          <w:lang w:val="es-ES"/>
        </w:rPr>
        <w:t xml:space="preserve"> y provocando una sociedad correcta</w:t>
      </w:r>
      <w:r w:rsidR="002C6E21">
        <w:rPr>
          <w:color w:val="000000" w:themeColor="text1"/>
          <w:lang w:val="es-ES"/>
        </w:rPr>
        <w:t>.</w:t>
      </w:r>
    </w:p>
    <w:p w14:paraId="6EEAB888" w14:textId="3A9C6E92" w:rsidR="002C6E21" w:rsidRDefault="002C6E21" w:rsidP="008F7E3C">
      <w:pPr>
        <w:rPr>
          <w:color w:val="000000" w:themeColor="text1"/>
          <w:lang w:val="es-ES"/>
        </w:rPr>
      </w:pPr>
      <w:r w:rsidRPr="0055760C">
        <w:rPr>
          <w:b/>
          <w:bCs/>
          <w:color w:val="000000" w:themeColor="text1"/>
          <w:lang w:val="es-ES"/>
        </w:rPr>
        <w:t>Mi consejo hoy</w:t>
      </w:r>
      <w:r>
        <w:rPr>
          <w:color w:val="000000" w:themeColor="text1"/>
          <w:lang w:val="es-ES"/>
        </w:rPr>
        <w:t xml:space="preserve">, Marido ama a tu esposa y </w:t>
      </w:r>
      <w:r w:rsidR="00462036">
        <w:rPr>
          <w:color w:val="000000" w:themeColor="text1"/>
          <w:lang w:val="es-ES"/>
        </w:rPr>
        <w:t>conságrate</w:t>
      </w:r>
      <w:r>
        <w:rPr>
          <w:color w:val="000000" w:themeColor="text1"/>
          <w:lang w:val="es-ES"/>
        </w:rPr>
        <w:t xml:space="preserve"> a ella, Mujer, respeta a tu marido </w:t>
      </w:r>
      <w:r w:rsidR="00912C0C">
        <w:rPr>
          <w:color w:val="000000" w:themeColor="text1"/>
          <w:lang w:val="es-ES"/>
        </w:rPr>
        <w:t>y somét</w:t>
      </w:r>
      <w:r w:rsidR="00EE1253">
        <w:rPr>
          <w:color w:val="000000" w:themeColor="text1"/>
          <w:lang w:val="es-ES"/>
        </w:rPr>
        <w:t>ete</w:t>
      </w:r>
      <w:r w:rsidR="00912C0C">
        <w:rPr>
          <w:color w:val="000000" w:themeColor="text1"/>
          <w:lang w:val="es-ES"/>
        </w:rPr>
        <w:t xml:space="preserve"> a </w:t>
      </w:r>
      <w:r w:rsidR="00CB49A9">
        <w:rPr>
          <w:color w:val="000000" w:themeColor="text1"/>
          <w:lang w:val="es-ES"/>
        </w:rPr>
        <w:t>Él</w:t>
      </w:r>
      <w:r w:rsidR="00912C0C">
        <w:rPr>
          <w:color w:val="000000" w:themeColor="text1"/>
          <w:lang w:val="es-ES"/>
        </w:rPr>
        <w:t>. Esta</w:t>
      </w:r>
      <w:r w:rsidR="00BD7981">
        <w:rPr>
          <w:color w:val="000000" w:themeColor="text1"/>
          <w:lang w:val="es-ES"/>
        </w:rPr>
        <w:t xml:space="preserve"> es la responsabilidad que nos corresponde</w:t>
      </w:r>
      <w:r w:rsidR="0055760C">
        <w:rPr>
          <w:color w:val="000000" w:themeColor="text1"/>
          <w:lang w:val="es-ES"/>
        </w:rPr>
        <w:t>,</w:t>
      </w:r>
      <w:r w:rsidR="00C15863">
        <w:rPr>
          <w:color w:val="000000" w:themeColor="text1"/>
          <w:lang w:val="es-ES"/>
        </w:rPr>
        <w:t xml:space="preserve"> no</w:t>
      </w:r>
      <w:r w:rsidR="0055760C">
        <w:rPr>
          <w:color w:val="000000" w:themeColor="text1"/>
          <w:lang w:val="es-ES"/>
        </w:rPr>
        <w:t xml:space="preserve"> cuestiones si es</w:t>
      </w:r>
      <w:r w:rsidR="00C15863">
        <w:rPr>
          <w:color w:val="000000" w:themeColor="text1"/>
          <w:lang w:val="es-ES"/>
        </w:rPr>
        <w:t xml:space="preserve"> menos o </w:t>
      </w:r>
      <w:r w:rsidR="0055760C">
        <w:rPr>
          <w:color w:val="000000" w:themeColor="text1"/>
          <w:lang w:val="es-ES"/>
        </w:rPr>
        <w:t>más</w:t>
      </w:r>
      <w:r w:rsidR="00C15863">
        <w:rPr>
          <w:color w:val="000000" w:themeColor="text1"/>
          <w:lang w:val="es-ES"/>
        </w:rPr>
        <w:t xml:space="preserve"> el uno al otro, solo practiquen lo que le corresponde</w:t>
      </w:r>
      <w:r w:rsidR="0077505E">
        <w:rPr>
          <w:color w:val="000000" w:themeColor="text1"/>
          <w:lang w:val="es-ES"/>
        </w:rPr>
        <w:t xml:space="preserve"> a cada uno</w:t>
      </w:r>
      <w:r w:rsidR="00C15863">
        <w:rPr>
          <w:color w:val="000000" w:themeColor="text1"/>
          <w:lang w:val="es-ES"/>
        </w:rPr>
        <w:t xml:space="preserve"> </w:t>
      </w:r>
      <w:r w:rsidR="0055760C">
        <w:rPr>
          <w:color w:val="000000" w:themeColor="text1"/>
          <w:lang w:val="es-ES"/>
        </w:rPr>
        <w:t>pues nuestro Dios es sabio</w:t>
      </w:r>
      <w:r w:rsidR="006F2640">
        <w:rPr>
          <w:color w:val="000000" w:themeColor="text1"/>
          <w:lang w:val="es-ES"/>
        </w:rPr>
        <w:t>,</w:t>
      </w:r>
      <w:r w:rsidR="0055760C">
        <w:rPr>
          <w:color w:val="000000" w:themeColor="text1"/>
          <w:lang w:val="es-ES"/>
        </w:rPr>
        <w:t xml:space="preserve"> </w:t>
      </w:r>
      <w:r w:rsidR="00C15863">
        <w:rPr>
          <w:color w:val="000000" w:themeColor="text1"/>
          <w:lang w:val="es-ES"/>
        </w:rPr>
        <w:t xml:space="preserve">y tendremos hogares </w:t>
      </w:r>
      <w:r w:rsidR="006F2640">
        <w:rPr>
          <w:color w:val="000000" w:themeColor="text1"/>
          <w:lang w:val="es-ES"/>
        </w:rPr>
        <w:t>saludables</w:t>
      </w:r>
      <w:r w:rsidR="0077505E">
        <w:rPr>
          <w:color w:val="000000" w:themeColor="text1"/>
          <w:lang w:val="es-ES"/>
        </w:rPr>
        <w:t xml:space="preserve"> y</w:t>
      </w:r>
      <w:r w:rsidR="006F2640">
        <w:rPr>
          <w:color w:val="000000" w:themeColor="text1"/>
          <w:lang w:val="es-ES"/>
        </w:rPr>
        <w:t xml:space="preserve"> bendecidos por nuestro Dios</w:t>
      </w:r>
      <w:r w:rsidR="00C15863">
        <w:rPr>
          <w:color w:val="000000" w:themeColor="text1"/>
          <w:lang w:val="es-ES"/>
        </w:rPr>
        <w:t xml:space="preserve">. </w:t>
      </w:r>
    </w:p>
    <w:p w14:paraId="0871022A" w14:textId="7D106296" w:rsidR="00C15863" w:rsidRDefault="00C15863" w:rsidP="008F7E3C">
      <w:pPr>
        <w:rPr>
          <w:color w:val="000000" w:themeColor="text1"/>
          <w:lang w:val="es-ES"/>
        </w:rPr>
      </w:pPr>
      <w:r>
        <w:rPr>
          <w:color w:val="000000" w:themeColor="text1"/>
          <w:lang w:val="es-ES"/>
        </w:rPr>
        <w:t xml:space="preserve">Bendiciones. </w:t>
      </w:r>
      <w:bookmarkEnd w:id="51"/>
      <w:bookmarkEnd w:id="52"/>
    </w:p>
    <w:p w14:paraId="2A39E58A" w14:textId="77777777" w:rsidR="008A5944" w:rsidRDefault="008A5944" w:rsidP="008F7E3C">
      <w:pPr>
        <w:rPr>
          <w:color w:val="000000" w:themeColor="text1"/>
          <w:lang w:val="es-ES"/>
        </w:rPr>
      </w:pPr>
    </w:p>
    <w:p w14:paraId="2BA0574D" w14:textId="77777777" w:rsidR="008A5944" w:rsidRDefault="008A5944" w:rsidP="008F7E3C">
      <w:pPr>
        <w:rPr>
          <w:color w:val="000000" w:themeColor="text1"/>
          <w:lang w:val="es-ES"/>
        </w:rPr>
      </w:pPr>
    </w:p>
    <w:p w14:paraId="1AB1308F" w14:textId="77777777" w:rsidR="008A5944" w:rsidRDefault="008A5944" w:rsidP="008F7E3C">
      <w:pPr>
        <w:rPr>
          <w:color w:val="000000" w:themeColor="text1"/>
          <w:lang w:val="es-ES"/>
        </w:rPr>
      </w:pPr>
    </w:p>
    <w:p w14:paraId="5B5A351A" w14:textId="445EA56C" w:rsidR="00F01810" w:rsidRPr="00F01810" w:rsidRDefault="00F01810" w:rsidP="00F01810">
      <w:pPr>
        <w:rPr>
          <w:i/>
          <w:iCs/>
          <w:color w:val="0070C0"/>
        </w:rPr>
      </w:pPr>
      <w:bookmarkStart w:id="53" w:name="OLE_LINK15"/>
      <w:bookmarkStart w:id="54" w:name="OLE_LINK16"/>
      <w:r w:rsidRPr="00F01810">
        <w:rPr>
          <w:b/>
          <w:bCs/>
          <w:color w:val="000000" w:themeColor="text1"/>
          <w:lang w:val="es-ES"/>
        </w:rPr>
        <w:t>Salmo 19:12-14 NTV</w:t>
      </w:r>
      <w:r>
        <w:rPr>
          <w:color w:val="000000" w:themeColor="text1"/>
          <w:lang w:val="es-ES"/>
        </w:rPr>
        <w:t xml:space="preserve">. </w:t>
      </w:r>
      <w:r w:rsidRPr="00F01810">
        <w:rPr>
          <w:i/>
          <w:iCs/>
          <w:color w:val="0070C0"/>
          <w:vertAlign w:val="superscript"/>
          <w:lang w:val="es-ES"/>
        </w:rPr>
        <w:t>12 </w:t>
      </w:r>
      <w:r w:rsidRPr="00F01810">
        <w:rPr>
          <w:i/>
          <w:iCs/>
          <w:color w:val="0070C0"/>
          <w:lang w:val="es-ES"/>
        </w:rPr>
        <w:t xml:space="preserve">¿Cómo puedo conocer todos los pecados escondidos en mi corazón? Límpiame de estas faltas ocultas. </w:t>
      </w:r>
    </w:p>
    <w:p w14:paraId="21811D6A" w14:textId="63137FCF" w:rsidR="00F01810" w:rsidRPr="00F01810" w:rsidRDefault="00F01810" w:rsidP="00F01810">
      <w:pPr>
        <w:rPr>
          <w:i/>
          <w:iCs/>
          <w:color w:val="0070C0"/>
        </w:rPr>
      </w:pPr>
      <w:r w:rsidRPr="00F01810">
        <w:rPr>
          <w:i/>
          <w:iCs/>
          <w:color w:val="0070C0"/>
          <w:vertAlign w:val="superscript"/>
          <w:lang w:val="es-ES"/>
        </w:rPr>
        <w:t>13 </w:t>
      </w:r>
      <w:r w:rsidRPr="00F01810">
        <w:rPr>
          <w:i/>
          <w:iCs/>
          <w:color w:val="0070C0"/>
          <w:lang w:val="es-ES"/>
        </w:rPr>
        <w:t xml:space="preserve">¡Libra a tu siervo de pecar intencionalmente! No permitas que estos pecados me controlen. Entonces estaré libre de culpa y seré inocente de grandes pecados. </w:t>
      </w:r>
    </w:p>
    <w:p w14:paraId="717F5697" w14:textId="02E83E1F" w:rsidR="00F01810" w:rsidRPr="00F01810" w:rsidRDefault="00F01810" w:rsidP="00F01810">
      <w:pPr>
        <w:rPr>
          <w:i/>
          <w:iCs/>
          <w:color w:val="0070C0"/>
        </w:rPr>
      </w:pPr>
      <w:r w:rsidRPr="00F01810">
        <w:rPr>
          <w:i/>
          <w:iCs/>
          <w:color w:val="0070C0"/>
          <w:vertAlign w:val="superscript"/>
          <w:lang w:val="es-ES"/>
        </w:rPr>
        <w:t>14 </w:t>
      </w:r>
      <w:r w:rsidRPr="00F01810">
        <w:rPr>
          <w:i/>
          <w:iCs/>
          <w:color w:val="0070C0"/>
          <w:lang w:val="es-ES"/>
        </w:rPr>
        <w:t xml:space="preserve">Que las palabras de mi boca y la meditación de mi corazón sean de tu agrado, </w:t>
      </w:r>
    </w:p>
    <w:p w14:paraId="5E7D43AF" w14:textId="3B08D42B" w:rsidR="00F01810" w:rsidRPr="004438D8" w:rsidRDefault="00F01810" w:rsidP="008F7E3C">
      <w:pPr>
        <w:rPr>
          <w:color w:val="000000" w:themeColor="text1"/>
        </w:rPr>
      </w:pPr>
      <w:r w:rsidRPr="00F01810">
        <w:rPr>
          <w:i/>
          <w:iCs/>
          <w:color w:val="0070C0"/>
          <w:lang w:val="es-ES"/>
        </w:rPr>
        <w:t>oh Señor, mi roca y mi redentor</w:t>
      </w:r>
      <w:r w:rsidRPr="00F01810">
        <w:rPr>
          <w:color w:val="000000" w:themeColor="text1"/>
          <w:lang w:val="es-ES"/>
        </w:rPr>
        <w:t>.</w:t>
      </w:r>
    </w:p>
    <w:p w14:paraId="57CCF722" w14:textId="77777777" w:rsidR="00F01810" w:rsidRDefault="00F01810" w:rsidP="008F7E3C">
      <w:pPr>
        <w:rPr>
          <w:color w:val="000000" w:themeColor="text1"/>
          <w:lang w:val="es-ES"/>
        </w:rPr>
      </w:pPr>
    </w:p>
    <w:p w14:paraId="20CC5117" w14:textId="69EF4781" w:rsidR="00780524" w:rsidRDefault="00780524" w:rsidP="00780524">
      <w:pPr>
        <w:rPr>
          <w:color w:val="000000" w:themeColor="text1"/>
          <w:lang w:val="es-ES"/>
        </w:rPr>
      </w:pPr>
      <w:r>
        <w:rPr>
          <w:color w:val="000000" w:themeColor="text1"/>
          <w:lang w:val="es-ES"/>
        </w:rPr>
        <w:t xml:space="preserve">El salmista </w:t>
      </w:r>
      <w:r w:rsidR="00DA55CD">
        <w:rPr>
          <w:color w:val="000000" w:themeColor="text1"/>
          <w:lang w:val="es-ES"/>
        </w:rPr>
        <w:t>tenía</w:t>
      </w:r>
      <w:r>
        <w:rPr>
          <w:color w:val="000000" w:themeColor="text1"/>
          <w:lang w:val="es-ES"/>
        </w:rPr>
        <w:t xml:space="preserve"> el deseo estar en </w:t>
      </w:r>
      <w:r w:rsidR="00DA55CD">
        <w:rPr>
          <w:color w:val="000000" w:themeColor="text1"/>
          <w:lang w:val="es-ES"/>
        </w:rPr>
        <w:t>perfección</w:t>
      </w:r>
      <w:r>
        <w:rPr>
          <w:color w:val="000000" w:themeColor="text1"/>
          <w:lang w:val="es-ES"/>
        </w:rPr>
        <w:t xml:space="preserve"> delante de su Creador y hace una pregunta la cual deberíamos hacer</w:t>
      </w:r>
      <w:r w:rsidR="00DA55CD">
        <w:rPr>
          <w:color w:val="000000" w:themeColor="text1"/>
          <w:lang w:val="es-ES"/>
        </w:rPr>
        <w:t>nos</w:t>
      </w:r>
      <w:r>
        <w:rPr>
          <w:color w:val="000000" w:themeColor="text1"/>
          <w:lang w:val="es-ES"/>
        </w:rPr>
        <w:t xml:space="preserve"> todos, “</w:t>
      </w:r>
      <w:r w:rsidRPr="00F01810">
        <w:rPr>
          <w:i/>
          <w:iCs/>
          <w:color w:val="0070C0"/>
          <w:lang w:val="es-ES"/>
        </w:rPr>
        <w:t>¿Cómo puedo conocer todos los pecados escondidos en mi corazón?</w:t>
      </w:r>
      <w:r w:rsidR="00C92297">
        <w:rPr>
          <w:color w:val="000000" w:themeColor="text1"/>
          <w:lang w:val="es-ES"/>
        </w:rPr>
        <w:t xml:space="preserve">” </w:t>
      </w:r>
      <w:r w:rsidR="00C92297" w:rsidRPr="0004143D">
        <w:rPr>
          <w:color w:val="FF0000"/>
          <w:lang w:val="es-ES"/>
        </w:rPr>
        <w:t xml:space="preserve">¿Cómo puedo conocer mis pecados </w:t>
      </w:r>
      <w:r w:rsidR="00DA55CD" w:rsidRPr="0004143D">
        <w:rPr>
          <w:color w:val="FF0000"/>
          <w:lang w:val="es-ES"/>
        </w:rPr>
        <w:t>escondidos?</w:t>
      </w:r>
    </w:p>
    <w:p w14:paraId="039F1583" w14:textId="55772414" w:rsidR="00C17A81" w:rsidRDefault="00C17A81" w:rsidP="00780524">
      <w:pPr>
        <w:rPr>
          <w:color w:val="000000" w:themeColor="text1"/>
          <w:lang w:val="es-ES"/>
        </w:rPr>
      </w:pPr>
      <w:r>
        <w:rPr>
          <w:color w:val="000000" w:themeColor="text1"/>
          <w:lang w:val="es-ES"/>
        </w:rPr>
        <w:t xml:space="preserve">Lo </w:t>
      </w:r>
      <w:r w:rsidR="00DA55CD">
        <w:rPr>
          <w:color w:val="000000" w:themeColor="text1"/>
          <w:lang w:val="es-ES"/>
        </w:rPr>
        <w:t>más</w:t>
      </w:r>
      <w:r>
        <w:rPr>
          <w:color w:val="000000" w:themeColor="text1"/>
          <w:lang w:val="es-ES"/>
        </w:rPr>
        <w:t xml:space="preserve"> difícil en la vida cristiana es someter nuestros pensamientos y llevarlos cautivos a Cristo, se hace muy fácil </w:t>
      </w:r>
      <w:r w:rsidR="00DA55CD">
        <w:rPr>
          <w:color w:val="000000" w:themeColor="text1"/>
          <w:lang w:val="es-ES"/>
        </w:rPr>
        <w:t>juzgar</w:t>
      </w:r>
      <w:r>
        <w:rPr>
          <w:color w:val="000000" w:themeColor="text1"/>
          <w:lang w:val="es-ES"/>
        </w:rPr>
        <w:t xml:space="preserve"> los pecados visibles de los demás, </w:t>
      </w:r>
      <w:r w:rsidR="0004143D">
        <w:rPr>
          <w:color w:val="000000" w:themeColor="text1"/>
          <w:lang w:val="es-ES"/>
        </w:rPr>
        <w:t>pero</w:t>
      </w:r>
      <w:r w:rsidR="00733264">
        <w:rPr>
          <w:color w:val="000000" w:themeColor="text1"/>
          <w:lang w:val="es-ES"/>
        </w:rPr>
        <w:t xml:space="preserve">, </w:t>
      </w:r>
      <w:r w:rsidRPr="0004143D">
        <w:rPr>
          <w:color w:val="FF0000"/>
          <w:lang w:val="es-ES"/>
        </w:rPr>
        <w:t>¿Qué pasa con los pecados ocultos</w:t>
      </w:r>
      <w:r w:rsidR="00127822" w:rsidRPr="0004143D">
        <w:rPr>
          <w:color w:val="FF0000"/>
          <w:lang w:val="es-ES"/>
        </w:rPr>
        <w:t xml:space="preserve">? </w:t>
      </w:r>
      <w:r w:rsidR="00127822">
        <w:rPr>
          <w:color w:val="000000" w:themeColor="text1"/>
          <w:lang w:val="es-ES"/>
        </w:rPr>
        <w:t>Si, con aquellos que solo</w:t>
      </w:r>
      <w:r w:rsidR="00733264">
        <w:rPr>
          <w:color w:val="000000" w:themeColor="text1"/>
          <w:lang w:val="es-ES"/>
        </w:rPr>
        <w:t xml:space="preserve"> </w:t>
      </w:r>
      <w:r w:rsidR="00127822">
        <w:rPr>
          <w:color w:val="000000" w:themeColor="text1"/>
          <w:lang w:val="es-ES"/>
        </w:rPr>
        <w:t xml:space="preserve">los </w:t>
      </w:r>
      <w:r w:rsidR="00733264">
        <w:rPr>
          <w:color w:val="000000" w:themeColor="text1"/>
          <w:lang w:val="es-ES"/>
        </w:rPr>
        <w:t>conoces</w:t>
      </w:r>
      <w:r w:rsidR="00127822">
        <w:rPr>
          <w:color w:val="000000" w:themeColor="text1"/>
          <w:lang w:val="es-ES"/>
        </w:rPr>
        <w:t xml:space="preserve"> tu y Dios, </w:t>
      </w:r>
      <w:r w:rsidR="00127822" w:rsidRPr="00733264">
        <w:rPr>
          <w:color w:val="FF0000"/>
          <w:lang w:val="es-ES"/>
        </w:rPr>
        <w:t xml:space="preserve">¿Qué pasa con aquellas cosas que </w:t>
      </w:r>
      <w:r w:rsidR="00733264" w:rsidRPr="00733264">
        <w:rPr>
          <w:color w:val="FF0000"/>
          <w:lang w:val="es-ES"/>
        </w:rPr>
        <w:t>estás</w:t>
      </w:r>
      <w:r w:rsidR="00127822" w:rsidRPr="00733264">
        <w:rPr>
          <w:color w:val="FF0000"/>
          <w:lang w:val="es-ES"/>
        </w:rPr>
        <w:t xml:space="preserve"> haciendo</w:t>
      </w:r>
      <w:r w:rsidR="00733264">
        <w:rPr>
          <w:color w:val="FF0000"/>
          <w:lang w:val="es-ES"/>
        </w:rPr>
        <w:t xml:space="preserve"> aparentemente bien, pero tienen una</w:t>
      </w:r>
      <w:r w:rsidR="00127822" w:rsidRPr="00733264">
        <w:rPr>
          <w:color w:val="FF0000"/>
          <w:lang w:val="es-ES"/>
        </w:rPr>
        <w:t xml:space="preserve"> mal</w:t>
      </w:r>
      <w:r w:rsidR="00733264">
        <w:rPr>
          <w:color w:val="FF0000"/>
          <w:lang w:val="es-ES"/>
        </w:rPr>
        <w:t>a</w:t>
      </w:r>
      <w:r w:rsidR="00127822" w:rsidRPr="00733264">
        <w:rPr>
          <w:color w:val="FF0000"/>
          <w:lang w:val="es-ES"/>
        </w:rPr>
        <w:t xml:space="preserve"> intencionado?</w:t>
      </w:r>
      <w:r w:rsidR="00184180">
        <w:rPr>
          <w:color w:val="000000" w:themeColor="text1"/>
          <w:lang w:val="es-ES"/>
        </w:rPr>
        <w:t xml:space="preserve">, Hay aquellos que se toman el tiempo para analizar y juzgar como viven y que hace tu hermano de la </w:t>
      </w:r>
      <w:r w:rsidR="00AB5376">
        <w:rPr>
          <w:color w:val="000000" w:themeColor="text1"/>
          <w:lang w:val="es-ES"/>
        </w:rPr>
        <w:t xml:space="preserve">congregación, cuidado </w:t>
      </w:r>
      <w:r w:rsidR="00733264">
        <w:rPr>
          <w:color w:val="000000" w:themeColor="text1"/>
          <w:lang w:val="es-ES"/>
        </w:rPr>
        <w:t>tú</w:t>
      </w:r>
      <w:r w:rsidR="00AB5376">
        <w:rPr>
          <w:color w:val="000000" w:themeColor="text1"/>
          <w:lang w:val="es-ES"/>
        </w:rPr>
        <w:t xml:space="preserve"> que juzgas a otros, la palabra nos manda analizarnos antes de hacer eso, y lo hace para que te des cuenta que </w:t>
      </w:r>
      <w:r w:rsidR="004438D8">
        <w:rPr>
          <w:color w:val="000000" w:themeColor="text1"/>
          <w:lang w:val="es-ES"/>
        </w:rPr>
        <w:t>tú</w:t>
      </w:r>
      <w:r w:rsidR="00AB5376">
        <w:rPr>
          <w:color w:val="000000" w:themeColor="text1"/>
          <w:lang w:val="es-ES"/>
        </w:rPr>
        <w:t xml:space="preserve"> no eres perfecto, sino que hay cosas en las cuales debes trabajar</w:t>
      </w:r>
      <w:r w:rsidR="0089382A">
        <w:rPr>
          <w:color w:val="000000" w:themeColor="text1"/>
          <w:lang w:val="es-ES"/>
        </w:rPr>
        <w:t>.</w:t>
      </w:r>
    </w:p>
    <w:p w14:paraId="56B882E1" w14:textId="77EA9D54" w:rsidR="0089382A" w:rsidRDefault="0089382A" w:rsidP="00780524">
      <w:pPr>
        <w:rPr>
          <w:color w:val="000000" w:themeColor="text1"/>
          <w:lang w:val="es-ES"/>
        </w:rPr>
      </w:pPr>
      <w:r>
        <w:rPr>
          <w:color w:val="000000" w:themeColor="text1"/>
          <w:lang w:val="es-ES"/>
        </w:rPr>
        <w:t>Hagamos como el salmista que exclamo: “</w:t>
      </w:r>
      <w:r w:rsidR="00EA089A" w:rsidRPr="00F01810">
        <w:rPr>
          <w:i/>
          <w:iCs/>
          <w:color w:val="0070C0"/>
          <w:lang w:val="es-ES"/>
        </w:rPr>
        <w:t>Límpiame de estas faltas ocultas</w:t>
      </w:r>
      <w:r w:rsidR="00E507DC">
        <w:rPr>
          <w:i/>
          <w:iCs/>
          <w:color w:val="0070C0"/>
          <w:lang w:val="es-ES"/>
        </w:rPr>
        <w:t>.</w:t>
      </w:r>
      <w:r w:rsidR="00E87E21">
        <w:rPr>
          <w:i/>
          <w:iCs/>
          <w:color w:val="0070C0"/>
          <w:lang w:val="es-ES"/>
        </w:rPr>
        <w:t xml:space="preserve"> </w:t>
      </w:r>
      <w:r w:rsidR="00E87E21">
        <w:rPr>
          <w:color w:val="000000" w:themeColor="text1"/>
          <w:lang w:val="es-ES"/>
        </w:rPr>
        <w:t>y añade,</w:t>
      </w:r>
      <w:r w:rsidR="00E507DC">
        <w:rPr>
          <w:i/>
          <w:iCs/>
          <w:color w:val="0070C0"/>
          <w:lang w:val="es-ES"/>
        </w:rPr>
        <w:t xml:space="preserve"> </w:t>
      </w:r>
      <w:r w:rsidRPr="00F01810">
        <w:rPr>
          <w:i/>
          <w:iCs/>
          <w:color w:val="0070C0"/>
          <w:lang w:val="es-ES"/>
        </w:rPr>
        <w:t>¡Libra a tu siervo de pecar intencionalmente! No permitas que estos pecados me controlen.</w:t>
      </w:r>
      <w:r>
        <w:rPr>
          <w:color w:val="000000" w:themeColor="text1"/>
          <w:lang w:val="es-ES"/>
        </w:rPr>
        <w:t>”</w:t>
      </w:r>
    </w:p>
    <w:p w14:paraId="3DBC9FB3" w14:textId="73C2FE2A" w:rsidR="00E87E21" w:rsidRDefault="00E87E21" w:rsidP="00780524">
      <w:pPr>
        <w:rPr>
          <w:color w:val="000000" w:themeColor="text1"/>
          <w:lang w:val="es-ES"/>
        </w:rPr>
      </w:pPr>
      <w:r>
        <w:rPr>
          <w:color w:val="000000" w:themeColor="text1"/>
          <w:lang w:val="es-ES"/>
        </w:rPr>
        <w:t xml:space="preserve">Solo rindiéndonos delante de nuestro Dios es que podemos ser limpios, y </w:t>
      </w:r>
      <w:r w:rsidR="00B9039C">
        <w:rPr>
          <w:color w:val="000000" w:themeColor="text1"/>
          <w:lang w:val="es-ES"/>
        </w:rPr>
        <w:t xml:space="preserve">esto es algo que lo debemos hacer cotidianamente, ya que el enemigo esta al asecho para hacernos pecar. </w:t>
      </w:r>
    </w:p>
    <w:p w14:paraId="28A31BE5" w14:textId="395571E2" w:rsidR="00B9039C" w:rsidRPr="00F01810" w:rsidRDefault="00B9039C" w:rsidP="00780524">
      <w:pPr>
        <w:rPr>
          <w:color w:val="000000" w:themeColor="text1"/>
        </w:rPr>
      </w:pPr>
      <w:r>
        <w:rPr>
          <w:color w:val="000000" w:themeColor="text1"/>
          <w:lang w:val="es-ES"/>
        </w:rPr>
        <w:t>Medita en esta escritura de hoy</w:t>
      </w:r>
      <w:r w:rsidR="006A5835">
        <w:rPr>
          <w:color w:val="000000" w:themeColor="text1"/>
          <w:lang w:val="es-ES"/>
        </w:rPr>
        <w:t xml:space="preserve">, </w:t>
      </w:r>
      <w:r w:rsidR="004438D8">
        <w:rPr>
          <w:color w:val="000000" w:themeColor="text1"/>
          <w:lang w:val="es-ES"/>
        </w:rPr>
        <w:t xml:space="preserve">y </w:t>
      </w:r>
      <w:r w:rsidR="006A5835">
        <w:rPr>
          <w:color w:val="000000" w:themeColor="text1"/>
          <w:lang w:val="es-ES"/>
        </w:rPr>
        <w:t xml:space="preserve">que todo lo que hagamos agrade a nuestro Padre Celestial siempre. Bendiciones. </w:t>
      </w:r>
    </w:p>
    <w:bookmarkEnd w:id="53"/>
    <w:bookmarkEnd w:id="54"/>
    <w:p w14:paraId="2A4BCEBE" w14:textId="594FA2B7" w:rsidR="00F01810" w:rsidRDefault="00F01810" w:rsidP="008F7E3C">
      <w:pPr>
        <w:rPr>
          <w:color w:val="000000" w:themeColor="text1"/>
          <w:lang w:val="es-ES"/>
        </w:rPr>
      </w:pPr>
    </w:p>
    <w:p w14:paraId="17734DD8" w14:textId="77777777" w:rsidR="00360169" w:rsidRPr="00360169" w:rsidRDefault="00360169" w:rsidP="00360169">
      <w:pPr>
        <w:rPr>
          <w:lang w:val="es-ES"/>
        </w:rPr>
      </w:pPr>
    </w:p>
    <w:p w14:paraId="2A8A5427" w14:textId="77777777" w:rsidR="00360169" w:rsidRPr="00360169" w:rsidRDefault="00360169" w:rsidP="00360169">
      <w:pPr>
        <w:rPr>
          <w:lang w:val="es-ES"/>
        </w:rPr>
      </w:pPr>
    </w:p>
    <w:p w14:paraId="675459E2" w14:textId="77777777" w:rsidR="00360169" w:rsidRPr="00360169" w:rsidRDefault="00360169" w:rsidP="00360169">
      <w:pPr>
        <w:rPr>
          <w:lang w:val="es-ES"/>
        </w:rPr>
      </w:pPr>
    </w:p>
    <w:p w14:paraId="769411C6" w14:textId="4B6C2926" w:rsidR="00360169" w:rsidRPr="00360169" w:rsidRDefault="00360169" w:rsidP="00360169">
      <w:pPr>
        <w:tabs>
          <w:tab w:val="left" w:pos="2939"/>
        </w:tabs>
        <w:rPr>
          <w:i/>
          <w:iCs/>
          <w:color w:val="0070C0"/>
        </w:rPr>
      </w:pPr>
      <w:bookmarkStart w:id="55" w:name="OLE_LINK17"/>
      <w:bookmarkStart w:id="56" w:name="OLE_LINK18"/>
      <w:r w:rsidRPr="00056F5E">
        <w:rPr>
          <w:b/>
          <w:bCs/>
          <w:lang w:val="es-ES"/>
        </w:rPr>
        <w:t>Salmo 32:3-7 NTV</w:t>
      </w:r>
      <w:r>
        <w:rPr>
          <w:lang w:val="es-ES"/>
        </w:rPr>
        <w:t xml:space="preserve">. </w:t>
      </w:r>
      <w:r w:rsidRPr="00056F5E">
        <w:rPr>
          <w:i/>
          <w:iCs/>
          <w:color w:val="0070C0"/>
          <w:vertAlign w:val="superscript"/>
          <w:lang w:val="es-ES"/>
        </w:rPr>
        <w:t>3 </w:t>
      </w:r>
      <w:r w:rsidRPr="00056F5E">
        <w:rPr>
          <w:i/>
          <w:iCs/>
          <w:color w:val="0070C0"/>
          <w:lang w:val="es-ES"/>
        </w:rPr>
        <w:t xml:space="preserve">Mientras me negué a confesar mi pecado, </w:t>
      </w:r>
      <w:r w:rsidRPr="00360169">
        <w:rPr>
          <w:i/>
          <w:iCs/>
          <w:color w:val="0070C0"/>
          <w:lang w:val="es-ES"/>
        </w:rPr>
        <w:t xml:space="preserve">mi cuerpo se consumió, </w:t>
      </w:r>
    </w:p>
    <w:p w14:paraId="297ADAEF" w14:textId="77777777" w:rsidR="00360169" w:rsidRPr="00360169" w:rsidRDefault="00360169" w:rsidP="00360169">
      <w:pPr>
        <w:tabs>
          <w:tab w:val="left" w:pos="2939"/>
        </w:tabs>
        <w:rPr>
          <w:i/>
          <w:iCs/>
          <w:color w:val="0070C0"/>
        </w:rPr>
      </w:pPr>
      <w:r w:rsidRPr="00360169">
        <w:rPr>
          <w:i/>
          <w:iCs/>
          <w:color w:val="0070C0"/>
          <w:lang w:val="es-ES"/>
        </w:rPr>
        <w:t xml:space="preserve">y gemía todo el día. </w:t>
      </w:r>
    </w:p>
    <w:p w14:paraId="1A91EFD1" w14:textId="75405AFE" w:rsidR="00360169" w:rsidRPr="00360169" w:rsidRDefault="00360169" w:rsidP="00360169">
      <w:pPr>
        <w:tabs>
          <w:tab w:val="left" w:pos="2939"/>
        </w:tabs>
        <w:rPr>
          <w:i/>
          <w:iCs/>
          <w:color w:val="0070C0"/>
        </w:rPr>
      </w:pPr>
      <w:r w:rsidRPr="00360169">
        <w:rPr>
          <w:i/>
          <w:iCs/>
          <w:color w:val="0070C0"/>
          <w:vertAlign w:val="superscript"/>
          <w:lang w:val="es-ES"/>
        </w:rPr>
        <w:t>4 </w:t>
      </w:r>
      <w:r w:rsidRPr="00360169">
        <w:rPr>
          <w:i/>
          <w:iCs/>
          <w:color w:val="0070C0"/>
          <w:lang w:val="es-ES"/>
        </w:rPr>
        <w:t xml:space="preserve">Día y noche tu mano de disciplina pesaba sobre mí; mi fuerza se evaporó como agua al calor del verano. </w:t>
      </w:r>
    </w:p>
    <w:p w14:paraId="02DF0E9C" w14:textId="3996F606" w:rsidR="00360169" w:rsidRPr="00360169" w:rsidRDefault="00360169" w:rsidP="00360169">
      <w:pPr>
        <w:tabs>
          <w:tab w:val="left" w:pos="2939"/>
        </w:tabs>
        <w:rPr>
          <w:i/>
          <w:iCs/>
          <w:color w:val="0070C0"/>
        </w:rPr>
      </w:pPr>
      <w:r w:rsidRPr="00360169">
        <w:rPr>
          <w:i/>
          <w:iCs/>
          <w:color w:val="0070C0"/>
          <w:vertAlign w:val="superscript"/>
          <w:lang w:val="es-ES"/>
        </w:rPr>
        <w:t>5 </w:t>
      </w:r>
      <w:r w:rsidRPr="00360169">
        <w:rPr>
          <w:i/>
          <w:iCs/>
          <w:color w:val="0070C0"/>
          <w:lang w:val="es-ES"/>
        </w:rPr>
        <w:t xml:space="preserve">Finalmente te confesé todos mis pecados y ya no intenté ocultar mi culpa. </w:t>
      </w:r>
    </w:p>
    <w:p w14:paraId="31955161" w14:textId="3DDCF423" w:rsidR="00360169" w:rsidRPr="00360169" w:rsidRDefault="00360169" w:rsidP="00360169">
      <w:pPr>
        <w:tabs>
          <w:tab w:val="left" w:pos="2939"/>
        </w:tabs>
        <w:rPr>
          <w:i/>
          <w:iCs/>
          <w:color w:val="0070C0"/>
        </w:rPr>
      </w:pPr>
      <w:r w:rsidRPr="00360169">
        <w:rPr>
          <w:i/>
          <w:iCs/>
          <w:color w:val="0070C0"/>
          <w:lang w:val="es-ES"/>
        </w:rPr>
        <w:t xml:space="preserve">Me dije: «Le confesaré mis rebeliones al Señor», ¡y tú me perdonaste! Toda mi culpa desapareció. </w:t>
      </w:r>
    </w:p>
    <w:p w14:paraId="4C0F9835" w14:textId="383EC2AA" w:rsidR="00360169" w:rsidRPr="00360169" w:rsidRDefault="00360169" w:rsidP="00360169">
      <w:pPr>
        <w:tabs>
          <w:tab w:val="left" w:pos="2939"/>
        </w:tabs>
        <w:rPr>
          <w:i/>
          <w:iCs/>
          <w:color w:val="0070C0"/>
        </w:rPr>
      </w:pPr>
      <w:r w:rsidRPr="00360169">
        <w:rPr>
          <w:i/>
          <w:iCs/>
          <w:color w:val="0070C0"/>
          <w:vertAlign w:val="superscript"/>
          <w:lang w:val="es-ES"/>
        </w:rPr>
        <w:t>6 </w:t>
      </w:r>
      <w:r w:rsidRPr="00360169">
        <w:rPr>
          <w:i/>
          <w:iCs/>
          <w:color w:val="0070C0"/>
          <w:lang w:val="es-ES"/>
        </w:rPr>
        <w:t xml:space="preserve">Por lo tanto, que todos los justos oren a ti, mientras aún haya tiempo, para que no se ahoguen en las desbordantes aguas del juicio. </w:t>
      </w:r>
    </w:p>
    <w:p w14:paraId="183573E1" w14:textId="32AA99FE" w:rsidR="00360169" w:rsidRPr="00360169" w:rsidRDefault="00360169" w:rsidP="00360169">
      <w:pPr>
        <w:tabs>
          <w:tab w:val="left" w:pos="2939"/>
        </w:tabs>
      </w:pPr>
      <w:r w:rsidRPr="00360169">
        <w:rPr>
          <w:i/>
          <w:iCs/>
          <w:color w:val="0070C0"/>
          <w:vertAlign w:val="superscript"/>
          <w:lang w:val="es-ES"/>
        </w:rPr>
        <w:t>7 </w:t>
      </w:r>
      <w:r w:rsidRPr="00360169">
        <w:rPr>
          <w:i/>
          <w:iCs/>
          <w:color w:val="0070C0"/>
          <w:lang w:val="es-ES"/>
        </w:rPr>
        <w:t>Pues tú eres mi escondite; me proteges de las dificultades y me rodeas con canciones de victoria</w:t>
      </w:r>
      <w:r w:rsidRPr="00360169">
        <w:rPr>
          <w:lang w:val="es-ES"/>
        </w:rPr>
        <w:t>.</w:t>
      </w:r>
    </w:p>
    <w:p w14:paraId="38938EDE" w14:textId="55AB3057" w:rsidR="00360169" w:rsidRDefault="00360169" w:rsidP="00360169">
      <w:pPr>
        <w:tabs>
          <w:tab w:val="left" w:pos="2939"/>
        </w:tabs>
        <w:rPr>
          <w:lang w:val="es-ES"/>
        </w:rPr>
      </w:pPr>
    </w:p>
    <w:p w14:paraId="68AFC132" w14:textId="2768794E" w:rsidR="00056F5E" w:rsidRDefault="00B517A8" w:rsidP="00360169">
      <w:pPr>
        <w:tabs>
          <w:tab w:val="left" w:pos="2939"/>
        </w:tabs>
        <w:rPr>
          <w:lang w:val="es-ES"/>
        </w:rPr>
      </w:pPr>
      <w:r>
        <w:rPr>
          <w:lang w:val="es-ES"/>
        </w:rPr>
        <w:t xml:space="preserve">Es muy posible que estas palabras de David en este salmo fueron escritas </w:t>
      </w:r>
      <w:r w:rsidR="00F76A80">
        <w:rPr>
          <w:lang w:val="es-ES"/>
        </w:rPr>
        <w:t xml:space="preserve">después de haber confesado su pecado y recibido el perdón de Dios. </w:t>
      </w:r>
    </w:p>
    <w:p w14:paraId="6F90E1A1" w14:textId="22EADC09" w:rsidR="00F76A80" w:rsidRDefault="00387ED9" w:rsidP="00360169">
      <w:pPr>
        <w:tabs>
          <w:tab w:val="left" w:pos="2939"/>
        </w:tabs>
        <w:rPr>
          <w:lang w:val="es-ES"/>
        </w:rPr>
      </w:pPr>
      <w:r>
        <w:rPr>
          <w:lang w:val="es-ES"/>
        </w:rPr>
        <w:t xml:space="preserve">David </w:t>
      </w:r>
      <w:r w:rsidR="00525398">
        <w:rPr>
          <w:lang w:val="es-ES"/>
        </w:rPr>
        <w:t>entendió</w:t>
      </w:r>
      <w:r w:rsidR="005A0F29">
        <w:rPr>
          <w:lang w:val="es-ES"/>
        </w:rPr>
        <w:t xml:space="preserve"> como el pecado consume a una persona</w:t>
      </w:r>
      <w:r w:rsidR="00666BB6">
        <w:rPr>
          <w:lang w:val="es-ES"/>
        </w:rPr>
        <w:t>,</w:t>
      </w:r>
      <w:r w:rsidR="005A0F29">
        <w:rPr>
          <w:lang w:val="es-ES"/>
        </w:rPr>
        <w:t xml:space="preserve"> </w:t>
      </w:r>
      <w:r w:rsidR="00387DF6">
        <w:rPr>
          <w:lang w:val="es-ES"/>
        </w:rPr>
        <w:t xml:space="preserve">por </w:t>
      </w:r>
      <w:r w:rsidR="00525398">
        <w:rPr>
          <w:lang w:val="es-ES"/>
        </w:rPr>
        <w:t>más</w:t>
      </w:r>
      <w:r w:rsidR="00387DF6">
        <w:rPr>
          <w:lang w:val="es-ES"/>
        </w:rPr>
        <w:t xml:space="preserve"> que lo ocultas, </w:t>
      </w:r>
      <w:r w:rsidR="00525398">
        <w:rPr>
          <w:lang w:val="es-ES"/>
        </w:rPr>
        <w:t>más</w:t>
      </w:r>
      <w:r w:rsidR="00387DF6">
        <w:rPr>
          <w:lang w:val="es-ES"/>
        </w:rPr>
        <w:t xml:space="preserve"> te consume, no importa </w:t>
      </w:r>
      <w:r w:rsidR="00525398">
        <w:rPr>
          <w:lang w:val="es-ES"/>
        </w:rPr>
        <w:t>cuánto</w:t>
      </w:r>
      <w:r w:rsidR="00387DF6">
        <w:rPr>
          <w:lang w:val="es-ES"/>
        </w:rPr>
        <w:t xml:space="preserve"> </w:t>
      </w:r>
      <w:r w:rsidR="00525398">
        <w:rPr>
          <w:lang w:val="es-ES"/>
        </w:rPr>
        <w:t>remordimiento</w:t>
      </w:r>
      <w:r w:rsidR="00387DF6">
        <w:rPr>
          <w:lang w:val="es-ES"/>
        </w:rPr>
        <w:t xml:space="preserve"> tengas por lo malo que hiciste, eso no va a ayudarte, en cambio te va a consumir. </w:t>
      </w:r>
    </w:p>
    <w:p w14:paraId="752BD68C" w14:textId="4048AB80" w:rsidR="00387DF6" w:rsidRDefault="00695837" w:rsidP="00360169">
      <w:pPr>
        <w:tabs>
          <w:tab w:val="left" w:pos="2939"/>
        </w:tabs>
        <w:rPr>
          <w:lang w:val="es-ES"/>
        </w:rPr>
      </w:pPr>
      <w:r>
        <w:rPr>
          <w:lang w:val="es-ES"/>
        </w:rPr>
        <w:t xml:space="preserve">Pero David declara que cuando confeso su pecado </w:t>
      </w:r>
      <w:r w:rsidR="0010451B">
        <w:rPr>
          <w:lang w:val="es-ES"/>
        </w:rPr>
        <w:t xml:space="preserve">y no oculto su culpa recibió el </w:t>
      </w:r>
      <w:r w:rsidR="00AD3E36">
        <w:rPr>
          <w:lang w:val="es-ES"/>
        </w:rPr>
        <w:t xml:space="preserve">perdón y toda la </w:t>
      </w:r>
      <w:r w:rsidR="00525398">
        <w:rPr>
          <w:lang w:val="es-ES"/>
        </w:rPr>
        <w:t>culpa</w:t>
      </w:r>
      <w:r w:rsidR="00AD3E36">
        <w:rPr>
          <w:lang w:val="es-ES"/>
        </w:rPr>
        <w:t xml:space="preserve"> desaprecio, este es el misterio de Dios cuando limpia a un pecador de su pecado, pero antes se debe abrir el </w:t>
      </w:r>
      <w:r w:rsidR="00525398">
        <w:rPr>
          <w:lang w:val="es-ES"/>
        </w:rPr>
        <w:t>corazón</w:t>
      </w:r>
      <w:r w:rsidR="00AD3E36">
        <w:rPr>
          <w:lang w:val="es-ES"/>
        </w:rPr>
        <w:t xml:space="preserve"> y confesar todos los pecados, esta es la condición para ser perdonado y restaurado. </w:t>
      </w:r>
    </w:p>
    <w:p w14:paraId="5B949140" w14:textId="0C18A8A6" w:rsidR="00B401A5" w:rsidRDefault="00B401A5" w:rsidP="00360169">
      <w:pPr>
        <w:tabs>
          <w:tab w:val="left" w:pos="2939"/>
        </w:tabs>
        <w:rPr>
          <w:lang w:val="es-ES"/>
        </w:rPr>
      </w:pPr>
      <w:r>
        <w:rPr>
          <w:lang w:val="es-ES"/>
        </w:rPr>
        <w:t xml:space="preserve">David nos </w:t>
      </w:r>
      <w:r w:rsidR="00525398">
        <w:rPr>
          <w:lang w:val="es-ES"/>
        </w:rPr>
        <w:t>está</w:t>
      </w:r>
      <w:r>
        <w:rPr>
          <w:lang w:val="es-ES"/>
        </w:rPr>
        <w:t xml:space="preserve"> pidiendo que m</w:t>
      </w:r>
      <w:r w:rsidR="0075235B">
        <w:rPr>
          <w:lang w:val="es-ES"/>
        </w:rPr>
        <w:t>ien</w:t>
      </w:r>
      <w:r>
        <w:rPr>
          <w:lang w:val="es-ES"/>
        </w:rPr>
        <w:t>tras tengamos tiempo y oportunidad oremos a nuestro Dios</w:t>
      </w:r>
      <w:r w:rsidR="001F4B01">
        <w:rPr>
          <w:lang w:val="es-ES"/>
        </w:rPr>
        <w:t xml:space="preserve"> para no ser ahogados en el juicio, si es necesario grítale en tu desesperación a tu Dios que te perdone, solo </w:t>
      </w:r>
      <w:r w:rsidR="00525398">
        <w:rPr>
          <w:lang w:val="es-ES"/>
        </w:rPr>
        <w:t>Él</w:t>
      </w:r>
      <w:r w:rsidR="001F4B01">
        <w:rPr>
          <w:lang w:val="es-ES"/>
        </w:rPr>
        <w:t xml:space="preserve"> te puede salvar. </w:t>
      </w:r>
    </w:p>
    <w:p w14:paraId="7B102B28" w14:textId="094BCFF3" w:rsidR="00D57702" w:rsidRDefault="00525398" w:rsidP="00360169">
      <w:pPr>
        <w:tabs>
          <w:tab w:val="left" w:pos="2939"/>
        </w:tabs>
        <w:rPr>
          <w:lang w:val="es-ES"/>
        </w:rPr>
      </w:pPr>
      <w:r>
        <w:rPr>
          <w:lang w:val="es-ES"/>
        </w:rPr>
        <w:t>Después</w:t>
      </w:r>
      <w:r w:rsidR="00D57702">
        <w:rPr>
          <w:lang w:val="es-ES"/>
        </w:rPr>
        <w:t xml:space="preserve"> de ese perdón disfrutaras de poder adorar a tu Dios con paz y libertad</w:t>
      </w:r>
      <w:r>
        <w:rPr>
          <w:lang w:val="es-ES"/>
        </w:rPr>
        <w:t xml:space="preserve"> y podrás entonar canciones de victoria. </w:t>
      </w:r>
    </w:p>
    <w:p w14:paraId="6A255CB0" w14:textId="48417A81" w:rsidR="00525398" w:rsidRDefault="00525398" w:rsidP="00360169">
      <w:pPr>
        <w:tabs>
          <w:tab w:val="left" w:pos="2939"/>
        </w:tabs>
        <w:rPr>
          <w:lang w:val="es-ES"/>
        </w:rPr>
      </w:pPr>
      <w:r>
        <w:rPr>
          <w:lang w:val="es-ES"/>
        </w:rPr>
        <w:t xml:space="preserve">Recuerda, no dejes que tu pecado te continue ahogando, ríndete a tu Dios, confiesa tu pecado y El actuara en tu beneficio. </w:t>
      </w:r>
    </w:p>
    <w:p w14:paraId="17D8EB9A" w14:textId="7933132D" w:rsidR="00525398" w:rsidRDefault="00525398" w:rsidP="00360169">
      <w:pPr>
        <w:tabs>
          <w:tab w:val="left" w:pos="2939"/>
        </w:tabs>
        <w:rPr>
          <w:lang w:val="es-ES"/>
        </w:rPr>
      </w:pPr>
      <w:r>
        <w:rPr>
          <w:lang w:val="es-ES"/>
        </w:rPr>
        <w:t xml:space="preserve">Bendiciones </w:t>
      </w:r>
      <w:bookmarkEnd w:id="55"/>
      <w:bookmarkEnd w:id="56"/>
    </w:p>
    <w:p w14:paraId="62FF6DDB" w14:textId="77777777" w:rsidR="00126960" w:rsidRDefault="00126960" w:rsidP="00360169">
      <w:pPr>
        <w:tabs>
          <w:tab w:val="left" w:pos="2939"/>
        </w:tabs>
        <w:rPr>
          <w:lang w:val="es-ES"/>
        </w:rPr>
      </w:pPr>
    </w:p>
    <w:p w14:paraId="6300EFE3" w14:textId="77777777" w:rsidR="00126960" w:rsidRDefault="00126960" w:rsidP="00360169">
      <w:pPr>
        <w:tabs>
          <w:tab w:val="left" w:pos="2939"/>
        </w:tabs>
        <w:rPr>
          <w:lang w:val="es-ES"/>
        </w:rPr>
      </w:pPr>
    </w:p>
    <w:p w14:paraId="5AC19BDC" w14:textId="6A6CBA8A" w:rsidR="00C80B13" w:rsidRPr="00C80B13" w:rsidRDefault="00126960" w:rsidP="00C80B13">
      <w:pPr>
        <w:tabs>
          <w:tab w:val="left" w:pos="2939"/>
        </w:tabs>
        <w:rPr>
          <w:i/>
          <w:iCs/>
          <w:color w:val="0070C0"/>
        </w:rPr>
      </w:pPr>
      <w:bookmarkStart w:id="57" w:name="OLE_LINK19"/>
      <w:bookmarkStart w:id="58" w:name="OLE_LINK20"/>
      <w:r w:rsidRPr="00C80B13">
        <w:rPr>
          <w:b/>
          <w:bCs/>
          <w:lang w:val="es-ES"/>
        </w:rPr>
        <w:t>Salmo 42:1-6ª NTV</w:t>
      </w:r>
      <w:r>
        <w:rPr>
          <w:lang w:val="es-ES"/>
        </w:rPr>
        <w:t xml:space="preserve">. </w:t>
      </w:r>
      <w:r w:rsidR="00C80B13" w:rsidRPr="00E117A7">
        <w:rPr>
          <w:i/>
          <w:iCs/>
          <w:color w:val="0070C0"/>
          <w:vertAlign w:val="superscript"/>
          <w:lang w:val="es-ES"/>
        </w:rPr>
        <w:t>1 </w:t>
      </w:r>
      <w:r w:rsidR="00C80B13" w:rsidRPr="00E117A7">
        <w:rPr>
          <w:i/>
          <w:iCs/>
          <w:color w:val="0070C0"/>
          <w:lang w:val="es-ES"/>
        </w:rPr>
        <w:t xml:space="preserve">Como el ciervo anhela las corrientes de las aguas, </w:t>
      </w:r>
      <w:r w:rsidR="00C80B13" w:rsidRPr="00C80B13">
        <w:rPr>
          <w:i/>
          <w:iCs/>
          <w:color w:val="0070C0"/>
          <w:lang w:val="es-ES"/>
        </w:rPr>
        <w:t xml:space="preserve">así te anhelo a ti, oh Dios. </w:t>
      </w:r>
      <w:r w:rsidR="00C80B13" w:rsidRPr="00C80B13">
        <w:rPr>
          <w:i/>
          <w:iCs/>
          <w:color w:val="0070C0"/>
          <w:vertAlign w:val="superscript"/>
          <w:lang w:val="es-ES"/>
        </w:rPr>
        <w:t>2 </w:t>
      </w:r>
      <w:r w:rsidR="00C80B13" w:rsidRPr="00C80B13">
        <w:rPr>
          <w:i/>
          <w:iCs/>
          <w:color w:val="0070C0"/>
          <w:lang w:val="es-ES"/>
        </w:rPr>
        <w:t xml:space="preserve">Tengo sed de Dios, del Dios viviente. ¿Cuándo podré ir para estar delante de él? </w:t>
      </w:r>
    </w:p>
    <w:p w14:paraId="0E09543C" w14:textId="365CDB1F" w:rsidR="00C80B13" w:rsidRPr="00C80B13" w:rsidRDefault="00C80B13" w:rsidP="00C80B13">
      <w:pPr>
        <w:tabs>
          <w:tab w:val="left" w:pos="2939"/>
        </w:tabs>
        <w:rPr>
          <w:i/>
          <w:iCs/>
          <w:color w:val="0070C0"/>
        </w:rPr>
      </w:pPr>
      <w:r w:rsidRPr="00C80B13">
        <w:rPr>
          <w:i/>
          <w:iCs/>
          <w:color w:val="0070C0"/>
          <w:vertAlign w:val="superscript"/>
          <w:lang w:val="es-ES"/>
        </w:rPr>
        <w:t>3 </w:t>
      </w:r>
      <w:r w:rsidRPr="00C80B13">
        <w:rPr>
          <w:i/>
          <w:iCs/>
          <w:color w:val="0070C0"/>
          <w:lang w:val="es-ES"/>
        </w:rPr>
        <w:t xml:space="preserve">Día y noche sólo me alimento de lágrimas, mientras que mis enemigos se burlan continuamente de mí diciendo: «¿Dónde está ese Dios tuyo?». </w:t>
      </w:r>
    </w:p>
    <w:p w14:paraId="033BB6E4" w14:textId="28E53252" w:rsidR="00C80B13" w:rsidRPr="00C80B13" w:rsidRDefault="00C80B13" w:rsidP="00C80B13">
      <w:pPr>
        <w:tabs>
          <w:tab w:val="left" w:pos="2939"/>
        </w:tabs>
        <w:rPr>
          <w:i/>
          <w:iCs/>
          <w:color w:val="0070C0"/>
        </w:rPr>
      </w:pPr>
      <w:r w:rsidRPr="00C80B13">
        <w:rPr>
          <w:i/>
          <w:iCs/>
          <w:color w:val="0070C0"/>
          <w:vertAlign w:val="superscript"/>
          <w:lang w:val="es-ES"/>
        </w:rPr>
        <w:t>4 </w:t>
      </w:r>
      <w:r w:rsidRPr="00C80B13">
        <w:rPr>
          <w:i/>
          <w:iCs/>
          <w:color w:val="0070C0"/>
          <w:lang w:val="es-ES"/>
        </w:rPr>
        <w:t xml:space="preserve">Se me destroza el corazón al recordar cómo solían ser las cosas: yo caminaba entre la multitud de a doradores, encabezaba una gran procesión hacia la casa de Dios, cantando de alegría y dando gracias en medio del sonido de una gran celebración. </w:t>
      </w:r>
    </w:p>
    <w:p w14:paraId="32C24FA4" w14:textId="0659B8ED" w:rsidR="00126960" w:rsidRDefault="00C80B13" w:rsidP="00360169">
      <w:pPr>
        <w:tabs>
          <w:tab w:val="left" w:pos="2939"/>
        </w:tabs>
        <w:rPr>
          <w:lang w:val="es-ES"/>
        </w:rPr>
      </w:pPr>
      <w:r w:rsidRPr="00C80B13">
        <w:rPr>
          <w:i/>
          <w:iCs/>
          <w:color w:val="0070C0"/>
          <w:vertAlign w:val="superscript"/>
          <w:lang w:val="es-ES"/>
        </w:rPr>
        <w:t>5 </w:t>
      </w:r>
      <w:r w:rsidRPr="00C80B13">
        <w:rPr>
          <w:i/>
          <w:iCs/>
          <w:color w:val="0070C0"/>
          <w:lang w:val="es-ES"/>
        </w:rPr>
        <w:t xml:space="preserve">¿Por qué estoy desanimado? ¿Por qué está tan triste mi corazón? ¡Pondré mi esperanza en Dios! Nuevamente lo alabaré, ¡mi Salvador y </w:t>
      </w:r>
      <w:r w:rsidRPr="00C80B13">
        <w:rPr>
          <w:i/>
          <w:iCs/>
          <w:color w:val="0070C0"/>
          <w:vertAlign w:val="superscript"/>
          <w:lang w:val="es-ES"/>
        </w:rPr>
        <w:t>6 </w:t>
      </w:r>
      <w:r w:rsidRPr="00C80B13">
        <w:rPr>
          <w:i/>
          <w:iCs/>
          <w:color w:val="0070C0"/>
          <w:lang w:val="es-ES"/>
        </w:rPr>
        <w:t>mi Dios!</w:t>
      </w:r>
      <w:r>
        <w:rPr>
          <w:lang w:val="es-ES"/>
        </w:rPr>
        <w:t>.</w:t>
      </w:r>
    </w:p>
    <w:p w14:paraId="0EFCCA63" w14:textId="77777777" w:rsidR="00DD7DB0" w:rsidRDefault="00DD7DB0" w:rsidP="00360169">
      <w:pPr>
        <w:tabs>
          <w:tab w:val="left" w:pos="2939"/>
        </w:tabs>
        <w:rPr>
          <w:lang w:val="es-ES"/>
        </w:rPr>
      </w:pPr>
    </w:p>
    <w:p w14:paraId="2508AB9F" w14:textId="212494D8" w:rsidR="00DD7DB0" w:rsidRDefault="00DD7DB0" w:rsidP="00360169">
      <w:pPr>
        <w:tabs>
          <w:tab w:val="left" w:pos="2939"/>
        </w:tabs>
        <w:rPr>
          <w:lang w:val="es-ES"/>
        </w:rPr>
      </w:pPr>
      <w:r w:rsidRPr="00075EA0">
        <w:rPr>
          <w:i/>
          <w:iCs/>
          <w:color w:val="0070C0"/>
          <w:lang w:val="es-ES"/>
        </w:rPr>
        <w:t>¡Pondré mi esperanza en Dios!,</w:t>
      </w:r>
      <w:r w:rsidRPr="00075EA0">
        <w:rPr>
          <w:color w:val="0070C0"/>
          <w:lang w:val="es-ES"/>
        </w:rPr>
        <w:t xml:space="preserve"> </w:t>
      </w:r>
      <w:r>
        <w:rPr>
          <w:lang w:val="es-ES"/>
        </w:rPr>
        <w:t>esta expresión puede cambiarlo todo en tu vida, esta expresión puede regresarte al lugar correcto, a la fuente de vida</w:t>
      </w:r>
      <w:r w:rsidR="001512EC">
        <w:rPr>
          <w:lang w:val="es-ES"/>
        </w:rPr>
        <w:t xml:space="preserve">, </w:t>
      </w:r>
      <w:r w:rsidR="001512EC" w:rsidRPr="00075EA0">
        <w:rPr>
          <w:color w:val="FF0000"/>
          <w:lang w:val="es-ES"/>
        </w:rPr>
        <w:t xml:space="preserve">¿En </w:t>
      </w:r>
      <w:r w:rsidR="009F4913" w:rsidRPr="00075EA0">
        <w:rPr>
          <w:color w:val="FF0000"/>
          <w:lang w:val="es-ES"/>
        </w:rPr>
        <w:t>qué</w:t>
      </w:r>
      <w:r w:rsidR="001512EC" w:rsidRPr="00075EA0">
        <w:rPr>
          <w:color w:val="FF0000"/>
          <w:lang w:val="es-ES"/>
        </w:rPr>
        <w:t xml:space="preserve"> </w:t>
      </w:r>
      <w:r w:rsidR="009F4913" w:rsidRPr="00075EA0">
        <w:rPr>
          <w:color w:val="FF0000"/>
          <w:lang w:val="es-ES"/>
        </w:rPr>
        <w:t>has</w:t>
      </w:r>
      <w:r w:rsidR="001512EC" w:rsidRPr="00075EA0">
        <w:rPr>
          <w:color w:val="FF0000"/>
          <w:lang w:val="es-ES"/>
        </w:rPr>
        <w:t xml:space="preserve"> puesto tu esperanza? </w:t>
      </w:r>
      <w:r w:rsidR="001512EC">
        <w:rPr>
          <w:lang w:val="es-ES"/>
        </w:rPr>
        <w:t>No, no cambies tu confianza y esperanza, Dios es y será la única esperanza segur</w:t>
      </w:r>
      <w:r w:rsidR="00075EA0">
        <w:rPr>
          <w:lang w:val="es-ES"/>
        </w:rPr>
        <w:t>a</w:t>
      </w:r>
      <w:r w:rsidR="001512EC">
        <w:rPr>
          <w:lang w:val="es-ES"/>
        </w:rPr>
        <w:t xml:space="preserve"> del ser humano, el salmista </w:t>
      </w:r>
      <w:r w:rsidR="00DF5712">
        <w:rPr>
          <w:lang w:val="es-ES"/>
        </w:rPr>
        <w:t xml:space="preserve">se lamenta de su condición, se ha alejado de su Dios, </w:t>
      </w:r>
      <w:r w:rsidR="009F4913">
        <w:rPr>
          <w:lang w:val="es-ES"/>
        </w:rPr>
        <w:t>está</w:t>
      </w:r>
      <w:r w:rsidR="0047286E">
        <w:rPr>
          <w:lang w:val="es-ES"/>
        </w:rPr>
        <w:t xml:space="preserve"> </w:t>
      </w:r>
      <w:r w:rsidR="00075EA0">
        <w:rPr>
          <w:lang w:val="es-ES"/>
        </w:rPr>
        <w:t>experimentando</w:t>
      </w:r>
      <w:r w:rsidR="0047286E">
        <w:rPr>
          <w:lang w:val="es-ES"/>
        </w:rPr>
        <w:t xml:space="preserve"> </w:t>
      </w:r>
      <w:r w:rsidR="00075EA0">
        <w:rPr>
          <w:lang w:val="es-ES"/>
        </w:rPr>
        <w:t>también</w:t>
      </w:r>
      <w:r w:rsidR="0047286E">
        <w:rPr>
          <w:lang w:val="es-ES"/>
        </w:rPr>
        <w:t xml:space="preserve"> la burla de los que lo conocen y se dan cuenta que ya El no </w:t>
      </w:r>
      <w:r w:rsidR="00075EA0">
        <w:rPr>
          <w:lang w:val="es-ES"/>
        </w:rPr>
        <w:t>está</w:t>
      </w:r>
      <w:r w:rsidR="0047286E">
        <w:rPr>
          <w:lang w:val="es-ES"/>
        </w:rPr>
        <w:t xml:space="preserve"> con su Dios, </w:t>
      </w:r>
      <w:r w:rsidR="00EA42EB">
        <w:rPr>
          <w:lang w:val="es-ES"/>
        </w:rPr>
        <w:t>solo le queda los recuerdos de como adoraba y como la bendición de su Dios estaba con El</w:t>
      </w:r>
      <w:r w:rsidR="00075EA0">
        <w:rPr>
          <w:lang w:val="es-ES"/>
        </w:rPr>
        <w:t>.</w:t>
      </w:r>
    </w:p>
    <w:p w14:paraId="101D4E42" w14:textId="2322DC43" w:rsidR="00075EA0" w:rsidRDefault="00075EA0" w:rsidP="00360169">
      <w:pPr>
        <w:tabs>
          <w:tab w:val="left" w:pos="2939"/>
        </w:tabs>
        <w:rPr>
          <w:lang w:val="es-ES"/>
        </w:rPr>
      </w:pPr>
      <w:r>
        <w:rPr>
          <w:lang w:val="es-ES"/>
        </w:rPr>
        <w:t xml:space="preserve">Hoy </w:t>
      </w:r>
      <w:r w:rsidR="009F4913">
        <w:rPr>
          <w:lang w:val="es-ES"/>
        </w:rPr>
        <w:t>tú</w:t>
      </w:r>
      <w:r>
        <w:rPr>
          <w:lang w:val="es-ES"/>
        </w:rPr>
        <w:t xml:space="preserve"> </w:t>
      </w:r>
      <w:r w:rsidR="00D97387">
        <w:rPr>
          <w:lang w:val="es-ES"/>
        </w:rPr>
        <w:t>también</w:t>
      </w:r>
      <w:r>
        <w:rPr>
          <w:lang w:val="es-ES"/>
        </w:rPr>
        <w:t xml:space="preserve"> debes dejar de vivir de los recuerdos y debes venir a tu Dios quien te espera para </w:t>
      </w:r>
      <w:r w:rsidR="00D97387">
        <w:rPr>
          <w:lang w:val="es-ES"/>
        </w:rPr>
        <w:t>saciar</w:t>
      </w:r>
      <w:r>
        <w:rPr>
          <w:lang w:val="es-ES"/>
        </w:rPr>
        <w:t xml:space="preserve"> tu sed y darte nuevamente agua que sacia tu necesidad, ven, si ven a tu Dios y reconócelo como tu Salvador y como tu Dios. </w:t>
      </w:r>
    </w:p>
    <w:p w14:paraId="57D5BF64" w14:textId="6F968A59" w:rsidR="00075EA0" w:rsidRDefault="00D97387" w:rsidP="00360169">
      <w:pPr>
        <w:tabs>
          <w:tab w:val="left" w:pos="2939"/>
        </w:tabs>
        <w:rPr>
          <w:lang w:val="es-ES"/>
        </w:rPr>
      </w:pPr>
      <w:r>
        <w:rPr>
          <w:lang w:val="es-ES"/>
        </w:rPr>
        <w:t>Bendiciones</w:t>
      </w:r>
      <w:r w:rsidR="00075EA0">
        <w:rPr>
          <w:lang w:val="es-ES"/>
        </w:rPr>
        <w:t xml:space="preserve">. </w:t>
      </w:r>
      <w:bookmarkEnd w:id="57"/>
      <w:bookmarkEnd w:id="58"/>
    </w:p>
    <w:p w14:paraId="5C286CBD" w14:textId="77777777" w:rsidR="00222789" w:rsidRDefault="00222789" w:rsidP="00360169">
      <w:pPr>
        <w:tabs>
          <w:tab w:val="left" w:pos="2939"/>
        </w:tabs>
        <w:rPr>
          <w:lang w:val="es-ES"/>
        </w:rPr>
      </w:pPr>
    </w:p>
    <w:p w14:paraId="4E52CFB2" w14:textId="77777777" w:rsidR="00625CF6" w:rsidRDefault="00625CF6" w:rsidP="00360169">
      <w:pPr>
        <w:tabs>
          <w:tab w:val="left" w:pos="2939"/>
        </w:tabs>
        <w:rPr>
          <w:lang w:val="es-ES"/>
        </w:rPr>
      </w:pPr>
    </w:p>
    <w:p w14:paraId="6CC3B2AA" w14:textId="77777777" w:rsidR="00625CF6" w:rsidRDefault="00625CF6" w:rsidP="00360169">
      <w:pPr>
        <w:tabs>
          <w:tab w:val="left" w:pos="2939"/>
        </w:tabs>
        <w:rPr>
          <w:lang w:val="es-ES"/>
        </w:rPr>
      </w:pPr>
    </w:p>
    <w:p w14:paraId="5C71A344" w14:textId="77777777" w:rsidR="00625CF6" w:rsidRDefault="00625CF6" w:rsidP="00360169">
      <w:pPr>
        <w:tabs>
          <w:tab w:val="left" w:pos="2939"/>
        </w:tabs>
        <w:rPr>
          <w:lang w:val="es-ES"/>
        </w:rPr>
      </w:pPr>
    </w:p>
    <w:p w14:paraId="17E0A302" w14:textId="77777777" w:rsidR="00625CF6" w:rsidRPr="00625CF6" w:rsidRDefault="00625CF6" w:rsidP="00625CF6">
      <w:pPr>
        <w:rPr>
          <w:b/>
          <w:bCs/>
          <w:lang w:val="es-ES"/>
        </w:rPr>
      </w:pPr>
      <w:bookmarkStart w:id="59" w:name="OLE_LINK58"/>
      <w:bookmarkStart w:id="60" w:name="OLE_LINK59"/>
      <w:bookmarkStart w:id="61" w:name="OLE_LINK60"/>
      <w:r w:rsidRPr="00625CF6">
        <w:rPr>
          <w:b/>
          <w:bCs/>
          <w:lang w:val="es-ES"/>
        </w:rPr>
        <w:t xml:space="preserve">En varios de los milagros de Jesús, Él elige involucrarnos en el proceso. </w:t>
      </w:r>
    </w:p>
    <w:p w14:paraId="1FDA3BB3" w14:textId="77777777" w:rsidR="00625CF6" w:rsidRPr="00C4237D" w:rsidRDefault="00625CF6" w:rsidP="00625CF6">
      <w:pPr>
        <w:rPr>
          <w:lang w:val="es-ES"/>
        </w:rPr>
      </w:pPr>
      <w:r w:rsidRPr="00B06C31">
        <w:rPr>
          <w:lang w:val="es-ES"/>
        </w:rPr>
        <w:t xml:space="preserve">Aunque Jesús tenía el poder para realizar milagros por su cuenta, muchas veces </w:t>
      </w:r>
      <w:r w:rsidRPr="00C4237D">
        <w:rPr>
          <w:lang w:val="es-ES"/>
        </w:rPr>
        <w:t>desea que participemos con El</w:t>
      </w:r>
      <w:r w:rsidRPr="00B06C31">
        <w:rPr>
          <w:lang w:val="es-ES"/>
        </w:rPr>
        <w:t xml:space="preserve">. </w:t>
      </w:r>
    </w:p>
    <w:p w14:paraId="12310FCE" w14:textId="77777777" w:rsidR="00625CF6" w:rsidRDefault="00625CF6" w:rsidP="00625CF6">
      <w:pPr>
        <w:rPr>
          <w:lang w:val="es-ES"/>
        </w:rPr>
      </w:pPr>
      <w:r w:rsidRPr="00B06C31">
        <w:rPr>
          <w:lang w:val="es-ES"/>
        </w:rPr>
        <w:t>Esta interacción no es casual, ya que tiene un profundo significad</w:t>
      </w:r>
      <w:r w:rsidRPr="00C4237D">
        <w:rPr>
          <w:lang w:val="es-ES"/>
        </w:rPr>
        <w:t xml:space="preserve">o pues </w:t>
      </w:r>
      <w:r w:rsidRPr="00D34038">
        <w:rPr>
          <w:b/>
          <w:bCs/>
          <w:lang w:val="es-ES"/>
        </w:rPr>
        <w:t xml:space="preserve">nos </w:t>
      </w:r>
      <w:r w:rsidRPr="00B06C31">
        <w:rPr>
          <w:b/>
          <w:bCs/>
          <w:lang w:val="es-ES"/>
        </w:rPr>
        <w:t>invita a ejercer fe, obediencia y colaboración en el propósito de Dios</w:t>
      </w:r>
      <w:r w:rsidRPr="00B06C31">
        <w:rPr>
          <w:lang w:val="es-ES"/>
        </w:rPr>
        <w:t>.</w:t>
      </w:r>
    </w:p>
    <w:p w14:paraId="7F381A23" w14:textId="77777777" w:rsidR="00625CF6" w:rsidRPr="00B06C31" w:rsidRDefault="00625CF6" w:rsidP="00625CF6">
      <w:pPr>
        <w:rPr>
          <w:lang w:val="es-ES"/>
        </w:rPr>
      </w:pPr>
    </w:p>
    <w:p w14:paraId="264FBBC9" w14:textId="71BA592C" w:rsidR="00625CF6" w:rsidRPr="00B06C31" w:rsidRDefault="00625CF6" w:rsidP="00625CF6">
      <w:pPr>
        <w:rPr>
          <w:lang w:val="es-ES"/>
        </w:rPr>
      </w:pPr>
      <w:r>
        <w:rPr>
          <w:b/>
          <w:bCs/>
          <w:lang w:val="es-ES"/>
        </w:rPr>
        <w:t>E</w:t>
      </w:r>
      <w:r w:rsidRPr="00B06C31">
        <w:rPr>
          <w:b/>
          <w:bCs/>
          <w:lang w:val="es-ES"/>
        </w:rPr>
        <w:t xml:space="preserve">jemplo bíblico donde Jesús realiza </w:t>
      </w:r>
      <w:r w:rsidRPr="00D34038">
        <w:rPr>
          <w:b/>
          <w:bCs/>
          <w:lang w:val="es-ES"/>
        </w:rPr>
        <w:t>milagros,</w:t>
      </w:r>
      <w:r w:rsidRPr="00B06C31">
        <w:rPr>
          <w:b/>
          <w:bCs/>
          <w:lang w:val="es-ES"/>
        </w:rPr>
        <w:t xml:space="preserve"> pero pide que las personas participen activamente</w:t>
      </w:r>
      <w:r w:rsidRPr="00B06C31">
        <w:rPr>
          <w:lang w:val="es-ES"/>
        </w:rPr>
        <w:t>:</w:t>
      </w:r>
    </w:p>
    <w:p w14:paraId="5BE3C64A" w14:textId="142E65BF" w:rsidR="00625CF6" w:rsidRDefault="00625CF6" w:rsidP="00AB4D2B">
      <w:pPr>
        <w:rPr>
          <w:i/>
          <w:iCs/>
          <w:color w:val="0070C0"/>
          <w:lang w:val="es-ES"/>
        </w:rPr>
      </w:pPr>
      <w:r w:rsidRPr="00AB4D2B">
        <w:rPr>
          <w:b/>
          <w:bCs/>
          <w:lang w:val="es-ES"/>
        </w:rPr>
        <w:t>Las bodas de Caná (</w:t>
      </w:r>
      <w:r w:rsidRPr="00AB4D2B">
        <w:rPr>
          <w:b/>
          <w:bCs/>
          <w:i/>
          <w:iCs/>
          <w:lang w:val="es-ES"/>
        </w:rPr>
        <w:t>Juan 2:1-11</w:t>
      </w:r>
      <w:r w:rsidRPr="00AB4D2B">
        <w:rPr>
          <w:b/>
          <w:bCs/>
          <w:lang w:val="es-ES"/>
        </w:rPr>
        <w:t xml:space="preserve"> NTV)</w:t>
      </w:r>
      <w:r w:rsidR="001D77A9" w:rsidRPr="00AB4D2B">
        <w:rPr>
          <w:b/>
          <w:bCs/>
          <w:lang w:val="es-ES"/>
        </w:rPr>
        <w:t xml:space="preserve"> </w:t>
      </w:r>
      <w:r w:rsidR="001D77A9" w:rsidRPr="00AB4D2B">
        <w:rPr>
          <w:i/>
          <w:iCs/>
          <w:color w:val="0070C0"/>
          <w:vertAlign w:val="superscript"/>
          <w:lang w:val="es-ES"/>
        </w:rPr>
        <w:t>1 </w:t>
      </w:r>
      <w:r w:rsidR="001D77A9" w:rsidRPr="00AB4D2B">
        <w:rPr>
          <w:i/>
          <w:iCs/>
          <w:color w:val="0070C0"/>
          <w:lang w:val="es-ES"/>
        </w:rPr>
        <w:t>Al día siguiente, se celebró una boda en la</w:t>
      </w:r>
      <w:r w:rsidR="00AB4D2B" w:rsidRPr="00AB4D2B">
        <w:rPr>
          <w:i/>
          <w:iCs/>
          <w:color w:val="0070C0"/>
          <w:lang w:val="es-ES"/>
        </w:rPr>
        <w:t xml:space="preserve"> </w:t>
      </w:r>
      <w:r w:rsidR="001D77A9" w:rsidRPr="00AB4D2B">
        <w:rPr>
          <w:i/>
          <w:iCs/>
          <w:color w:val="0070C0"/>
          <w:lang w:val="es-ES"/>
        </w:rPr>
        <w:t xml:space="preserve">aldea de Caná de Galilea. La madre de Jesús estaba presente, </w:t>
      </w:r>
      <w:r w:rsidR="001D77A9" w:rsidRPr="00AB4D2B">
        <w:rPr>
          <w:i/>
          <w:iCs/>
          <w:color w:val="0070C0"/>
          <w:vertAlign w:val="superscript"/>
          <w:lang w:val="es-ES"/>
        </w:rPr>
        <w:t>2 </w:t>
      </w:r>
      <w:r w:rsidR="001D77A9" w:rsidRPr="00AB4D2B">
        <w:rPr>
          <w:i/>
          <w:iCs/>
          <w:color w:val="0070C0"/>
          <w:lang w:val="es-ES"/>
        </w:rPr>
        <w:t xml:space="preserve">y también fueron invitados a la fiesta Jesús y sus discípulos. </w:t>
      </w:r>
      <w:r w:rsidR="001D77A9" w:rsidRPr="00AB4D2B">
        <w:rPr>
          <w:i/>
          <w:iCs/>
          <w:color w:val="0070C0"/>
          <w:vertAlign w:val="superscript"/>
          <w:lang w:val="es-ES"/>
        </w:rPr>
        <w:t>3 </w:t>
      </w:r>
      <w:r w:rsidR="001D77A9" w:rsidRPr="00AB4D2B">
        <w:rPr>
          <w:i/>
          <w:iCs/>
          <w:color w:val="0070C0"/>
          <w:lang w:val="es-ES"/>
        </w:rPr>
        <w:t xml:space="preserve">Durante la celebración, se acabó el vino, entonces la madre de Jesús le dijo: —Se quedaron sin vino. </w:t>
      </w:r>
      <w:r w:rsidR="001D77A9" w:rsidRPr="00AB4D2B">
        <w:rPr>
          <w:i/>
          <w:iCs/>
          <w:color w:val="0070C0"/>
          <w:vertAlign w:val="superscript"/>
          <w:lang w:val="es-ES"/>
        </w:rPr>
        <w:t>4 </w:t>
      </w:r>
      <w:r w:rsidR="001D77A9" w:rsidRPr="00AB4D2B">
        <w:rPr>
          <w:i/>
          <w:iCs/>
          <w:color w:val="0070C0"/>
          <w:lang w:val="es-ES"/>
        </w:rPr>
        <w:t xml:space="preserve">—Apreciada mujer, ése no es nuestro problema —respondió Jesús—. Todavía no ha llegado mi momento. </w:t>
      </w:r>
      <w:r w:rsidR="001D77A9" w:rsidRPr="00AB4D2B">
        <w:rPr>
          <w:i/>
          <w:iCs/>
          <w:color w:val="0070C0"/>
          <w:vertAlign w:val="superscript"/>
          <w:lang w:val="es-ES"/>
        </w:rPr>
        <w:t>5 </w:t>
      </w:r>
      <w:r w:rsidR="001D77A9" w:rsidRPr="00AB4D2B">
        <w:rPr>
          <w:i/>
          <w:iCs/>
          <w:color w:val="0070C0"/>
          <w:lang w:val="es-ES"/>
        </w:rPr>
        <w:t>Sin embargo, su madre les dijo a los sirvientes: «Hagan lo que él les diga».</w:t>
      </w:r>
      <w:r w:rsidR="00A517FC" w:rsidRPr="00AB4D2B">
        <w:rPr>
          <w:i/>
          <w:iCs/>
          <w:color w:val="0070C0"/>
          <w:lang w:val="es-ES"/>
        </w:rPr>
        <w:t xml:space="preserve"> </w:t>
      </w:r>
      <w:r w:rsidR="001D77A9" w:rsidRPr="00AB4D2B">
        <w:rPr>
          <w:i/>
          <w:iCs/>
          <w:color w:val="0070C0"/>
          <w:vertAlign w:val="superscript"/>
          <w:lang w:val="es-ES"/>
        </w:rPr>
        <w:t>6 </w:t>
      </w:r>
      <w:r w:rsidR="001D77A9" w:rsidRPr="00AB4D2B">
        <w:rPr>
          <w:i/>
          <w:iCs/>
          <w:color w:val="0070C0"/>
          <w:lang w:val="es-ES"/>
        </w:rPr>
        <w:t xml:space="preserve">Cerca de allí había seis tinajas de piedra, que se usaban para el lavado ceremonial de los judíos. Cada tinaja tenía una capacidad de entre setenta y cinco a ciento trece litros. </w:t>
      </w:r>
      <w:r w:rsidR="001D77A9" w:rsidRPr="00AB4D2B">
        <w:rPr>
          <w:i/>
          <w:iCs/>
          <w:color w:val="0070C0"/>
          <w:vertAlign w:val="superscript"/>
          <w:lang w:val="es-ES"/>
        </w:rPr>
        <w:t>7 </w:t>
      </w:r>
      <w:r w:rsidR="001D77A9" w:rsidRPr="00AB4D2B">
        <w:rPr>
          <w:i/>
          <w:iCs/>
          <w:color w:val="0070C0"/>
          <w:lang w:val="es-ES"/>
        </w:rPr>
        <w:t xml:space="preserve">Jesús le dijo a los sirvientes: «Llenen las tinajas con agua». Una vez que las tinajas estuvieron llenas, </w:t>
      </w:r>
      <w:r w:rsidR="001D77A9" w:rsidRPr="00AB4D2B">
        <w:rPr>
          <w:i/>
          <w:iCs/>
          <w:color w:val="0070C0"/>
          <w:vertAlign w:val="superscript"/>
          <w:lang w:val="es-ES"/>
        </w:rPr>
        <w:t>8 </w:t>
      </w:r>
      <w:r w:rsidR="001D77A9" w:rsidRPr="00AB4D2B">
        <w:rPr>
          <w:i/>
          <w:iCs/>
          <w:color w:val="0070C0"/>
          <w:lang w:val="es-ES"/>
        </w:rPr>
        <w:t xml:space="preserve">les dijo: «Ahora saquen un poco y llévenselo al maestro de ceremonias». Así que los sirvientes siguieron sus indicaciones. </w:t>
      </w:r>
      <w:r w:rsidR="001D77A9" w:rsidRPr="00AB4D2B">
        <w:rPr>
          <w:i/>
          <w:iCs/>
          <w:color w:val="0070C0"/>
          <w:vertAlign w:val="superscript"/>
          <w:lang w:val="es-ES"/>
        </w:rPr>
        <w:t>9 </w:t>
      </w:r>
      <w:r w:rsidR="001D77A9" w:rsidRPr="00AB4D2B">
        <w:rPr>
          <w:i/>
          <w:iCs/>
          <w:color w:val="0070C0"/>
          <w:lang w:val="es-ES"/>
        </w:rPr>
        <w:t xml:space="preserve">Cuando el maestro de ceremonias probó el agua que ahora era vino, sin saber de dónde provenía (aunque, por supuesto, los sirvientes sí lo sabían), mandó a llamar al novio. </w:t>
      </w:r>
      <w:r w:rsidR="001D77A9" w:rsidRPr="00AB4D2B">
        <w:rPr>
          <w:i/>
          <w:iCs/>
          <w:color w:val="0070C0"/>
          <w:vertAlign w:val="superscript"/>
          <w:lang w:val="es-ES"/>
        </w:rPr>
        <w:t>10 </w:t>
      </w:r>
      <w:r w:rsidR="001D77A9" w:rsidRPr="00AB4D2B">
        <w:rPr>
          <w:i/>
          <w:iCs/>
          <w:color w:val="0070C0"/>
          <w:lang w:val="es-ES"/>
        </w:rPr>
        <w:t xml:space="preserve">«Un anfitrión siempre sirve el mejor vino primero —le dijo—, y una vez que todos han bebido bastante, comienza a ofrecer el vino más barato. ¡Pero tú has guardado el mejor vino hasta ahora!». </w:t>
      </w:r>
      <w:r w:rsidR="001D77A9" w:rsidRPr="00AB4D2B">
        <w:rPr>
          <w:i/>
          <w:iCs/>
          <w:color w:val="0070C0"/>
          <w:vertAlign w:val="superscript"/>
          <w:lang w:val="es-ES"/>
        </w:rPr>
        <w:t>11 </w:t>
      </w:r>
      <w:r w:rsidR="001D77A9" w:rsidRPr="00AB4D2B">
        <w:rPr>
          <w:i/>
          <w:iCs/>
          <w:color w:val="0070C0"/>
          <w:lang w:val="es-ES"/>
        </w:rPr>
        <w:t>Esta señal milagrosa en Caná de Galilea marcó la primera vez que Jesús reveló su gloria. Y sus discípulos creyeron en él.</w:t>
      </w:r>
    </w:p>
    <w:p w14:paraId="4ED6D33E" w14:textId="77777777" w:rsidR="00736464" w:rsidRPr="00AB4D2B" w:rsidRDefault="00736464" w:rsidP="00AB4D2B">
      <w:pPr>
        <w:rPr>
          <w:b/>
          <w:bCs/>
        </w:rPr>
      </w:pPr>
    </w:p>
    <w:p w14:paraId="4C3AEE88" w14:textId="77777777" w:rsidR="00625CF6" w:rsidRPr="00B06C31" w:rsidRDefault="00625CF6" w:rsidP="00625CF6">
      <w:pPr>
        <w:numPr>
          <w:ilvl w:val="0"/>
          <w:numId w:val="3"/>
        </w:numPr>
        <w:rPr>
          <w:lang w:val="es-ES"/>
        </w:rPr>
      </w:pPr>
      <w:r w:rsidRPr="00B06C31">
        <w:rPr>
          <w:b/>
          <w:bCs/>
          <w:lang w:val="es-ES"/>
        </w:rPr>
        <w:t>Milagro</w:t>
      </w:r>
      <w:r w:rsidRPr="00B06C31">
        <w:rPr>
          <w:lang w:val="es-ES"/>
        </w:rPr>
        <w:t>: Conversión del agua en vino.</w:t>
      </w:r>
    </w:p>
    <w:p w14:paraId="0BDDB598" w14:textId="77777777" w:rsidR="00625CF6" w:rsidRPr="00B06C31" w:rsidRDefault="00625CF6" w:rsidP="00625CF6">
      <w:pPr>
        <w:numPr>
          <w:ilvl w:val="0"/>
          <w:numId w:val="3"/>
        </w:numPr>
        <w:rPr>
          <w:lang w:val="es-ES"/>
        </w:rPr>
      </w:pPr>
      <w:r w:rsidRPr="00B06C31">
        <w:rPr>
          <w:b/>
          <w:bCs/>
          <w:lang w:val="es-ES"/>
        </w:rPr>
        <w:t>Instrucción dada</w:t>
      </w:r>
      <w:r w:rsidRPr="00B06C31">
        <w:rPr>
          <w:lang w:val="es-ES"/>
        </w:rPr>
        <w:t>: Jesús pidió a los sirvientes que llenaran las tinajas de agua y luego llevaran una muestra al maestro de ceremonias.</w:t>
      </w:r>
    </w:p>
    <w:p w14:paraId="538C480F" w14:textId="77777777" w:rsidR="00625CF6" w:rsidRDefault="00625CF6" w:rsidP="00625CF6">
      <w:pPr>
        <w:numPr>
          <w:ilvl w:val="0"/>
          <w:numId w:val="3"/>
        </w:numPr>
        <w:rPr>
          <w:lang w:val="es-ES"/>
        </w:rPr>
      </w:pPr>
      <w:r w:rsidRPr="00B06C31">
        <w:rPr>
          <w:b/>
          <w:bCs/>
          <w:lang w:val="es-ES"/>
        </w:rPr>
        <w:t>Lección</w:t>
      </w:r>
      <w:r w:rsidRPr="00B06C31">
        <w:rPr>
          <w:lang w:val="es-ES"/>
        </w:rPr>
        <w:t>: Aunque Jesús podía haber creado el vino instantáneamente, implicó a los sirvientes para que actuaran en obediencia, mostrando cómo la fe y la acción se combinan.</w:t>
      </w:r>
    </w:p>
    <w:p w14:paraId="7A1ECA1B" w14:textId="061786D2" w:rsidR="00797093" w:rsidRDefault="00797093" w:rsidP="00797093">
      <w:pPr>
        <w:rPr>
          <w:lang w:val="es-ES"/>
        </w:rPr>
      </w:pPr>
      <w:r>
        <w:rPr>
          <w:lang w:val="es-ES"/>
        </w:rPr>
        <w:t>Ponte en la posición del sirviente, no conoces a Jesús,</w:t>
      </w:r>
      <w:r w:rsidR="0005558C">
        <w:rPr>
          <w:lang w:val="es-ES"/>
        </w:rPr>
        <w:t xml:space="preserve"> se cabo el vino y</w:t>
      </w:r>
      <w:r>
        <w:rPr>
          <w:lang w:val="es-ES"/>
        </w:rPr>
        <w:t xml:space="preserve"> Jesús aparece y te da la orden de llenar de agua la tinaja, después que </w:t>
      </w:r>
      <w:r w:rsidR="00FA736B">
        <w:rPr>
          <w:lang w:val="es-ES"/>
        </w:rPr>
        <w:t>está</w:t>
      </w:r>
      <w:r>
        <w:rPr>
          <w:lang w:val="es-ES"/>
        </w:rPr>
        <w:t xml:space="preserve"> llena te pide que le lleves un </w:t>
      </w:r>
      <w:r w:rsidR="00FA736B">
        <w:rPr>
          <w:lang w:val="es-ES"/>
        </w:rPr>
        <w:t>vaso</w:t>
      </w:r>
      <w:r>
        <w:rPr>
          <w:lang w:val="es-ES"/>
        </w:rPr>
        <w:t xml:space="preserve"> al experto en vino, cuando el experto en vino lo prueba se detiene y manda a llamar al novio</w:t>
      </w:r>
      <w:r w:rsidR="00A32463">
        <w:rPr>
          <w:lang w:val="es-ES"/>
        </w:rPr>
        <w:t xml:space="preserve"> y queda al frente el sirviente, (recuerda tu eres el sirviente) que estaría pensando el sirviente, la </w:t>
      </w:r>
      <w:r w:rsidR="00FA736B">
        <w:rPr>
          <w:lang w:val="es-ES"/>
        </w:rPr>
        <w:t>regué</w:t>
      </w:r>
      <w:r w:rsidR="00A32463">
        <w:rPr>
          <w:lang w:val="es-ES"/>
        </w:rPr>
        <w:t xml:space="preserve">, hice el </w:t>
      </w:r>
      <w:r w:rsidR="00FA736B">
        <w:rPr>
          <w:lang w:val="es-ES"/>
        </w:rPr>
        <w:t>ridículo</w:t>
      </w:r>
      <w:r w:rsidR="00D069C7">
        <w:rPr>
          <w:lang w:val="es-ES"/>
        </w:rPr>
        <w:t xml:space="preserve">, como pude traerle un </w:t>
      </w:r>
      <w:r w:rsidR="00FA736B">
        <w:rPr>
          <w:lang w:val="es-ES"/>
        </w:rPr>
        <w:t>vaso</w:t>
      </w:r>
      <w:r w:rsidR="00D069C7">
        <w:rPr>
          <w:lang w:val="es-ES"/>
        </w:rPr>
        <w:t xml:space="preserve"> de agua el que sabe califica</w:t>
      </w:r>
      <w:r w:rsidR="00196550">
        <w:rPr>
          <w:lang w:val="es-ES"/>
        </w:rPr>
        <w:t>r</w:t>
      </w:r>
      <w:r w:rsidR="00D069C7">
        <w:rPr>
          <w:lang w:val="es-ES"/>
        </w:rPr>
        <w:t xml:space="preserve"> el vino, </w:t>
      </w:r>
      <w:r w:rsidR="00D069C7" w:rsidRPr="00FA736B">
        <w:rPr>
          <w:color w:val="FF0000"/>
          <w:lang w:val="es-ES"/>
        </w:rPr>
        <w:t>¿Cuántas cosas pudo haber pensado el sirviente?</w:t>
      </w:r>
      <w:r w:rsidR="00D069C7">
        <w:rPr>
          <w:lang w:val="es-ES"/>
        </w:rPr>
        <w:t>, pero no, ese acto de obediencia</w:t>
      </w:r>
      <w:r w:rsidR="00BE587C">
        <w:rPr>
          <w:lang w:val="es-ES"/>
        </w:rPr>
        <w:t xml:space="preserve"> mostro que si seguimos las instrucciones de Jesús no haremos el </w:t>
      </w:r>
      <w:r w:rsidR="00FA736B">
        <w:rPr>
          <w:lang w:val="es-ES"/>
        </w:rPr>
        <w:t>ridículo</w:t>
      </w:r>
      <w:r w:rsidR="00BE587C">
        <w:rPr>
          <w:lang w:val="es-ES"/>
        </w:rPr>
        <w:t>, y si lo hacemos</w:t>
      </w:r>
      <w:r w:rsidR="006920E6">
        <w:rPr>
          <w:lang w:val="es-ES"/>
        </w:rPr>
        <w:t xml:space="preserve"> entiende que como siervos estamos para obedecer. </w:t>
      </w:r>
    </w:p>
    <w:p w14:paraId="537B6B26" w14:textId="59FB13FF" w:rsidR="006920E6" w:rsidRDefault="006920E6" w:rsidP="00797093">
      <w:pPr>
        <w:rPr>
          <w:lang w:val="es-ES"/>
        </w:rPr>
      </w:pPr>
      <w:r>
        <w:rPr>
          <w:lang w:val="es-ES"/>
        </w:rPr>
        <w:t>No ve</w:t>
      </w:r>
      <w:r w:rsidR="009C52CF">
        <w:rPr>
          <w:lang w:val="es-ES"/>
        </w:rPr>
        <w:t>mos</w:t>
      </w:r>
      <w:r>
        <w:rPr>
          <w:lang w:val="es-ES"/>
        </w:rPr>
        <w:t xml:space="preserve"> </w:t>
      </w:r>
      <w:r w:rsidR="00FA736B">
        <w:rPr>
          <w:lang w:val="es-ES"/>
        </w:rPr>
        <w:t>más</w:t>
      </w:r>
      <w:r>
        <w:rPr>
          <w:lang w:val="es-ES"/>
        </w:rPr>
        <w:t xml:space="preserve"> milagros porque </w:t>
      </w:r>
      <w:r w:rsidR="00675F8F">
        <w:rPr>
          <w:lang w:val="es-ES"/>
        </w:rPr>
        <w:t xml:space="preserve">nos movemos vasados en nuestro </w:t>
      </w:r>
      <w:r w:rsidR="00FA736B">
        <w:rPr>
          <w:lang w:val="es-ES"/>
        </w:rPr>
        <w:t>análisis</w:t>
      </w:r>
      <w:r w:rsidR="00675F8F">
        <w:rPr>
          <w:lang w:val="es-ES"/>
        </w:rPr>
        <w:t xml:space="preserve"> y cálculos, se obediente y ejerce fe a la palabra de Jesús y El hará. </w:t>
      </w:r>
    </w:p>
    <w:p w14:paraId="4262A76A" w14:textId="48BB551C" w:rsidR="009C52CF" w:rsidRDefault="009C52CF" w:rsidP="00797093">
      <w:pPr>
        <w:rPr>
          <w:lang w:val="es-ES"/>
        </w:rPr>
      </w:pPr>
      <w:r>
        <w:rPr>
          <w:lang w:val="es-ES"/>
        </w:rPr>
        <w:t xml:space="preserve">Bendiciones. </w:t>
      </w:r>
    </w:p>
    <w:bookmarkEnd w:id="59"/>
    <w:bookmarkEnd w:id="60"/>
    <w:bookmarkEnd w:id="61"/>
    <w:p w14:paraId="7B3EA4F9" w14:textId="77777777" w:rsidR="00B03B67" w:rsidRDefault="00B03B67" w:rsidP="001D77A9">
      <w:pPr>
        <w:rPr>
          <w:lang w:val="es-ES"/>
        </w:rPr>
      </w:pPr>
    </w:p>
    <w:p w14:paraId="032E4CE4" w14:textId="77777777" w:rsidR="00B03B67" w:rsidRDefault="00B03B67" w:rsidP="001D77A9">
      <w:pPr>
        <w:rPr>
          <w:lang w:val="es-ES"/>
        </w:rPr>
      </w:pPr>
    </w:p>
    <w:p w14:paraId="6E77F49B" w14:textId="77777777" w:rsidR="00A500E7" w:rsidRDefault="00A500E7" w:rsidP="001D77A9">
      <w:pPr>
        <w:rPr>
          <w:lang w:val="es-ES"/>
        </w:rPr>
      </w:pPr>
    </w:p>
    <w:p w14:paraId="013B62CB" w14:textId="77777777" w:rsidR="00B03B67" w:rsidRDefault="00B03B67" w:rsidP="00B03B67">
      <w:pPr>
        <w:tabs>
          <w:tab w:val="num" w:pos="720"/>
        </w:tabs>
        <w:rPr>
          <w:b/>
          <w:bCs/>
          <w:lang w:val="es-ES"/>
        </w:rPr>
      </w:pPr>
      <w:bookmarkStart w:id="62" w:name="OLE_LINK61"/>
      <w:bookmarkStart w:id="63" w:name="OLE_LINK62"/>
      <w:r w:rsidRPr="00B03B67">
        <w:rPr>
          <w:b/>
          <w:bCs/>
          <w:lang w:val="es-ES"/>
        </w:rPr>
        <w:t>La alimentación de los cinco mil (</w:t>
      </w:r>
      <w:r w:rsidRPr="00B03B67">
        <w:rPr>
          <w:b/>
          <w:bCs/>
          <w:i/>
          <w:iCs/>
          <w:lang w:val="es-ES"/>
        </w:rPr>
        <w:t>Mateo 14:13-</w:t>
      </w:r>
      <w:r w:rsidRPr="00B03B67">
        <w:rPr>
          <w:b/>
          <w:bCs/>
          <w:lang w:val="es-ES"/>
        </w:rPr>
        <w:t xml:space="preserve">21 NTV) </w:t>
      </w:r>
    </w:p>
    <w:p w14:paraId="72624981" w14:textId="77777777" w:rsidR="00B747B9" w:rsidRPr="00B747B9" w:rsidRDefault="00B747B9" w:rsidP="00B747B9">
      <w:pPr>
        <w:tabs>
          <w:tab w:val="num" w:pos="720"/>
        </w:tabs>
        <w:rPr>
          <w:i/>
          <w:iCs/>
          <w:color w:val="0070C0"/>
        </w:rPr>
      </w:pPr>
      <w:r w:rsidRPr="00B747B9">
        <w:rPr>
          <w:i/>
          <w:iCs/>
          <w:color w:val="0070C0"/>
          <w:vertAlign w:val="superscript"/>
          <w:lang w:val="es-ES"/>
        </w:rPr>
        <w:t>13 </w:t>
      </w:r>
      <w:r w:rsidRPr="00B747B9">
        <w:rPr>
          <w:i/>
          <w:iCs/>
          <w:color w:val="0070C0"/>
          <w:lang w:val="es-ES"/>
        </w:rPr>
        <w:t xml:space="preserve">En cuanto Jesús escuchó la noticia, salió en una barca a un lugar alejado para estar a solas; pero las multitudes oyeron hacia dónde se dirigía y lo siguieron a pie desde muchas ciudades. </w:t>
      </w:r>
      <w:r w:rsidRPr="00B747B9">
        <w:rPr>
          <w:i/>
          <w:iCs/>
          <w:color w:val="0070C0"/>
          <w:vertAlign w:val="superscript"/>
          <w:lang w:val="es-ES"/>
        </w:rPr>
        <w:t>14 </w:t>
      </w:r>
      <w:r w:rsidRPr="00B747B9">
        <w:rPr>
          <w:i/>
          <w:iCs/>
          <w:color w:val="0070C0"/>
          <w:lang w:val="es-ES"/>
        </w:rPr>
        <w:t xml:space="preserve">Cuando Jesús bajó de la barca, vio a la gran multitud, tuvo compasión de ellos y sanó a los enfermos. </w:t>
      </w:r>
    </w:p>
    <w:p w14:paraId="1457DF92" w14:textId="02164F91" w:rsidR="00B747B9" w:rsidRPr="00B747B9" w:rsidRDefault="00B747B9" w:rsidP="00B747B9">
      <w:pPr>
        <w:tabs>
          <w:tab w:val="num" w:pos="720"/>
        </w:tabs>
        <w:rPr>
          <w:i/>
          <w:iCs/>
          <w:color w:val="0070C0"/>
        </w:rPr>
      </w:pPr>
      <w:r w:rsidRPr="00B747B9">
        <w:rPr>
          <w:i/>
          <w:iCs/>
          <w:color w:val="0070C0"/>
          <w:vertAlign w:val="superscript"/>
          <w:lang w:val="es-ES"/>
        </w:rPr>
        <w:t>15 </w:t>
      </w:r>
      <w:r w:rsidRPr="00B747B9">
        <w:rPr>
          <w:i/>
          <w:iCs/>
          <w:color w:val="0070C0"/>
          <w:lang w:val="es-ES"/>
        </w:rPr>
        <w:t xml:space="preserve">Esa tarde, los discípulos se le acercaron y le dijeron: —Este es un lugar alejado y ya se está haciendo tarde. Despide a las multitudes para que puedan ir a las aldeas a comprarse comida. </w:t>
      </w:r>
    </w:p>
    <w:p w14:paraId="55E42B1C" w14:textId="29332B65" w:rsidR="00B747B9" w:rsidRPr="00B747B9" w:rsidRDefault="00B747B9" w:rsidP="00B747B9">
      <w:pPr>
        <w:tabs>
          <w:tab w:val="num" w:pos="720"/>
        </w:tabs>
        <w:rPr>
          <w:i/>
          <w:iCs/>
          <w:color w:val="0070C0"/>
        </w:rPr>
      </w:pPr>
      <w:r w:rsidRPr="00B747B9">
        <w:rPr>
          <w:i/>
          <w:iCs/>
          <w:color w:val="0070C0"/>
          <w:vertAlign w:val="superscript"/>
          <w:lang w:val="es-ES"/>
        </w:rPr>
        <w:t>16 </w:t>
      </w:r>
      <w:r w:rsidRPr="00B747B9">
        <w:rPr>
          <w:i/>
          <w:iCs/>
          <w:color w:val="0070C0"/>
          <w:lang w:val="es-ES"/>
        </w:rPr>
        <w:t xml:space="preserve">Jesús les dijo: —Eso no es necesario; denles ustedes de comer. </w:t>
      </w:r>
    </w:p>
    <w:p w14:paraId="2D56BE6B" w14:textId="77777777" w:rsidR="00B747B9" w:rsidRPr="00B747B9" w:rsidRDefault="00B747B9" w:rsidP="00B747B9">
      <w:pPr>
        <w:tabs>
          <w:tab w:val="num" w:pos="720"/>
        </w:tabs>
        <w:rPr>
          <w:i/>
          <w:iCs/>
          <w:color w:val="0070C0"/>
        </w:rPr>
      </w:pPr>
      <w:r w:rsidRPr="00B747B9">
        <w:rPr>
          <w:i/>
          <w:iCs/>
          <w:color w:val="0070C0"/>
          <w:vertAlign w:val="superscript"/>
          <w:lang w:val="es-ES"/>
        </w:rPr>
        <w:t>17 </w:t>
      </w:r>
      <w:r w:rsidRPr="00B747B9">
        <w:rPr>
          <w:i/>
          <w:iCs/>
          <w:color w:val="0070C0"/>
          <w:lang w:val="es-ES"/>
        </w:rPr>
        <w:t xml:space="preserve">—¡Pero lo único que tenemos son cinco panes y dos pescados! —le respondieron. </w:t>
      </w:r>
    </w:p>
    <w:p w14:paraId="73D3E243" w14:textId="77777777" w:rsidR="00B747B9" w:rsidRPr="00B747B9" w:rsidRDefault="00B747B9" w:rsidP="00B747B9">
      <w:pPr>
        <w:tabs>
          <w:tab w:val="num" w:pos="720"/>
        </w:tabs>
        <w:rPr>
          <w:i/>
          <w:iCs/>
          <w:color w:val="0070C0"/>
        </w:rPr>
      </w:pPr>
      <w:r w:rsidRPr="00B747B9">
        <w:rPr>
          <w:i/>
          <w:iCs/>
          <w:color w:val="0070C0"/>
          <w:vertAlign w:val="superscript"/>
          <w:lang w:val="es-ES"/>
        </w:rPr>
        <w:t>18 </w:t>
      </w:r>
      <w:r w:rsidRPr="00B747B9">
        <w:rPr>
          <w:i/>
          <w:iCs/>
          <w:color w:val="0070C0"/>
          <w:lang w:val="es-ES"/>
        </w:rPr>
        <w:t xml:space="preserve">—Tráiganlos aquí —dijo Jesús. </w:t>
      </w:r>
    </w:p>
    <w:p w14:paraId="1B874DAC" w14:textId="3AFE5E46" w:rsidR="00302379" w:rsidRDefault="00B747B9" w:rsidP="00B03B67">
      <w:pPr>
        <w:tabs>
          <w:tab w:val="num" w:pos="720"/>
        </w:tabs>
        <w:rPr>
          <w:i/>
          <w:iCs/>
          <w:color w:val="0070C0"/>
          <w:lang w:val="es-ES"/>
        </w:rPr>
      </w:pPr>
      <w:r w:rsidRPr="00B747B9">
        <w:rPr>
          <w:i/>
          <w:iCs/>
          <w:color w:val="0070C0"/>
          <w:vertAlign w:val="superscript"/>
          <w:lang w:val="es-ES"/>
        </w:rPr>
        <w:t>19 </w:t>
      </w:r>
      <w:r w:rsidRPr="00B747B9">
        <w:rPr>
          <w:i/>
          <w:iCs/>
          <w:color w:val="0070C0"/>
          <w:lang w:val="es-ES"/>
        </w:rPr>
        <w:t xml:space="preserve">Luego le dijo a la gente que se sentara sobre la hierba. Jesús tomó los cinco panes y los dos pescados, miró hacia el cielo y los bendijo. Después partió los panes en trozos y se los dio a sus discípulos, quienes los distribuyeron entre la gente. </w:t>
      </w:r>
      <w:r w:rsidRPr="00B747B9">
        <w:rPr>
          <w:i/>
          <w:iCs/>
          <w:color w:val="0070C0"/>
          <w:vertAlign w:val="superscript"/>
          <w:lang w:val="es-ES"/>
        </w:rPr>
        <w:t>20 </w:t>
      </w:r>
      <w:r w:rsidRPr="00B747B9">
        <w:rPr>
          <w:i/>
          <w:iCs/>
          <w:color w:val="0070C0"/>
          <w:lang w:val="es-ES"/>
        </w:rPr>
        <w:t xml:space="preserve">Todos comieron cuanto quisieron, y después los discípulos juntaron doce canastas con lo que sobró. </w:t>
      </w:r>
      <w:r w:rsidRPr="00B747B9">
        <w:rPr>
          <w:i/>
          <w:iCs/>
          <w:color w:val="0070C0"/>
          <w:vertAlign w:val="superscript"/>
          <w:lang w:val="es-ES"/>
        </w:rPr>
        <w:t>21 </w:t>
      </w:r>
      <w:r w:rsidRPr="00B747B9">
        <w:rPr>
          <w:i/>
          <w:iCs/>
          <w:color w:val="0070C0"/>
          <w:lang w:val="es-ES"/>
        </w:rPr>
        <w:t>Aquel día, ¡unos cinco mil hombres se alimentaron, además de las mujeres y los niños!</w:t>
      </w:r>
    </w:p>
    <w:p w14:paraId="22AF7AB2" w14:textId="77777777" w:rsidR="006B48C4" w:rsidRPr="00387D96" w:rsidRDefault="006B48C4" w:rsidP="00B03B67">
      <w:pPr>
        <w:tabs>
          <w:tab w:val="num" w:pos="720"/>
        </w:tabs>
        <w:rPr>
          <w:i/>
          <w:iCs/>
          <w:color w:val="0070C0"/>
          <w:lang w:val="es-ES"/>
        </w:rPr>
      </w:pPr>
    </w:p>
    <w:p w14:paraId="5E49AB6F" w14:textId="77777777" w:rsidR="00B03B67" w:rsidRPr="00C4237D" w:rsidRDefault="00B03B67" w:rsidP="00B03B67">
      <w:pPr>
        <w:pStyle w:val="Prrafodelista"/>
        <w:numPr>
          <w:ilvl w:val="0"/>
          <w:numId w:val="5"/>
        </w:numPr>
        <w:autoSpaceDE/>
        <w:autoSpaceDN/>
        <w:adjustRightInd/>
        <w:rPr>
          <w:lang w:val="es-ES"/>
        </w:rPr>
      </w:pPr>
      <w:r w:rsidRPr="00C4237D">
        <w:rPr>
          <w:b/>
          <w:bCs/>
          <w:lang w:val="es-ES"/>
        </w:rPr>
        <w:t>Milagro</w:t>
      </w:r>
      <w:r w:rsidRPr="00C4237D">
        <w:rPr>
          <w:lang w:val="es-ES"/>
        </w:rPr>
        <w:t>: Multiplicación de cinco panes y dos peces para alimentar a miles de personas.</w:t>
      </w:r>
    </w:p>
    <w:p w14:paraId="4B42A92D" w14:textId="77777777" w:rsidR="00B03B67" w:rsidRPr="00B06C31" w:rsidRDefault="00B03B67" w:rsidP="00B03B67">
      <w:pPr>
        <w:numPr>
          <w:ilvl w:val="0"/>
          <w:numId w:val="5"/>
        </w:numPr>
        <w:rPr>
          <w:lang w:val="es-ES"/>
        </w:rPr>
      </w:pPr>
      <w:r w:rsidRPr="00B06C31">
        <w:rPr>
          <w:b/>
          <w:bCs/>
          <w:lang w:val="es-ES"/>
        </w:rPr>
        <w:t>Instrucción dada</w:t>
      </w:r>
      <w:r w:rsidRPr="00B06C31">
        <w:rPr>
          <w:lang w:val="es-ES"/>
        </w:rPr>
        <w:t>: Jesús pidió a sus discípulos que trajeran lo que tenían (cinco panes y dos peces) y luego les indicó que organizaran a la multitud en grupos.</w:t>
      </w:r>
    </w:p>
    <w:p w14:paraId="5760FF35" w14:textId="77777777" w:rsidR="00B03B67" w:rsidRDefault="00B03B67" w:rsidP="00B03B67">
      <w:pPr>
        <w:numPr>
          <w:ilvl w:val="0"/>
          <w:numId w:val="5"/>
        </w:numPr>
        <w:rPr>
          <w:lang w:val="es-ES"/>
        </w:rPr>
      </w:pPr>
      <w:r w:rsidRPr="00B06C31">
        <w:rPr>
          <w:b/>
          <w:bCs/>
          <w:lang w:val="es-ES"/>
        </w:rPr>
        <w:t>Lección</w:t>
      </w:r>
      <w:r w:rsidRPr="00B06C31">
        <w:rPr>
          <w:lang w:val="es-ES"/>
        </w:rPr>
        <w:t>: Jesús invitó a los discípulos a traer lo que era insignificante para ellos, demostrando que Dios puede multiplicar lo que entregamos con fe.</w:t>
      </w:r>
    </w:p>
    <w:p w14:paraId="2327B655" w14:textId="31656797" w:rsidR="006B48C4" w:rsidRDefault="006B48C4" w:rsidP="006B48C4">
      <w:pPr>
        <w:rPr>
          <w:lang w:val="es-ES"/>
        </w:rPr>
      </w:pPr>
      <w:r>
        <w:rPr>
          <w:lang w:val="es-ES"/>
        </w:rPr>
        <w:t xml:space="preserve">Muchas veces nosotros </w:t>
      </w:r>
      <w:r w:rsidR="00317D38">
        <w:rPr>
          <w:lang w:val="es-ES"/>
        </w:rPr>
        <w:t>cuestionamos</w:t>
      </w:r>
      <w:r>
        <w:rPr>
          <w:lang w:val="es-ES"/>
        </w:rPr>
        <w:t xml:space="preserve"> y </w:t>
      </w:r>
      <w:r w:rsidR="0082603A">
        <w:rPr>
          <w:lang w:val="es-ES"/>
        </w:rPr>
        <w:t>analizamos</w:t>
      </w:r>
      <w:r>
        <w:rPr>
          <w:lang w:val="es-ES"/>
        </w:rPr>
        <w:t xml:space="preserve"> lo que tenemos</w:t>
      </w:r>
      <w:r w:rsidR="00C31F97">
        <w:rPr>
          <w:lang w:val="es-ES"/>
        </w:rPr>
        <w:t xml:space="preserve"> para ver </w:t>
      </w:r>
      <w:r w:rsidR="009748AD">
        <w:rPr>
          <w:lang w:val="es-ES"/>
        </w:rPr>
        <w:t>qué</w:t>
      </w:r>
      <w:r w:rsidR="00C31F97">
        <w:rPr>
          <w:lang w:val="es-ES"/>
        </w:rPr>
        <w:t xml:space="preserve"> podemos hacer, o cuanto nos quedara</w:t>
      </w:r>
      <w:r w:rsidR="00E92B12">
        <w:rPr>
          <w:lang w:val="es-ES"/>
        </w:rPr>
        <w:t>, tanto los cinco panes y los dos peces, como las dos monedas de la viuda</w:t>
      </w:r>
      <w:r w:rsidR="007F5713">
        <w:rPr>
          <w:lang w:val="es-ES"/>
        </w:rPr>
        <w:t xml:space="preserve"> </w:t>
      </w:r>
      <w:r w:rsidR="00C31F97">
        <w:rPr>
          <w:lang w:val="es-ES"/>
        </w:rPr>
        <w:t>en la ofrenda parecían</w:t>
      </w:r>
      <w:r w:rsidR="007F5713">
        <w:rPr>
          <w:lang w:val="es-ES"/>
        </w:rPr>
        <w:t xml:space="preserve"> </w:t>
      </w:r>
      <w:r w:rsidR="00317D38">
        <w:rPr>
          <w:lang w:val="es-ES"/>
        </w:rPr>
        <w:t>insignificante</w:t>
      </w:r>
      <w:r w:rsidR="007F5713">
        <w:rPr>
          <w:lang w:val="es-ES"/>
        </w:rPr>
        <w:t xml:space="preserve">, </w:t>
      </w:r>
      <w:r w:rsidR="00C31F97">
        <w:rPr>
          <w:lang w:val="es-ES"/>
        </w:rPr>
        <w:t xml:space="preserve">pero </w:t>
      </w:r>
      <w:r w:rsidR="00B02157">
        <w:rPr>
          <w:lang w:val="es-ES"/>
        </w:rPr>
        <w:t xml:space="preserve">aquí vemos que </w:t>
      </w:r>
      <w:r w:rsidR="007F5713">
        <w:rPr>
          <w:lang w:val="es-ES"/>
        </w:rPr>
        <w:t>lo poco en las manos de Dios puede ser mucho.</w:t>
      </w:r>
    </w:p>
    <w:p w14:paraId="27559867" w14:textId="63DBDE11" w:rsidR="007F5713" w:rsidRDefault="007F5713" w:rsidP="006B48C4">
      <w:pPr>
        <w:rPr>
          <w:lang w:val="es-ES"/>
        </w:rPr>
      </w:pPr>
      <w:r>
        <w:rPr>
          <w:lang w:val="es-ES"/>
        </w:rPr>
        <w:t xml:space="preserve">Hoy te animo a que no mires tu </w:t>
      </w:r>
      <w:r w:rsidR="00317D38">
        <w:rPr>
          <w:lang w:val="es-ES"/>
        </w:rPr>
        <w:t>pequeñez</w:t>
      </w:r>
      <w:r>
        <w:rPr>
          <w:lang w:val="es-ES"/>
        </w:rPr>
        <w:t xml:space="preserve">, ni lo insignificante que crees que eres, </w:t>
      </w:r>
      <w:r w:rsidR="00196FB7">
        <w:rPr>
          <w:lang w:val="es-ES"/>
        </w:rPr>
        <w:t>permítele</w:t>
      </w:r>
      <w:r w:rsidR="00D9560E">
        <w:rPr>
          <w:lang w:val="es-ES"/>
        </w:rPr>
        <w:t xml:space="preserve"> a Dios usar tu vida</w:t>
      </w:r>
      <w:r w:rsidR="00B85264">
        <w:rPr>
          <w:lang w:val="es-ES"/>
        </w:rPr>
        <w:t xml:space="preserve"> y veras lo que Dios hará. </w:t>
      </w:r>
    </w:p>
    <w:p w14:paraId="4F53D347" w14:textId="43CD4310" w:rsidR="00B85264" w:rsidRDefault="00A34DF2" w:rsidP="006B48C4">
      <w:pPr>
        <w:rPr>
          <w:lang w:val="es-ES"/>
        </w:rPr>
      </w:pPr>
      <w:r>
        <w:rPr>
          <w:lang w:val="es-ES"/>
        </w:rPr>
        <w:t xml:space="preserve">Ante la dificultad los discípulos </w:t>
      </w:r>
      <w:r w:rsidR="00F357BA">
        <w:rPr>
          <w:lang w:val="es-ES"/>
        </w:rPr>
        <w:t>optaron</w:t>
      </w:r>
      <w:r>
        <w:rPr>
          <w:lang w:val="es-ES"/>
        </w:rPr>
        <w:t xml:space="preserve"> por la solución </w:t>
      </w:r>
      <w:r w:rsidR="00F357BA">
        <w:rPr>
          <w:lang w:val="es-ES"/>
        </w:rPr>
        <w:t>más</w:t>
      </w:r>
      <w:r>
        <w:rPr>
          <w:lang w:val="es-ES"/>
        </w:rPr>
        <w:t xml:space="preserve"> fácil, </w:t>
      </w:r>
      <w:r w:rsidR="001F745D">
        <w:rPr>
          <w:lang w:val="es-ES"/>
        </w:rPr>
        <w:t xml:space="preserve">despedir la multitud, </w:t>
      </w:r>
      <w:r w:rsidR="00A03BCE">
        <w:rPr>
          <w:lang w:val="es-ES"/>
        </w:rPr>
        <w:t xml:space="preserve">pero Jesús los </w:t>
      </w:r>
      <w:r w:rsidR="00CF23B4">
        <w:rPr>
          <w:lang w:val="es-ES"/>
        </w:rPr>
        <w:t xml:space="preserve">involucro en el problema para mostrarles que </w:t>
      </w:r>
      <w:r w:rsidR="00F357BA">
        <w:rPr>
          <w:lang w:val="es-ES"/>
        </w:rPr>
        <w:t>Él</w:t>
      </w:r>
      <w:r w:rsidR="00CF23B4">
        <w:rPr>
          <w:lang w:val="es-ES"/>
        </w:rPr>
        <w:t xml:space="preserve"> les podía ayudar a resolver el problema, cada problema es una oportunidad para ver el poder de Dios obrando. </w:t>
      </w:r>
    </w:p>
    <w:p w14:paraId="12E79A7C" w14:textId="621F2121" w:rsidR="00CF23B4" w:rsidRDefault="008A61BC" w:rsidP="006B48C4">
      <w:pPr>
        <w:rPr>
          <w:lang w:val="es-ES"/>
        </w:rPr>
      </w:pPr>
      <w:r>
        <w:rPr>
          <w:lang w:val="es-ES"/>
        </w:rPr>
        <w:t>Despierta la fe que Dios ha puesto en ti y obedece la voz de Dios</w:t>
      </w:r>
      <w:r w:rsidR="00196FB7">
        <w:rPr>
          <w:lang w:val="es-ES"/>
        </w:rPr>
        <w:t xml:space="preserve">, esta es una tarea de cada cristiano. </w:t>
      </w:r>
    </w:p>
    <w:p w14:paraId="35FA4367" w14:textId="4E2F210B" w:rsidR="00196FB7" w:rsidRPr="00B06C31" w:rsidRDefault="00196FB7" w:rsidP="006B48C4">
      <w:pPr>
        <w:rPr>
          <w:lang w:val="es-ES"/>
        </w:rPr>
      </w:pPr>
      <w:r>
        <w:rPr>
          <w:lang w:val="es-ES"/>
        </w:rPr>
        <w:t xml:space="preserve">Bendiciones. </w:t>
      </w:r>
    </w:p>
    <w:bookmarkEnd w:id="62"/>
    <w:bookmarkEnd w:id="63"/>
    <w:p w14:paraId="500C418B" w14:textId="77777777" w:rsidR="00B03B67" w:rsidRDefault="00B03B67" w:rsidP="001D77A9">
      <w:pPr>
        <w:rPr>
          <w:lang w:val="es-ES"/>
        </w:rPr>
      </w:pPr>
    </w:p>
    <w:p w14:paraId="00CCC8C0" w14:textId="77777777" w:rsidR="001D77A9" w:rsidRPr="00B06C31" w:rsidRDefault="001D77A9" w:rsidP="001D77A9">
      <w:pPr>
        <w:rPr>
          <w:lang w:val="es-ES"/>
        </w:rPr>
      </w:pPr>
    </w:p>
    <w:p w14:paraId="7F87CD6C" w14:textId="77777777" w:rsidR="00625CF6" w:rsidRDefault="00625CF6" w:rsidP="00360169">
      <w:pPr>
        <w:tabs>
          <w:tab w:val="left" w:pos="2939"/>
        </w:tabs>
        <w:rPr>
          <w:lang w:val="es-ES"/>
        </w:rPr>
      </w:pPr>
    </w:p>
    <w:p w14:paraId="2C91C8E8" w14:textId="77777777" w:rsidR="006D1447" w:rsidRDefault="006D1447" w:rsidP="00360169">
      <w:pPr>
        <w:tabs>
          <w:tab w:val="left" w:pos="2939"/>
        </w:tabs>
        <w:rPr>
          <w:lang w:val="es-ES"/>
        </w:rPr>
      </w:pPr>
    </w:p>
    <w:p w14:paraId="05E89C1C" w14:textId="77777777" w:rsidR="0026064D" w:rsidRPr="0026064D" w:rsidRDefault="006D1447" w:rsidP="0026064D">
      <w:pPr>
        <w:rPr>
          <w:i/>
          <w:iCs/>
          <w:color w:val="0070C0"/>
        </w:rPr>
      </w:pPr>
      <w:bookmarkStart w:id="64" w:name="OLE_LINK63"/>
      <w:bookmarkStart w:id="65" w:name="OLE_LINK64"/>
      <w:r w:rsidRPr="00B06C31">
        <w:rPr>
          <w:b/>
          <w:bCs/>
          <w:lang w:val="es-ES"/>
        </w:rPr>
        <w:t>La curación del ciego de nacimiento (</w:t>
      </w:r>
      <w:r w:rsidRPr="00B06C31">
        <w:rPr>
          <w:b/>
          <w:bCs/>
          <w:i/>
          <w:iCs/>
          <w:lang w:val="es-ES"/>
        </w:rPr>
        <w:t>Juan 9:1-</w:t>
      </w:r>
      <w:r w:rsidR="0026064D">
        <w:rPr>
          <w:b/>
          <w:bCs/>
          <w:i/>
          <w:iCs/>
          <w:lang w:val="es-ES"/>
        </w:rPr>
        <w:t>11</w:t>
      </w:r>
      <w:r w:rsidRPr="00C4237D">
        <w:rPr>
          <w:b/>
          <w:bCs/>
          <w:lang w:val="es-ES"/>
        </w:rPr>
        <w:t xml:space="preserve"> NTV</w:t>
      </w:r>
      <w:r w:rsidRPr="00B06C31">
        <w:rPr>
          <w:b/>
          <w:bCs/>
          <w:lang w:val="es-ES"/>
        </w:rPr>
        <w:t>)</w:t>
      </w:r>
      <w:r w:rsidR="0026064D">
        <w:rPr>
          <w:b/>
          <w:bCs/>
          <w:lang w:val="es-ES"/>
        </w:rPr>
        <w:t xml:space="preserve"> </w:t>
      </w:r>
      <w:r w:rsidR="0026064D" w:rsidRPr="0026064D">
        <w:rPr>
          <w:i/>
          <w:iCs/>
          <w:color w:val="0070C0"/>
          <w:vertAlign w:val="superscript"/>
          <w:lang w:val="es-ES"/>
        </w:rPr>
        <w:t>1 </w:t>
      </w:r>
      <w:r w:rsidR="0026064D" w:rsidRPr="0026064D">
        <w:rPr>
          <w:i/>
          <w:iCs/>
          <w:color w:val="0070C0"/>
          <w:lang w:val="es-ES"/>
        </w:rPr>
        <w:t xml:space="preserve">Mientras caminaba, Jesús vio a un hombre que era ciego de nacimiento. </w:t>
      </w:r>
    </w:p>
    <w:p w14:paraId="47B9A2BB" w14:textId="77777777" w:rsidR="0026064D" w:rsidRPr="0026064D" w:rsidRDefault="0026064D" w:rsidP="0026064D">
      <w:pPr>
        <w:rPr>
          <w:i/>
          <w:iCs/>
          <w:color w:val="0070C0"/>
        </w:rPr>
      </w:pPr>
      <w:r w:rsidRPr="0026064D">
        <w:rPr>
          <w:i/>
          <w:iCs/>
          <w:color w:val="0070C0"/>
          <w:vertAlign w:val="superscript"/>
          <w:lang w:val="es-ES"/>
        </w:rPr>
        <w:t>2 </w:t>
      </w:r>
      <w:r w:rsidRPr="0026064D">
        <w:rPr>
          <w:i/>
          <w:iCs/>
          <w:color w:val="0070C0"/>
          <w:lang w:val="es-ES"/>
        </w:rPr>
        <w:t xml:space="preserve">—Rabí, ¿por qué nació ciego este hombre? —le preguntaron sus discípulos—. ¿Fue por sus propios pecados o por los de sus padres? </w:t>
      </w:r>
    </w:p>
    <w:p w14:paraId="37A4C17E" w14:textId="77777777" w:rsidR="0026064D" w:rsidRPr="0026064D" w:rsidRDefault="0026064D" w:rsidP="0026064D">
      <w:pPr>
        <w:rPr>
          <w:i/>
          <w:iCs/>
          <w:color w:val="0070C0"/>
        </w:rPr>
      </w:pPr>
      <w:r w:rsidRPr="0026064D">
        <w:rPr>
          <w:i/>
          <w:iCs/>
          <w:color w:val="0070C0"/>
          <w:vertAlign w:val="superscript"/>
          <w:lang w:val="es-ES"/>
        </w:rPr>
        <w:t>3 </w:t>
      </w:r>
      <w:r w:rsidRPr="0026064D">
        <w:rPr>
          <w:i/>
          <w:iCs/>
          <w:color w:val="0070C0"/>
          <w:lang w:val="es-ES"/>
        </w:rPr>
        <w:t xml:space="preserve">—No fue por sus pecados ni tampoco por los de sus padres —contestó Jesús—, nació ciego para que todos vieran el poder de Dios en él. </w:t>
      </w:r>
      <w:r w:rsidRPr="0026064D">
        <w:rPr>
          <w:i/>
          <w:iCs/>
          <w:color w:val="0070C0"/>
          <w:vertAlign w:val="superscript"/>
          <w:lang w:val="es-ES"/>
        </w:rPr>
        <w:t>4 </w:t>
      </w:r>
      <w:r w:rsidRPr="0026064D">
        <w:rPr>
          <w:i/>
          <w:iCs/>
          <w:color w:val="0070C0"/>
          <w:lang w:val="es-ES"/>
        </w:rPr>
        <w:t xml:space="preserve">Debemos llevar a cabo cuanto antes las tareas que nos encargó el que nos envió. Pronto viene la noche cuando nadie puede trabajar; </w:t>
      </w:r>
      <w:r w:rsidRPr="0026064D">
        <w:rPr>
          <w:i/>
          <w:iCs/>
          <w:color w:val="0070C0"/>
          <w:vertAlign w:val="superscript"/>
          <w:lang w:val="es-ES"/>
        </w:rPr>
        <w:t>5 </w:t>
      </w:r>
      <w:r w:rsidRPr="0026064D">
        <w:rPr>
          <w:i/>
          <w:iCs/>
          <w:color w:val="0070C0"/>
          <w:lang w:val="es-ES"/>
        </w:rPr>
        <w:t xml:space="preserve">pero mientras estoy aquí en el mundo, yo soy la luz del mundo. </w:t>
      </w:r>
    </w:p>
    <w:p w14:paraId="469FC548" w14:textId="77777777" w:rsidR="0026064D" w:rsidRPr="0026064D" w:rsidRDefault="0026064D" w:rsidP="0026064D">
      <w:pPr>
        <w:rPr>
          <w:i/>
          <w:iCs/>
          <w:color w:val="0070C0"/>
        </w:rPr>
      </w:pPr>
      <w:r w:rsidRPr="0026064D">
        <w:rPr>
          <w:i/>
          <w:iCs/>
          <w:color w:val="0070C0"/>
          <w:vertAlign w:val="superscript"/>
          <w:lang w:val="es-ES"/>
        </w:rPr>
        <w:t>6 </w:t>
      </w:r>
      <w:r w:rsidRPr="0026064D">
        <w:rPr>
          <w:i/>
          <w:iCs/>
          <w:color w:val="0070C0"/>
          <w:lang w:val="es-ES"/>
        </w:rPr>
        <w:t xml:space="preserve">Luego escupió en el suelo, hizo lodo con la saliva y lo untó en los ojos del ciego. </w:t>
      </w:r>
      <w:r w:rsidRPr="0026064D">
        <w:rPr>
          <w:i/>
          <w:iCs/>
          <w:color w:val="0070C0"/>
          <w:vertAlign w:val="superscript"/>
          <w:lang w:val="es-ES"/>
        </w:rPr>
        <w:t>7 </w:t>
      </w:r>
      <w:r w:rsidRPr="0026064D">
        <w:rPr>
          <w:i/>
          <w:iCs/>
          <w:color w:val="0070C0"/>
          <w:lang w:val="es-ES"/>
        </w:rPr>
        <w:t xml:space="preserve">Le dijo: «Ve a lavarte en el estanque de Siloé», (Siloé significa «enviado»). Entonces el hombre fue, se lavó, ¡y regresó viendo! </w:t>
      </w:r>
    </w:p>
    <w:p w14:paraId="576DD15A" w14:textId="239109F0" w:rsidR="0026064D" w:rsidRPr="0026064D" w:rsidRDefault="0026064D" w:rsidP="0026064D">
      <w:pPr>
        <w:rPr>
          <w:i/>
          <w:iCs/>
          <w:color w:val="0070C0"/>
        </w:rPr>
      </w:pPr>
      <w:r w:rsidRPr="0026064D">
        <w:rPr>
          <w:i/>
          <w:iCs/>
          <w:color w:val="0070C0"/>
          <w:vertAlign w:val="superscript"/>
          <w:lang w:val="es-ES"/>
        </w:rPr>
        <w:t>8 </w:t>
      </w:r>
      <w:r w:rsidRPr="0026064D">
        <w:rPr>
          <w:i/>
          <w:iCs/>
          <w:color w:val="0070C0"/>
          <w:lang w:val="es-ES"/>
        </w:rPr>
        <w:t xml:space="preserve">Sus vecinos y otros que lo conocían como un pordiosero ciego se preguntaban: «¿No es ese el hombre que solía sentarse a mendigar?». </w:t>
      </w:r>
      <w:r w:rsidRPr="0026064D">
        <w:rPr>
          <w:i/>
          <w:iCs/>
          <w:color w:val="0070C0"/>
          <w:vertAlign w:val="superscript"/>
          <w:lang w:val="es-ES"/>
        </w:rPr>
        <w:t>9 </w:t>
      </w:r>
      <w:r w:rsidRPr="0026064D">
        <w:rPr>
          <w:i/>
          <w:iCs/>
          <w:color w:val="0070C0"/>
          <w:lang w:val="es-ES"/>
        </w:rPr>
        <w:t xml:space="preserve">Algunos decían que sí, y otros decían: «No, sólo se le parece». Pero el mendigo seguía diciendo: «¡Sí, soy yo!». </w:t>
      </w:r>
    </w:p>
    <w:p w14:paraId="0505248C" w14:textId="7BFAE8A8" w:rsidR="0026064D" w:rsidRPr="0026064D" w:rsidRDefault="0026064D" w:rsidP="0026064D">
      <w:pPr>
        <w:rPr>
          <w:i/>
          <w:iCs/>
          <w:color w:val="0070C0"/>
        </w:rPr>
      </w:pPr>
      <w:r w:rsidRPr="0026064D">
        <w:rPr>
          <w:i/>
          <w:iCs/>
          <w:color w:val="0070C0"/>
          <w:vertAlign w:val="superscript"/>
          <w:lang w:val="es-ES"/>
        </w:rPr>
        <w:t>10 </w:t>
      </w:r>
      <w:r w:rsidRPr="0026064D">
        <w:rPr>
          <w:i/>
          <w:iCs/>
          <w:color w:val="0070C0"/>
          <w:lang w:val="es-ES"/>
        </w:rPr>
        <w:t xml:space="preserve">Le preguntaron: —¿Quién te sanó? ¿Cómo sucedió? </w:t>
      </w:r>
    </w:p>
    <w:p w14:paraId="0F6267EF" w14:textId="7D37B248" w:rsidR="0026064D" w:rsidRPr="0026064D" w:rsidRDefault="0026064D" w:rsidP="0026064D">
      <w:pPr>
        <w:rPr>
          <w:i/>
          <w:iCs/>
          <w:color w:val="0070C0"/>
        </w:rPr>
      </w:pPr>
      <w:r w:rsidRPr="0026064D">
        <w:rPr>
          <w:i/>
          <w:iCs/>
          <w:color w:val="0070C0"/>
          <w:vertAlign w:val="superscript"/>
          <w:lang w:val="es-ES"/>
        </w:rPr>
        <w:t>11 </w:t>
      </w:r>
      <w:r w:rsidRPr="0026064D">
        <w:rPr>
          <w:i/>
          <w:iCs/>
          <w:color w:val="0070C0"/>
          <w:lang w:val="es-ES"/>
        </w:rPr>
        <w:t>Él les dijo: —El hombre al que llaman Jesús hizo lodo, me lo untó en los ojos y me dijo: “Ve al estanque de Siloé y lávate”. Entonces fui, me lavé, ¡y ahora puedo ver!</w:t>
      </w:r>
    </w:p>
    <w:p w14:paraId="59FB1556" w14:textId="77777777" w:rsidR="006D1447" w:rsidRPr="00B06C31" w:rsidRDefault="006D1447" w:rsidP="006D1447">
      <w:pPr>
        <w:rPr>
          <w:b/>
          <w:bCs/>
          <w:lang w:val="es-ES"/>
        </w:rPr>
      </w:pPr>
    </w:p>
    <w:p w14:paraId="4B844981" w14:textId="77777777" w:rsidR="006D1447" w:rsidRPr="00B06C31" w:rsidRDefault="006D1447" w:rsidP="006D1447">
      <w:pPr>
        <w:numPr>
          <w:ilvl w:val="0"/>
          <w:numId w:val="6"/>
        </w:numPr>
        <w:rPr>
          <w:lang w:val="es-ES"/>
        </w:rPr>
      </w:pPr>
      <w:r w:rsidRPr="00B06C31">
        <w:rPr>
          <w:b/>
          <w:bCs/>
          <w:lang w:val="es-ES"/>
        </w:rPr>
        <w:t>Milagro</w:t>
      </w:r>
      <w:r w:rsidRPr="00B06C31">
        <w:rPr>
          <w:lang w:val="es-ES"/>
        </w:rPr>
        <w:t>: San</w:t>
      </w:r>
      <w:r w:rsidRPr="00C4237D">
        <w:rPr>
          <w:lang w:val="es-ES"/>
        </w:rPr>
        <w:t>idad</w:t>
      </w:r>
      <w:r w:rsidRPr="00B06C31">
        <w:rPr>
          <w:lang w:val="es-ES"/>
        </w:rPr>
        <w:t xml:space="preserve"> de un hombre ciego desde su nacimiento.</w:t>
      </w:r>
    </w:p>
    <w:p w14:paraId="2D04B8F3" w14:textId="77777777" w:rsidR="006D1447" w:rsidRDefault="006D1447" w:rsidP="006D1447">
      <w:pPr>
        <w:numPr>
          <w:ilvl w:val="0"/>
          <w:numId w:val="6"/>
        </w:numPr>
        <w:rPr>
          <w:lang w:val="es-ES"/>
        </w:rPr>
      </w:pPr>
      <w:r w:rsidRPr="00B06C31">
        <w:rPr>
          <w:b/>
          <w:bCs/>
          <w:lang w:val="es-ES"/>
        </w:rPr>
        <w:t>Instrucción dada</w:t>
      </w:r>
      <w:r w:rsidRPr="00B06C31">
        <w:rPr>
          <w:lang w:val="es-ES"/>
        </w:rPr>
        <w:t>: Jesús hizo barro con su saliva, lo untó en los ojos del ciego y le ordenó que se lavara en el estanque de Siloé.</w:t>
      </w:r>
    </w:p>
    <w:p w14:paraId="29380903" w14:textId="77777777" w:rsidR="006D1447" w:rsidRPr="00B06C31" w:rsidRDefault="006D1447" w:rsidP="006D1447">
      <w:pPr>
        <w:numPr>
          <w:ilvl w:val="0"/>
          <w:numId w:val="6"/>
        </w:numPr>
        <w:rPr>
          <w:lang w:val="es-ES"/>
        </w:rPr>
      </w:pPr>
      <w:r w:rsidRPr="00B06C31">
        <w:rPr>
          <w:b/>
          <w:bCs/>
          <w:lang w:val="es-ES"/>
        </w:rPr>
        <w:t>Lección</w:t>
      </w:r>
      <w:r w:rsidRPr="00B06C31">
        <w:rPr>
          <w:lang w:val="es-ES"/>
        </w:rPr>
        <w:t>: El ciego tuvo que actuar en obediencia al ir y lavarse, mostrando que la fe requiere acción y confianza en la instrucción divina.</w:t>
      </w:r>
    </w:p>
    <w:p w14:paraId="70135E33" w14:textId="77777777" w:rsidR="00643A2D" w:rsidRPr="00643A2D" w:rsidRDefault="00643A2D" w:rsidP="00643A2D">
      <w:pPr>
        <w:rPr>
          <w:lang w:val="es-ES"/>
        </w:rPr>
      </w:pPr>
      <w:r w:rsidRPr="00643A2D">
        <w:rPr>
          <w:lang w:val="es-ES"/>
        </w:rPr>
        <w:t xml:space="preserve">Cuantos otros mendigos más hubiesen querido tener esa oportunidad y no la tuvieron, hoy cuantos mendigos están cerca de nosotros y no tenemos la fe de poder servirles de instrumento a nuestro Dios para que sean sanos. </w:t>
      </w:r>
    </w:p>
    <w:p w14:paraId="60CDE904" w14:textId="1E88E7FD" w:rsidR="006D1447" w:rsidRDefault="00643A2D" w:rsidP="00360169">
      <w:pPr>
        <w:tabs>
          <w:tab w:val="left" w:pos="2939"/>
        </w:tabs>
        <w:rPr>
          <w:lang w:val="es-ES"/>
        </w:rPr>
      </w:pPr>
      <w:r>
        <w:rPr>
          <w:lang w:val="es-ES"/>
        </w:rPr>
        <w:t xml:space="preserve">La fe y la obediencia a nuestro Señor Jesucristo puede ser de bendiciones a muchos con los que nos encontramos a diario, pero es tanto nuestro quehacer que no le prestamos atención al </w:t>
      </w:r>
      <w:r w:rsidR="00C33134">
        <w:rPr>
          <w:lang w:val="es-ES"/>
        </w:rPr>
        <w:t>necesitado</w:t>
      </w:r>
      <w:r>
        <w:rPr>
          <w:lang w:val="es-ES"/>
        </w:rPr>
        <w:t xml:space="preserve">, ni </w:t>
      </w:r>
      <w:r w:rsidR="00C33134">
        <w:rPr>
          <w:lang w:val="es-ES"/>
        </w:rPr>
        <w:t xml:space="preserve">nos damos cuenta </w:t>
      </w:r>
      <w:r w:rsidR="00936AF4">
        <w:rPr>
          <w:lang w:val="es-ES"/>
        </w:rPr>
        <w:t>de que</w:t>
      </w:r>
      <w:r w:rsidR="00C33134">
        <w:rPr>
          <w:lang w:val="es-ES"/>
        </w:rPr>
        <w:t xml:space="preserve"> nosotros somos luz en este mundo y muy pronto o dejamos de estar aquí, o viene Jesús por su pueblo. </w:t>
      </w:r>
    </w:p>
    <w:p w14:paraId="2205DEFC" w14:textId="77777777" w:rsidR="00E31A13" w:rsidRDefault="00936AF4" w:rsidP="00360169">
      <w:pPr>
        <w:tabs>
          <w:tab w:val="left" w:pos="2939"/>
        </w:tabs>
        <w:rPr>
          <w:lang w:val="es-ES"/>
        </w:rPr>
      </w:pPr>
      <w:r>
        <w:rPr>
          <w:lang w:val="es-ES"/>
        </w:rPr>
        <w:t xml:space="preserve">Este ciego como todo necesitado de un milagro haría lo que fuera y no </w:t>
      </w:r>
      <w:r w:rsidR="004C30B7">
        <w:rPr>
          <w:lang w:val="es-ES"/>
        </w:rPr>
        <w:t>cuestionaría</w:t>
      </w:r>
      <w:r>
        <w:rPr>
          <w:lang w:val="es-ES"/>
        </w:rPr>
        <w:t xml:space="preserve"> lo que fuera por tal de ser sano, </w:t>
      </w:r>
      <w:r w:rsidR="00896E50">
        <w:rPr>
          <w:lang w:val="es-ES"/>
        </w:rPr>
        <w:t>tú</w:t>
      </w:r>
      <w:r>
        <w:rPr>
          <w:lang w:val="es-ES"/>
        </w:rPr>
        <w:t xml:space="preserve"> y yo tenemos el poder de Jesús en nosotros</w:t>
      </w:r>
      <w:r w:rsidR="00E31A13">
        <w:rPr>
          <w:lang w:val="es-ES"/>
        </w:rPr>
        <w:t>.</w:t>
      </w:r>
    </w:p>
    <w:p w14:paraId="1D19B4CE" w14:textId="2C45982C" w:rsidR="00C33134" w:rsidRDefault="00E31A13" w:rsidP="00360169">
      <w:pPr>
        <w:tabs>
          <w:tab w:val="left" w:pos="2939"/>
        </w:tabs>
        <w:rPr>
          <w:lang w:val="es-ES"/>
        </w:rPr>
      </w:pPr>
      <w:r>
        <w:rPr>
          <w:lang w:val="es-ES"/>
        </w:rPr>
        <w:t>L</w:t>
      </w:r>
      <w:r w:rsidR="00936AF4">
        <w:rPr>
          <w:lang w:val="es-ES"/>
        </w:rPr>
        <w:t xml:space="preserve">a Palabra dice en </w:t>
      </w:r>
      <w:r w:rsidR="00ED21AC" w:rsidRPr="004C30B7">
        <w:rPr>
          <w:b/>
          <w:bCs/>
          <w:lang w:val="es-ES"/>
        </w:rPr>
        <w:t>Marcos 16:17</w:t>
      </w:r>
      <w:r w:rsidR="00532AB4" w:rsidRPr="004C30B7">
        <w:rPr>
          <w:b/>
          <w:bCs/>
          <w:lang w:val="es-ES"/>
        </w:rPr>
        <w:t>-18</w:t>
      </w:r>
      <w:r w:rsidR="00ED21AC" w:rsidRPr="004C30B7">
        <w:rPr>
          <w:b/>
          <w:bCs/>
          <w:lang w:val="es-ES"/>
        </w:rPr>
        <w:t xml:space="preserve"> NTV</w:t>
      </w:r>
      <w:r w:rsidR="00ED21AC">
        <w:rPr>
          <w:lang w:val="es-ES"/>
        </w:rPr>
        <w:t xml:space="preserve"> </w:t>
      </w:r>
      <w:r w:rsidR="00532AB4" w:rsidRPr="00532AB4">
        <w:rPr>
          <w:i/>
          <w:iCs/>
          <w:color w:val="0070C0"/>
          <w:vertAlign w:val="superscript"/>
          <w:lang w:val="es-ES"/>
        </w:rPr>
        <w:t>17 </w:t>
      </w:r>
      <w:r w:rsidR="00532AB4" w:rsidRPr="00532AB4">
        <w:rPr>
          <w:i/>
          <w:iCs/>
          <w:color w:val="0070C0"/>
          <w:lang w:val="es-ES"/>
        </w:rPr>
        <w:t xml:space="preserve">Estas señales milagrosas acompañarán a los que creen: expulsarán demonios en mi nombre y hablarán nuevos idiomas. </w:t>
      </w:r>
      <w:r w:rsidR="00532AB4" w:rsidRPr="00532AB4">
        <w:rPr>
          <w:i/>
          <w:iCs/>
          <w:color w:val="0070C0"/>
          <w:vertAlign w:val="superscript"/>
          <w:lang w:val="es-ES"/>
        </w:rPr>
        <w:t>18 </w:t>
      </w:r>
      <w:r w:rsidR="00532AB4" w:rsidRPr="00532AB4">
        <w:rPr>
          <w:i/>
          <w:iCs/>
          <w:color w:val="0070C0"/>
          <w:lang w:val="es-ES"/>
        </w:rPr>
        <w:t>Podrán tomar serpientes en las manos sin que nada les pase y, si beben algo venenoso, no les hará daño. Pondrán sus manos sobre los enfermos, y ellos sanarán»</w:t>
      </w:r>
      <w:r w:rsidR="00532AB4" w:rsidRPr="00532AB4">
        <w:rPr>
          <w:lang w:val="es-ES"/>
        </w:rPr>
        <w:t>.</w:t>
      </w:r>
    </w:p>
    <w:p w14:paraId="1D1E9F79" w14:textId="06EFDC1A" w:rsidR="00532AB4" w:rsidRDefault="00532AB4" w:rsidP="00360169">
      <w:pPr>
        <w:tabs>
          <w:tab w:val="left" w:pos="2939"/>
        </w:tabs>
        <w:rPr>
          <w:lang w:val="es-ES"/>
        </w:rPr>
      </w:pPr>
      <w:r>
        <w:rPr>
          <w:lang w:val="es-ES"/>
        </w:rPr>
        <w:t xml:space="preserve">No te detengas, ni continues siendo un </w:t>
      </w:r>
      <w:r w:rsidR="00D40DCB">
        <w:rPr>
          <w:lang w:val="es-ES"/>
        </w:rPr>
        <w:t>cuestionador</w:t>
      </w:r>
      <w:r>
        <w:rPr>
          <w:lang w:val="es-ES"/>
        </w:rPr>
        <w:t xml:space="preserve"> de </w:t>
      </w:r>
      <w:r w:rsidR="00D40DCB">
        <w:rPr>
          <w:lang w:val="es-ES"/>
        </w:rPr>
        <w:t xml:space="preserve">estos milagros que hoy también nuestro Dios está haciendo, cree y obedece y Dios hará. </w:t>
      </w:r>
      <w:bookmarkEnd w:id="64"/>
      <w:bookmarkEnd w:id="65"/>
    </w:p>
    <w:p w14:paraId="074980C0" w14:textId="77777777" w:rsidR="009211B0" w:rsidRDefault="009211B0" w:rsidP="00360169">
      <w:pPr>
        <w:tabs>
          <w:tab w:val="left" w:pos="2939"/>
        </w:tabs>
        <w:rPr>
          <w:lang w:val="es-ES"/>
        </w:rPr>
      </w:pPr>
    </w:p>
    <w:p w14:paraId="1B6F0D79" w14:textId="77777777" w:rsidR="009211B0" w:rsidRDefault="009211B0" w:rsidP="00360169">
      <w:pPr>
        <w:tabs>
          <w:tab w:val="left" w:pos="2939"/>
        </w:tabs>
        <w:rPr>
          <w:lang w:val="es-ES"/>
        </w:rPr>
      </w:pPr>
    </w:p>
    <w:p w14:paraId="42ECC7AB" w14:textId="77777777" w:rsidR="009211B0" w:rsidRDefault="009211B0" w:rsidP="00360169">
      <w:pPr>
        <w:tabs>
          <w:tab w:val="left" w:pos="2939"/>
        </w:tabs>
        <w:rPr>
          <w:lang w:val="es-ES"/>
        </w:rPr>
      </w:pPr>
    </w:p>
    <w:p w14:paraId="1DA7EA76" w14:textId="77777777" w:rsidR="00C115FF" w:rsidRPr="00C115FF" w:rsidRDefault="00AA0367" w:rsidP="00C115FF">
      <w:pPr>
        <w:rPr>
          <w:i/>
          <w:iCs/>
          <w:color w:val="0070C0"/>
        </w:rPr>
      </w:pPr>
      <w:r w:rsidRPr="00B06C31">
        <w:rPr>
          <w:b/>
          <w:bCs/>
          <w:lang w:val="es-ES"/>
        </w:rPr>
        <w:t> </w:t>
      </w:r>
      <w:bookmarkStart w:id="66" w:name="OLE_LINK65"/>
      <w:bookmarkStart w:id="67" w:name="OLE_LINK66"/>
      <w:r w:rsidRPr="00B06C31">
        <w:rPr>
          <w:b/>
          <w:bCs/>
          <w:lang w:val="es-ES"/>
        </w:rPr>
        <w:t>La pesca milagrosa (</w:t>
      </w:r>
      <w:r w:rsidRPr="00B06C31">
        <w:rPr>
          <w:b/>
          <w:bCs/>
          <w:i/>
          <w:iCs/>
          <w:lang w:val="es-ES"/>
        </w:rPr>
        <w:t>Lucas 5:1-11</w:t>
      </w:r>
      <w:r w:rsidRPr="00C4237D">
        <w:rPr>
          <w:b/>
          <w:bCs/>
          <w:lang w:val="es-ES"/>
        </w:rPr>
        <w:t xml:space="preserve"> NTV</w:t>
      </w:r>
      <w:r w:rsidRPr="00B06C31">
        <w:rPr>
          <w:b/>
          <w:bCs/>
          <w:lang w:val="es-ES"/>
        </w:rPr>
        <w:t>)</w:t>
      </w:r>
      <w:r w:rsidR="00C115FF">
        <w:rPr>
          <w:b/>
          <w:bCs/>
          <w:lang w:val="es-ES"/>
        </w:rPr>
        <w:t xml:space="preserve"> </w:t>
      </w:r>
      <w:r w:rsidR="00C115FF" w:rsidRPr="00C115FF">
        <w:rPr>
          <w:i/>
          <w:iCs/>
          <w:color w:val="0070C0"/>
          <w:vertAlign w:val="superscript"/>
          <w:lang w:val="es-ES"/>
        </w:rPr>
        <w:t>1 </w:t>
      </w:r>
      <w:r w:rsidR="00C115FF" w:rsidRPr="00C115FF">
        <w:rPr>
          <w:i/>
          <w:iCs/>
          <w:color w:val="0070C0"/>
          <w:lang w:val="es-ES"/>
        </w:rPr>
        <w:t xml:space="preserve">Cierto día, mientras Jesús predicaba en la orilla del mar de Galilea, grandes multitudes se abalanzaban sobre él para escuchar la palabra de Dios. </w:t>
      </w:r>
      <w:r w:rsidR="00C115FF" w:rsidRPr="00C115FF">
        <w:rPr>
          <w:i/>
          <w:iCs/>
          <w:color w:val="0070C0"/>
          <w:vertAlign w:val="superscript"/>
          <w:lang w:val="es-ES"/>
        </w:rPr>
        <w:t>2 </w:t>
      </w:r>
      <w:r w:rsidR="00C115FF" w:rsidRPr="00C115FF">
        <w:rPr>
          <w:i/>
          <w:iCs/>
          <w:color w:val="0070C0"/>
          <w:lang w:val="es-ES"/>
        </w:rPr>
        <w:t xml:space="preserve">Jesús notó dos barcas vacías en la orilla porque los pescadores las habían dejado mientras lavaban sus redes. </w:t>
      </w:r>
      <w:r w:rsidR="00C115FF" w:rsidRPr="00C115FF">
        <w:rPr>
          <w:i/>
          <w:iCs/>
          <w:color w:val="0070C0"/>
          <w:vertAlign w:val="superscript"/>
          <w:lang w:val="es-ES"/>
        </w:rPr>
        <w:t>3 </w:t>
      </w:r>
      <w:r w:rsidR="00C115FF" w:rsidRPr="00C115FF">
        <w:rPr>
          <w:i/>
          <w:iCs/>
          <w:color w:val="0070C0"/>
          <w:lang w:val="es-ES"/>
        </w:rPr>
        <w:t xml:space="preserve">Al subir a una de las barcas, Jesús le pidió a Simón, el dueño de la barca, que la empujara al agua. Luego se sentó en la barca y desde allí enseñaba a las multitudes. </w:t>
      </w:r>
    </w:p>
    <w:p w14:paraId="50AF79F7" w14:textId="66404D7D" w:rsidR="00C115FF" w:rsidRPr="00C115FF" w:rsidRDefault="00C115FF" w:rsidP="00C115FF">
      <w:pPr>
        <w:rPr>
          <w:i/>
          <w:iCs/>
          <w:color w:val="0070C0"/>
        </w:rPr>
      </w:pPr>
      <w:r w:rsidRPr="00C115FF">
        <w:rPr>
          <w:i/>
          <w:iCs/>
          <w:color w:val="0070C0"/>
          <w:vertAlign w:val="superscript"/>
          <w:lang w:val="es-ES"/>
        </w:rPr>
        <w:t>4 </w:t>
      </w:r>
      <w:r w:rsidRPr="00C115FF">
        <w:rPr>
          <w:i/>
          <w:iCs/>
          <w:color w:val="0070C0"/>
          <w:lang w:val="es-ES"/>
        </w:rPr>
        <w:t xml:space="preserve">Cuando terminó de hablar, le dijo a Simón: —Ahora ve a las aguas más profundas y echa tus redes para pescar. </w:t>
      </w:r>
    </w:p>
    <w:p w14:paraId="76E6D291" w14:textId="77777777" w:rsidR="00C115FF" w:rsidRPr="00C115FF" w:rsidRDefault="00C115FF" w:rsidP="00C115FF">
      <w:pPr>
        <w:rPr>
          <w:i/>
          <w:iCs/>
          <w:color w:val="0070C0"/>
        </w:rPr>
      </w:pPr>
      <w:r w:rsidRPr="00C115FF">
        <w:rPr>
          <w:i/>
          <w:iCs/>
          <w:color w:val="0070C0"/>
          <w:vertAlign w:val="superscript"/>
          <w:lang w:val="es-ES"/>
        </w:rPr>
        <w:t>5 </w:t>
      </w:r>
      <w:r w:rsidRPr="00C115FF">
        <w:rPr>
          <w:i/>
          <w:iCs/>
          <w:color w:val="0070C0"/>
          <w:lang w:val="es-ES"/>
        </w:rPr>
        <w:t xml:space="preserve">—Maestro —respondió Simón—, hemos trabajado mucho durante toda la noche y no hemos pescado nada; pero si tú lo dices, echaré las redes nuevamente. </w:t>
      </w:r>
    </w:p>
    <w:p w14:paraId="1028FCB7" w14:textId="77777777" w:rsidR="00C115FF" w:rsidRPr="00C115FF" w:rsidRDefault="00C115FF" w:rsidP="00C115FF">
      <w:pPr>
        <w:rPr>
          <w:i/>
          <w:iCs/>
          <w:color w:val="0070C0"/>
        </w:rPr>
      </w:pPr>
      <w:r w:rsidRPr="00C115FF">
        <w:rPr>
          <w:i/>
          <w:iCs/>
          <w:color w:val="0070C0"/>
          <w:vertAlign w:val="superscript"/>
          <w:lang w:val="es-ES"/>
        </w:rPr>
        <w:t>6 </w:t>
      </w:r>
      <w:r w:rsidRPr="00C115FF">
        <w:rPr>
          <w:i/>
          <w:iCs/>
          <w:color w:val="0070C0"/>
          <w:lang w:val="es-ES"/>
        </w:rPr>
        <w:t xml:space="preserve">Y esta vez las redes se llenaron de tantos peces, ¡que comenzaron a romperse! </w:t>
      </w:r>
      <w:r w:rsidRPr="00C115FF">
        <w:rPr>
          <w:i/>
          <w:iCs/>
          <w:color w:val="0070C0"/>
          <w:vertAlign w:val="superscript"/>
          <w:lang w:val="es-ES"/>
        </w:rPr>
        <w:t>7 </w:t>
      </w:r>
      <w:r w:rsidRPr="00C115FF">
        <w:rPr>
          <w:i/>
          <w:iCs/>
          <w:color w:val="0070C0"/>
          <w:lang w:val="es-ES"/>
        </w:rPr>
        <w:t xml:space="preserve">Un grito de auxilio atrajo a los compañeros de la otra barca, y pronto las dos barcas estaban llenas de peces y a punto de hundirse. </w:t>
      </w:r>
    </w:p>
    <w:p w14:paraId="63876873" w14:textId="3B912376" w:rsidR="00C115FF" w:rsidRPr="00C115FF" w:rsidRDefault="00C115FF" w:rsidP="00C115FF">
      <w:pPr>
        <w:rPr>
          <w:i/>
          <w:iCs/>
          <w:color w:val="0070C0"/>
        </w:rPr>
      </w:pPr>
      <w:r w:rsidRPr="00C115FF">
        <w:rPr>
          <w:i/>
          <w:iCs/>
          <w:color w:val="0070C0"/>
          <w:vertAlign w:val="superscript"/>
          <w:lang w:val="es-ES"/>
        </w:rPr>
        <w:t>8 </w:t>
      </w:r>
      <w:r w:rsidRPr="00C115FF">
        <w:rPr>
          <w:i/>
          <w:iCs/>
          <w:color w:val="0070C0"/>
          <w:lang w:val="es-ES"/>
        </w:rPr>
        <w:t xml:space="preserve">Cuando Simón Pedro se dio cuenta de lo que había sucedido, cayó de rodillas delante de Jesús y le dijo: —Señor, por favor, aléjate de mí, soy demasiado pecador para estar cerca de ti. </w:t>
      </w:r>
    </w:p>
    <w:p w14:paraId="5CBEF5E4" w14:textId="77777777" w:rsidR="00C115FF" w:rsidRPr="00C115FF" w:rsidRDefault="00C115FF" w:rsidP="00C115FF">
      <w:pPr>
        <w:rPr>
          <w:i/>
          <w:iCs/>
          <w:color w:val="0070C0"/>
        </w:rPr>
      </w:pPr>
      <w:r w:rsidRPr="00C115FF">
        <w:rPr>
          <w:i/>
          <w:iCs/>
          <w:color w:val="0070C0"/>
          <w:vertAlign w:val="superscript"/>
          <w:lang w:val="es-ES"/>
        </w:rPr>
        <w:t>9 </w:t>
      </w:r>
      <w:r w:rsidRPr="00C115FF">
        <w:rPr>
          <w:i/>
          <w:iCs/>
          <w:color w:val="0070C0"/>
          <w:lang w:val="es-ES"/>
        </w:rPr>
        <w:t xml:space="preserve">Pues estaba muy asombrado por la cantidad de peces que habían sacado, al igual que los otros que estaban con él. </w:t>
      </w:r>
      <w:r w:rsidRPr="00C115FF">
        <w:rPr>
          <w:i/>
          <w:iCs/>
          <w:color w:val="0070C0"/>
          <w:vertAlign w:val="superscript"/>
          <w:lang w:val="es-ES"/>
        </w:rPr>
        <w:t>10 </w:t>
      </w:r>
      <w:r w:rsidRPr="00C115FF">
        <w:rPr>
          <w:i/>
          <w:iCs/>
          <w:color w:val="0070C0"/>
          <w:lang w:val="es-ES"/>
        </w:rPr>
        <w:t xml:space="preserve">Sus compañeros, Santiago y Juan, hijos de Zebedeo, también estaban asombrados. </w:t>
      </w:r>
    </w:p>
    <w:p w14:paraId="21FA851C" w14:textId="1F972833" w:rsidR="00AA0367" w:rsidRDefault="00C115FF" w:rsidP="00AA0367">
      <w:pPr>
        <w:rPr>
          <w:lang w:val="es-ES"/>
        </w:rPr>
      </w:pPr>
      <w:r w:rsidRPr="00C115FF">
        <w:rPr>
          <w:i/>
          <w:iCs/>
          <w:color w:val="0070C0"/>
          <w:lang w:val="es-ES"/>
        </w:rPr>
        <w:t xml:space="preserve">Jesús respondió a Simón: «¡No tengas miedo! ¡De ahora en adelante, pescarás personas!». </w:t>
      </w:r>
      <w:r w:rsidRPr="00C115FF">
        <w:rPr>
          <w:i/>
          <w:iCs/>
          <w:color w:val="0070C0"/>
          <w:vertAlign w:val="superscript"/>
          <w:lang w:val="es-ES"/>
        </w:rPr>
        <w:t>11 </w:t>
      </w:r>
      <w:r w:rsidRPr="00C115FF">
        <w:rPr>
          <w:i/>
          <w:iCs/>
          <w:color w:val="0070C0"/>
          <w:lang w:val="es-ES"/>
        </w:rPr>
        <w:t>Y, en cuanto llegaron a tierra firme, dejaron todo y siguieron a Jesús</w:t>
      </w:r>
      <w:r w:rsidRPr="00C115FF">
        <w:rPr>
          <w:b/>
          <w:bCs/>
          <w:lang w:val="es-ES"/>
        </w:rPr>
        <w:t>.</w:t>
      </w:r>
    </w:p>
    <w:p w14:paraId="0732094F" w14:textId="77777777" w:rsidR="00C115FF" w:rsidRDefault="00C115FF" w:rsidP="00AA0367">
      <w:pPr>
        <w:rPr>
          <w:lang w:val="es-ES"/>
        </w:rPr>
      </w:pPr>
    </w:p>
    <w:p w14:paraId="63F7D392" w14:textId="788F39EF" w:rsidR="00C115FF" w:rsidRDefault="009D56D1" w:rsidP="00AA0367">
      <w:pPr>
        <w:rPr>
          <w:lang w:val="es-ES"/>
        </w:rPr>
      </w:pPr>
      <w:r>
        <w:rPr>
          <w:lang w:val="es-ES"/>
        </w:rPr>
        <w:t>Est</w:t>
      </w:r>
      <w:r w:rsidR="00C03558">
        <w:rPr>
          <w:lang w:val="es-ES"/>
        </w:rPr>
        <w:t>e</w:t>
      </w:r>
      <w:r>
        <w:rPr>
          <w:lang w:val="es-ES"/>
        </w:rPr>
        <w:t xml:space="preserve"> es uno de los momentos que me encanta de la vida de Jesús aquí en la tierra, es </w:t>
      </w:r>
      <w:r w:rsidR="00B135B1">
        <w:rPr>
          <w:lang w:val="es-ES"/>
        </w:rPr>
        <w:t>fascinante</w:t>
      </w:r>
      <w:r>
        <w:rPr>
          <w:lang w:val="es-ES"/>
        </w:rPr>
        <w:t xml:space="preserve"> </w:t>
      </w:r>
      <w:r w:rsidR="00B135B1">
        <w:rPr>
          <w:lang w:val="es-ES"/>
        </w:rPr>
        <w:t>lo que</w:t>
      </w:r>
      <w:r>
        <w:rPr>
          <w:lang w:val="es-ES"/>
        </w:rPr>
        <w:t xml:space="preserve"> Jesús </w:t>
      </w:r>
      <w:r w:rsidR="00B135B1">
        <w:rPr>
          <w:lang w:val="es-ES"/>
        </w:rPr>
        <w:t xml:space="preserve">hace para llamar la atención de </w:t>
      </w:r>
      <w:r w:rsidR="00A80671">
        <w:rPr>
          <w:lang w:val="es-ES"/>
        </w:rPr>
        <w:t>este hombre</w:t>
      </w:r>
      <w:r w:rsidR="00B135B1">
        <w:rPr>
          <w:lang w:val="es-ES"/>
        </w:rPr>
        <w:t xml:space="preserve"> y les cambia el curso de la vida</w:t>
      </w:r>
      <w:r w:rsidR="00A80671">
        <w:rPr>
          <w:lang w:val="es-ES"/>
        </w:rPr>
        <w:t>. ¿</w:t>
      </w:r>
      <w:r w:rsidR="00A80671" w:rsidRPr="009D4F40">
        <w:rPr>
          <w:color w:val="FF0000"/>
          <w:lang w:val="es-ES"/>
        </w:rPr>
        <w:t>Qué hizo Jesús para llamar tu atención</w:t>
      </w:r>
      <w:r w:rsidR="00A80671">
        <w:rPr>
          <w:lang w:val="es-ES"/>
        </w:rPr>
        <w:t xml:space="preserve">?, No </w:t>
      </w:r>
      <w:r w:rsidR="00BB3606">
        <w:rPr>
          <w:lang w:val="es-ES"/>
        </w:rPr>
        <w:t>sé</w:t>
      </w:r>
      <w:r w:rsidR="00A80671">
        <w:rPr>
          <w:lang w:val="es-ES"/>
        </w:rPr>
        <w:t xml:space="preserve"> porque tantos </w:t>
      </w:r>
      <w:r w:rsidR="00BB3606">
        <w:rPr>
          <w:lang w:val="es-ES"/>
        </w:rPr>
        <w:t>predicadores</w:t>
      </w:r>
      <w:r w:rsidR="00A80671">
        <w:rPr>
          <w:lang w:val="es-ES"/>
        </w:rPr>
        <w:t xml:space="preserve"> se </w:t>
      </w:r>
      <w:r w:rsidR="00BB3606">
        <w:rPr>
          <w:lang w:val="es-ES"/>
        </w:rPr>
        <w:t>empeñan</w:t>
      </w:r>
      <w:r w:rsidR="00A80671">
        <w:rPr>
          <w:lang w:val="es-ES"/>
        </w:rPr>
        <w:t xml:space="preserve"> en limitar el obrar de Dios en estos tiempos</w:t>
      </w:r>
      <w:r w:rsidR="0079434D">
        <w:rPr>
          <w:lang w:val="es-ES"/>
        </w:rPr>
        <w:t xml:space="preserve"> tratando de impedir que lo sobrenatural de Dios sea parte de nuestra vida cotidiana, y en muchos casos los que se oponen a esto vinieron a Jesús porque fueron atraídos por </w:t>
      </w:r>
      <w:r w:rsidR="00BB3606">
        <w:rPr>
          <w:lang w:val="es-ES"/>
        </w:rPr>
        <w:t xml:space="preserve">un acto sobrenatural de Dios. </w:t>
      </w:r>
    </w:p>
    <w:p w14:paraId="0091AECE" w14:textId="686EEE70" w:rsidR="00BB3606" w:rsidRDefault="00BB3606" w:rsidP="00AA0367">
      <w:pPr>
        <w:rPr>
          <w:lang w:val="es-ES"/>
        </w:rPr>
      </w:pPr>
      <w:r>
        <w:rPr>
          <w:lang w:val="es-ES"/>
        </w:rPr>
        <w:t>En este caso Pedro fue retado por Jesús en el momento en que Jesús le pide que nuevamente vaya a lo profundo y tire las redes</w:t>
      </w:r>
      <w:r w:rsidR="00A40E90">
        <w:rPr>
          <w:lang w:val="es-ES"/>
        </w:rPr>
        <w:t xml:space="preserve"> para que pesque, Pedro por un momento se niega</w:t>
      </w:r>
      <w:r w:rsidR="00E67650">
        <w:rPr>
          <w:lang w:val="es-ES"/>
        </w:rPr>
        <w:t xml:space="preserve"> sacando sus conclusiones</w:t>
      </w:r>
      <w:r w:rsidR="00A40E90">
        <w:rPr>
          <w:lang w:val="es-ES"/>
        </w:rPr>
        <w:t xml:space="preserve">, pero después accede, </w:t>
      </w:r>
      <w:r w:rsidR="00122FB7">
        <w:rPr>
          <w:lang w:val="es-ES"/>
        </w:rPr>
        <w:t xml:space="preserve">nosotros somos dado a hacer eso, usamos muchas conclusiones para imponer nuestro criterio, creemos que nuestro </w:t>
      </w:r>
      <w:r w:rsidR="009D4F40">
        <w:rPr>
          <w:lang w:val="es-ES"/>
        </w:rPr>
        <w:t>análisis</w:t>
      </w:r>
      <w:r w:rsidR="00122FB7">
        <w:rPr>
          <w:lang w:val="es-ES"/>
        </w:rPr>
        <w:t xml:space="preserve"> es el correcto, que nuestra interpretación es la que es </w:t>
      </w:r>
      <w:r w:rsidR="006C75F7">
        <w:rPr>
          <w:lang w:val="es-ES"/>
        </w:rPr>
        <w:t>cierta, pero lo que se nos hace difícil es rendirnos y obedecer a nuestro Señor.</w:t>
      </w:r>
    </w:p>
    <w:p w14:paraId="40605D6D" w14:textId="4A6668E2" w:rsidR="006C75F7" w:rsidRDefault="006C75F7" w:rsidP="00AA0367">
      <w:pPr>
        <w:rPr>
          <w:lang w:val="es-ES"/>
        </w:rPr>
      </w:pPr>
      <w:r>
        <w:rPr>
          <w:lang w:val="es-ES"/>
        </w:rPr>
        <w:t xml:space="preserve">Hoy una </w:t>
      </w:r>
      <w:r w:rsidR="009D4F40">
        <w:rPr>
          <w:lang w:val="es-ES"/>
        </w:rPr>
        <w:t>vez</w:t>
      </w:r>
      <w:r>
        <w:rPr>
          <w:lang w:val="es-ES"/>
        </w:rPr>
        <w:t xml:space="preserve"> </w:t>
      </w:r>
      <w:r w:rsidR="009D4F40">
        <w:rPr>
          <w:lang w:val="es-ES"/>
        </w:rPr>
        <w:t>más</w:t>
      </w:r>
      <w:r>
        <w:rPr>
          <w:lang w:val="es-ES"/>
        </w:rPr>
        <w:t xml:space="preserve"> te digo, </w:t>
      </w:r>
      <w:r w:rsidR="009D4F40">
        <w:rPr>
          <w:lang w:val="es-ES"/>
        </w:rPr>
        <w:t xml:space="preserve">pon tu fe en acción y obedece a Jesús, Él tiene un plan, su plan es perfecto, solo sigue sus instrucciones y veras la gloria de Dios. </w:t>
      </w:r>
    </w:p>
    <w:p w14:paraId="6A1FE8B6" w14:textId="4A8846A1" w:rsidR="009D4F40" w:rsidRPr="00C115FF" w:rsidRDefault="009D4F40" w:rsidP="00AA0367">
      <w:r>
        <w:rPr>
          <w:lang w:val="es-ES"/>
        </w:rPr>
        <w:t xml:space="preserve">Bendiciones. </w:t>
      </w:r>
    </w:p>
    <w:p w14:paraId="0D083F59" w14:textId="77777777" w:rsidR="00AA0367" w:rsidRPr="00B06C31" w:rsidRDefault="00AA0367" w:rsidP="00AA0367">
      <w:pPr>
        <w:rPr>
          <w:b/>
          <w:bCs/>
          <w:lang w:val="es-ES"/>
        </w:rPr>
      </w:pPr>
    </w:p>
    <w:p w14:paraId="22D13BD2" w14:textId="77777777" w:rsidR="00AA0367" w:rsidRPr="00B06C31" w:rsidRDefault="00AA0367" w:rsidP="00AA0367">
      <w:pPr>
        <w:numPr>
          <w:ilvl w:val="0"/>
          <w:numId w:val="7"/>
        </w:numPr>
        <w:rPr>
          <w:lang w:val="es-ES"/>
        </w:rPr>
      </w:pPr>
      <w:r w:rsidRPr="00B06C31">
        <w:rPr>
          <w:b/>
          <w:bCs/>
          <w:lang w:val="es-ES"/>
        </w:rPr>
        <w:t>Milagro</w:t>
      </w:r>
      <w:r w:rsidRPr="00B06C31">
        <w:rPr>
          <w:lang w:val="es-ES"/>
        </w:rPr>
        <w:t>: Captura abundante de peces después de una noche de fracaso.</w:t>
      </w:r>
    </w:p>
    <w:p w14:paraId="4FF0A70D" w14:textId="77777777" w:rsidR="00AA0367" w:rsidRPr="00B06C31" w:rsidRDefault="00AA0367" w:rsidP="00AA0367">
      <w:pPr>
        <w:numPr>
          <w:ilvl w:val="0"/>
          <w:numId w:val="7"/>
        </w:numPr>
        <w:rPr>
          <w:lang w:val="es-ES"/>
        </w:rPr>
      </w:pPr>
      <w:r w:rsidRPr="00B06C31">
        <w:rPr>
          <w:b/>
          <w:bCs/>
          <w:lang w:val="es-ES"/>
        </w:rPr>
        <w:t>Instrucción dada</w:t>
      </w:r>
      <w:r w:rsidRPr="00B06C31">
        <w:rPr>
          <w:lang w:val="es-ES"/>
        </w:rPr>
        <w:t>: Jesús pidió a Pedro que lanzara las redes nuevamente, a pesar de haber pasado la noche sin éxito.</w:t>
      </w:r>
    </w:p>
    <w:p w14:paraId="5E458DAA" w14:textId="77777777" w:rsidR="00AA0367" w:rsidRPr="00B06C31" w:rsidRDefault="00AA0367" w:rsidP="00AA0367">
      <w:pPr>
        <w:numPr>
          <w:ilvl w:val="0"/>
          <w:numId w:val="7"/>
        </w:numPr>
        <w:rPr>
          <w:lang w:val="es-ES"/>
        </w:rPr>
      </w:pPr>
      <w:r w:rsidRPr="00B06C31">
        <w:rPr>
          <w:b/>
          <w:bCs/>
          <w:lang w:val="es-ES"/>
        </w:rPr>
        <w:t>Lección</w:t>
      </w:r>
      <w:r w:rsidRPr="00B06C31">
        <w:rPr>
          <w:lang w:val="es-ES"/>
        </w:rPr>
        <w:t>: Jesús pide obediencia incluso cuando parece irracional desde una perspectiva humana. Esta acción resultó en una gran pesca, demostrando la importancia de confiar en Su palabra.</w:t>
      </w:r>
    </w:p>
    <w:bookmarkEnd w:id="66"/>
    <w:bookmarkEnd w:id="67"/>
    <w:p w14:paraId="543C223E" w14:textId="77777777" w:rsidR="00AA0367" w:rsidRDefault="00AA0367" w:rsidP="00360169">
      <w:pPr>
        <w:tabs>
          <w:tab w:val="left" w:pos="2939"/>
        </w:tabs>
        <w:rPr>
          <w:lang w:val="es-ES"/>
        </w:rPr>
      </w:pPr>
    </w:p>
    <w:p w14:paraId="15E17343" w14:textId="77777777" w:rsidR="005A4B61" w:rsidRDefault="005A4B61" w:rsidP="00360169">
      <w:pPr>
        <w:tabs>
          <w:tab w:val="left" w:pos="2939"/>
        </w:tabs>
        <w:rPr>
          <w:lang w:val="es-ES"/>
        </w:rPr>
      </w:pPr>
    </w:p>
    <w:p w14:paraId="42AE71D6" w14:textId="77777777" w:rsidR="005A4B61" w:rsidRDefault="005A4B61" w:rsidP="00360169">
      <w:pPr>
        <w:tabs>
          <w:tab w:val="left" w:pos="2939"/>
        </w:tabs>
        <w:rPr>
          <w:lang w:val="es-ES"/>
        </w:rPr>
      </w:pPr>
    </w:p>
    <w:p w14:paraId="3CF14337" w14:textId="05BD26D8" w:rsidR="00BA575E" w:rsidRPr="00BA575E" w:rsidRDefault="005A4B61" w:rsidP="00BA575E">
      <w:pPr>
        <w:rPr>
          <w:i/>
          <w:iCs/>
          <w:color w:val="0070C0"/>
        </w:rPr>
      </w:pPr>
      <w:bookmarkStart w:id="68" w:name="OLE_LINK67"/>
      <w:bookmarkStart w:id="69" w:name="OLE_LINK68"/>
      <w:r w:rsidRPr="00B06C31">
        <w:rPr>
          <w:b/>
          <w:bCs/>
          <w:lang w:val="es-ES"/>
        </w:rPr>
        <w:t>La resurrección de Lázaro (</w:t>
      </w:r>
      <w:r w:rsidRPr="00B06C31">
        <w:rPr>
          <w:b/>
          <w:bCs/>
          <w:i/>
          <w:iCs/>
          <w:lang w:val="es-ES"/>
        </w:rPr>
        <w:t>Juan 11:</w:t>
      </w:r>
      <w:r w:rsidRPr="00C4237D">
        <w:rPr>
          <w:b/>
          <w:bCs/>
          <w:i/>
          <w:iCs/>
          <w:lang w:val="es-ES"/>
        </w:rPr>
        <w:t>34-4</w:t>
      </w:r>
      <w:r w:rsidR="004B4AD0">
        <w:rPr>
          <w:b/>
          <w:bCs/>
          <w:i/>
          <w:iCs/>
          <w:lang w:val="es-ES"/>
        </w:rPr>
        <w:t>8</w:t>
      </w:r>
      <w:r w:rsidRPr="00C4237D">
        <w:rPr>
          <w:b/>
          <w:bCs/>
          <w:lang w:val="es-ES"/>
        </w:rPr>
        <w:t xml:space="preserve"> NTV</w:t>
      </w:r>
      <w:r w:rsidRPr="00B06C31">
        <w:rPr>
          <w:b/>
          <w:bCs/>
          <w:lang w:val="es-ES"/>
        </w:rPr>
        <w:t>)</w:t>
      </w:r>
      <w:r w:rsidR="00BA575E">
        <w:rPr>
          <w:b/>
          <w:bCs/>
          <w:lang w:val="es-ES"/>
        </w:rPr>
        <w:t xml:space="preserve"> </w:t>
      </w:r>
      <w:r w:rsidR="00BA575E" w:rsidRPr="00BA575E">
        <w:rPr>
          <w:i/>
          <w:iCs/>
          <w:color w:val="0070C0"/>
          <w:vertAlign w:val="superscript"/>
          <w:lang w:val="es-ES"/>
        </w:rPr>
        <w:t>34 </w:t>
      </w:r>
      <w:r w:rsidR="00BA575E" w:rsidRPr="00BA575E">
        <w:rPr>
          <w:i/>
          <w:iCs/>
          <w:color w:val="0070C0"/>
          <w:lang w:val="es-ES"/>
        </w:rPr>
        <w:t xml:space="preserve">—¿Dónde lo pusieron? —les preguntó. </w:t>
      </w:r>
    </w:p>
    <w:p w14:paraId="06B170A6" w14:textId="0E12810E" w:rsidR="00BA575E" w:rsidRPr="00BA575E" w:rsidRDefault="00BA575E" w:rsidP="00BA575E">
      <w:pPr>
        <w:rPr>
          <w:i/>
          <w:iCs/>
          <w:color w:val="0070C0"/>
        </w:rPr>
      </w:pPr>
      <w:r w:rsidRPr="00BA575E">
        <w:rPr>
          <w:i/>
          <w:iCs/>
          <w:color w:val="0070C0"/>
          <w:lang w:val="es-ES"/>
        </w:rPr>
        <w:t xml:space="preserve">Ellos le dijeron: —Señor, ven a verlo. </w:t>
      </w:r>
    </w:p>
    <w:p w14:paraId="603B3DDC" w14:textId="77777777" w:rsidR="00BA575E" w:rsidRPr="00BA575E" w:rsidRDefault="00BA575E" w:rsidP="00BA575E">
      <w:pPr>
        <w:rPr>
          <w:i/>
          <w:iCs/>
          <w:color w:val="0070C0"/>
        </w:rPr>
      </w:pPr>
      <w:r w:rsidRPr="00BA575E">
        <w:rPr>
          <w:i/>
          <w:iCs/>
          <w:color w:val="0070C0"/>
          <w:vertAlign w:val="superscript"/>
          <w:lang w:val="es-ES"/>
        </w:rPr>
        <w:t>35 </w:t>
      </w:r>
      <w:r w:rsidRPr="00BA575E">
        <w:rPr>
          <w:i/>
          <w:iCs/>
          <w:color w:val="0070C0"/>
          <w:lang w:val="es-ES"/>
        </w:rPr>
        <w:t xml:space="preserve">Entonces Jesús lloró. </w:t>
      </w:r>
      <w:r w:rsidRPr="00BA575E">
        <w:rPr>
          <w:i/>
          <w:iCs/>
          <w:color w:val="0070C0"/>
          <w:vertAlign w:val="superscript"/>
          <w:lang w:val="es-ES"/>
        </w:rPr>
        <w:t>36 </w:t>
      </w:r>
      <w:r w:rsidRPr="00BA575E">
        <w:rPr>
          <w:i/>
          <w:iCs/>
          <w:color w:val="0070C0"/>
          <w:lang w:val="es-ES"/>
        </w:rPr>
        <w:t xml:space="preserve">Las personas que estaban cerca dijeron: «¡Miren cuánto lo amaba!». </w:t>
      </w:r>
      <w:r w:rsidRPr="00BA575E">
        <w:rPr>
          <w:i/>
          <w:iCs/>
          <w:color w:val="0070C0"/>
          <w:vertAlign w:val="superscript"/>
          <w:lang w:val="es-ES"/>
        </w:rPr>
        <w:t>37 </w:t>
      </w:r>
      <w:r w:rsidRPr="00BA575E">
        <w:rPr>
          <w:i/>
          <w:iCs/>
          <w:color w:val="0070C0"/>
          <w:lang w:val="es-ES"/>
        </w:rPr>
        <w:t xml:space="preserve">Pero otros decían: «Este hombre sanó a un ciego. ¿Acaso no podía impedir que Lázaro muriera?». </w:t>
      </w:r>
    </w:p>
    <w:p w14:paraId="5BC10B8B" w14:textId="77777777" w:rsidR="00BA575E" w:rsidRPr="00BA575E" w:rsidRDefault="00BA575E" w:rsidP="00BA575E">
      <w:pPr>
        <w:rPr>
          <w:i/>
          <w:iCs/>
          <w:color w:val="0070C0"/>
        </w:rPr>
      </w:pPr>
      <w:r w:rsidRPr="00BA575E">
        <w:rPr>
          <w:i/>
          <w:iCs/>
          <w:color w:val="0070C0"/>
          <w:vertAlign w:val="superscript"/>
          <w:lang w:val="es-ES"/>
        </w:rPr>
        <w:t>38 </w:t>
      </w:r>
      <w:r w:rsidRPr="00BA575E">
        <w:rPr>
          <w:i/>
          <w:iCs/>
          <w:color w:val="0070C0"/>
          <w:lang w:val="es-ES"/>
        </w:rPr>
        <w:t xml:space="preserve">Jesús todavía estaba enojado cuando llegó a la tumba, una cueva con una piedra que tapaba la entrada. </w:t>
      </w:r>
      <w:r w:rsidRPr="00BA575E">
        <w:rPr>
          <w:i/>
          <w:iCs/>
          <w:color w:val="0070C0"/>
          <w:vertAlign w:val="superscript"/>
          <w:lang w:val="es-ES"/>
        </w:rPr>
        <w:t>39 </w:t>
      </w:r>
      <w:r w:rsidRPr="00BA575E">
        <w:rPr>
          <w:i/>
          <w:iCs/>
          <w:color w:val="0070C0"/>
          <w:lang w:val="es-ES"/>
        </w:rPr>
        <w:t xml:space="preserve">«Corran la piedra a un lado», les dijo Jesús. </w:t>
      </w:r>
    </w:p>
    <w:p w14:paraId="17E4BF8C" w14:textId="77777777" w:rsidR="00BA575E" w:rsidRPr="00BA575E" w:rsidRDefault="00BA575E" w:rsidP="00BA575E">
      <w:pPr>
        <w:rPr>
          <w:i/>
          <w:iCs/>
          <w:color w:val="0070C0"/>
        </w:rPr>
      </w:pPr>
      <w:r w:rsidRPr="00BA575E">
        <w:rPr>
          <w:i/>
          <w:iCs/>
          <w:color w:val="0070C0"/>
          <w:lang w:val="es-ES"/>
        </w:rPr>
        <w:t xml:space="preserve">Entonces Marta, la hermana del muerto, protestó: </w:t>
      </w:r>
    </w:p>
    <w:p w14:paraId="3D950E7D" w14:textId="77777777" w:rsidR="00BA575E" w:rsidRPr="00BA575E" w:rsidRDefault="00BA575E" w:rsidP="00BA575E">
      <w:pPr>
        <w:rPr>
          <w:i/>
          <w:iCs/>
          <w:color w:val="0070C0"/>
        </w:rPr>
      </w:pPr>
      <w:r w:rsidRPr="00BA575E">
        <w:rPr>
          <w:i/>
          <w:iCs/>
          <w:color w:val="0070C0"/>
          <w:lang w:val="es-ES"/>
        </w:rPr>
        <w:t xml:space="preserve">—Señor, hace cuatro días que murió. Debe haber un olor espantoso. </w:t>
      </w:r>
    </w:p>
    <w:p w14:paraId="7C61EF8C" w14:textId="2BE48272" w:rsidR="00BA575E" w:rsidRPr="00BA575E" w:rsidRDefault="00BA575E" w:rsidP="00BA575E">
      <w:pPr>
        <w:rPr>
          <w:i/>
          <w:iCs/>
          <w:color w:val="0070C0"/>
        </w:rPr>
      </w:pPr>
      <w:r w:rsidRPr="00BA575E">
        <w:rPr>
          <w:i/>
          <w:iCs/>
          <w:color w:val="0070C0"/>
          <w:vertAlign w:val="superscript"/>
          <w:lang w:val="es-ES"/>
        </w:rPr>
        <w:t>40 </w:t>
      </w:r>
      <w:r w:rsidRPr="00BA575E">
        <w:rPr>
          <w:i/>
          <w:iCs/>
          <w:color w:val="0070C0"/>
          <w:lang w:val="es-ES"/>
        </w:rPr>
        <w:t xml:space="preserve">Jesús respondió: —¿No te dije que si crees, verás la gloria de Dios? </w:t>
      </w:r>
    </w:p>
    <w:p w14:paraId="542FDA93" w14:textId="77777777" w:rsidR="00BA575E" w:rsidRPr="00BA575E" w:rsidRDefault="00BA575E" w:rsidP="00BA575E">
      <w:pPr>
        <w:rPr>
          <w:i/>
          <w:iCs/>
          <w:color w:val="0070C0"/>
        </w:rPr>
      </w:pPr>
      <w:r w:rsidRPr="00BA575E">
        <w:rPr>
          <w:i/>
          <w:iCs/>
          <w:color w:val="0070C0"/>
          <w:vertAlign w:val="superscript"/>
          <w:lang w:val="es-ES"/>
        </w:rPr>
        <w:t>41 </w:t>
      </w:r>
      <w:r w:rsidRPr="00BA575E">
        <w:rPr>
          <w:i/>
          <w:iCs/>
          <w:color w:val="0070C0"/>
          <w:lang w:val="es-ES"/>
        </w:rPr>
        <w:t xml:space="preserve">Así que corrieron la piedra a un lado. Entonces Jesús miró al cielo y dijo: «Padre, gracias por haberme oído. </w:t>
      </w:r>
      <w:r w:rsidRPr="00BA575E">
        <w:rPr>
          <w:i/>
          <w:iCs/>
          <w:color w:val="0070C0"/>
          <w:vertAlign w:val="superscript"/>
          <w:lang w:val="es-ES"/>
        </w:rPr>
        <w:t>42 </w:t>
      </w:r>
      <w:r w:rsidRPr="00BA575E">
        <w:rPr>
          <w:i/>
          <w:iCs/>
          <w:color w:val="0070C0"/>
          <w:lang w:val="es-ES"/>
        </w:rPr>
        <w:t xml:space="preserve">Tú siempre me oyes, pero lo dije en voz alta por el bien de toda esta gente que está aquí, para que crean que tú me enviaste». </w:t>
      </w:r>
      <w:r w:rsidRPr="00BA575E">
        <w:rPr>
          <w:i/>
          <w:iCs/>
          <w:color w:val="0070C0"/>
          <w:vertAlign w:val="superscript"/>
          <w:lang w:val="es-ES"/>
        </w:rPr>
        <w:t>43 </w:t>
      </w:r>
      <w:r w:rsidRPr="00BA575E">
        <w:rPr>
          <w:i/>
          <w:iCs/>
          <w:color w:val="0070C0"/>
          <w:lang w:val="es-ES"/>
        </w:rPr>
        <w:t xml:space="preserve">Entonces Jesús gritó: «¡Lázaro, sal de ahí!». </w:t>
      </w:r>
      <w:r w:rsidRPr="00BA575E">
        <w:rPr>
          <w:i/>
          <w:iCs/>
          <w:color w:val="0070C0"/>
          <w:vertAlign w:val="superscript"/>
          <w:lang w:val="es-ES"/>
        </w:rPr>
        <w:t>44 </w:t>
      </w:r>
      <w:r w:rsidRPr="00BA575E">
        <w:rPr>
          <w:i/>
          <w:iCs/>
          <w:color w:val="0070C0"/>
          <w:lang w:val="es-ES"/>
        </w:rPr>
        <w:t xml:space="preserve">Y el muerto salió de la tumba con las manos y los pies envueltos con vendas de entierro y la cabeza enrollada en un lienzo. Jesús les dijo: «¡Quítenle las vendas y déjenlo ir!». </w:t>
      </w:r>
    </w:p>
    <w:p w14:paraId="2A857C13" w14:textId="4584EF75" w:rsidR="005A4B61" w:rsidRPr="00BA575E" w:rsidRDefault="00BA575E" w:rsidP="005A4B61">
      <w:pPr>
        <w:rPr>
          <w:i/>
          <w:iCs/>
          <w:color w:val="0070C0"/>
        </w:rPr>
      </w:pPr>
      <w:r w:rsidRPr="00BA575E">
        <w:rPr>
          <w:i/>
          <w:iCs/>
          <w:color w:val="0070C0"/>
          <w:vertAlign w:val="superscript"/>
          <w:lang w:val="es-ES"/>
        </w:rPr>
        <w:t>45 </w:t>
      </w:r>
      <w:r w:rsidRPr="00BA575E">
        <w:rPr>
          <w:i/>
          <w:iCs/>
          <w:color w:val="0070C0"/>
          <w:lang w:val="es-ES"/>
        </w:rPr>
        <w:t xml:space="preserve">Al ver lo que sucedió, muchos de los que estaban con María creyeron en Jesús; </w:t>
      </w:r>
      <w:r w:rsidRPr="00BA575E">
        <w:rPr>
          <w:i/>
          <w:iCs/>
          <w:color w:val="0070C0"/>
          <w:vertAlign w:val="superscript"/>
          <w:lang w:val="es-ES"/>
        </w:rPr>
        <w:t>46 </w:t>
      </w:r>
      <w:r w:rsidRPr="00BA575E">
        <w:rPr>
          <w:i/>
          <w:iCs/>
          <w:color w:val="0070C0"/>
          <w:lang w:val="es-ES"/>
        </w:rPr>
        <w:t xml:space="preserve">pero otros fueron a ver a los fariseos para contarles lo que Jesús había hecho. </w:t>
      </w:r>
      <w:r w:rsidRPr="00BA575E">
        <w:rPr>
          <w:i/>
          <w:iCs/>
          <w:color w:val="0070C0"/>
          <w:vertAlign w:val="superscript"/>
          <w:lang w:val="es-ES"/>
        </w:rPr>
        <w:t>47 </w:t>
      </w:r>
      <w:r w:rsidRPr="00BA575E">
        <w:rPr>
          <w:i/>
          <w:iCs/>
          <w:color w:val="0070C0"/>
          <w:lang w:val="es-ES"/>
        </w:rPr>
        <w:t xml:space="preserve">Entonces, los principales sacerdotes y los fariseos convocaron al Concilio Supremo. «¿Qué vamos a hacer? —se preguntaron unos a otros—. Sin duda, ese hombre realiza muchas señales milagrosas. </w:t>
      </w:r>
      <w:r w:rsidRPr="00BA575E">
        <w:rPr>
          <w:i/>
          <w:iCs/>
          <w:color w:val="0070C0"/>
          <w:vertAlign w:val="superscript"/>
          <w:lang w:val="es-ES"/>
        </w:rPr>
        <w:t>48 </w:t>
      </w:r>
      <w:r w:rsidRPr="00BA575E">
        <w:rPr>
          <w:i/>
          <w:iCs/>
          <w:color w:val="0070C0"/>
          <w:lang w:val="es-ES"/>
        </w:rPr>
        <w:t>Si lo dejamos seguir así, dentro de poco todos van a creer en él. Entonces, el ejército romano vendrá y destruirá tanto nuestro templo como nuestra nación».</w:t>
      </w:r>
    </w:p>
    <w:p w14:paraId="13329F37" w14:textId="77777777" w:rsidR="005A4B61" w:rsidRDefault="005A4B61" w:rsidP="005A4B61">
      <w:pPr>
        <w:rPr>
          <w:b/>
          <w:bCs/>
          <w:lang w:val="es-ES"/>
        </w:rPr>
      </w:pPr>
    </w:p>
    <w:p w14:paraId="07B958A4" w14:textId="705F12A5" w:rsidR="004B4AD0" w:rsidRDefault="0084475F" w:rsidP="005A4B61">
      <w:pPr>
        <w:rPr>
          <w:lang w:val="es-ES"/>
        </w:rPr>
      </w:pPr>
      <w:r w:rsidRPr="0084475F">
        <w:rPr>
          <w:lang w:val="es-ES"/>
        </w:rPr>
        <w:t>Todos conocemos la historia de la resurrección de Lázaro</w:t>
      </w:r>
      <w:r>
        <w:rPr>
          <w:lang w:val="es-ES"/>
        </w:rPr>
        <w:t xml:space="preserve">, </w:t>
      </w:r>
      <w:r w:rsidR="00133B95">
        <w:rPr>
          <w:lang w:val="es-ES"/>
        </w:rPr>
        <w:t xml:space="preserve">fue una de las historias </w:t>
      </w:r>
      <w:r w:rsidR="005B3160">
        <w:rPr>
          <w:lang w:val="es-ES"/>
        </w:rPr>
        <w:t>más</w:t>
      </w:r>
      <w:r w:rsidR="00133B95">
        <w:rPr>
          <w:lang w:val="es-ES"/>
        </w:rPr>
        <w:t xml:space="preserve"> sorprendentes en el ministerio terrenal de Jesús.</w:t>
      </w:r>
    </w:p>
    <w:p w14:paraId="7B071E38" w14:textId="143B8C61" w:rsidR="00133B95" w:rsidRDefault="00133B95" w:rsidP="005A4B61">
      <w:pPr>
        <w:rPr>
          <w:lang w:val="es-ES"/>
        </w:rPr>
      </w:pPr>
      <w:r>
        <w:rPr>
          <w:lang w:val="es-ES"/>
        </w:rPr>
        <w:t xml:space="preserve">En este caso vamos a comentar </w:t>
      </w:r>
      <w:r w:rsidR="00987071">
        <w:rPr>
          <w:lang w:val="es-ES"/>
        </w:rPr>
        <w:t xml:space="preserve">sobre la colaboración de las personas en el milagro de resucitar a </w:t>
      </w:r>
      <w:r w:rsidR="005B3160">
        <w:rPr>
          <w:lang w:val="es-ES"/>
        </w:rPr>
        <w:t>Lázaro</w:t>
      </w:r>
      <w:r w:rsidR="00987071">
        <w:rPr>
          <w:lang w:val="es-ES"/>
        </w:rPr>
        <w:t xml:space="preserve">, centrémonos en </w:t>
      </w:r>
      <w:r w:rsidR="00DA759A">
        <w:rPr>
          <w:lang w:val="es-ES"/>
        </w:rPr>
        <w:t>este detalle.</w:t>
      </w:r>
    </w:p>
    <w:p w14:paraId="55D2F85B" w14:textId="20166CC1" w:rsidR="00DA759A" w:rsidRPr="00F51F5B" w:rsidRDefault="004147FF" w:rsidP="005A4B61">
      <w:pPr>
        <w:rPr>
          <w:color w:val="FF0000"/>
          <w:lang w:val="es-ES"/>
        </w:rPr>
      </w:pPr>
      <w:r>
        <w:rPr>
          <w:lang w:val="es-ES"/>
        </w:rPr>
        <w:t xml:space="preserve">Cuando Jesús pide ir a la tumba, Marta </w:t>
      </w:r>
      <w:r w:rsidR="00A02D79">
        <w:rPr>
          <w:lang w:val="es-ES"/>
        </w:rPr>
        <w:t xml:space="preserve">protesto, Ella no veía que en ese momento hubiera posibilidad de hacer algo por </w:t>
      </w:r>
      <w:r w:rsidR="005B3160">
        <w:rPr>
          <w:lang w:val="es-ES"/>
        </w:rPr>
        <w:t>Lázaro</w:t>
      </w:r>
      <w:r w:rsidR="00A02D79">
        <w:rPr>
          <w:lang w:val="es-ES"/>
        </w:rPr>
        <w:t xml:space="preserve">, nuestra limitación humana muchas veces </w:t>
      </w:r>
      <w:r w:rsidR="001D034D">
        <w:rPr>
          <w:lang w:val="es-ES"/>
        </w:rPr>
        <w:t>impide</w:t>
      </w:r>
      <w:r w:rsidR="00A02D79">
        <w:rPr>
          <w:lang w:val="es-ES"/>
        </w:rPr>
        <w:t xml:space="preserve"> </w:t>
      </w:r>
      <w:r w:rsidR="00F51F5B">
        <w:rPr>
          <w:lang w:val="es-ES"/>
        </w:rPr>
        <w:t xml:space="preserve">que </w:t>
      </w:r>
      <w:r w:rsidR="00A02D79">
        <w:rPr>
          <w:lang w:val="es-ES"/>
        </w:rPr>
        <w:t>el poder de Dios</w:t>
      </w:r>
      <w:r w:rsidR="00F51F5B">
        <w:rPr>
          <w:lang w:val="es-ES"/>
        </w:rPr>
        <w:t xml:space="preserve"> actúe</w:t>
      </w:r>
      <w:r w:rsidR="00193255">
        <w:rPr>
          <w:lang w:val="es-ES"/>
        </w:rPr>
        <w:t xml:space="preserve">, </w:t>
      </w:r>
      <w:r w:rsidR="00193255" w:rsidRPr="00F51F5B">
        <w:rPr>
          <w:color w:val="FF0000"/>
          <w:lang w:val="es-ES"/>
        </w:rPr>
        <w:t>¿Te has encontrado en algún momento estorbando a Dios para que no haga un milagro</w:t>
      </w:r>
      <w:r w:rsidR="009626E8" w:rsidRPr="00F51F5B">
        <w:rPr>
          <w:color w:val="FF0000"/>
          <w:lang w:val="es-ES"/>
        </w:rPr>
        <w:t xml:space="preserve"> por tu incredulidad?</w:t>
      </w:r>
    </w:p>
    <w:p w14:paraId="33286570" w14:textId="7AD39023" w:rsidR="00292C8B" w:rsidRPr="00292C8B" w:rsidRDefault="00882FBC" w:rsidP="00292C8B">
      <w:pPr>
        <w:rPr>
          <w:i/>
          <w:iCs/>
          <w:color w:val="0070C0"/>
          <w:lang w:val="es-ES"/>
        </w:rPr>
      </w:pPr>
      <w:r>
        <w:rPr>
          <w:lang w:val="es-ES"/>
        </w:rPr>
        <w:t>La respuesta que Jesús le dio a Marta debemos tenerla presente siempre: “</w:t>
      </w:r>
      <w:r w:rsidRPr="00BA575E">
        <w:rPr>
          <w:i/>
          <w:iCs/>
          <w:color w:val="0070C0"/>
          <w:lang w:val="es-ES"/>
        </w:rPr>
        <w:t>¿No te dije que si crees, verás la gloria de Dios?</w:t>
      </w:r>
      <w:r>
        <w:rPr>
          <w:i/>
          <w:iCs/>
          <w:color w:val="0070C0"/>
          <w:lang w:val="es-ES"/>
        </w:rPr>
        <w:t>”</w:t>
      </w:r>
      <w:r w:rsidR="00292C8B">
        <w:rPr>
          <w:i/>
          <w:iCs/>
          <w:color w:val="0070C0"/>
          <w:lang w:val="es-ES"/>
        </w:rPr>
        <w:t xml:space="preserve"> </w:t>
      </w:r>
      <w:r>
        <w:rPr>
          <w:color w:val="000000" w:themeColor="text1"/>
          <w:lang w:val="es-ES"/>
        </w:rPr>
        <w:t>Creer</w:t>
      </w:r>
      <w:r w:rsidR="00EF1465">
        <w:rPr>
          <w:color w:val="000000" w:themeColor="text1"/>
          <w:lang w:val="es-ES"/>
        </w:rPr>
        <w:t>le a Jesús</w:t>
      </w:r>
      <w:r>
        <w:rPr>
          <w:color w:val="000000" w:themeColor="text1"/>
          <w:lang w:val="es-ES"/>
        </w:rPr>
        <w:t xml:space="preserve"> es nue</w:t>
      </w:r>
      <w:r w:rsidR="00292C8B">
        <w:rPr>
          <w:color w:val="000000" w:themeColor="text1"/>
          <w:lang w:val="es-ES"/>
        </w:rPr>
        <w:t>stra tarea.</w:t>
      </w:r>
    </w:p>
    <w:p w14:paraId="1DA74B18" w14:textId="5B853E40" w:rsidR="004D5EDB" w:rsidRDefault="00292C8B" w:rsidP="00292C8B">
      <w:pPr>
        <w:rPr>
          <w:color w:val="000000" w:themeColor="text1"/>
          <w:lang w:val="es-ES"/>
        </w:rPr>
      </w:pPr>
      <w:r>
        <w:rPr>
          <w:color w:val="000000" w:themeColor="text1"/>
          <w:lang w:val="es-ES"/>
        </w:rPr>
        <w:t>Al e</w:t>
      </w:r>
      <w:r w:rsidR="00997520">
        <w:rPr>
          <w:color w:val="000000" w:themeColor="text1"/>
          <w:lang w:val="es-ES"/>
        </w:rPr>
        <w:t xml:space="preserve">star frente a la tumba Jesús pide que quieten la piedra y después cuando el muerto sale Jesús pide que le quiten las </w:t>
      </w:r>
      <w:r w:rsidR="004F7628">
        <w:rPr>
          <w:color w:val="000000" w:themeColor="text1"/>
          <w:lang w:val="es-ES"/>
        </w:rPr>
        <w:t>vendas</w:t>
      </w:r>
      <w:r w:rsidR="00997520">
        <w:rPr>
          <w:color w:val="000000" w:themeColor="text1"/>
          <w:lang w:val="es-ES"/>
        </w:rPr>
        <w:t xml:space="preserve">, </w:t>
      </w:r>
      <w:r w:rsidR="004F7628">
        <w:rPr>
          <w:color w:val="000000" w:themeColor="text1"/>
          <w:lang w:val="es-ES"/>
        </w:rPr>
        <w:t xml:space="preserve">estas dos tareas fueron las que Jesús les dejo a los hombres </w:t>
      </w:r>
      <w:r w:rsidR="004D5EDB">
        <w:rPr>
          <w:color w:val="000000" w:themeColor="text1"/>
          <w:lang w:val="es-ES"/>
        </w:rPr>
        <w:t>para que se ocuparan, eran cosas humanamente posibles, de las cosas imposibles Dios se ocupa</w:t>
      </w:r>
      <w:r w:rsidR="00C937EE">
        <w:rPr>
          <w:color w:val="000000" w:themeColor="text1"/>
          <w:lang w:val="es-ES"/>
        </w:rPr>
        <w:t>.</w:t>
      </w:r>
    </w:p>
    <w:p w14:paraId="5F39B2BA" w14:textId="21A03354" w:rsidR="00C937EE" w:rsidRDefault="005B3160" w:rsidP="00292C8B">
      <w:pPr>
        <w:rPr>
          <w:color w:val="000000" w:themeColor="text1"/>
          <w:lang w:val="es-ES"/>
        </w:rPr>
      </w:pPr>
      <w:r>
        <w:rPr>
          <w:color w:val="000000" w:themeColor="text1"/>
          <w:lang w:val="es-ES"/>
        </w:rPr>
        <w:t>Llegará</w:t>
      </w:r>
      <w:r w:rsidR="00C937EE">
        <w:rPr>
          <w:color w:val="000000" w:themeColor="text1"/>
          <w:lang w:val="es-ES"/>
        </w:rPr>
        <w:t xml:space="preserve"> el momento que Jesús te pedirá que creas, que muevas la piedra y quizás pudiera pedirte que sueltes al muerto, una cosa debe</w:t>
      </w:r>
      <w:r w:rsidR="0010429D">
        <w:rPr>
          <w:color w:val="000000" w:themeColor="text1"/>
          <w:lang w:val="es-ES"/>
        </w:rPr>
        <w:t xml:space="preserve">s </w:t>
      </w:r>
      <w:r>
        <w:rPr>
          <w:color w:val="000000" w:themeColor="text1"/>
          <w:lang w:val="es-ES"/>
        </w:rPr>
        <w:t>recordar</w:t>
      </w:r>
      <w:r w:rsidR="0010429D">
        <w:rPr>
          <w:color w:val="000000" w:themeColor="text1"/>
          <w:lang w:val="es-ES"/>
        </w:rPr>
        <w:t xml:space="preserve">, Jesús </w:t>
      </w:r>
      <w:r>
        <w:rPr>
          <w:color w:val="000000" w:themeColor="text1"/>
          <w:lang w:val="es-ES"/>
        </w:rPr>
        <w:t>hará</w:t>
      </w:r>
      <w:r w:rsidR="0010429D">
        <w:rPr>
          <w:color w:val="000000" w:themeColor="text1"/>
          <w:lang w:val="es-ES"/>
        </w:rPr>
        <w:t xml:space="preserve"> lo que es imposible para ti, pero lo que tu debes hacer, eso te corresponde a ti. </w:t>
      </w:r>
    </w:p>
    <w:p w14:paraId="000543E1" w14:textId="5A1F3AC2" w:rsidR="00292C8B" w:rsidRDefault="005B3160" w:rsidP="00292C8B">
      <w:pPr>
        <w:rPr>
          <w:color w:val="000000" w:themeColor="text1"/>
          <w:lang w:val="es-ES"/>
        </w:rPr>
      </w:pPr>
      <w:r>
        <w:rPr>
          <w:color w:val="000000" w:themeColor="text1"/>
          <w:lang w:val="es-ES"/>
        </w:rPr>
        <w:t xml:space="preserve">Nuestro Dios les bendiga y les guarde. </w:t>
      </w:r>
    </w:p>
    <w:p w14:paraId="4D442676" w14:textId="77777777" w:rsidR="00C44530" w:rsidRDefault="00C44530" w:rsidP="00292C8B">
      <w:pPr>
        <w:rPr>
          <w:color w:val="000000" w:themeColor="text1"/>
          <w:lang w:val="es-ES"/>
        </w:rPr>
      </w:pPr>
    </w:p>
    <w:p w14:paraId="5DF5B72C" w14:textId="5E06FC99" w:rsidR="005A4B61" w:rsidRPr="00292C8B" w:rsidRDefault="005A4B61" w:rsidP="00292C8B">
      <w:pPr>
        <w:pStyle w:val="Prrafodelista"/>
        <w:numPr>
          <w:ilvl w:val="0"/>
          <w:numId w:val="8"/>
        </w:numPr>
        <w:rPr>
          <w:lang w:val="es-ES"/>
        </w:rPr>
      </w:pPr>
      <w:r w:rsidRPr="00292C8B">
        <w:rPr>
          <w:b/>
          <w:bCs/>
          <w:lang w:val="es-ES"/>
        </w:rPr>
        <w:t>Milagro</w:t>
      </w:r>
      <w:r w:rsidRPr="00292C8B">
        <w:rPr>
          <w:lang w:val="es-ES"/>
        </w:rPr>
        <w:t>: Resurrección de Lázaro, que llevaba cuatro días muerto.</w:t>
      </w:r>
    </w:p>
    <w:p w14:paraId="3680FDC2" w14:textId="77777777" w:rsidR="005A4B61" w:rsidRPr="00B06C31" w:rsidRDefault="005A4B61" w:rsidP="005A4B61">
      <w:pPr>
        <w:numPr>
          <w:ilvl w:val="0"/>
          <w:numId w:val="8"/>
        </w:numPr>
        <w:rPr>
          <w:lang w:val="es-ES"/>
        </w:rPr>
      </w:pPr>
      <w:r w:rsidRPr="00B06C31">
        <w:rPr>
          <w:b/>
          <w:bCs/>
          <w:lang w:val="es-ES"/>
        </w:rPr>
        <w:t>Instrucción dada</w:t>
      </w:r>
      <w:r w:rsidRPr="00B06C31">
        <w:rPr>
          <w:lang w:val="es-ES"/>
        </w:rPr>
        <w:t>: Jesús pidió que removieran la piedra que sellaba la tumba antes de llamar a Lázaro para que saliera</w:t>
      </w:r>
      <w:r w:rsidRPr="00C4237D">
        <w:rPr>
          <w:lang w:val="es-ES"/>
        </w:rPr>
        <w:t xml:space="preserve"> y después les pidió que le quitaran las vendas.</w:t>
      </w:r>
    </w:p>
    <w:p w14:paraId="0D93CF1A" w14:textId="77777777" w:rsidR="005A4B61" w:rsidRPr="00B06C31" w:rsidRDefault="005A4B61" w:rsidP="005A4B61">
      <w:pPr>
        <w:numPr>
          <w:ilvl w:val="0"/>
          <w:numId w:val="8"/>
        </w:numPr>
        <w:rPr>
          <w:lang w:val="es-ES"/>
        </w:rPr>
      </w:pPr>
      <w:r w:rsidRPr="00B06C31">
        <w:rPr>
          <w:b/>
          <w:bCs/>
          <w:lang w:val="es-ES"/>
        </w:rPr>
        <w:t>Lección</w:t>
      </w:r>
      <w:r w:rsidRPr="00B06C31">
        <w:rPr>
          <w:lang w:val="es-ES"/>
        </w:rPr>
        <w:t>: Aunque Jesús tenía el poder de mover la piedra</w:t>
      </w:r>
      <w:r w:rsidRPr="00C4237D">
        <w:rPr>
          <w:lang w:val="es-ES"/>
        </w:rPr>
        <w:t xml:space="preserve"> y quitar las vendas</w:t>
      </w:r>
      <w:r w:rsidRPr="00B06C31">
        <w:rPr>
          <w:lang w:val="es-ES"/>
        </w:rPr>
        <w:t xml:space="preserve"> por sí mismo, involucró a los presentes en el proceso, enseñando que Dios a menudo nos invita a colaborar en Su obra.</w:t>
      </w:r>
    </w:p>
    <w:bookmarkEnd w:id="68"/>
    <w:bookmarkEnd w:id="69"/>
    <w:p w14:paraId="168C96E5" w14:textId="77777777" w:rsidR="005A4B61" w:rsidRDefault="005A4B61" w:rsidP="00360169">
      <w:pPr>
        <w:tabs>
          <w:tab w:val="left" w:pos="2939"/>
        </w:tabs>
        <w:rPr>
          <w:lang w:val="es-ES"/>
        </w:rPr>
      </w:pPr>
    </w:p>
    <w:p w14:paraId="2966F51C" w14:textId="77777777" w:rsidR="00131351" w:rsidRDefault="00131351" w:rsidP="00360169">
      <w:pPr>
        <w:tabs>
          <w:tab w:val="left" w:pos="2939"/>
        </w:tabs>
        <w:rPr>
          <w:lang w:val="es-ES"/>
        </w:rPr>
      </w:pPr>
    </w:p>
    <w:p w14:paraId="46919B47" w14:textId="77777777" w:rsidR="00131351" w:rsidRDefault="00131351" w:rsidP="00360169">
      <w:pPr>
        <w:tabs>
          <w:tab w:val="left" w:pos="2939"/>
        </w:tabs>
        <w:rPr>
          <w:lang w:val="es-ES"/>
        </w:rPr>
      </w:pPr>
    </w:p>
    <w:p w14:paraId="09AD8E0A" w14:textId="52B785EA" w:rsidR="00450D40" w:rsidRPr="00450D40" w:rsidRDefault="00761D84" w:rsidP="00450D40">
      <w:pPr>
        <w:tabs>
          <w:tab w:val="left" w:pos="2939"/>
        </w:tabs>
        <w:rPr>
          <w:i/>
          <w:iCs/>
          <w:color w:val="0070C0"/>
        </w:rPr>
      </w:pPr>
      <w:bookmarkStart w:id="70" w:name="OLE_LINK69"/>
      <w:bookmarkStart w:id="71" w:name="OLE_LINK70"/>
      <w:r w:rsidRPr="00450D40">
        <w:rPr>
          <w:b/>
          <w:bCs/>
          <w:lang w:val="es-ES"/>
        </w:rPr>
        <w:t xml:space="preserve">Genesis </w:t>
      </w:r>
      <w:r w:rsidR="00450D40" w:rsidRPr="00450D40">
        <w:rPr>
          <w:b/>
          <w:bCs/>
          <w:lang w:val="es-ES"/>
        </w:rPr>
        <w:t>1:27-31 NTV</w:t>
      </w:r>
      <w:r w:rsidR="00450D40">
        <w:rPr>
          <w:lang w:val="es-ES"/>
        </w:rPr>
        <w:t xml:space="preserve"> </w:t>
      </w:r>
      <w:r w:rsidR="00450D40" w:rsidRPr="00450D40">
        <w:rPr>
          <w:i/>
          <w:iCs/>
          <w:color w:val="0070C0"/>
          <w:vertAlign w:val="superscript"/>
          <w:lang w:val="es-ES"/>
        </w:rPr>
        <w:t>27 </w:t>
      </w:r>
      <w:r w:rsidR="00450D40" w:rsidRPr="00450D40">
        <w:rPr>
          <w:i/>
          <w:iCs/>
          <w:color w:val="0070C0"/>
          <w:lang w:val="es-ES"/>
        </w:rPr>
        <w:t xml:space="preserve">Así que Dios creó a los seres humanos a su propia imagen. A imagen de Dios los creó; hombre y mujer los creó. </w:t>
      </w:r>
    </w:p>
    <w:p w14:paraId="622ED818" w14:textId="77777777" w:rsidR="00450D40" w:rsidRPr="00450D40" w:rsidRDefault="00450D40" w:rsidP="00450D40">
      <w:pPr>
        <w:tabs>
          <w:tab w:val="left" w:pos="2939"/>
        </w:tabs>
        <w:rPr>
          <w:i/>
          <w:iCs/>
          <w:color w:val="0070C0"/>
        </w:rPr>
      </w:pPr>
      <w:r w:rsidRPr="00450D40">
        <w:rPr>
          <w:i/>
          <w:iCs/>
          <w:color w:val="0070C0"/>
          <w:vertAlign w:val="superscript"/>
          <w:lang w:val="es-ES"/>
        </w:rPr>
        <w:t>28 </w:t>
      </w:r>
      <w:r w:rsidRPr="00450D40">
        <w:rPr>
          <w:i/>
          <w:iCs/>
          <w:color w:val="0070C0"/>
          <w:lang w:val="es-ES"/>
        </w:rPr>
        <w:t xml:space="preserve">Luego Dios los bendijo con las siguientes palabras: «Sean fructíferos y multiplíquense. Llenen la tierra y gobiernen sobre ella. Reinen sobre los peces del mar, las aves del cielo y todos los animales que corren por el suelo». </w:t>
      </w:r>
    </w:p>
    <w:p w14:paraId="3A24EEFB" w14:textId="77777777" w:rsidR="00450D40" w:rsidRPr="00450D40" w:rsidRDefault="00450D40" w:rsidP="00450D40">
      <w:pPr>
        <w:tabs>
          <w:tab w:val="left" w:pos="2939"/>
        </w:tabs>
        <w:rPr>
          <w:i/>
          <w:iCs/>
          <w:color w:val="0070C0"/>
        </w:rPr>
      </w:pPr>
      <w:r w:rsidRPr="00450D40">
        <w:rPr>
          <w:i/>
          <w:iCs/>
          <w:color w:val="0070C0"/>
          <w:vertAlign w:val="superscript"/>
          <w:lang w:val="es-ES"/>
        </w:rPr>
        <w:t>29 </w:t>
      </w:r>
      <w:r w:rsidRPr="00450D40">
        <w:rPr>
          <w:i/>
          <w:iCs/>
          <w:color w:val="0070C0"/>
          <w:lang w:val="es-ES"/>
        </w:rPr>
        <w:t xml:space="preserve">Entonces Dios dijo: «¡Miren! Les he dado todas las plantas con semilla que hay sobre la tierra y todos los árboles frutales para que les sirvan de alimento. </w:t>
      </w:r>
      <w:r w:rsidRPr="00450D40">
        <w:rPr>
          <w:i/>
          <w:iCs/>
          <w:color w:val="0070C0"/>
          <w:vertAlign w:val="superscript"/>
          <w:lang w:val="es-ES"/>
        </w:rPr>
        <w:t>30 </w:t>
      </w:r>
      <w:r w:rsidRPr="00450D40">
        <w:rPr>
          <w:i/>
          <w:iCs/>
          <w:color w:val="0070C0"/>
          <w:lang w:val="es-ES"/>
        </w:rPr>
        <w:t xml:space="preserve">Y he dado toda planta verde como alimento para todos los animales salvajes, para las aves del cielo y para los animales pequeños que corren por el suelo, es decir, para todo lo que tiene vida»; y eso fue lo que sucedió. </w:t>
      </w:r>
    </w:p>
    <w:p w14:paraId="35F0D9FE" w14:textId="77777777" w:rsidR="00450D40" w:rsidRPr="00450D40" w:rsidRDefault="00450D40" w:rsidP="00450D40">
      <w:pPr>
        <w:tabs>
          <w:tab w:val="left" w:pos="2939"/>
        </w:tabs>
        <w:rPr>
          <w:i/>
          <w:iCs/>
          <w:color w:val="0070C0"/>
        </w:rPr>
      </w:pPr>
      <w:r w:rsidRPr="00450D40">
        <w:rPr>
          <w:i/>
          <w:iCs/>
          <w:color w:val="0070C0"/>
          <w:vertAlign w:val="superscript"/>
          <w:lang w:val="es-ES"/>
        </w:rPr>
        <w:t>31 </w:t>
      </w:r>
      <w:r w:rsidRPr="00450D40">
        <w:rPr>
          <w:i/>
          <w:iCs/>
          <w:color w:val="0070C0"/>
          <w:lang w:val="es-ES"/>
        </w:rPr>
        <w:t xml:space="preserve">Entonces Dios miró todo lo que había hecho, ¡y vio que era muy bueno! </w:t>
      </w:r>
    </w:p>
    <w:p w14:paraId="6A92BF70" w14:textId="7B56724F" w:rsidR="00761D84" w:rsidRDefault="00450D40" w:rsidP="00360169">
      <w:pPr>
        <w:tabs>
          <w:tab w:val="left" w:pos="2939"/>
        </w:tabs>
        <w:rPr>
          <w:lang w:val="es-ES"/>
        </w:rPr>
      </w:pPr>
      <w:r w:rsidRPr="00450D40">
        <w:rPr>
          <w:i/>
          <w:iCs/>
          <w:color w:val="0070C0"/>
          <w:lang w:val="es-ES"/>
        </w:rPr>
        <w:t>Y pasó la tarde y llegó la mañana, así se cumplió el sexto día</w:t>
      </w:r>
      <w:r w:rsidRPr="00450D40">
        <w:rPr>
          <w:lang w:val="es-ES"/>
        </w:rPr>
        <w:t>.</w:t>
      </w:r>
    </w:p>
    <w:p w14:paraId="41E4ADA7" w14:textId="77777777" w:rsidR="00450D40" w:rsidRDefault="00450D40" w:rsidP="00360169">
      <w:pPr>
        <w:tabs>
          <w:tab w:val="left" w:pos="2939"/>
        </w:tabs>
        <w:rPr>
          <w:lang w:val="es-ES"/>
        </w:rPr>
      </w:pPr>
    </w:p>
    <w:p w14:paraId="39003211" w14:textId="3A154400" w:rsidR="00450D40" w:rsidRPr="00743064" w:rsidRDefault="00450D40" w:rsidP="00360169">
      <w:pPr>
        <w:tabs>
          <w:tab w:val="left" w:pos="2939"/>
        </w:tabs>
        <w:rPr>
          <w:lang w:val="es-ES"/>
        </w:rPr>
      </w:pPr>
      <w:r w:rsidRPr="00743064">
        <w:rPr>
          <w:lang w:val="es-ES"/>
        </w:rPr>
        <w:t xml:space="preserve">Miremos esta semana algunos pasajes que nos van a hacer recordar el propósito original de Dios con su creación. </w:t>
      </w:r>
    </w:p>
    <w:p w14:paraId="5EC0DC20" w14:textId="403FAEDE" w:rsidR="00450D40" w:rsidRPr="00743064" w:rsidRDefault="004C3099" w:rsidP="00360169">
      <w:pPr>
        <w:tabs>
          <w:tab w:val="left" w:pos="2939"/>
        </w:tabs>
        <w:rPr>
          <w:lang w:val="es-ES"/>
        </w:rPr>
      </w:pPr>
      <w:r w:rsidRPr="00743064">
        <w:rPr>
          <w:lang w:val="es-ES"/>
        </w:rPr>
        <w:t xml:space="preserve">Estos versos nos dan detalles de nuestro origen y del </w:t>
      </w:r>
      <w:r w:rsidR="00A32F1C">
        <w:rPr>
          <w:lang w:val="es-ES"/>
        </w:rPr>
        <w:t>propósito</w:t>
      </w:r>
      <w:r w:rsidRPr="00743064">
        <w:rPr>
          <w:lang w:val="es-ES"/>
        </w:rPr>
        <w:t xml:space="preserve"> de Dios al crear al hombre.</w:t>
      </w:r>
    </w:p>
    <w:p w14:paraId="3DD8D38C" w14:textId="3ECE48CC" w:rsidR="004C3099" w:rsidRPr="00743064" w:rsidRDefault="0082692A" w:rsidP="00360169">
      <w:pPr>
        <w:tabs>
          <w:tab w:val="left" w:pos="2939"/>
        </w:tabs>
        <w:rPr>
          <w:lang w:val="es-ES"/>
        </w:rPr>
      </w:pPr>
      <w:r w:rsidRPr="00743064">
        <w:rPr>
          <w:lang w:val="es-ES"/>
        </w:rPr>
        <w:t xml:space="preserve">Dios nos </w:t>
      </w:r>
      <w:r w:rsidR="00A32F1C" w:rsidRPr="00743064">
        <w:rPr>
          <w:lang w:val="es-ES"/>
        </w:rPr>
        <w:t>creó</w:t>
      </w:r>
      <w:r w:rsidRPr="00743064">
        <w:rPr>
          <w:lang w:val="es-ES"/>
        </w:rPr>
        <w:t xml:space="preserve"> a su propia imagen, y nos </w:t>
      </w:r>
      <w:r w:rsidR="00A32F1C" w:rsidRPr="00743064">
        <w:rPr>
          <w:lang w:val="es-ES"/>
        </w:rPr>
        <w:t>creó</w:t>
      </w:r>
      <w:r w:rsidRPr="00743064">
        <w:rPr>
          <w:lang w:val="es-ES"/>
        </w:rPr>
        <w:t xml:space="preserve"> </w:t>
      </w:r>
      <w:r w:rsidR="00A32F1C" w:rsidRPr="00743064">
        <w:rPr>
          <w:lang w:val="es-ES"/>
        </w:rPr>
        <w:t>varón</w:t>
      </w:r>
      <w:r w:rsidRPr="00743064">
        <w:rPr>
          <w:lang w:val="es-ES"/>
        </w:rPr>
        <w:t xml:space="preserve"> y hembra, quien iba a decir que debemos puntualiza estos detalles a esta altura de la historia, el deterioro de la sociedad nos hace </w:t>
      </w:r>
      <w:r w:rsidR="008C6ECC" w:rsidRPr="00743064">
        <w:rPr>
          <w:lang w:val="es-ES"/>
        </w:rPr>
        <w:t>recordar</w:t>
      </w:r>
      <w:r w:rsidR="0014797C" w:rsidRPr="00743064">
        <w:rPr>
          <w:lang w:val="es-ES"/>
        </w:rPr>
        <w:t xml:space="preserve"> esto </w:t>
      </w:r>
      <w:r w:rsidR="008C6ECC" w:rsidRPr="00743064">
        <w:rPr>
          <w:lang w:val="es-ES"/>
        </w:rPr>
        <w:t>puntos</w:t>
      </w:r>
      <w:r w:rsidR="0014797C" w:rsidRPr="00743064">
        <w:rPr>
          <w:lang w:val="es-ES"/>
        </w:rPr>
        <w:t xml:space="preserve"> </w:t>
      </w:r>
      <w:r w:rsidR="008C6ECC" w:rsidRPr="00743064">
        <w:rPr>
          <w:lang w:val="es-ES"/>
        </w:rPr>
        <w:t>claves</w:t>
      </w:r>
      <w:r w:rsidR="0014797C" w:rsidRPr="00743064">
        <w:rPr>
          <w:lang w:val="es-ES"/>
        </w:rPr>
        <w:t xml:space="preserve">, somos hechura de Dios, semejantes a </w:t>
      </w:r>
      <w:r w:rsidR="008C6ECC" w:rsidRPr="00743064">
        <w:rPr>
          <w:lang w:val="es-ES"/>
        </w:rPr>
        <w:t>Él</w:t>
      </w:r>
      <w:r w:rsidR="0014797C" w:rsidRPr="00743064">
        <w:rPr>
          <w:lang w:val="es-ES"/>
        </w:rPr>
        <w:t xml:space="preserve"> y somos hombre y mujer. </w:t>
      </w:r>
    </w:p>
    <w:p w14:paraId="0DBB9091" w14:textId="21895E85" w:rsidR="0014797C" w:rsidRPr="00743064" w:rsidRDefault="00513698" w:rsidP="00360169">
      <w:pPr>
        <w:tabs>
          <w:tab w:val="left" w:pos="2939"/>
        </w:tabs>
        <w:rPr>
          <w:lang w:val="es-ES"/>
        </w:rPr>
      </w:pPr>
      <w:r w:rsidRPr="00743064">
        <w:rPr>
          <w:lang w:val="es-ES"/>
        </w:rPr>
        <w:t xml:space="preserve">Ahora miremos las palabras que Dios uso para </w:t>
      </w:r>
      <w:r w:rsidR="008C6ECC" w:rsidRPr="00743064">
        <w:rPr>
          <w:lang w:val="es-ES"/>
        </w:rPr>
        <w:t>bendecir</w:t>
      </w:r>
      <w:r w:rsidRPr="00743064">
        <w:rPr>
          <w:lang w:val="es-ES"/>
        </w:rPr>
        <w:t xml:space="preserve"> a</w:t>
      </w:r>
      <w:r w:rsidR="00996A04" w:rsidRPr="00743064">
        <w:rPr>
          <w:lang w:val="es-ES"/>
        </w:rPr>
        <w:t xml:space="preserve">l hombre y a la mujer justo </w:t>
      </w:r>
      <w:r w:rsidR="005B1B75" w:rsidRPr="00743064">
        <w:rPr>
          <w:lang w:val="es-ES"/>
        </w:rPr>
        <w:t>después</w:t>
      </w:r>
      <w:r w:rsidR="00996A04" w:rsidRPr="00743064">
        <w:rPr>
          <w:lang w:val="es-ES"/>
        </w:rPr>
        <w:t xml:space="preserve"> de haberlos creado, </w:t>
      </w:r>
      <w:r w:rsidR="005B1B75" w:rsidRPr="00743064">
        <w:rPr>
          <w:lang w:val="es-ES"/>
        </w:rPr>
        <w:t>Él</w:t>
      </w:r>
      <w:r w:rsidR="00996A04" w:rsidRPr="00743064">
        <w:rPr>
          <w:lang w:val="es-ES"/>
        </w:rPr>
        <w:t xml:space="preserve"> les dijo </w:t>
      </w:r>
      <w:r w:rsidR="005B1B75" w:rsidRPr="00743064">
        <w:rPr>
          <w:lang w:val="es-ES"/>
        </w:rPr>
        <w:t>cuál</w:t>
      </w:r>
      <w:r w:rsidR="00996A04" w:rsidRPr="00743064">
        <w:rPr>
          <w:lang w:val="es-ES"/>
        </w:rPr>
        <w:t xml:space="preserve"> fue el </w:t>
      </w:r>
      <w:r w:rsidR="005B1B75" w:rsidRPr="00743064">
        <w:rPr>
          <w:lang w:val="es-ES"/>
        </w:rPr>
        <w:t>propósito</w:t>
      </w:r>
      <w:r w:rsidR="00996A04" w:rsidRPr="00743064">
        <w:rPr>
          <w:lang w:val="es-ES"/>
        </w:rPr>
        <w:t xml:space="preserve"> por el que nos </w:t>
      </w:r>
      <w:r w:rsidR="005B1B75" w:rsidRPr="00743064">
        <w:rPr>
          <w:lang w:val="es-ES"/>
        </w:rPr>
        <w:t>creó</w:t>
      </w:r>
      <w:r w:rsidR="00996A04" w:rsidRPr="00743064">
        <w:rPr>
          <w:lang w:val="es-ES"/>
        </w:rPr>
        <w:t>:</w:t>
      </w:r>
    </w:p>
    <w:p w14:paraId="0396C68D" w14:textId="330C3BCD" w:rsidR="00996A04" w:rsidRPr="00743064" w:rsidRDefault="008330C7" w:rsidP="00996A04">
      <w:pPr>
        <w:pStyle w:val="Prrafodelista"/>
        <w:numPr>
          <w:ilvl w:val="0"/>
          <w:numId w:val="2"/>
        </w:numPr>
        <w:tabs>
          <w:tab w:val="left" w:pos="2939"/>
        </w:tabs>
        <w:rPr>
          <w:lang w:val="es-ES"/>
        </w:rPr>
      </w:pPr>
      <w:r w:rsidRPr="00743064">
        <w:rPr>
          <w:lang w:val="es-ES"/>
        </w:rPr>
        <w:t xml:space="preserve">Sean </w:t>
      </w:r>
      <w:r w:rsidR="005B1B75" w:rsidRPr="00743064">
        <w:rPr>
          <w:lang w:val="es-ES"/>
        </w:rPr>
        <w:t>fructíferos</w:t>
      </w:r>
      <w:r w:rsidRPr="00743064">
        <w:rPr>
          <w:lang w:val="es-ES"/>
        </w:rPr>
        <w:t xml:space="preserve">. </w:t>
      </w:r>
    </w:p>
    <w:p w14:paraId="5512E082" w14:textId="4DE756CE" w:rsidR="008330C7" w:rsidRPr="00743064" w:rsidRDefault="005B1B75" w:rsidP="00996A04">
      <w:pPr>
        <w:pStyle w:val="Prrafodelista"/>
        <w:numPr>
          <w:ilvl w:val="0"/>
          <w:numId w:val="2"/>
        </w:numPr>
        <w:tabs>
          <w:tab w:val="left" w:pos="2939"/>
        </w:tabs>
        <w:rPr>
          <w:lang w:val="es-ES"/>
        </w:rPr>
      </w:pPr>
      <w:r w:rsidRPr="00743064">
        <w:rPr>
          <w:lang w:val="es-ES"/>
        </w:rPr>
        <w:t>Multiplíquense</w:t>
      </w:r>
      <w:r w:rsidR="008330C7" w:rsidRPr="00743064">
        <w:rPr>
          <w:lang w:val="es-ES"/>
        </w:rPr>
        <w:t xml:space="preserve">. </w:t>
      </w:r>
    </w:p>
    <w:p w14:paraId="603B8CCD" w14:textId="457D5099" w:rsidR="008330C7" w:rsidRPr="00743064" w:rsidRDefault="008330C7" w:rsidP="00996A04">
      <w:pPr>
        <w:pStyle w:val="Prrafodelista"/>
        <w:numPr>
          <w:ilvl w:val="0"/>
          <w:numId w:val="2"/>
        </w:numPr>
        <w:tabs>
          <w:tab w:val="left" w:pos="2939"/>
        </w:tabs>
        <w:rPr>
          <w:lang w:val="es-ES"/>
        </w:rPr>
      </w:pPr>
      <w:r w:rsidRPr="00743064">
        <w:rPr>
          <w:lang w:val="es-ES"/>
        </w:rPr>
        <w:t xml:space="preserve">Llenen la tierra. </w:t>
      </w:r>
    </w:p>
    <w:p w14:paraId="70D07B18" w14:textId="662B90BB" w:rsidR="008330C7" w:rsidRPr="00743064" w:rsidRDefault="005B1B75" w:rsidP="00F601B0">
      <w:pPr>
        <w:pStyle w:val="Prrafodelista"/>
        <w:numPr>
          <w:ilvl w:val="0"/>
          <w:numId w:val="2"/>
        </w:numPr>
        <w:tabs>
          <w:tab w:val="left" w:pos="2939"/>
        </w:tabs>
        <w:rPr>
          <w:lang w:val="es-ES"/>
        </w:rPr>
      </w:pPr>
      <w:r w:rsidRPr="00743064">
        <w:rPr>
          <w:lang w:val="es-ES"/>
        </w:rPr>
        <w:t>Gobiernen</w:t>
      </w:r>
      <w:r w:rsidR="008330C7" w:rsidRPr="00743064">
        <w:rPr>
          <w:lang w:val="es-ES"/>
        </w:rPr>
        <w:t xml:space="preserve"> so</w:t>
      </w:r>
      <w:r w:rsidR="00F601B0" w:rsidRPr="00743064">
        <w:rPr>
          <w:lang w:val="es-ES"/>
        </w:rPr>
        <w:t>bre ella.</w:t>
      </w:r>
    </w:p>
    <w:p w14:paraId="2E0931CE" w14:textId="5D453DB8" w:rsidR="00F601B0" w:rsidRPr="00743064" w:rsidRDefault="00F601B0" w:rsidP="00F601B0">
      <w:pPr>
        <w:pStyle w:val="Prrafodelista"/>
        <w:numPr>
          <w:ilvl w:val="0"/>
          <w:numId w:val="2"/>
        </w:numPr>
        <w:tabs>
          <w:tab w:val="left" w:pos="2939"/>
        </w:tabs>
        <w:rPr>
          <w:lang w:val="es-ES"/>
        </w:rPr>
      </w:pPr>
      <w:r w:rsidRPr="00743064">
        <w:rPr>
          <w:lang w:val="es-ES"/>
        </w:rPr>
        <w:t xml:space="preserve">Reinen sobre la </w:t>
      </w:r>
      <w:r w:rsidR="005B1B75" w:rsidRPr="00743064">
        <w:rPr>
          <w:lang w:val="es-ES"/>
        </w:rPr>
        <w:t>creación</w:t>
      </w:r>
      <w:r w:rsidRPr="00743064">
        <w:rPr>
          <w:lang w:val="es-ES"/>
        </w:rPr>
        <w:t xml:space="preserve">. </w:t>
      </w:r>
    </w:p>
    <w:p w14:paraId="1960BB96" w14:textId="2E77BADC" w:rsidR="00F601B0" w:rsidRPr="00743064" w:rsidRDefault="005B1B75" w:rsidP="00F601B0">
      <w:pPr>
        <w:pStyle w:val="Prrafodelista"/>
        <w:numPr>
          <w:ilvl w:val="0"/>
          <w:numId w:val="2"/>
        </w:numPr>
        <w:tabs>
          <w:tab w:val="left" w:pos="2939"/>
        </w:tabs>
        <w:rPr>
          <w:lang w:val="es-ES"/>
        </w:rPr>
      </w:pPr>
      <w:r w:rsidRPr="00743064">
        <w:rPr>
          <w:lang w:val="es-ES"/>
        </w:rPr>
        <w:t>Aliméntense</w:t>
      </w:r>
      <w:r w:rsidR="00F601B0" w:rsidRPr="00743064">
        <w:rPr>
          <w:lang w:val="es-ES"/>
        </w:rPr>
        <w:t xml:space="preserve"> de </w:t>
      </w:r>
      <w:r w:rsidR="0038442F" w:rsidRPr="00743064">
        <w:rPr>
          <w:lang w:val="es-ES"/>
        </w:rPr>
        <w:t>toda planta</w:t>
      </w:r>
      <w:r w:rsidR="0043468D" w:rsidRPr="00743064">
        <w:rPr>
          <w:lang w:val="es-ES"/>
        </w:rPr>
        <w:t xml:space="preserve"> y d</w:t>
      </w:r>
      <w:r w:rsidR="00AA60BF">
        <w:rPr>
          <w:lang w:val="es-ES"/>
        </w:rPr>
        <w:t xml:space="preserve">e </w:t>
      </w:r>
      <w:r w:rsidR="0043468D" w:rsidRPr="00743064">
        <w:rPr>
          <w:lang w:val="es-ES"/>
        </w:rPr>
        <w:t xml:space="preserve">los frutos de los </w:t>
      </w:r>
      <w:r w:rsidR="00AA60BF" w:rsidRPr="00743064">
        <w:rPr>
          <w:lang w:val="es-ES"/>
        </w:rPr>
        <w:t>árboles</w:t>
      </w:r>
      <w:r w:rsidR="0043468D" w:rsidRPr="00743064">
        <w:rPr>
          <w:lang w:val="es-ES"/>
        </w:rPr>
        <w:t xml:space="preserve">. </w:t>
      </w:r>
    </w:p>
    <w:p w14:paraId="69348BCB" w14:textId="4B3480CC" w:rsidR="001019A2" w:rsidRPr="00743064" w:rsidRDefault="00986D2A" w:rsidP="009D4FB1">
      <w:pPr>
        <w:tabs>
          <w:tab w:val="left" w:pos="2939"/>
        </w:tabs>
        <w:rPr>
          <w:lang w:val="es-ES"/>
        </w:rPr>
      </w:pPr>
      <w:r w:rsidRPr="00743064">
        <w:rPr>
          <w:lang w:val="es-ES"/>
        </w:rPr>
        <w:t xml:space="preserve">Con el pasar del tiempo la </w:t>
      </w:r>
      <w:r w:rsidR="00AA60BF" w:rsidRPr="00743064">
        <w:rPr>
          <w:lang w:val="es-ES"/>
        </w:rPr>
        <w:t>creación</w:t>
      </w:r>
      <w:r w:rsidRPr="00743064">
        <w:rPr>
          <w:lang w:val="es-ES"/>
        </w:rPr>
        <w:t xml:space="preserve"> se revelo y no </w:t>
      </w:r>
      <w:r w:rsidR="00AA60BF" w:rsidRPr="00743064">
        <w:rPr>
          <w:lang w:val="es-ES"/>
        </w:rPr>
        <w:t>obedeció</w:t>
      </w:r>
      <w:r w:rsidRPr="00743064">
        <w:rPr>
          <w:lang w:val="es-ES"/>
        </w:rPr>
        <w:t xml:space="preserve"> lo que Dios dejo como instrucciones</w:t>
      </w:r>
      <w:r w:rsidR="00AA60BF">
        <w:rPr>
          <w:lang w:val="es-ES"/>
        </w:rPr>
        <w:t>, e</w:t>
      </w:r>
      <w:r w:rsidR="001019A2" w:rsidRPr="00743064">
        <w:rPr>
          <w:lang w:val="es-ES"/>
        </w:rPr>
        <w:t xml:space="preserve">l hombre se </w:t>
      </w:r>
      <w:r w:rsidR="00AA60BF" w:rsidRPr="00743064">
        <w:rPr>
          <w:lang w:val="es-ES"/>
        </w:rPr>
        <w:t>levantó</w:t>
      </w:r>
      <w:r w:rsidR="001019A2" w:rsidRPr="00743064">
        <w:rPr>
          <w:lang w:val="es-ES"/>
        </w:rPr>
        <w:t xml:space="preserve"> uno contra el otro, se localizaron en un solo lugar, </w:t>
      </w:r>
      <w:r w:rsidR="00DD37BA" w:rsidRPr="00743064">
        <w:rPr>
          <w:lang w:val="es-ES"/>
        </w:rPr>
        <w:t>y no su</w:t>
      </w:r>
      <w:r w:rsidR="00AA60BF">
        <w:rPr>
          <w:lang w:val="es-ES"/>
        </w:rPr>
        <w:t>p</w:t>
      </w:r>
      <w:r w:rsidR="00DD37BA" w:rsidRPr="00743064">
        <w:rPr>
          <w:lang w:val="es-ES"/>
        </w:rPr>
        <w:t xml:space="preserve">ieron </w:t>
      </w:r>
      <w:r w:rsidR="00AA60BF" w:rsidRPr="00743064">
        <w:rPr>
          <w:lang w:val="es-ES"/>
        </w:rPr>
        <w:t>gobernar</w:t>
      </w:r>
      <w:r w:rsidR="00DD37BA" w:rsidRPr="00743064">
        <w:rPr>
          <w:lang w:val="es-ES"/>
        </w:rPr>
        <w:t>.</w:t>
      </w:r>
    </w:p>
    <w:p w14:paraId="47CF847E" w14:textId="573E3E3A" w:rsidR="00DD37BA" w:rsidRPr="00743064" w:rsidRDefault="00DD37BA" w:rsidP="009D4FB1">
      <w:pPr>
        <w:tabs>
          <w:tab w:val="left" w:pos="2939"/>
        </w:tabs>
        <w:rPr>
          <w:lang w:val="es-ES"/>
        </w:rPr>
      </w:pPr>
      <w:r w:rsidRPr="00743064">
        <w:rPr>
          <w:lang w:val="es-ES"/>
        </w:rPr>
        <w:t xml:space="preserve">Por no </w:t>
      </w:r>
      <w:r w:rsidR="0038442F" w:rsidRPr="00743064">
        <w:rPr>
          <w:lang w:val="es-ES"/>
        </w:rPr>
        <w:t>someterse</w:t>
      </w:r>
      <w:r w:rsidRPr="00743064">
        <w:rPr>
          <w:lang w:val="es-ES"/>
        </w:rPr>
        <w:t xml:space="preserve"> a las instrucciones de Dios, tuvo Dios qu</w:t>
      </w:r>
      <w:r w:rsidR="009D4F3F" w:rsidRPr="00743064">
        <w:rPr>
          <w:lang w:val="es-ES"/>
        </w:rPr>
        <w:t xml:space="preserve">e reorganizar su </w:t>
      </w:r>
      <w:r w:rsidR="0038442F" w:rsidRPr="00743064">
        <w:rPr>
          <w:lang w:val="es-ES"/>
        </w:rPr>
        <w:t>creación</w:t>
      </w:r>
      <w:r w:rsidR="009D4F3F" w:rsidRPr="00743064">
        <w:rPr>
          <w:lang w:val="es-ES"/>
        </w:rPr>
        <w:t xml:space="preserve">. </w:t>
      </w:r>
    </w:p>
    <w:p w14:paraId="00E35037" w14:textId="09746F58" w:rsidR="009D4F3F" w:rsidRPr="00743064" w:rsidRDefault="009D4F3F" w:rsidP="009D4FB1">
      <w:pPr>
        <w:tabs>
          <w:tab w:val="left" w:pos="2939"/>
        </w:tabs>
        <w:rPr>
          <w:lang w:val="es-ES"/>
        </w:rPr>
      </w:pPr>
      <w:r w:rsidRPr="00743064">
        <w:rPr>
          <w:lang w:val="es-ES"/>
        </w:rPr>
        <w:t xml:space="preserve">Hoy </w:t>
      </w:r>
      <w:r w:rsidR="0038442F" w:rsidRPr="00743064">
        <w:rPr>
          <w:lang w:val="es-ES"/>
        </w:rPr>
        <w:t>después</w:t>
      </w:r>
      <w:r w:rsidRPr="00743064">
        <w:rPr>
          <w:lang w:val="es-ES"/>
        </w:rPr>
        <w:t xml:space="preserve"> de tanto tiempo, el hombre </w:t>
      </w:r>
      <w:r w:rsidR="007B0C50" w:rsidRPr="00743064">
        <w:rPr>
          <w:lang w:val="es-ES"/>
        </w:rPr>
        <w:t>continúa</w:t>
      </w:r>
      <w:r w:rsidRPr="00743064">
        <w:rPr>
          <w:lang w:val="es-ES"/>
        </w:rPr>
        <w:t xml:space="preserve"> </w:t>
      </w:r>
      <w:r w:rsidR="0038442F" w:rsidRPr="00743064">
        <w:rPr>
          <w:lang w:val="es-ES"/>
        </w:rPr>
        <w:t>revelándose</w:t>
      </w:r>
      <w:r w:rsidRPr="00743064">
        <w:rPr>
          <w:lang w:val="es-ES"/>
        </w:rPr>
        <w:t xml:space="preserve"> en contra de Dios, pero </w:t>
      </w:r>
      <w:r w:rsidR="0038442F" w:rsidRPr="00743064">
        <w:rPr>
          <w:lang w:val="es-ES"/>
        </w:rPr>
        <w:t>tú</w:t>
      </w:r>
      <w:r w:rsidRPr="00743064">
        <w:rPr>
          <w:lang w:val="es-ES"/>
        </w:rPr>
        <w:t xml:space="preserve"> que has nacido de nuev</w:t>
      </w:r>
      <w:r w:rsidR="00743064" w:rsidRPr="00743064">
        <w:rPr>
          <w:lang w:val="es-ES"/>
        </w:rPr>
        <w:t>o busca obedecer a Dios y seguir sus instrucciones</w:t>
      </w:r>
      <w:r w:rsidR="0038442F">
        <w:rPr>
          <w:lang w:val="es-ES"/>
        </w:rPr>
        <w:t xml:space="preserve">, permite que el </w:t>
      </w:r>
      <w:r w:rsidR="008706E7">
        <w:rPr>
          <w:lang w:val="es-ES"/>
        </w:rPr>
        <w:t>Espíritu</w:t>
      </w:r>
      <w:r w:rsidR="0038442F">
        <w:rPr>
          <w:lang w:val="es-ES"/>
        </w:rPr>
        <w:t xml:space="preserve"> Santo llene tu vida para que puedes </w:t>
      </w:r>
      <w:r w:rsidR="008706E7">
        <w:rPr>
          <w:lang w:val="es-ES"/>
        </w:rPr>
        <w:t xml:space="preserve">someterte al propósito de tu Dios. </w:t>
      </w:r>
    </w:p>
    <w:p w14:paraId="66752DEF" w14:textId="544E583B" w:rsidR="00743064" w:rsidRDefault="00743064" w:rsidP="009D4FB1">
      <w:pPr>
        <w:tabs>
          <w:tab w:val="left" w:pos="2939"/>
        </w:tabs>
        <w:rPr>
          <w:lang w:val="es-ES"/>
        </w:rPr>
      </w:pPr>
      <w:r w:rsidRPr="00743064">
        <w:rPr>
          <w:lang w:val="es-ES"/>
        </w:rPr>
        <w:t xml:space="preserve">Dios les bendiga y les guarde. </w:t>
      </w:r>
      <w:bookmarkEnd w:id="70"/>
      <w:bookmarkEnd w:id="71"/>
    </w:p>
    <w:p w14:paraId="01026928" w14:textId="77777777" w:rsidR="007B0C50" w:rsidRDefault="007B0C50" w:rsidP="009D4FB1">
      <w:pPr>
        <w:tabs>
          <w:tab w:val="left" w:pos="2939"/>
        </w:tabs>
        <w:rPr>
          <w:lang w:val="es-ES"/>
        </w:rPr>
      </w:pPr>
    </w:p>
    <w:p w14:paraId="575E5B0B" w14:textId="77777777" w:rsidR="00B97800" w:rsidRDefault="00B97800" w:rsidP="009D4FB1">
      <w:pPr>
        <w:tabs>
          <w:tab w:val="left" w:pos="2939"/>
        </w:tabs>
        <w:rPr>
          <w:lang w:val="es-ES"/>
        </w:rPr>
      </w:pPr>
    </w:p>
    <w:p w14:paraId="3D645B5B" w14:textId="77777777" w:rsidR="00B97800" w:rsidRDefault="00B97800" w:rsidP="009D4FB1">
      <w:pPr>
        <w:tabs>
          <w:tab w:val="left" w:pos="2939"/>
        </w:tabs>
        <w:rPr>
          <w:lang w:val="es-ES"/>
        </w:rPr>
      </w:pPr>
    </w:p>
    <w:p w14:paraId="0FE382BE" w14:textId="4B8B3537" w:rsidR="00B97800" w:rsidRDefault="00B97800" w:rsidP="009D4FB1">
      <w:pPr>
        <w:tabs>
          <w:tab w:val="left" w:pos="2939"/>
        </w:tabs>
        <w:rPr>
          <w:lang w:val="es-ES"/>
        </w:rPr>
      </w:pPr>
      <w:bookmarkStart w:id="72" w:name="OLE_LINK71"/>
      <w:bookmarkStart w:id="73" w:name="OLE_LINK72"/>
      <w:r w:rsidRPr="00043FEE">
        <w:rPr>
          <w:b/>
          <w:bCs/>
          <w:lang w:val="es-ES"/>
        </w:rPr>
        <w:t xml:space="preserve">Genesis </w:t>
      </w:r>
      <w:r w:rsidR="00B65AF4" w:rsidRPr="00043FEE">
        <w:rPr>
          <w:b/>
          <w:bCs/>
          <w:lang w:val="es-ES"/>
        </w:rPr>
        <w:t>7:17-24 NTV</w:t>
      </w:r>
      <w:r w:rsidR="00B65AF4">
        <w:rPr>
          <w:lang w:val="es-ES"/>
        </w:rPr>
        <w:t xml:space="preserve">. </w:t>
      </w:r>
      <w:r w:rsidR="00B65AF4" w:rsidRPr="00043FEE">
        <w:rPr>
          <w:i/>
          <w:iCs/>
          <w:color w:val="0070C0"/>
          <w:vertAlign w:val="superscript"/>
          <w:lang w:val="es-ES"/>
        </w:rPr>
        <w:t>17 </w:t>
      </w:r>
      <w:r w:rsidR="00B65AF4" w:rsidRPr="00043FEE">
        <w:rPr>
          <w:i/>
          <w:iCs/>
          <w:color w:val="0070C0"/>
          <w:lang w:val="es-ES"/>
        </w:rPr>
        <w:t xml:space="preserve">Durante cuarenta días, las aguas del diluvio crecieron hasta que cubrieron la tierra y elevaron la barca por encima de la tierra. </w:t>
      </w:r>
      <w:r w:rsidR="00B65AF4" w:rsidRPr="00043FEE">
        <w:rPr>
          <w:i/>
          <w:iCs/>
          <w:color w:val="0070C0"/>
          <w:vertAlign w:val="superscript"/>
          <w:lang w:val="es-ES"/>
        </w:rPr>
        <w:t>18 </w:t>
      </w:r>
      <w:r w:rsidR="00B65AF4" w:rsidRPr="00043FEE">
        <w:rPr>
          <w:i/>
          <w:iCs/>
          <w:color w:val="0070C0"/>
          <w:lang w:val="es-ES"/>
        </w:rPr>
        <w:t xml:space="preserve">Mientras el nivel del agua subía más y más por encima del suelo, la barca flotaba a salvo sobre la superficie. </w:t>
      </w:r>
      <w:r w:rsidR="00B65AF4" w:rsidRPr="00043FEE">
        <w:rPr>
          <w:i/>
          <w:iCs/>
          <w:color w:val="0070C0"/>
          <w:vertAlign w:val="superscript"/>
          <w:lang w:val="es-ES"/>
        </w:rPr>
        <w:t>19 </w:t>
      </w:r>
      <w:r w:rsidR="00B65AF4" w:rsidRPr="00043FEE">
        <w:rPr>
          <w:i/>
          <w:iCs/>
          <w:color w:val="0070C0"/>
          <w:lang w:val="es-ES"/>
        </w:rPr>
        <w:t xml:space="preserve">Finalmente, el agua cubrió hasta las montañas más altas de la tierra </w:t>
      </w:r>
      <w:r w:rsidR="00B65AF4" w:rsidRPr="00043FEE">
        <w:rPr>
          <w:i/>
          <w:iCs/>
          <w:color w:val="0070C0"/>
          <w:vertAlign w:val="superscript"/>
          <w:lang w:val="es-ES"/>
        </w:rPr>
        <w:t>20 </w:t>
      </w:r>
      <w:r w:rsidR="00B65AF4" w:rsidRPr="00043FEE">
        <w:rPr>
          <w:i/>
          <w:iCs/>
          <w:color w:val="0070C0"/>
          <w:lang w:val="es-ES"/>
        </w:rPr>
        <w:t xml:space="preserve">elevándose casi siete metros por encima de las cumbres más altas. </w:t>
      </w:r>
      <w:r w:rsidR="00B65AF4" w:rsidRPr="00043FEE">
        <w:rPr>
          <w:i/>
          <w:iCs/>
          <w:color w:val="0070C0"/>
          <w:vertAlign w:val="superscript"/>
          <w:lang w:val="es-ES"/>
        </w:rPr>
        <w:t>21 </w:t>
      </w:r>
      <w:r w:rsidR="00B65AF4" w:rsidRPr="00043FEE">
        <w:rPr>
          <w:i/>
          <w:iCs/>
          <w:color w:val="0070C0"/>
          <w:lang w:val="es-ES"/>
        </w:rPr>
        <w:t xml:space="preserve">Murieron todos los seres vivos que había sobre la tierra: las aves, los animales domésticos, los animales salvajes, los animales pequeños que corren por el suelo y todas las personas. </w:t>
      </w:r>
      <w:r w:rsidR="00B65AF4" w:rsidRPr="00043FEE">
        <w:rPr>
          <w:i/>
          <w:iCs/>
          <w:color w:val="0070C0"/>
          <w:vertAlign w:val="superscript"/>
          <w:lang w:val="es-ES"/>
        </w:rPr>
        <w:t>22 </w:t>
      </w:r>
      <w:r w:rsidR="00B65AF4" w:rsidRPr="00043FEE">
        <w:rPr>
          <w:i/>
          <w:iCs/>
          <w:color w:val="0070C0"/>
          <w:lang w:val="es-ES"/>
        </w:rPr>
        <w:t xml:space="preserve">Todo lo que respiraba y vivía sobre tierra firme murió. </w:t>
      </w:r>
      <w:r w:rsidR="00B65AF4" w:rsidRPr="00043FEE">
        <w:rPr>
          <w:i/>
          <w:iCs/>
          <w:color w:val="0070C0"/>
          <w:vertAlign w:val="superscript"/>
          <w:lang w:val="es-ES"/>
        </w:rPr>
        <w:t>23 </w:t>
      </w:r>
      <w:r w:rsidR="00B65AF4" w:rsidRPr="00043FEE">
        <w:rPr>
          <w:i/>
          <w:iCs/>
          <w:color w:val="0070C0"/>
          <w:lang w:val="es-ES"/>
        </w:rPr>
        <w:t xml:space="preserve">Dios borró de la tierra a todo ser vivo: las personas, los animales, los animales pequeños que corren por el suelo y las aves del cielo. Todos fueron destruidos. Las únicas personas que sobrevivieron fueron Noé y los que estaban con él en la barca. </w:t>
      </w:r>
      <w:r w:rsidR="00B65AF4" w:rsidRPr="00043FEE">
        <w:rPr>
          <w:i/>
          <w:iCs/>
          <w:color w:val="0070C0"/>
          <w:vertAlign w:val="superscript"/>
          <w:lang w:val="es-ES"/>
        </w:rPr>
        <w:t>24 </w:t>
      </w:r>
      <w:r w:rsidR="00B65AF4" w:rsidRPr="00043FEE">
        <w:rPr>
          <w:i/>
          <w:iCs/>
          <w:color w:val="0070C0"/>
          <w:lang w:val="es-ES"/>
        </w:rPr>
        <w:t>Y las aguas del diluvio cubrieron la tierra durante ciento cincuenta días</w:t>
      </w:r>
      <w:r w:rsidR="00B65AF4" w:rsidRPr="00B65AF4">
        <w:rPr>
          <w:lang w:val="es-ES"/>
        </w:rPr>
        <w:t>.</w:t>
      </w:r>
    </w:p>
    <w:p w14:paraId="13AF2E2D" w14:textId="77777777" w:rsidR="00043FEE" w:rsidRDefault="00043FEE" w:rsidP="009D4FB1">
      <w:pPr>
        <w:tabs>
          <w:tab w:val="left" w:pos="2939"/>
        </w:tabs>
        <w:rPr>
          <w:lang w:val="es-ES"/>
        </w:rPr>
      </w:pPr>
    </w:p>
    <w:p w14:paraId="07F51605" w14:textId="77777777" w:rsidR="00043AC3" w:rsidRPr="00043FEE" w:rsidRDefault="00B65AF4" w:rsidP="00043AC3">
      <w:pPr>
        <w:tabs>
          <w:tab w:val="left" w:pos="2939"/>
        </w:tabs>
        <w:rPr>
          <w:i/>
          <w:iCs/>
          <w:color w:val="0070C0"/>
        </w:rPr>
      </w:pPr>
      <w:r w:rsidRPr="00043FEE">
        <w:rPr>
          <w:b/>
          <w:bCs/>
          <w:lang w:val="es-ES"/>
        </w:rPr>
        <w:t xml:space="preserve">Genesis </w:t>
      </w:r>
      <w:r w:rsidR="00043AC3" w:rsidRPr="00043FEE">
        <w:rPr>
          <w:b/>
          <w:bCs/>
          <w:lang w:val="es-ES"/>
        </w:rPr>
        <w:t>8:18-22 NTV</w:t>
      </w:r>
      <w:r w:rsidR="00043AC3">
        <w:rPr>
          <w:lang w:val="es-ES"/>
        </w:rPr>
        <w:t xml:space="preserve">. </w:t>
      </w:r>
      <w:r w:rsidR="00043AC3" w:rsidRPr="00043FEE">
        <w:rPr>
          <w:i/>
          <w:iCs/>
          <w:color w:val="0070C0"/>
          <w:vertAlign w:val="superscript"/>
          <w:lang w:val="es-ES"/>
        </w:rPr>
        <w:t>18 </w:t>
      </w:r>
      <w:r w:rsidR="00043AC3" w:rsidRPr="00043FEE">
        <w:rPr>
          <w:i/>
          <w:iCs/>
          <w:color w:val="0070C0"/>
          <w:lang w:val="es-ES"/>
        </w:rPr>
        <w:t xml:space="preserve">Entonces Noé, su esposa, sus hijos y las esposas de sus hijos salieron de la barca; </w:t>
      </w:r>
      <w:r w:rsidR="00043AC3" w:rsidRPr="00043FEE">
        <w:rPr>
          <w:i/>
          <w:iCs/>
          <w:color w:val="0070C0"/>
          <w:vertAlign w:val="superscript"/>
          <w:lang w:val="es-ES"/>
        </w:rPr>
        <w:t>19 </w:t>
      </w:r>
      <w:r w:rsidR="00043AC3" w:rsidRPr="00043FEE">
        <w:rPr>
          <w:i/>
          <w:iCs/>
          <w:color w:val="0070C0"/>
          <w:lang w:val="es-ES"/>
        </w:rPr>
        <w:t xml:space="preserve">y todos los animales, grandes y pequeños, y las aves salieron de la barca, pareja por pareja. </w:t>
      </w:r>
    </w:p>
    <w:p w14:paraId="63BCC01C" w14:textId="4782D39D" w:rsidR="00B65AF4" w:rsidRDefault="00043AC3" w:rsidP="009D4FB1">
      <w:pPr>
        <w:tabs>
          <w:tab w:val="left" w:pos="2939"/>
        </w:tabs>
        <w:rPr>
          <w:lang w:val="es-ES"/>
        </w:rPr>
      </w:pPr>
      <w:r w:rsidRPr="00043AC3">
        <w:rPr>
          <w:i/>
          <w:iCs/>
          <w:color w:val="0070C0"/>
          <w:vertAlign w:val="superscript"/>
          <w:lang w:val="es-ES"/>
        </w:rPr>
        <w:t>20 </w:t>
      </w:r>
      <w:r w:rsidRPr="00043AC3">
        <w:rPr>
          <w:i/>
          <w:iCs/>
          <w:color w:val="0070C0"/>
          <w:lang w:val="es-ES"/>
        </w:rPr>
        <w:t xml:space="preserve">Luego Noé construyó un altar al Señor y allí sacrificó como ofrendas quemadas los animales y las aves que habían sido aprobados para ese propósito. </w:t>
      </w:r>
      <w:r w:rsidRPr="00043AC3">
        <w:rPr>
          <w:i/>
          <w:iCs/>
          <w:color w:val="0070C0"/>
          <w:vertAlign w:val="superscript"/>
          <w:lang w:val="es-ES"/>
        </w:rPr>
        <w:t>21 </w:t>
      </w:r>
      <w:r w:rsidRPr="00043AC3">
        <w:rPr>
          <w:i/>
          <w:iCs/>
          <w:color w:val="0070C0"/>
          <w:lang w:val="es-ES"/>
        </w:rPr>
        <w:t xml:space="preserve">Al Señor le agradó el aroma del sacrificio y se dijo a sí mismo: «Nunca más volveré a maldecir la tierra por causa de los seres humanos, aun cuando todo lo que ellos piensen o imaginen se incline al mal desde su niñez. Nunca más volveré a destruir a todos los seres vivos. </w:t>
      </w:r>
      <w:r w:rsidRPr="00043AC3">
        <w:rPr>
          <w:i/>
          <w:iCs/>
          <w:color w:val="0070C0"/>
          <w:vertAlign w:val="superscript"/>
          <w:lang w:val="es-ES"/>
        </w:rPr>
        <w:t>22 </w:t>
      </w:r>
      <w:r w:rsidRPr="00043AC3">
        <w:rPr>
          <w:i/>
          <w:iCs/>
          <w:color w:val="0070C0"/>
          <w:lang w:val="es-ES"/>
        </w:rPr>
        <w:t>Mientras la tierra permanezca, habrá cultivos y cosechas, frío y calor, verano e invierno, día y noche</w:t>
      </w:r>
      <w:r w:rsidRPr="00043AC3">
        <w:rPr>
          <w:lang w:val="es-ES"/>
        </w:rPr>
        <w:t>».</w:t>
      </w:r>
    </w:p>
    <w:p w14:paraId="0BBEDB64" w14:textId="77777777" w:rsidR="00043FEE" w:rsidRDefault="00043FEE" w:rsidP="009D4FB1">
      <w:pPr>
        <w:tabs>
          <w:tab w:val="left" w:pos="2939"/>
        </w:tabs>
        <w:rPr>
          <w:lang w:val="es-ES"/>
        </w:rPr>
      </w:pPr>
    </w:p>
    <w:p w14:paraId="03C84936" w14:textId="4B24B153" w:rsidR="00043AC3" w:rsidRPr="00043FEE" w:rsidRDefault="00043AC3" w:rsidP="009D4FB1">
      <w:pPr>
        <w:tabs>
          <w:tab w:val="left" w:pos="2939"/>
        </w:tabs>
      </w:pPr>
      <w:r w:rsidRPr="00043FEE">
        <w:rPr>
          <w:b/>
          <w:bCs/>
          <w:lang w:val="es-ES"/>
        </w:rPr>
        <w:t xml:space="preserve">Genesis </w:t>
      </w:r>
      <w:r w:rsidR="00043FEE" w:rsidRPr="00043FEE">
        <w:rPr>
          <w:b/>
          <w:bCs/>
          <w:lang w:val="es-ES"/>
        </w:rPr>
        <w:t>9:1-4NTV.</w:t>
      </w:r>
      <w:r w:rsidR="00043FEE">
        <w:rPr>
          <w:lang w:val="es-ES"/>
        </w:rPr>
        <w:t xml:space="preserve"> </w:t>
      </w:r>
      <w:r w:rsidR="00043FEE" w:rsidRPr="00043FEE">
        <w:rPr>
          <w:i/>
          <w:iCs/>
          <w:color w:val="0070C0"/>
          <w:vertAlign w:val="superscript"/>
          <w:lang w:val="es-ES"/>
        </w:rPr>
        <w:t>1 </w:t>
      </w:r>
      <w:r w:rsidR="00043FEE" w:rsidRPr="00043FEE">
        <w:rPr>
          <w:i/>
          <w:iCs/>
          <w:color w:val="0070C0"/>
          <w:lang w:val="es-ES"/>
        </w:rPr>
        <w:t xml:space="preserve">Después Dios bendijo a Noé y a sus hijos, y les dijo: «Sean fructíferos y multiplíquense; llenen la tierra. </w:t>
      </w:r>
      <w:r w:rsidR="00043FEE" w:rsidRPr="00043FEE">
        <w:rPr>
          <w:i/>
          <w:iCs/>
          <w:color w:val="0070C0"/>
          <w:vertAlign w:val="superscript"/>
          <w:lang w:val="es-ES"/>
        </w:rPr>
        <w:t>2 </w:t>
      </w:r>
      <w:r w:rsidR="00043FEE" w:rsidRPr="00043FEE">
        <w:rPr>
          <w:i/>
          <w:iCs/>
          <w:color w:val="0070C0"/>
          <w:lang w:val="es-ES"/>
        </w:rPr>
        <w:t xml:space="preserve">Todos los animales de la tierra, todas las aves del cielo, todos los animales pequeños que corren por el suelo y todos los peces del mar tendrán temor y terror de ustedes. Yo los he puesto bajo su autoridad. </w:t>
      </w:r>
      <w:r w:rsidR="00043FEE" w:rsidRPr="00043FEE">
        <w:rPr>
          <w:i/>
          <w:iCs/>
          <w:color w:val="0070C0"/>
          <w:vertAlign w:val="superscript"/>
          <w:lang w:val="es-ES"/>
        </w:rPr>
        <w:t>3 </w:t>
      </w:r>
      <w:r w:rsidR="00043FEE" w:rsidRPr="00043FEE">
        <w:rPr>
          <w:i/>
          <w:iCs/>
          <w:color w:val="0070C0"/>
          <w:lang w:val="es-ES"/>
        </w:rPr>
        <w:t xml:space="preserve">Se los he dado a ustedes como alimento, como les he dado también los granos y las verduras; </w:t>
      </w:r>
      <w:r w:rsidR="00043FEE" w:rsidRPr="00043FEE">
        <w:rPr>
          <w:i/>
          <w:iCs/>
          <w:color w:val="0070C0"/>
          <w:vertAlign w:val="superscript"/>
          <w:lang w:val="es-ES"/>
        </w:rPr>
        <w:t>4 </w:t>
      </w:r>
      <w:r w:rsidR="00043FEE" w:rsidRPr="00043FEE">
        <w:rPr>
          <w:i/>
          <w:iCs/>
          <w:color w:val="0070C0"/>
          <w:lang w:val="es-ES"/>
        </w:rPr>
        <w:t>pero nunca deben comer de ninguna carne con su vida, es decir, que aún tenga sangre</w:t>
      </w:r>
      <w:r w:rsidR="00043FEE" w:rsidRPr="00043FEE">
        <w:rPr>
          <w:lang w:val="es-ES"/>
        </w:rPr>
        <w:t>.</w:t>
      </w:r>
    </w:p>
    <w:p w14:paraId="1F7107A1" w14:textId="77777777" w:rsidR="007B0C50" w:rsidRDefault="007B0C50" w:rsidP="009D4FB1">
      <w:pPr>
        <w:tabs>
          <w:tab w:val="left" w:pos="2939"/>
        </w:tabs>
        <w:rPr>
          <w:lang w:val="es-ES"/>
        </w:rPr>
      </w:pPr>
    </w:p>
    <w:p w14:paraId="733B1084" w14:textId="6B7BE864" w:rsidR="00043FEE" w:rsidRDefault="00043FEE" w:rsidP="009D4FB1">
      <w:pPr>
        <w:tabs>
          <w:tab w:val="left" w:pos="2939"/>
        </w:tabs>
        <w:rPr>
          <w:lang w:val="es-ES"/>
        </w:rPr>
      </w:pPr>
      <w:r>
        <w:rPr>
          <w:lang w:val="es-ES"/>
        </w:rPr>
        <w:t xml:space="preserve">Por segunda vez Dios </w:t>
      </w:r>
      <w:r w:rsidR="00514E50">
        <w:rPr>
          <w:lang w:val="es-ES"/>
        </w:rPr>
        <w:t xml:space="preserve">reorganiza su </w:t>
      </w:r>
      <w:r w:rsidR="00A24498">
        <w:rPr>
          <w:lang w:val="es-ES"/>
        </w:rPr>
        <w:t>creación</w:t>
      </w:r>
      <w:r w:rsidR="00514E50">
        <w:rPr>
          <w:lang w:val="es-ES"/>
        </w:rPr>
        <w:t xml:space="preserve"> para lograr en ella su </w:t>
      </w:r>
      <w:r w:rsidR="00A24498">
        <w:rPr>
          <w:lang w:val="es-ES"/>
        </w:rPr>
        <w:t>propósito</w:t>
      </w:r>
      <w:r w:rsidR="00514E50">
        <w:rPr>
          <w:lang w:val="es-ES"/>
        </w:rPr>
        <w:t>, la maldad del hombre había subido mucho y había llenado a Dios.</w:t>
      </w:r>
    </w:p>
    <w:p w14:paraId="31D2D90C" w14:textId="2E4C5783" w:rsidR="00514E50" w:rsidRDefault="00BF59E3" w:rsidP="009D4FB1">
      <w:pPr>
        <w:tabs>
          <w:tab w:val="left" w:pos="2939"/>
        </w:tabs>
        <w:rPr>
          <w:lang w:val="es-ES"/>
        </w:rPr>
      </w:pPr>
      <w:r>
        <w:rPr>
          <w:lang w:val="es-ES"/>
        </w:rPr>
        <w:t xml:space="preserve">Dios toma la estrategia de reorganizar su </w:t>
      </w:r>
      <w:r w:rsidR="00A24498">
        <w:rPr>
          <w:lang w:val="es-ES"/>
        </w:rPr>
        <w:t>creación</w:t>
      </w:r>
      <w:r>
        <w:rPr>
          <w:lang w:val="es-ES"/>
        </w:rPr>
        <w:t xml:space="preserve"> y usa a Noe para hacer esto, y nuevamente Dios le da a Noe las mismas instrucciones que ayer estábamos leyendo que Dios le dio a </w:t>
      </w:r>
      <w:r w:rsidR="00A24498">
        <w:rPr>
          <w:lang w:val="es-ES"/>
        </w:rPr>
        <w:t>Adán</w:t>
      </w:r>
      <w:r>
        <w:rPr>
          <w:lang w:val="es-ES"/>
        </w:rPr>
        <w:t xml:space="preserve">, </w:t>
      </w:r>
      <w:r w:rsidRPr="00391EFC">
        <w:rPr>
          <w:color w:val="FF0000"/>
          <w:lang w:val="es-ES"/>
        </w:rPr>
        <w:t xml:space="preserve">¿Sera que </w:t>
      </w:r>
      <w:r w:rsidR="00A24498" w:rsidRPr="00391EFC">
        <w:rPr>
          <w:color w:val="FF0000"/>
          <w:lang w:val="es-ES"/>
        </w:rPr>
        <w:t>en esta</w:t>
      </w:r>
      <w:r w:rsidRPr="00391EFC">
        <w:rPr>
          <w:color w:val="FF0000"/>
          <w:lang w:val="es-ES"/>
        </w:rPr>
        <w:t xml:space="preserve"> </w:t>
      </w:r>
      <w:r w:rsidR="00A24498" w:rsidRPr="00391EFC">
        <w:rPr>
          <w:color w:val="FF0000"/>
          <w:lang w:val="es-ES"/>
        </w:rPr>
        <w:t>ocasión</w:t>
      </w:r>
      <w:r w:rsidRPr="00391EFC">
        <w:rPr>
          <w:color w:val="FF0000"/>
          <w:lang w:val="es-ES"/>
        </w:rPr>
        <w:t xml:space="preserve"> </w:t>
      </w:r>
      <w:r w:rsidR="000247EE" w:rsidRPr="00391EFC">
        <w:rPr>
          <w:color w:val="FF0000"/>
          <w:lang w:val="es-ES"/>
        </w:rPr>
        <w:t xml:space="preserve">el hombre </w:t>
      </w:r>
      <w:r w:rsidR="00A24498" w:rsidRPr="00391EFC">
        <w:rPr>
          <w:color w:val="FF0000"/>
          <w:lang w:val="es-ES"/>
        </w:rPr>
        <w:t>vivirá</w:t>
      </w:r>
      <w:r w:rsidR="000247EE" w:rsidRPr="00391EFC">
        <w:rPr>
          <w:color w:val="FF0000"/>
          <w:lang w:val="es-ES"/>
        </w:rPr>
        <w:t xml:space="preserve"> correctamente agra</w:t>
      </w:r>
      <w:r w:rsidR="00391EFC" w:rsidRPr="00391EFC">
        <w:rPr>
          <w:color w:val="FF0000"/>
          <w:lang w:val="es-ES"/>
        </w:rPr>
        <w:t>d</w:t>
      </w:r>
      <w:r w:rsidR="000247EE" w:rsidRPr="00391EFC">
        <w:rPr>
          <w:color w:val="FF0000"/>
          <w:lang w:val="es-ES"/>
        </w:rPr>
        <w:t>a</w:t>
      </w:r>
      <w:r w:rsidR="00391EFC" w:rsidRPr="00391EFC">
        <w:rPr>
          <w:color w:val="FF0000"/>
          <w:lang w:val="es-ES"/>
        </w:rPr>
        <w:t>n</w:t>
      </w:r>
      <w:r w:rsidR="000247EE" w:rsidRPr="00391EFC">
        <w:rPr>
          <w:color w:val="FF0000"/>
          <w:lang w:val="es-ES"/>
        </w:rPr>
        <w:t>do a su Dios?</w:t>
      </w:r>
    </w:p>
    <w:p w14:paraId="622A0046" w14:textId="19B1D9E3" w:rsidR="00A24498" w:rsidRDefault="00A24498" w:rsidP="009D4FB1">
      <w:pPr>
        <w:tabs>
          <w:tab w:val="left" w:pos="2939"/>
        </w:tabs>
        <w:rPr>
          <w:lang w:val="es-ES"/>
        </w:rPr>
      </w:pPr>
      <w:r>
        <w:rPr>
          <w:lang w:val="es-ES"/>
        </w:rPr>
        <w:t xml:space="preserve">Pues sabemos la respuesta a esta pregunta, </w:t>
      </w:r>
      <w:r w:rsidR="00391EFC">
        <w:rPr>
          <w:lang w:val="es-ES"/>
        </w:rPr>
        <w:t>veremos</w:t>
      </w:r>
      <w:r>
        <w:rPr>
          <w:lang w:val="es-ES"/>
        </w:rPr>
        <w:t xml:space="preserve"> mañana cual es el siguiente paso que Dios da</w:t>
      </w:r>
      <w:r w:rsidR="00391EFC">
        <w:rPr>
          <w:lang w:val="es-ES"/>
        </w:rPr>
        <w:t xml:space="preserve"> en relaciona </w:t>
      </w:r>
      <w:r w:rsidR="004E60F7">
        <w:rPr>
          <w:lang w:val="es-ES"/>
        </w:rPr>
        <w:t xml:space="preserve">al cumplimiento de </w:t>
      </w:r>
      <w:r w:rsidR="00391EFC">
        <w:rPr>
          <w:lang w:val="es-ES"/>
        </w:rPr>
        <w:t xml:space="preserve">su </w:t>
      </w:r>
      <w:r w:rsidR="004E60F7">
        <w:rPr>
          <w:lang w:val="es-ES"/>
        </w:rPr>
        <w:t>propósito</w:t>
      </w:r>
      <w:r w:rsidR="00391EFC">
        <w:rPr>
          <w:lang w:val="es-ES"/>
        </w:rPr>
        <w:t xml:space="preserve">. </w:t>
      </w:r>
    </w:p>
    <w:p w14:paraId="02C2B236" w14:textId="01BD5764" w:rsidR="00A24498" w:rsidRDefault="00A24498" w:rsidP="009D4FB1">
      <w:pPr>
        <w:tabs>
          <w:tab w:val="left" w:pos="2939"/>
        </w:tabs>
        <w:rPr>
          <w:lang w:val="es-ES"/>
        </w:rPr>
      </w:pPr>
      <w:r>
        <w:rPr>
          <w:lang w:val="es-ES"/>
        </w:rPr>
        <w:t xml:space="preserve">Pero tu intenta ser obediente y agrada a tu Dios, El muchas veces </w:t>
      </w:r>
      <w:r w:rsidR="00A20242">
        <w:rPr>
          <w:lang w:val="es-ES"/>
        </w:rPr>
        <w:t>ha</w:t>
      </w:r>
      <w:r>
        <w:rPr>
          <w:lang w:val="es-ES"/>
        </w:rPr>
        <w:t xml:space="preserve"> </w:t>
      </w:r>
      <w:r w:rsidR="004E60F7">
        <w:rPr>
          <w:lang w:val="es-ES"/>
        </w:rPr>
        <w:t>intentado</w:t>
      </w:r>
      <w:r>
        <w:rPr>
          <w:lang w:val="es-ES"/>
        </w:rPr>
        <w:t xml:space="preserve"> acercarse a ti, se agradecido porque es</w:t>
      </w:r>
      <w:r w:rsidR="004E60F7">
        <w:rPr>
          <w:lang w:val="es-ES"/>
        </w:rPr>
        <w:t>o</w:t>
      </w:r>
      <w:r>
        <w:rPr>
          <w:lang w:val="es-ES"/>
        </w:rPr>
        <w:t xml:space="preserve"> bueno</w:t>
      </w:r>
      <w:r w:rsidR="00CF3C4E">
        <w:rPr>
          <w:lang w:val="es-ES"/>
        </w:rPr>
        <w:t xml:space="preserve"> y honra a Dios. </w:t>
      </w:r>
    </w:p>
    <w:p w14:paraId="28751A87" w14:textId="123DA685" w:rsidR="00A24498" w:rsidRDefault="00A24498" w:rsidP="009D4FB1">
      <w:pPr>
        <w:tabs>
          <w:tab w:val="left" w:pos="2939"/>
        </w:tabs>
        <w:rPr>
          <w:lang w:val="es-ES"/>
        </w:rPr>
      </w:pPr>
      <w:r>
        <w:rPr>
          <w:lang w:val="es-ES"/>
        </w:rPr>
        <w:t xml:space="preserve">Dios les bendiga. </w:t>
      </w:r>
      <w:bookmarkEnd w:id="72"/>
      <w:bookmarkEnd w:id="73"/>
    </w:p>
    <w:p w14:paraId="19B67FC7" w14:textId="77777777" w:rsidR="00462DDA" w:rsidRDefault="00462DDA" w:rsidP="009D4FB1">
      <w:pPr>
        <w:tabs>
          <w:tab w:val="left" w:pos="2939"/>
        </w:tabs>
        <w:rPr>
          <w:lang w:val="es-ES"/>
        </w:rPr>
      </w:pPr>
    </w:p>
    <w:p w14:paraId="76B4FBBE" w14:textId="77777777" w:rsidR="00462DDA" w:rsidRDefault="00462DDA" w:rsidP="009D4FB1">
      <w:pPr>
        <w:tabs>
          <w:tab w:val="left" w:pos="2939"/>
        </w:tabs>
        <w:rPr>
          <w:lang w:val="es-ES"/>
        </w:rPr>
      </w:pPr>
    </w:p>
    <w:p w14:paraId="3805E4EC" w14:textId="77777777" w:rsidR="00462DDA" w:rsidRDefault="00462DDA" w:rsidP="009D4FB1">
      <w:pPr>
        <w:tabs>
          <w:tab w:val="left" w:pos="2939"/>
        </w:tabs>
        <w:rPr>
          <w:lang w:val="es-ES"/>
        </w:rPr>
      </w:pPr>
    </w:p>
    <w:p w14:paraId="3C49F3E6" w14:textId="2F9BDE86" w:rsidR="00663F75" w:rsidRDefault="00663F75" w:rsidP="009D4FB1">
      <w:pPr>
        <w:tabs>
          <w:tab w:val="left" w:pos="2939"/>
        </w:tabs>
        <w:rPr>
          <w:lang w:val="es-ES"/>
        </w:rPr>
      </w:pPr>
      <w:bookmarkStart w:id="74" w:name="OLE_LINK73"/>
      <w:bookmarkStart w:id="75" w:name="OLE_LINK74"/>
      <w:r w:rsidRPr="00257F6C">
        <w:rPr>
          <w:b/>
          <w:bCs/>
          <w:lang w:val="es-ES"/>
        </w:rPr>
        <w:t>Genesis 12:1-3 NTV.</w:t>
      </w:r>
      <w:r>
        <w:rPr>
          <w:lang w:val="es-ES"/>
        </w:rPr>
        <w:t xml:space="preserve"> </w:t>
      </w:r>
      <w:r w:rsidRPr="00257F6C">
        <w:rPr>
          <w:i/>
          <w:iCs/>
          <w:color w:val="0070C0"/>
          <w:vertAlign w:val="superscript"/>
          <w:lang w:val="es-ES"/>
        </w:rPr>
        <w:t>1 </w:t>
      </w:r>
      <w:r w:rsidRPr="00257F6C">
        <w:rPr>
          <w:i/>
          <w:iCs/>
          <w:color w:val="0070C0"/>
          <w:lang w:val="es-ES"/>
        </w:rPr>
        <w:t xml:space="preserve">El Señor le había dicho a Abram: «Deja tu patria y a tus parientes y a la familia de tu padre, y vete a la tierra que yo te mostraré. </w:t>
      </w:r>
      <w:r w:rsidRPr="00257F6C">
        <w:rPr>
          <w:i/>
          <w:iCs/>
          <w:color w:val="0070C0"/>
          <w:vertAlign w:val="superscript"/>
          <w:lang w:val="es-ES"/>
        </w:rPr>
        <w:t>2 </w:t>
      </w:r>
      <w:r w:rsidRPr="00257F6C">
        <w:rPr>
          <w:i/>
          <w:iCs/>
          <w:color w:val="0070C0"/>
          <w:lang w:val="es-ES"/>
        </w:rPr>
        <w:t xml:space="preserve">Haré de ti una gran nación; te bendeciré y te haré famoso, y serás una bendición para otros. </w:t>
      </w:r>
      <w:r w:rsidRPr="00257F6C">
        <w:rPr>
          <w:i/>
          <w:iCs/>
          <w:color w:val="0070C0"/>
          <w:vertAlign w:val="superscript"/>
          <w:lang w:val="es-ES"/>
        </w:rPr>
        <w:t>3 </w:t>
      </w:r>
      <w:r w:rsidRPr="00257F6C">
        <w:rPr>
          <w:i/>
          <w:iCs/>
          <w:color w:val="0070C0"/>
          <w:lang w:val="es-ES"/>
        </w:rPr>
        <w:t>Bendeciré a quienes te bendigan y maldeciré a quienes te traten con desprecio. Todas las familias de la tierra serán bendecidas por medio de ti</w:t>
      </w:r>
      <w:r w:rsidRPr="00663F75">
        <w:rPr>
          <w:lang w:val="es-ES"/>
        </w:rPr>
        <w:t>».</w:t>
      </w:r>
    </w:p>
    <w:p w14:paraId="03AA2BEC" w14:textId="77777777" w:rsidR="00663F75" w:rsidRDefault="00663F75" w:rsidP="009D4FB1">
      <w:pPr>
        <w:tabs>
          <w:tab w:val="left" w:pos="2939"/>
        </w:tabs>
        <w:rPr>
          <w:lang w:val="es-ES"/>
        </w:rPr>
      </w:pPr>
    </w:p>
    <w:p w14:paraId="33D68B86" w14:textId="46E71AAF" w:rsidR="00663F75" w:rsidRPr="00E507A3" w:rsidRDefault="00886B29" w:rsidP="009D4FB1">
      <w:pPr>
        <w:tabs>
          <w:tab w:val="left" w:pos="2939"/>
        </w:tabs>
        <w:rPr>
          <w:lang w:val="es-ES"/>
        </w:rPr>
      </w:pPr>
      <w:r>
        <w:rPr>
          <w:lang w:val="es-ES"/>
        </w:rPr>
        <w:t>U</w:t>
      </w:r>
      <w:r w:rsidR="00694BFB" w:rsidRPr="00E507A3">
        <w:rPr>
          <w:lang w:val="es-ES"/>
        </w:rPr>
        <w:t xml:space="preserve">na y otra vez el hombre vuelve a </w:t>
      </w:r>
      <w:r w:rsidRPr="00E507A3">
        <w:rPr>
          <w:lang w:val="es-ES"/>
        </w:rPr>
        <w:t>alejarse</w:t>
      </w:r>
      <w:r w:rsidR="00694BFB" w:rsidRPr="00E507A3">
        <w:rPr>
          <w:lang w:val="es-ES"/>
        </w:rPr>
        <w:t xml:space="preserve"> de su Dios y seguir en sus propios proyectos</w:t>
      </w:r>
      <w:r>
        <w:rPr>
          <w:lang w:val="es-ES"/>
        </w:rPr>
        <w:t>, y</w:t>
      </w:r>
      <w:r w:rsidRPr="00E507A3">
        <w:rPr>
          <w:lang w:val="es-ES"/>
        </w:rPr>
        <w:t xml:space="preserve"> Dios intenta </w:t>
      </w:r>
      <w:r>
        <w:rPr>
          <w:lang w:val="es-ES"/>
        </w:rPr>
        <w:t xml:space="preserve">nuevamente </w:t>
      </w:r>
      <w:r w:rsidRPr="00E507A3">
        <w:rPr>
          <w:lang w:val="es-ES"/>
        </w:rPr>
        <w:t>restructurar su creación</w:t>
      </w:r>
      <w:r w:rsidR="00120D40">
        <w:rPr>
          <w:lang w:val="es-ES"/>
        </w:rPr>
        <w:t xml:space="preserve"> para que cumpla su proyecto. </w:t>
      </w:r>
    </w:p>
    <w:p w14:paraId="0F0F15E4" w14:textId="285C611B" w:rsidR="00694BFB" w:rsidRPr="00E507A3" w:rsidRDefault="00694BFB" w:rsidP="009D4FB1">
      <w:pPr>
        <w:tabs>
          <w:tab w:val="left" w:pos="2939"/>
        </w:tabs>
        <w:rPr>
          <w:lang w:val="es-ES"/>
        </w:rPr>
      </w:pPr>
      <w:r w:rsidRPr="00E507A3">
        <w:rPr>
          <w:lang w:val="es-ES"/>
        </w:rPr>
        <w:t xml:space="preserve">Ahora Dios </w:t>
      </w:r>
      <w:r w:rsidR="006124C4" w:rsidRPr="00E507A3">
        <w:rPr>
          <w:lang w:val="es-ES"/>
        </w:rPr>
        <w:t xml:space="preserve">lo hace diferente, llama a un hombre de dentro de un mundo pagano para hacer una </w:t>
      </w:r>
      <w:r w:rsidR="00120D40" w:rsidRPr="00E507A3">
        <w:rPr>
          <w:lang w:val="es-ES"/>
        </w:rPr>
        <w:t>nación</w:t>
      </w:r>
      <w:r w:rsidR="006124C4" w:rsidRPr="00E507A3">
        <w:rPr>
          <w:lang w:val="es-ES"/>
        </w:rPr>
        <w:t xml:space="preserve"> que le sirva en medio de</w:t>
      </w:r>
      <w:r w:rsidR="003D3664" w:rsidRPr="00E507A3">
        <w:rPr>
          <w:lang w:val="es-ES"/>
        </w:rPr>
        <w:t xml:space="preserve">l paganismo que se </w:t>
      </w:r>
      <w:r w:rsidR="00120D40" w:rsidRPr="00E507A3">
        <w:rPr>
          <w:lang w:val="es-ES"/>
        </w:rPr>
        <w:t>vivía</w:t>
      </w:r>
      <w:r w:rsidR="003D3664" w:rsidRPr="00E507A3">
        <w:rPr>
          <w:lang w:val="es-ES"/>
        </w:rPr>
        <w:t xml:space="preserve"> en ese entonces.</w:t>
      </w:r>
    </w:p>
    <w:p w14:paraId="522680BD" w14:textId="7E58424B" w:rsidR="003D3664" w:rsidRPr="00E507A3" w:rsidRDefault="003D3664" w:rsidP="009D4FB1">
      <w:pPr>
        <w:tabs>
          <w:tab w:val="left" w:pos="2939"/>
        </w:tabs>
        <w:rPr>
          <w:lang w:val="es-ES"/>
        </w:rPr>
      </w:pPr>
      <w:r w:rsidRPr="00E507A3">
        <w:rPr>
          <w:lang w:val="es-ES"/>
        </w:rPr>
        <w:t xml:space="preserve">Tengamos en </w:t>
      </w:r>
      <w:r w:rsidR="00120D40" w:rsidRPr="00E507A3">
        <w:rPr>
          <w:lang w:val="es-ES"/>
        </w:rPr>
        <w:t>cuenta</w:t>
      </w:r>
      <w:r w:rsidRPr="00E507A3">
        <w:rPr>
          <w:lang w:val="es-ES"/>
        </w:rPr>
        <w:t xml:space="preserve"> que nada de esto le fue sorpresa para Dios, </w:t>
      </w:r>
      <w:r w:rsidR="004B1B82" w:rsidRPr="00E507A3">
        <w:rPr>
          <w:lang w:val="es-ES"/>
        </w:rPr>
        <w:t xml:space="preserve">nos es </w:t>
      </w:r>
      <w:r w:rsidR="00120D40" w:rsidRPr="00E507A3">
        <w:rPr>
          <w:lang w:val="es-ES"/>
        </w:rPr>
        <w:t>sorpresa</w:t>
      </w:r>
      <w:r w:rsidR="004B1B82" w:rsidRPr="00E507A3">
        <w:rPr>
          <w:lang w:val="es-ES"/>
        </w:rPr>
        <w:t xml:space="preserve"> a nosotros, es el hombre el que se sorprende al verse donde esta y donde esta Dios. </w:t>
      </w:r>
    </w:p>
    <w:p w14:paraId="73B60B9E" w14:textId="3553EED9" w:rsidR="004B1B82" w:rsidRPr="00E507A3" w:rsidRDefault="004B1B82" w:rsidP="009D4FB1">
      <w:pPr>
        <w:tabs>
          <w:tab w:val="left" w:pos="2939"/>
        </w:tabs>
        <w:rPr>
          <w:lang w:val="es-ES"/>
        </w:rPr>
      </w:pPr>
      <w:r w:rsidRPr="00E507A3">
        <w:rPr>
          <w:lang w:val="es-ES"/>
        </w:rPr>
        <w:t xml:space="preserve">Aquí con </w:t>
      </w:r>
      <w:r w:rsidR="00120D40" w:rsidRPr="00E507A3">
        <w:rPr>
          <w:lang w:val="es-ES"/>
        </w:rPr>
        <w:t>Abraham</w:t>
      </w:r>
      <w:r w:rsidRPr="00E507A3">
        <w:rPr>
          <w:lang w:val="es-ES"/>
        </w:rPr>
        <w:t xml:space="preserve"> Dios </w:t>
      </w:r>
      <w:r w:rsidR="00120D40" w:rsidRPr="00E507A3">
        <w:rPr>
          <w:lang w:val="es-ES"/>
        </w:rPr>
        <w:t>está</w:t>
      </w:r>
      <w:r w:rsidRPr="00E507A3">
        <w:rPr>
          <w:lang w:val="es-ES"/>
        </w:rPr>
        <w:t xml:space="preserve"> desarrollando su programa</w:t>
      </w:r>
      <w:r w:rsidR="008E0BE6" w:rsidRPr="00E507A3">
        <w:rPr>
          <w:lang w:val="es-ES"/>
        </w:rPr>
        <w:t xml:space="preserve">, el cual no </w:t>
      </w:r>
      <w:r w:rsidR="00120D40" w:rsidRPr="00E507A3">
        <w:rPr>
          <w:lang w:val="es-ES"/>
        </w:rPr>
        <w:t>terminaría</w:t>
      </w:r>
      <w:r w:rsidR="008E0BE6" w:rsidRPr="00E507A3">
        <w:rPr>
          <w:lang w:val="es-ES"/>
        </w:rPr>
        <w:t xml:space="preserve"> aquí, Dios estaba </w:t>
      </w:r>
      <w:r w:rsidR="00120D40" w:rsidRPr="00E507A3">
        <w:rPr>
          <w:lang w:val="es-ES"/>
        </w:rPr>
        <w:t>estableciendo</w:t>
      </w:r>
      <w:r w:rsidR="008E0BE6" w:rsidRPr="00E507A3">
        <w:rPr>
          <w:lang w:val="es-ES"/>
        </w:rPr>
        <w:t xml:space="preserve"> una cuna no pagana para el nacimiento de su Hijo</w:t>
      </w:r>
      <w:r w:rsidR="000F57C9">
        <w:rPr>
          <w:lang w:val="es-ES"/>
        </w:rPr>
        <w:t>.</w:t>
      </w:r>
    </w:p>
    <w:p w14:paraId="17C50CB8" w14:textId="1A787AD8" w:rsidR="00F55567" w:rsidRPr="00E507A3" w:rsidRDefault="00F55567" w:rsidP="009D4FB1">
      <w:pPr>
        <w:tabs>
          <w:tab w:val="left" w:pos="2939"/>
        </w:tabs>
        <w:rPr>
          <w:lang w:val="es-ES"/>
        </w:rPr>
      </w:pPr>
      <w:r w:rsidRPr="00E507A3">
        <w:rPr>
          <w:lang w:val="es-ES"/>
        </w:rPr>
        <w:t>Los</w:t>
      </w:r>
      <w:r w:rsidR="00384B04" w:rsidRPr="00E507A3">
        <w:rPr>
          <w:lang w:val="es-ES"/>
        </w:rPr>
        <w:t xml:space="preserve"> animo a que lean la historia del pueblo de Israel y vean cuantas veces Dios tuvo que llamarle la </w:t>
      </w:r>
      <w:r w:rsidR="000F57C9" w:rsidRPr="00E507A3">
        <w:rPr>
          <w:lang w:val="es-ES"/>
        </w:rPr>
        <w:t>atención</w:t>
      </w:r>
      <w:r w:rsidR="00384B04" w:rsidRPr="00E507A3">
        <w:rPr>
          <w:lang w:val="es-ES"/>
        </w:rPr>
        <w:t xml:space="preserve"> </w:t>
      </w:r>
      <w:r w:rsidR="00831368">
        <w:rPr>
          <w:lang w:val="es-ES"/>
        </w:rPr>
        <w:t xml:space="preserve">a Israel </w:t>
      </w:r>
      <w:r w:rsidR="00384B04" w:rsidRPr="00E507A3">
        <w:rPr>
          <w:lang w:val="es-ES"/>
        </w:rPr>
        <w:t xml:space="preserve">y de cuantas formas para que ese pueblo volviera a su </w:t>
      </w:r>
      <w:r w:rsidR="000F57C9" w:rsidRPr="00E507A3">
        <w:rPr>
          <w:lang w:val="es-ES"/>
        </w:rPr>
        <w:t>propósito</w:t>
      </w:r>
      <w:r w:rsidR="0068440B" w:rsidRPr="00E507A3">
        <w:rPr>
          <w:lang w:val="es-ES"/>
        </w:rPr>
        <w:t xml:space="preserve">. </w:t>
      </w:r>
    </w:p>
    <w:p w14:paraId="5872E82E" w14:textId="61646BA6" w:rsidR="0068440B" w:rsidRPr="00E507A3" w:rsidRDefault="00831368" w:rsidP="009D4FB1">
      <w:pPr>
        <w:tabs>
          <w:tab w:val="left" w:pos="2939"/>
        </w:tabs>
        <w:rPr>
          <w:lang w:val="es-ES"/>
        </w:rPr>
      </w:pPr>
      <w:r w:rsidRPr="00E507A3">
        <w:rPr>
          <w:lang w:val="es-ES"/>
        </w:rPr>
        <w:t>Tú</w:t>
      </w:r>
      <w:r w:rsidR="0068440B" w:rsidRPr="00E507A3">
        <w:rPr>
          <w:lang w:val="es-ES"/>
        </w:rPr>
        <w:t xml:space="preserve"> y yo nos podemos ver reflejado en la vida del pueblo de Israel, Dios tratando de </w:t>
      </w:r>
      <w:r w:rsidRPr="00E507A3">
        <w:rPr>
          <w:lang w:val="es-ES"/>
        </w:rPr>
        <w:t>acércanos</w:t>
      </w:r>
      <w:r w:rsidR="0068440B" w:rsidRPr="00E507A3">
        <w:rPr>
          <w:lang w:val="es-ES"/>
        </w:rPr>
        <w:t xml:space="preserve"> a </w:t>
      </w:r>
      <w:r w:rsidRPr="00E507A3">
        <w:rPr>
          <w:lang w:val="es-ES"/>
        </w:rPr>
        <w:t>Él</w:t>
      </w:r>
      <w:r w:rsidR="0068440B" w:rsidRPr="00E507A3">
        <w:rPr>
          <w:lang w:val="es-ES"/>
        </w:rPr>
        <w:t xml:space="preserve"> y nosotros huyendo de </w:t>
      </w:r>
      <w:r w:rsidRPr="00E507A3">
        <w:rPr>
          <w:lang w:val="es-ES"/>
        </w:rPr>
        <w:t>Él</w:t>
      </w:r>
      <w:r w:rsidR="0068440B" w:rsidRPr="00E507A3">
        <w:rPr>
          <w:lang w:val="es-ES"/>
        </w:rPr>
        <w:t xml:space="preserve">, hoy es un buen </w:t>
      </w:r>
      <w:r w:rsidRPr="00E507A3">
        <w:rPr>
          <w:lang w:val="es-ES"/>
        </w:rPr>
        <w:t>día</w:t>
      </w:r>
      <w:r w:rsidR="0068440B" w:rsidRPr="00E507A3">
        <w:rPr>
          <w:lang w:val="es-ES"/>
        </w:rPr>
        <w:t xml:space="preserve"> para mirar a Dios y </w:t>
      </w:r>
      <w:r w:rsidR="00E507A3" w:rsidRPr="00E507A3">
        <w:rPr>
          <w:lang w:val="es-ES"/>
        </w:rPr>
        <w:t xml:space="preserve">rendir tu </w:t>
      </w:r>
      <w:r w:rsidRPr="00E507A3">
        <w:rPr>
          <w:lang w:val="es-ES"/>
        </w:rPr>
        <w:t>corazón</w:t>
      </w:r>
      <w:r w:rsidR="00E507A3" w:rsidRPr="00E507A3">
        <w:rPr>
          <w:lang w:val="es-ES"/>
        </w:rPr>
        <w:t xml:space="preserve">. </w:t>
      </w:r>
    </w:p>
    <w:p w14:paraId="5E83007B" w14:textId="1E548D44" w:rsidR="00E507A3" w:rsidRDefault="00E507A3" w:rsidP="009D4FB1">
      <w:pPr>
        <w:tabs>
          <w:tab w:val="left" w:pos="2939"/>
        </w:tabs>
        <w:rPr>
          <w:lang w:val="es-ES"/>
        </w:rPr>
      </w:pPr>
      <w:r w:rsidRPr="00E507A3">
        <w:rPr>
          <w:lang w:val="es-ES"/>
        </w:rPr>
        <w:t xml:space="preserve">Bendiciones. </w:t>
      </w:r>
      <w:bookmarkEnd w:id="74"/>
      <w:bookmarkEnd w:id="75"/>
    </w:p>
    <w:p w14:paraId="6B21F3B2" w14:textId="77777777" w:rsidR="00F55567" w:rsidRDefault="00F55567" w:rsidP="009D4FB1">
      <w:pPr>
        <w:tabs>
          <w:tab w:val="left" w:pos="2939"/>
        </w:tabs>
        <w:rPr>
          <w:lang w:val="es-ES"/>
        </w:rPr>
      </w:pPr>
    </w:p>
    <w:p w14:paraId="5696042C" w14:textId="77777777" w:rsidR="00F55567" w:rsidRDefault="00F55567" w:rsidP="009D4FB1">
      <w:pPr>
        <w:tabs>
          <w:tab w:val="left" w:pos="2939"/>
        </w:tabs>
        <w:rPr>
          <w:lang w:val="es-ES"/>
        </w:rPr>
      </w:pPr>
    </w:p>
    <w:p w14:paraId="3EFD6142" w14:textId="63ABF4D7" w:rsidR="002802DF" w:rsidRPr="002802DF" w:rsidRDefault="00465D1B" w:rsidP="002802DF">
      <w:pPr>
        <w:tabs>
          <w:tab w:val="left" w:pos="2939"/>
        </w:tabs>
        <w:rPr>
          <w:i/>
          <w:iCs/>
          <w:color w:val="0070C0"/>
        </w:rPr>
      </w:pPr>
      <w:bookmarkStart w:id="76" w:name="OLE_LINK75"/>
      <w:bookmarkStart w:id="77" w:name="OLE_LINK76"/>
      <w:r w:rsidRPr="00A020EC">
        <w:rPr>
          <w:b/>
          <w:bCs/>
          <w:lang w:val="es-ES"/>
        </w:rPr>
        <w:t xml:space="preserve">Juan </w:t>
      </w:r>
      <w:r w:rsidR="002802DF" w:rsidRPr="00A020EC">
        <w:rPr>
          <w:b/>
          <w:bCs/>
          <w:lang w:val="es-ES"/>
        </w:rPr>
        <w:t>3:3-6 NTV</w:t>
      </w:r>
      <w:r w:rsidR="002802DF">
        <w:rPr>
          <w:lang w:val="es-ES"/>
        </w:rPr>
        <w:t xml:space="preserve">. </w:t>
      </w:r>
      <w:r w:rsidR="002802DF" w:rsidRPr="001B4F08">
        <w:rPr>
          <w:i/>
          <w:iCs/>
          <w:color w:val="0070C0"/>
          <w:vertAlign w:val="superscript"/>
          <w:lang w:val="es-ES"/>
        </w:rPr>
        <w:t>3 </w:t>
      </w:r>
      <w:r w:rsidR="002802DF" w:rsidRPr="001B4F08">
        <w:rPr>
          <w:i/>
          <w:iCs/>
          <w:color w:val="0070C0"/>
          <w:lang w:val="es-ES"/>
        </w:rPr>
        <w:t xml:space="preserve">Jesús le respondió: </w:t>
      </w:r>
      <w:r w:rsidR="002802DF" w:rsidRPr="002802DF">
        <w:rPr>
          <w:i/>
          <w:iCs/>
          <w:color w:val="0070C0"/>
          <w:lang w:val="es-ES"/>
        </w:rPr>
        <w:t xml:space="preserve">—Te digo la verdad, a menos que nazcas de nuevo, no puedes ver el reino de Dios. </w:t>
      </w:r>
    </w:p>
    <w:p w14:paraId="10AAD431" w14:textId="296BCC90" w:rsidR="00F55567" w:rsidRPr="00A020EC" w:rsidRDefault="002802DF" w:rsidP="009D4FB1">
      <w:pPr>
        <w:tabs>
          <w:tab w:val="left" w:pos="2939"/>
        </w:tabs>
        <w:rPr>
          <w:i/>
          <w:iCs/>
          <w:color w:val="0070C0"/>
        </w:rPr>
      </w:pPr>
      <w:r w:rsidRPr="002802DF">
        <w:rPr>
          <w:i/>
          <w:iCs/>
          <w:color w:val="0070C0"/>
          <w:vertAlign w:val="superscript"/>
          <w:lang w:val="es-ES"/>
        </w:rPr>
        <w:t>4 </w:t>
      </w:r>
      <w:r w:rsidRPr="002802DF">
        <w:rPr>
          <w:i/>
          <w:iCs/>
          <w:color w:val="0070C0"/>
          <w:lang w:val="es-ES"/>
        </w:rPr>
        <w:t xml:space="preserve">—¿Qué quieres decir? —exclamó Nicodemo—. ¿Cómo puede un hombre mayor volver al vientre de su madre y nacer de nuevo? </w:t>
      </w:r>
      <w:r w:rsidRPr="002802DF">
        <w:rPr>
          <w:i/>
          <w:iCs/>
          <w:color w:val="0070C0"/>
          <w:vertAlign w:val="superscript"/>
          <w:lang w:val="es-ES"/>
        </w:rPr>
        <w:t>5 </w:t>
      </w:r>
      <w:r w:rsidRPr="002802DF">
        <w:rPr>
          <w:i/>
          <w:iCs/>
          <w:color w:val="0070C0"/>
          <w:lang w:val="es-ES"/>
        </w:rPr>
        <w:t xml:space="preserve">Jesús le contestó: —Te digo la verdad, nadie puede entrar en el reino de Dios si no nace de agua y del Espíritu. </w:t>
      </w:r>
      <w:r w:rsidRPr="002802DF">
        <w:rPr>
          <w:i/>
          <w:iCs/>
          <w:color w:val="0070C0"/>
          <w:vertAlign w:val="superscript"/>
          <w:lang w:val="es-ES"/>
        </w:rPr>
        <w:t>6 </w:t>
      </w:r>
      <w:r w:rsidRPr="002802DF">
        <w:rPr>
          <w:i/>
          <w:iCs/>
          <w:color w:val="0070C0"/>
          <w:lang w:val="es-ES"/>
        </w:rPr>
        <w:t>El ser humano sólo puede reproducir la vida humana, pero la vida espiritual nace del Espíritu Santo</w:t>
      </w:r>
      <w:r>
        <w:rPr>
          <w:lang w:val="es-ES"/>
        </w:rPr>
        <w:t>.</w:t>
      </w:r>
    </w:p>
    <w:p w14:paraId="4874750E" w14:textId="77777777" w:rsidR="002802DF" w:rsidRDefault="002802DF" w:rsidP="009D4FB1">
      <w:pPr>
        <w:tabs>
          <w:tab w:val="left" w:pos="2939"/>
        </w:tabs>
        <w:rPr>
          <w:lang w:val="es-ES"/>
        </w:rPr>
      </w:pPr>
    </w:p>
    <w:p w14:paraId="1FB12A8D" w14:textId="77777777" w:rsidR="001B4F08" w:rsidRPr="001B4F08" w:rsidRDefault="000A0E96" w:rsidP="001B4F08">
      <w:pPr>
        <w:tabs>
          <w:tab w:val="left" w:pos="2939"/>
        </w:tabs>
        <w:rPr>
          <w:i/>
          <w:iCs/>
          <w:color w:val="0070C0"/>
        </w:rPr>
      </w:pPr>
      <w:r w:rsidRPr="00A020EC">
        <w:rPr>
          <w:b/>
          <w:bCs/>
          <w:lang w:val="es-ES"/>
        </w:rPr>
        <w:t xml:space="preserve">Juan </w:t>
      </w:r>
      <w:r w:rsidR="001B4F08" w:rsidRPr="00A020EC">
        <w:rPr>
          <w:b/>
          <w:bCs/>
          <w:lang w:val="es-ES"/>
        </w:rPr>
        <w:t>3:16-19 NTV</w:t>
      </w:r>
      <w:r w:rsidR="001B4F08">
        <w:rPr>
          <w:lang w:val="es-ES"/>
        </w:rPr>
        <w:t xml:space="preserve">. </w:t>
      </w:r>
      <w:r w:rsidR="001B4F08" w:rsidRPr="001B4F08">
        <w:rPr>
          <w:i/>
          <w:iCs/>
          <w:color w:val="0070C0"/>
          <w:vertAlign w:val="superscript"/>
          <w:lang w:val="es-ES"/>
        </w:rPr>
        <w:t>16 </w:t>
      </w:r>
      <w:r w:rsidR="001B4F08" w:rsidRPr="001B4F08">
        <w:rPr>
          <w:i/>
          <w:iCs/>
          <w:color w:val="0070C0"/>
          <w:lang w:val="es-ES"/>
        </w:rPr>
        <w:t xml:space="preserve">»Pues Dios amó tanto al mundo que dio a su único Hijo, para que todo el que crea en él no se pierda, sino que tenga vida eterna. </w:t>
      </w:r>
      <w:r w:rsidR="001B4F08" w:rsidRPr="001B4F08">
        <w:rPr>
          <w:i/>
          <w:iCs/>
          <w:color w:val="0070C0"/>
          <w:vertAlign w:val="superscript"/>
          <w:lang w:val="es-ES"/>
        </w:rPr>
        <w:t>17 </w:t>
      </w:r>
      <w:r w:rsidR="001B4F08" w:rsidRPr="001B4F08">
        <w:rPr>
          <w:i/>
          <w:iCs/>
          <w:color w:val="0070C0"/>
          <w:lang w:val="es-ES"/>
        </w:rPr>
        <w:t xml:space="preserve">Dios no envió a su Hijo al mundo para condenar al mundo, sino para salvarlo por medio de él. </w:t>
      </w:r>
    </w:p>
    <w:p w14:paraId="52B101DE" w14:textId="70A9A633" w:rsidR="002802DF" w:rsidRDefault="001B4F08" w:rsidP="009D4FB1">
      <w:pPr>
        <w:tabs>
          <w:tab w:val="left" w:pos="2939"/>
        </w:tabs>
        <w:rPr>
          <w:lang w:val="es-ES"/>
        </w:rPr>
      </w:pPr>
      <w:r w:rsidRPr="001B4F08">
        <w:rPr>
          <w:i/>
          <w:iCs/>
          <w:color w:val="0070C0"/>
          <w:vertAlign w:val="superscript"/>
          <w:lang w:val="es-ES"/>
        </w:rPr>
        <w:t>18 </w:t>
      </w:r>
      <w:r w:rsidRPr="001B4F08">
        <w:rPr>
          <w:i/>
          <w:iCs/>
          <w:color w:val="0070C0"/>
          <w:lang w:val="es-ES"/>
        </w:rPr>
        <w:t xml:space="preserve">»No hay condenación para todo el que cree en él, pero todo el que no cree en él ya ha sido condenado por no haber creído en el único Hijo de Dios. </w:t>
      </w:r>
      <w:r w:rsidRPr="001B4F08">
        <w:rPr>
          <w:i/>
          <w:iCs/>
          <w:color w:val="0070C0"/>
          <w:vertAlign w:val="superscript"/>
          <w:lang w:val="es-ES"/>
        </w:rPr>
        <w:t>19 </w:t>
      </w:r>
      <w:r w:rsidRPr="001B4F08">
        <w:rPr>
          <w:i/>
          <w:iCs/>
          <w:color w:val="0070C0"/>
          <w:lang w:val="es-ES"/>
        </w:rPr>
        <w:t>Esta condenación se basa en el siguiente hecho: la luz de Dios llegó al mundo, pero la gente amó más la oscuridad que la luz, porque sus acciones eran malvadas</w:t>
      </w:r>
      <w:r>
        <w:rPr>
          <w:lang w:val="es-ES"/>
        </w:rPr>
        <w:t>.</w:t>
      </w:r>
    </w:p>
    <w:p w14:paraId="45C95FCD" w14:textId="77777777" w:rsidR="00A020EC" w:rsidRDefault="00A020EC" w:rsidP="009D4FB1">
      <w:pPr>
        <w:tabs>
          <w:tab w:val="left" w:pos="2939"/>
        </w:tabs>
        <w:rPr>
          <w:lang w:val="es-ES"/>
        </w:rPr>
      </w:pPr>
    </w:p>
    <w:p w14:paraId="4BAEAF04" w14:textId="47229D98" w:rsidR="00A020EC" w:rsidRPr="00AF10E6" w:rsidRDefault="00EA55A5" w:rsidP="009D4FB1">
      <w:pPr>
        <w:tabs>
          <w:tab w:val="left" w:pos="2939"/>
        </w:tabs>
        <w:rPr>
          <w:lang w:val="es-ES"/>
        </w:rPr>
      </w:pPr>
      <w:r w:rsidRPr="00AF10E6">
        <w:rPr>
          <w:lang w:val="es-ES"/>
        </w:rPr>
        <w:t xml:space="preserve">Llevamos varios </w:t>
      </w:r>
      <w:r w:rsidR="00027962" w:rsidRPr="00AF10E6">
        <w:rPr>
          <w:lang w:val="es-ES"/>
        </w:rPr>
        <w:t>días</w:t>
      </w:r>
      <w:r w:rsidRPr="00AF10E6">
        <w:rPr>
          <w:lang w:val="es-ES"/>
        </w:rPr>
        <w:t xml:space="preserve"> mirando como Dios como Creador </w:t>
      </w:r>
      <w:r w:rsidR="009379CE" w:rsidRPr="00AF10E6">
        <w:rPr>
          <w:lang w:val="es-ES"/>
        </w:rPr>
        <w:t xml:space="preserve">ha estado trabajando para que el hombre como centro de su </w:t>
      </w:r>
      <w:r w:rsidR="00027962" w:rsidRPr="00AF10E6">
        <w:rPr>
          <w:lang w:val="es-ES"/>
        </w:rPr>
        <w:t>creación</w:t>
      </w:r>
      <w:r w:rsidR="009379CE" w:rsidRPr="00AF10E6">
        <w:rPr>
          <w:lang w:val="es-ES"/>
        </w:rPr>
        <w:t xml:space="preserve"> cumpla el </w:t>
      </w:r>
      <w:r w:rsidR="00027962" w:rsidRPr="00AF10E6">
        <w:rPr>
          <w:lang w:val="es-ES"/>
        </w:rPr>
        <w:t>propósito</w:t>
      </w:r>
      <w:r w:rsidR="009379CE" w:rsidRPr="00AF10E6">
        <w:rPr>
          <w:lang w:val="es-ES"/>
        </w:rPr>
        <w:t xml:space="preserve"> de Dios</w:t>
      </w:r>
      <w:r w:rsidR="00027962">
        <w:rPr>
          <w:lang w:val="es-ES"/>
        </w:rPr>
        <w:t>,</w:t>
      </w:r>
      <w:r w:rsidR="00441006" w:rsidRPr="00AF10E6">
        <w:rPr>
          <w:lang w:val="es-ES"/>
        </w:rPr>
        <w:t xml:space="preserve"> pero una y otra vez el hombre se ha alejado de Dios y se ha re</w:t>
      </w:r>
      <w:r w:rsidR="00075D34">
        <w:rPr>
          <w:lang w:val="es-ES"/>
        </w:rPr>
        <w:t>b</w:t>
      </w:r>
      <w:r w:rsidR="00441006" w:rsidRPr="00AF10E6">
        <w:rPr>
          <w:lang w:val="es-ES"/>
        </w:rPr>
        <w:t>el</w:t>
      </w:r>
      <w:r w:rsidR="00075D34">
        <w:rPr>
          <w:lang w:val="es-ES"/>
        </w:rPr>
        <w:t>a</w:t>
      </w:r>
      <w:r w:rsidR="00441006" w:rsidRPr="00AF10E6">
        <w:rPr>
          <w:lang w:val="es-ES"/>
        </w:rPr>
        <w:t xml:space="preserve">do en su contra. </w:t>
      </w:r>
    </w:p>
    <w:p w14:paraId="399E834A" w14:textId="41DA06BB" w:rsidR="00441006" w:rsidRPr="00AF10E6" w:rsidRDefault="00387940" w:rsidP="009D4FB1">
      <w:pPr>
        <w:tabs>
          <w:tab w:val="left" w:pos="2939"/>
        </w:tabs>
        <w:rPr>
          <w:lang w:val="es-ES"/>
        </w:rPr>
      </w:pPr>
      <w:r w:rsidRPr="00AF10E6">
        <w:rPr>
          <w:lang w:val="es-ES"/>
        </w:rPr>
        <w:t xml:space="preserve">Hoy vemos un nuevo programa de Dios </w:t>
      </w:r>
      <w:r w:rsidR="00EE46C6" w:rsidRPr="00AF10E6">
        <w:rPr>
          <w:lang w:val="es-ES"/>
        </w:rPr>
        <w:t xml:space="preserve">en Jesús, el propio Dios vio como la </w:t>
      </w:r>
      <w:r w:rsidR="00075D34" w:rsidRPr="00AF10E6">
        <w:rPr>
          <w:lang w:val="es-ES"/>
        </w:rPr>
        <w:t>única</w:t>
      </w:r>
      <w:r w:rsidR="00EE46C6" w:rsidRPr="00AF10E6">
        <w:rPr>
          <w:lang w:val="es-ES"/>
        </w:rPr>
        <w:t xml:space="preserve"> </w:t>
      </w:r>
      <w:r w:rsidR="00075D34" w:rsidRPr="00AF10E6">
        <w:rPr>
          <w:lang w:val="es-ES"/>
        </w:rPr>
        <w:t>opción</w:t>
      </w:r>
      <w:r w:rsidR="00D15E9E" w:rsidRPr="00AF10E6">
        <w:rPr>
          <w:lang w:val="es-ES"/>
        </w:rPr>
        <w:t xml:space="preserve"> </w:t>
      </w:r>
      <w:r w:rsidRPr="00AF10E6">
        <w:rPr>
          <w:lang w:val="es-ES"/>
        </w:rPr>
        <w:t xml:space="preserve">para hacer que el hombre </w:t>
      </w:r>
      <w:r w:rsidR="00D15E9E" w:rsidRPr="00AF10E6">
        <w:rPr>
          <w:lang w:val="es-ES"/>
        </w:rPr>
        <w:t xml:space="preserve">tenga una vida correcta y en plena </w:t>
      </w:r>
      <w:r w:rsidR="00F324E4" w:rsidRPr="00AF10E6">
        <w:rPr>
          <w:lang w:val="es-ES"/>
        </w:rPr>
        <w:t>relación</w:t>
      </w:r>
      <w:r w:rsidR="00D15E9E" w:rsidRPr="00AF10E6">
        <w:rPr>
          <w:lang w:val="es-ES"/>
        </w:rPr>
        <w:t xml:space="preserve"> con su Creador que</w:t>
      </w:r>
      <w:r w:rsidR="00A84B58" w:rsidRPr="00AF10E6">
        <w:rPr>
          <w:lang w:val="es-ES"/>
        </w:rPr>
        <w:t xml:space="preserve"> su Hijo </w:t>
      </w:r>
      <w:r w:rsidR="00507BFE" w:rsidRPr="00AF10E6">
        <w:rPr>
          <w:lang w:val="es-ES"/>
        </w:rPr>
        <w:t xml:space="preserve">muriendo y </w:t>
      </w:r>
      <w:r w:rsidR="00F324E4" w:rsidRPr="00AF10E6">
        <w:rPr>
          <w:lang w:val="es-ES"/>
        </w:rPr>
        <w:t>así</w:t>
      </w:r>
      <w:r w:rsidR="00507BFE" w:rsidRPr="00AF10E6">
        <w:rPr>
          <w:lang w:val="es-ES"/>
        </w:rPr>
        <w:t xml:space="preserve"> pagando el precio </w:t>
      </w:r>
      <w:r w:rsidR="00F324E4">
        <w:rPr>
          <w:lang w:val="es-ES"/>
        </w:rPr>
        <w:t xml:space="preserve">con su </w:t>
      </w:r>
      <w:r w:rsidR="0031581D">
        <w:rPr>
          <w:lang w:val="es-ES"/>
        </w:rPr>
        <w:t>sangre</w:t>
      </w:r>
      <w:r w:rsidR="00F324E4">
        <w:rPr>
          <w:lang w:val="es-ES"/>
        </w:rPr>
        <w:t xml:space="preserve"> </w:t>
      </w:r>
      <w:r w:rsidR="00507BFE" w:rsidRPr="00AF10E6">
        <w:rPr>
          <w:lang w:val="es-ES"/>
        </w:rPr>
        <w:t xml:space="preserve">por el pecado del hombre que no es </w:t>
      </w:r>
      <w:r w:rsidR="00F324E4" w:rsidRPr="00AF10E6">
        <w:rPr>
          <w:lang w:val="es-ES"/>
        </w:rPr>
        <w:t>más</w:t>
      </w:r>
      <w:r w:rsidR="00507BFE" w:rsidRPr="00AF10E6">
        <w:rPr>
          <w:lang w:val="es-ES"/>
        </w:rPr>
        <w:t xml:space="preserve"> que </w:t>
      </w:r>
      <w:r w:rsidR="00FE591E" w:rsidRPr="00AF10E6">
        <w:rPr>
          <w:lang w:val="es-ES"/>
        </w:rPr>
        <w:t xml:space="preserve">la </w:t>
      </w:r>
      <w:r w:rsidR="00F324E4" w:rsidRPr="00AF10E6">
        <w:rPr>
          <w:lang w:val="es-ES"/>
        </w:rPr>
        <w:t>rebeldía</w:t>
      </w:r>
      <w:r w:rsidR="00FE591E" w:rsidRPr="00AF10E6">
        <w:rPr>
          <w:lang w:val="es-ES"/>
        </w:rPr>
        <w:t xml:space="preserve"> del hombre </w:t>
      </w:r>
      <w:r w:rsidR="00F324E4" w:rsidRPr="00AF10E6">
        <w:rPr>
          <w:lang w:val="es-ES"/>
        </w:rPr>
        <w:t>con</w:t>
      </w:r>
      <w:r w:rsidR="00F324E4">
        <w:rPr>
          <w:lang w:val="es-ES"/>
        </w:rPr>
        <w:t>tra</w:t>
      </w:r>
      <w:r w:rsidR="00FE591E" w:rsidRPr="00AF10E6">
        <w:rPr>
          <w:lang w:val="es-ES"/>
        </w:rPr>
        <w:t xml:space="preserve"> Dios. </w:t>
      </w:r>
    </w:p>
    <w:p w14:paraId="0FB10FB3" w14:textId="5FA63C09" w:rsidR="00FE591E" w:rsidRPr="00AF10E6" w:rsidRDefault="00FE591E" w:rsidP="009D4FB1">
      <w:pPr>
        <w:tabs>
          <w:tab w:val="left" w:pos="2939"/>
        </w:tabs>
        <w:rPr>
          <w:lang w:val="es-ES"/>
        </w:rPr>
      </w:pPr>
      <w:r w:rsidRPr="00AF10E6">
        <w:rPr>
          <w:lang w:val="es-ES"/>
        </w:rPr>
        <w:t xml:space="preserve">En este caso la palabra nos </w:t>
      </w:r>
      <w:r w:rsidR="00F324E4" w:rsidRPr="00AF10E6">
        <w:rPr>
          <w:lang w:val="es-ES"/>
        </w:rPr>
        <w:t>está</w:t>
      </w:r>
      <w:r w:rsidRPr="00AF10E6">
        <w:rPr>
          <w:lang w:val="es-ES"/>
        </w:rPr>
        <w:t xml:space="preserve"> diciendo que solo naciendo de nuevo es com</w:t>
      </w:r>
      <w:r w:rsidR="00EE5CF4" w:rsidRPr="00AF10E6">
        <w:rPr>
          <w:lang w:val="es-ES"/>
        </w:rPr>
        <w:t xml:space="preserve">o </w:t>
      </w:r>
      <w:r w:rsidR="00F324E4" w:rsidRPr="00AF10E6">
        <w:rPr>
          <w:lang w:val="es-ES"/>
        </w:rPr>
        <w:t>único</w:t>
      </w:r>
      <w:r w:rsidR="00EE5CF4" w:rsidRPr="00AF10E6">
        <w:rPr>
          <w:lang w:val="es-ES"/>
        </w:rPr>
        <w:t xml:space="preserve"> </w:t>
      </w:r>
      <w:r w:rsidR="00F324E4">
        <w:rPr>
          <w:lang w:val="es-ES"/>
        </w:rPr>
        <w:t>e</w:t>
      </w:r>
      <w:r w:rsidR="00EE5CF4" w:rsidRPr="00AF10E6">
        <w:rPr>
          <w:lang w:val="es-ES"/>
        </w:rPr>
        <w:t xml:space="preserve">l hombre puede vivir en </w:t>
      </w:r>
      <w:r w:rsidR="00F324E4" w:rsidRPr="00AF10E6">
        <w:rPr>
          <w:lang w:val="es-ES"/>
        </w:rPr>
        <w:t>armonía</w:t>
      </w:r>
      <w:r w:rsidR="00EE5CF4" w:rsidRPr="00AF10E6">
        <w:rPr>
          <w:lang w:val="es-ES"/>
        </w:rPr>
        <w:t xml:space="preserve"> con su Creador. </w:t>
      </w:r>
    </w:p>
    <w:p w14:paraId="25C9AD58" w14:textId="6736A0DB" w:rsidR="00EE5CF4" w:rsidRPr="00AF10E6" w:rsidRDefault="00EE5CF4" w:rsidP="009D4FB1">
      <w:pPr>
        <w:tabs>
          <w:tab w:val="left" w:pos="2939"/>
        </w:tabs>
        <w:rPr>
          <w:lang w:val="es-ES"/>
        </w:rPr>
      </w:pPr>
      <w:r w:rsidRPr="00AF10E6">
        <w:rPr>
          <w:lang w:val="es-ES"/>
        </w:rPr>
        <w:t xml:space="preserve">Este proceso es el que toda persona </w:t>
      </w:r>
      <w:r w:rsidR="00CF5A07" w:rsidRPr="00AF10E6">
        <w:rPr>
          <w:lang w:val="es-ES"/>
        </w:rPr>
        <w:t xml:space="preserve">tiene que pasar para </w:t>
      </w:r>
      <w:r w:rsidR="0017121B" w:rsidRPr="00AF10E6">
        <w:rPr>
          <w:lang w:val="es-ES"/>
        </w:rPr>
        <w:t>pertenecer</w:t>
      </w:r>
      <w:r w:rsidR="00CF5A07" w:rsidRPr="00AF10E6">
        <w:rPr>
          <w:lang w:val="es-ES"/>
        </w:rPr>
        <w:t xml:space="preserve"> al reino de Dios, para constituirse en hijo de Dios y vivir en </w:t>
      </w:r>
      <w:r w:rsidR="0017121B" w:rsidRPr="00AF10E6">
        <w:rPr>
          <w:lang w:val="es-ES"/>
        </w:rPr>
        <w:t>armonía</w:t>
      </w:r>
      <w:r w:rsidR="00CF5A07" w:rsidRPr="00AF10E6">
        <w:rPr>
          <w:lang w:val="es-ES"/>
        </w:rPr>
        <w:t xml:space="preserve"> con su Creador. </w:t>
      </w:r>
    </w:p>
    <w:p w14:paraId="27051D24" w14:textId="10756A4F" w:rsidR="00CF5A07" w:rsidRPr="00AF10E6" w:rsidRDefault="0017121B" w:rsidP="009D4FB1">
      <w:pPr>
        <w:tabs>
          <w:tab w:val="left" w:pos="2939"/>
        </w:tabs>
        <w:rPr>
          <w:lang w:val="es-ES"/>
        </w:rPr>
      </w:pPr>
      <w:r>
        <w:rPr>
          <w:lang w:val="es-ES"/>
        </w:rPr>
        <w:t>S</w:t>
      </w:r>
      <w:r w:rsidR="00CF5A07" w:rsidRPr="00AF10E6">
        <w:rPr>
          <w:lang w:val="es-ES"/>
        </w:rPr>
        <w:t xml:space="preserve">i tu aun no has nacido de nuevo, te invito a que tomes un tiempo y reflexiones </w:t>
      </w:r>
      <w:r w:rsidRPr="00AF10E6">
        <w:rPr>
          <w:lang w:val="es-ES"/>
        </w:rPr>
        <w:t>entregándole</w:t>
      </w:r>
      <w:r w:rsidR="00C62A61" w:rsidRPr="00AF10E6">
        <w:rPr>
          <w:lang w:val="es-ES"/>
        </w:rPr>
        <w:t xml:space="preserve"> a Jesús el control de tu vida, </w:t>
      </w:r>
      <w:r w:rsidRPr="00AF10E6">
        <w:rPr>
          <w:lang w:val="es-ES"/>
        </w:rPr>
        <w:t>arrepintiéndote</w:t>
      </w:r>
      <w:r w:rsidR="00C62A61" w:rsidRPr="00AF10E6">
        <w:rPr>
          <w:lang w:val="es-ES"/>
        </w:rPr>
        <w:t xml:space="preserve"> de tus pecados y naciendo de nuevo. </w:t>
      </w:r>
    </w:p>
    <w:p w14:paraId="1E614788" w14:textId="4915AC69" w:rsidR="00C62A61" w:rsidRPr="00AF10E6" w:rsidRDefault="00AF10E6" w:rsidP="009D4FB1">
      <w:pPr>
        <w:tabs>
          <w:tab w:val="left" w:pos="2939"/>
        </w:tabs>
        <w:rPr>
          <w:lang w:val="es-ES"/>
        </w:rPr>
      </w:pPr>
      <w:r w:rsidRPr="00AF10E6">
        <w:rPr>
          <w:lang w:val="es-ES"/>
        </w:rPr>
        <w:t xml:space="preserve">Sal de las </w:t>
      </w:r>
      <w:r w:rsidR="0017121B" w:rsidRPr="00AF10E6">
        <w:rPr>
          <w:lang w:val="es-ES"/>
        </w:rPr>
        <w:t>tinieb</w:t>
      </w:r>
      <w:r w:rsidR="0017121B">
        <w:rPr>
          <w:lang w:val="es-ES"/>
        </w:rPr>
        <w:t>l</w:t>
      </w:r>
      <w:r w:rsidR="0017121B" w:rsidRPr="00AF10E6">
        <w:rPr>
          <w:lang w:val="es-ES"/>
        </w:rPr>
        <w:t>as</w:t>
      </w:r>
      <w:r w:rsidRPr="00AF10E6">
        <w:rPr>
          <w:lang w:val="es-ES"/>
        </w:rPr>
        <w:t xml:space="preserve"> y vive en la luz de Jesús, de esa manera se </w:t>
      </w:r>
      <w:r w:rsidR="0017121B" w:rsidRPr="00AF10E6">
        <w:rPr>
          <w:lang w:val="es-ES"/>
        </w:rPr>
        <w:t>verán</w:t>
      </w:r>
      <w:r w:rsidRPr="00AF10E6">
        <w:rPr>
          <w:lang w:val="es-ES"/>
        </w:rPr>
        <w:t xml:space="preserve"> tus obras y </w:t>
      </w:r>
      <w:r w:rsidR="0017121B" w:rsidRPr="00AF10E6">
        <w:rPr>
          <w:lang w:val="es-ES"/>
        </w:rPr>
        <w:t>podrás</w:t>
      </w:r>
      <w:r w:rsidRPr="00AF10E6">
        <w:rPr>
          <w:lang w:val="es-ES"/>
        </w:rPr>
        <w:t xml:space="preserve"> renunciar a</w:t>
      </w:r>
      <w:r w:rsidR="00D73663">
        <w:rPr>
          <w:lang w:val="es-ES"/>
        </w:rPr>
        <w:t xml:space="preserve"> aquellas que Dios </w:t>
      </w:r>
      <w:r w:rsidR="007A5933">
        <w:rPr>
          <w:lang w:val="es-ES"/>
        </w:rPr>
        <w:t>aborrece</w:t>
      </w:r>
      <w:r w:rsidR="00D73663">
        <w:rPr>
          <w:lang w:val="es-ES"/>
        </w:rPr>
        <w:t>,</w:t>
      </w:r>
      <w:r w:rsidRPr="00AF10E6">
        <w:rPr>
          <w:lang w:val="es-ES"/>
        </w:rPr>
        <w:t xml:space="preserve"> deja</w:t>
      </w:r>
      <w:r w:rsidR="007A5933">
        <w:rPr>
          <w:lang w:val="es-ES"/>
        </w:rPr>
        <w:t>ndo</w:t>
      </w:r>
      <w:r w:rsidRPr="00AF10E6">
        <w:rPr>
          <w:lang w:val="es-ES"/>
        </w:rPr>
        <w:t xml:space="preserve"> que el </w:t>
      </w:r>
      <w:r w:rsidR="00D73663" w:rsidRPr="00AF10E6">
        <w:rPr>
          <w:lang w:val="es-ES"/>
        </w:rPr>
        <w:t>Espíritu</w:t>
      </w:r>
      <w:r w:rsidRPr="00AF10E6">
        <w:rPr>
          <w:lang w:val="es-ES"/>
        </w:rPr>
        <w:t xml:space="preserve"> Santo transforme tu vida. </w:t>
      </w:r>
    </w:p>
    <w:p w14:paraId="077652E2" w14:textId="399FC834" w:rsidR="00AF10E6" w:rsidRPr="00AF10E6" w:rsidRDefault="00AF10E6" w:rsidP="009D4FB1">
      <w:pPr>
        <w:tabs>
          <w:tab w:val="left" w:pos="2939"/>
        </w:tabs>
        <w:rPr>
          <w:lang w:val="es-ES"/>
        </w:rPr>
      </w:pPr>
      <w:r w:rsidRPr="00AF10E6">
        <w:rPr>
          <w:lang w:val="es-ES"/>
        </w:rPr>
        <w:t>Dios te ama y desde el principio de este mundo ha estado haci</w:t>
      </w:r>
      <w:r w:rsidR="00D73663">
        <w:rPr>
          <w:lang w:val="es-ES"/>
        </w:rPr>
        <w:t>en</w:t>
      </w:r>
      <w:r w:rsidRPr="00AF10E6">
        <w:rPr>
          <w:lang w:val="es-ES"/>
        </w:rPr>
        <w:t xml:space="preserve">do todo para que vivamos una vida plena </w:t>
      </w:r>
      <w:r w:rsidR="00E61821">
        <w:rPr>
          <w:lang w:val="es-ES"/>
        </w:rPr>
        <w:t xml:space="preserve">y </w:t>
      </w:r>
      <w:r w:rsidRPr="00AF10E6">
        <w:rPr>
          <w:lang w:val="es-ES"/>
        </w:rPr>
        <w:t xml:space="preserve">en </w:t>
      </w:r>
      <w:r w:rsidR="00D73663" w:rsidRPr="00AF10E6">
        <w:rPr>
          <w:lang w:val="es-ES"/>
        </w:rPr>
        <w:t>comunión</w:t>
      </w:r>
      <w:r w:rsidRPr="00AF10E6">
        <w:rPr>
          <w:lang w:val="es-ES"/>
        </w:rPr>
        <w:t xml:space="preserve"> con el Señor </w:t>
      </w:r>
      <w:r w:rsidR="00D73663">
        <w:rPr>
          <w:lang w:val="es-ES"/>
        </w:rPr>
        <w:t xml:space="preserve">y dueño </w:t>
      </w:r>
      <w:r w:rsidRPr="00AF10E6">
        <w:rPr>
          <w:lang w:val="es-ES"/>
        </w:rPr>
        <w:t>de</w:t>
      </w:r>
      <w:r w:rsidR="0057424E">
        <w:rPr>
          <w:lang w:val="es-ES"/>
        </w:rPr>
        <w:t>l</w:t>
      </w:r>
      <w:r w:rsidRPr="00AF10E6">
        <w:rPr>
          <w:lang w:val="es-ES"/>
        </w:rPr>
        <w:t xml:space="preserve"> universo. </w:t>
      </w:r>
    </w:p>
    <w:p w14:paraId="32208A1E" w14:textId="73990DC9" w:rsidR="00AF10E6" w:rsidRDefault="00AF10E6" w:rsidP="009D4FB1">
      <w:pPr>
        <w:tabs>
          <w:tab w:val="left" w:pos="2939"/>
        </w:tabs>
        <w:rPr>
          <w:lang w:val="es-ES"/>
        </w:rPr>
      </w:pPr>
      <w:r w:rsidRPr="00AF10E6">
        <w:rPr>
          <w:lang w:val="es-ES"/>
        </w:rPr>
        <w:t xml:space="preserve">Dios te bendiga. </w:t>
      </w:r>
      <w:bookmarkEnd w:id="76"/>
      <w:bookmarkEnd w:id="77"/>
    </w:p>
    <w:p w14:paraId="59601075" w14:textId="77777777" w:rsidR="00623235" w:rsidRDefault="00623235" w:rsidP="009D4FB1">
      <w:pPr>
        <w:tabs>
          <w:tab w:val="left" w:pos="2939"/>
        </w:tabs>
        <w:rPr>
          <w:lang w:val="es-ES"/>
        </w:rPr>
      </w:pPr>
    </w:p>
    <w:p w14:paraId="7F902FC7" w14:textId="77777777" w:rsidR="00623235" w:rsidRDefault="00623235" w:rsidP="009D4FB1">
      <w:pPr>
        <w:tabs>
          <w:tab w:val="left" w:pos="2939"/>
        </w:tabs>
        <w:rPr>
          <w:lang w:val="es-ES"/>
        </w:rPr>
      </w:pPr>
    </w:p>
    <w:p w14:paraId="7D74F0E7" w14:textId="77777777" w:rsidR="00623235" w:rsidRDefault="00623235" w:rsidP="009D4FB1">
      <w:pPr>
        <w:tabs>
          <w:tab w:val="left" w:pos="2939"/>
        </w:tabs>
        <w:rPr>
          <w:b/>
          <w:iCs/>
          <w:lang w:val="es-ES"/>
        </w:rPr>
      </w:pPr>
    </w:p>
    <w:p w14:paraId="79093396" w14:textId="68B72945" w:rsidR="009D3B2C" w:rsidRPr="009D3B2C" w:rsidRDefault="001E6D69" w:rsidP="009D3B2C">
      <w:pPr>
        <w:tabs>
          <w:tab w:val="left" w:pos="2939"/>
        </w:tabs>
        <w:rPr>
          <w:bCs/>
          <w:i/>
          <w:color w:val="0070C0"/>
        </w:rPr>
      </w:pPr>
      <w:bookmarkStart w:id="78" w:name="OLE_LINK77"/>
      <w:bookmarkStart w:id="79" w:name="OLE_LINK78"/>
      <w:r>
        <w:rPr>
          <w:b/>
          <w:iCs/>
          <w:lang w:val="es-ES"/>
        </w:rPr>
        <w:t>Jeremías</w:t>
      </w:r>
      <w:r w:rsidR="00DF024C">
        <w:rPr>
          <w:b/>
          <w:iCs/>
          <w:lang w:val="es-ES"/>
        </w:rPr>
        <w:t xml:space="preserve"> 23:1-4 NTV. </w:t>
      </w:r>
      <w:r w:rsidR="009D3B2C" w:rsidRPr="009D3B2C">
        <w:rPr>
          <w:bCs/>
          <w:i/>
          <w:color w:val="0070C0"/>
          <w:vertAlign w:val="superscript"/>
          <w:lang w:val="es-ES"/>
        </w:rPr>
        <w:t>1 </w:t>
      </w:r>
      <w:r w:rsidR="009D3B2C" w:rsidRPr="009D3B2C">
        <w:rPr>
          <w:bCs/>
          <w:i/>
          <w:color w:val="0070C0"/>
          <w:lang w:val="es-ES"/>
        </w:rPr>
        <w:t xml:space="preserve">»¡Qué aflicción les espera a los líderes de mi pueblo —los pastores de mis ovejas— porque han destruido y esparcido precisamente a las ovejas que debían cuidar!», dice el Señor. </w:t>
      </w:r>
    </w:p>
    <w:p w14:paraId="710CF57B" w14:textId="210CD829" w:rsidR="009D3B2C" w:rsidRDefault="009D3B2C" w:rsidP="009D3B2C">
      <w:pPr>
        <w:tabs>
          <w:tab w:val="left" w:pos="2939"/>
        </w:tabs>
        <w:rPr>
          <w:bCs/>
          <w:iCs/>
          <w:lang w:val="es-ES"/>
        </w:rPr>
      </w:pPr>
      <w:r w:rsidRPr="009D3B2C">
        <w:rPr>
          <w:bCs/>
          <w:i/>
          <w:color w:val="0070C0"/>
          <w:vertAlign w:val="superscript"/>
          <w:lang w:val="es-ES"/>
        </w:rPr>
        <w:t>2 </w:t>
      </w:r>
      <w:r w:rsidRPr="009D3B2C">
        <w:rPr>
          <w:bCs/>
          <w:i/>
          <w:color w:val="0070C0"/>
          <w:lang w:val="es-ES"/>
        </w:rPr>
        <w:t xml:space="preserve">Por lo tanto, esto dice el Señor, Dios de Israel, a los pastores: «En vez de cuidar de mis ovejas y ponerlas a salvo, las han abandonado y las han llevado a la destrucción. Ahora, yo derramaré juicio sobre ustedes por la maldad que han hecho a mi rebaño; </w:t>
      </w:r>
      <w:r w:rsidRPr="009D3B2C">
        <w:rPr>
          <w:bCs/>
          <w:i/>
          <w:color w:val="0070C0"/>
          <w:vertAlign w:val="superscript"/>
          <w:lang w:val="es-ES"/>
        </w:rPr>
        <w:t>3 </w:t>
      </w:r>
      <w:r w:rsidRPr="009D3B2C">
        <w:rPr>
          <w:bCs/>
          <w:i/>
          <w:color w:val="0070C0"/>
          <w:lang w:val="es-ES"/>
        </w:rPr>
        <w:t xml:space="preserve">pero reuniré al remanente de mi rebaño de todos los países donde lo he expulsado. Volveré a traer a mis ovejas a su redil y serán fructíferas y crecerán en número. </w:t>
      </w:r>
      <w:r w:rsidRPr="009D3B2C">
        <w:rPr>
          <w:bCs/>
          <w:i/>
          <w:color w:val="0070C0"/>
          <w:vertAlign w:val="superscript"/>
          <w:lang w:val="es-ES"/>
        </w:rPr>
        <w:t>4 </w:t>
      </w:r>
      <w:r w:rsidRPr="009D3B2C">
        <w:rPr>
          <w:bCs/>
          <w:i/>
          <w:color w:val="0070C0"/>
          <w:lang w:val="es-ES"/>
        </w:rPr>
        <w:t>Entonces nombraré pastores responsables que cuidarán de ellas, y nunca más tendrán temor. Ni una sola se perderá ni se extraviará. ¡Yo, el Señor, he hablado!</w:t>
      </w:r>
      <w:r>
        <w:rPr>
          <w:bCs/>
          <w:iCs/>
          <w:lang w:val="es-ES"/>
        </w:rPr>
        <w:t>.</w:t>
      </w:r>
    </w:p>
    <w:p w14:paraId="57347448" w14:textId="77777777" w:rsidR="009D3B2C" w:rsidRDefault="009D3B2C" w:rsidP="009D3B2C">
      <w:pPr>
        <w:tabs>
          <w:tab w:val="left" w:pos="2939"/>
        </w:tabs>
        <w:rPr>
          <w:bCs/>
          <w:iCs/>
          <w:lang w:val="es-ES"/>
        </w:rPr>
      </w:pPr>
    </w:p>
    <w:p w14:paraId="33DC8727" w14:textId="12C26E4E" w:rsidR="009D3B2C" w:rsidRDefault="006B366C" w:rsidP="009D3B2C">
      <w:pPr>
        <w:tabs>
          <w:tab w:val="left" w:pos="2939"/>
        </w:tabs>
        <w:rPr>
          <w:bCs/>
          <w:iCs/>
          <w:lang w:val="es-ES"/>
        </w:rPr>
      </w:pPr>
      <w:r>
        <w:rPr>
          <w:bCs/>
          <w:iCs/>
          <w:lang w:val="es-ES"/>
        </w:rPr>
        <w:t xml:space="preserve">El libro de </w:t>
      </w:r>
      <w:r w:rsidR="00B62C5E">
        <w:rPr>
          <w:bCs/>
          <w:iCs/>
          <w:lang w:val="es-ES"/>
        </w:rPr>
        <w:t>Jeremías</w:t>
      </w:r>
      <w:r>
        <w:rPr>
          <w:bCs/>
          <w:iCs/>
          <w:lang w:val="es-ES"/>
        </w:rPr>
        <w:t xml:space="preserve"> es un libro fuerte, muy necesario de escudriñarla a menudo, pues no</w:t>
      </w:r>
      <w:r w:rsidR="00B62C5E">
        <w:rPr>
          <w:bCs/>
          <w:iCs/>
          <w:lang w:val="es-ES"/>
        </w:rPr>
        <w:t>s</w:t>
      </w:r>
      <w:r>
        <w:rPr>
          <w:bCs/>
          <w:iCs/>
          <w:lang w:val="es-ES"/>
        </w:rPr>
        <w:t xml:space="preserve"> hace </w:t>
      </w:r>
      <w:r w:rsidR="00B62C5E">
        <w:rPr>
          <w:bCs/>
          <w:iCs/>
          <w:lang w:val="es-ES"/>
        </w:rPr>
        <w:t>refeccionar</w:t>
      </w:r>
      <w:r w:rsidR="00573D5B">
        <w:rPr>
          <w:bCs/>
          <w:iCs/>
          <w:lang w:val="es-ES"/>
        </w:rPr>
        <w:t xml:space="preserve"> y nos ayuda a corregir</w:t>
      </w:r>
      <w:r w:rsidR="002352CA">
        <w:rPr>
          <w:bCs/>
          <w:iCs/>
          <w:lang w:val="es-ES"/>
        </w:rPr>
        <w:t>nos</w:t>
      </w:r>
      <w:r w:rsidR="00573D5B">
        <w:rPr>
          <w:bCs/>
          <w:iCs/>
          <w:lang w:val="es-ES"/>
        </w:rPr>
        <w:t xml:space="preserve"> cuando nos desviamos. </w:t>
      </w:r>
    </w:p>
    <w:p w14:paraId="33B4E27F" w14:textId="42BE9B19" w:rsidR="00573D5B" w:rsidRDefault="00573D5B" w:rsidP="009D3B2C">
      <w:pPr>
        <w:tabs>
          <w:tab w:val="left" w:pos="2939"/>
        </w:tabs>
        <w:rPr>
          <w:bCs/>
          <w:iCs/>
          <w:lang w:val="es-ES"/>
        </w:rPr>
      </w:pPr>
      <w:r>
        <w:rPr>
          <w:bCs/>
          <w:iCs/>
          <w:lang w:val="es-ES"/>
        </w:rPr>
        <w:t>En este caso estos primeros versos de</w:t>
      </w:r>
      <w:r w:rsidR="002352CA">
        <w:rPr>
          <w:bCs/>
          <w:iCs/>
          <w:lang w:val="es-ES"/>
        </w:rPr>
        <w:t>l</w:t>
      </w:r>
      <w:r>
        <w:rPr>
          <w:bCs/>
          <w:iCs/>
          <w:lang w:val="es-ES"/>
        </w:rPr>
        <w:t xml:space="preserve"> este </w:t>
      </w:r>
      <w:r w:rsidR="001E6D69">
        <w:rPr>
          <w:bCs/>
          <w:iCs/>
          <w:lang w:val="es-ES"/>
        </w:rPr>
        <w:t>capítulo</w:t>
      </w:r>
      <w:r>
        <w:rPr>
          <w:bCs/>
          <w:iCs/>
          <w:lang w:val="es-ES"/>
        </w:rPr>
        <w:t xml:space="preserve"> 23 nos hace un llamado a los </w:t>
      </w:r>
      <w:r w:rsidR="00E00347">
        <w:rPr>
          <w:bCs/>
          <w:iCs/>
          <w:lang w:val="es-ES"/>
        </w:rPr>
        <w:t xml:space="preserve">pastores que no están haciendo las cosas bien, que no están cumpliendo correctamente </w:t>
      </w:r>
      <w:r w:rsidR="001E6D69">
        <w:rPr>
          <w:bCs/>
          <w:iCs/>
          <w:lang w:val="es-ES"/>
        </w:rPr>
        <w:t>su función</w:t>
      </w:r>
      <w:r w:rsidR="00E00347">
        <w:rPr>
          <w:bCs/>
          <w:iCs/>
          <w:lang w:val="es-ES"/>
        </w:rPr>
        <w:t xml:space="preserve"> de pastores. </w:t>
      </w:r>
    </w:p>
    <w:p w14:paraId="34EE05E1" w14:textId="6C031319" w:rsidR="00E00347" w:rsidRDefault="00735B18" w:rsidP="009D3B2C">
      <w:pPr>
        <w:tabs>
          <w:tab w:val="left" w:pos="2939"/>
        </w:tabs>
        <w:rPr>
          <w:bCs/>
          <w:iCs/>
          <w:lang w:val="es-ES"/>
        </w:rPr>
      </w:pPr>
      <w:r>
        <w:rPr>
          <w:bCs/>
          <w:iCs/>
          <w:lang w:val="es-ES"/>
        </w:rPr>
        <w:t xml:space="preserve">Te animo a que </w:t>
      </w:r>
      <w:r w:rsidR="00B17E9F">
        <w:rPr>
          <w:bCs/>
          <w:iCs/>
          <w:lang w:val="es-ES"/>
        </w:rPr>
        <w:t xml:space="preserve">hagas </w:t>
      </w:r>
      <w:r w:rsidR="002352CA">
        <w:rPr>
          <w:bCs/>
          <w:iCs/>
          <w:lang w:val="es-ES"/>
        </w:rPr>
        <w:t>un análisis</w:t>
      </w:r>
      <w:r w:rsidR="00B17E9F">
        <w:rPr>
          <w:bCs/>
          <w:iCs/>
          <w:lang w:val="es-ES"/>
        </w:rPr>
        <w:t xml:space="preserve">, </w:t>
      </w:r>
      <w:r>
        <w:rPr>
          <w:bCs/>
          <w:iCs/>
          <w:lang w:val="es-ES"/>
        </w:rPr>
        <w:t xml:space="preserve">seas un pastor o un lidere en el pueblo de Dios, </w:t>
      </w:r>
      <w:r w:rsidR="00B17E9F">
        <w:rPr>
          <w:bCs/>
          <w:iCs/>
          <w:lang w:val="es-ES"/>
        </w:rPr>
        <w:t xml:space="preserve">por un momento piensa </w:t>
      </w:r>
      <w:r w:rsidR="00FE79C5">
        <w:rPr>
          <w:bCs/>
          <w:iCs/>
          <w:lang w:val="es-ES"/>
        </w:rPr>
        <w:t>por qué</w:t>
      </w:r>
      <w:r w:rsidR="00B17E9F">
        <w:rPr>
          <w:bCs/>
          <w:iCs/>
          <w:lang w:val="es-ES"/>
        </w:rPr>
        <w:t xml:space="preserve"> haces las cosas que haces, </w:t>
      </w:r>
      <w:r w:rsidR="00B17E9F" w:rsidRPr="003E6608">
        <w:rPr>
          <w:bCs/>
          <w:iCs/>
          <w:color w:val="FF0000"/>
          <w:lang w:val="es-ES"/>
        </w:rPr>
        <w:t>¿estas buscando la aprobación de la gente o estas cumpliendo con el llamado que Dios te ha hacho?, ¿Estas solo buscando alcanzar fama, reconocimiento,</w:t>
      </w:r>
      <w:r w:rsidR="00AE1137" w:rsidRPr="003E6608">
        <w:rPr>
          <w:bCs/>
          <w:iCs/>
          <w:color w:val="FF0000"/>
          <w:lang w:val="es-ES"/>
        </w:rPr>
        <w:t xml:space="preserve"> tu quehacer se enfoca </w:t>
      </w:r>
      <w:r w:rsidR="003E6608" w:rsidRPr="003E6608">
        <w:rPr>
          <w:bCs/>
          <w:iCs/>
          <w:color w:val="FF0000"/>
          <w:lang w:val="es-ES"/>
        </w:rPr>
        <w:t>solamente</w:t>
      </w:r>
      <w:r w:rsidR="00AE1137" w:rsidRPr="003E6608">
        <w:rPr>
          <w:bCs/>
          <w:iCs/>
          <w:color w:val="FF0000"/>
          <w:lang w:val="es-ES"/>
        </w:rPr>
        <w:t xml:space="preserve"> en ti, o estas intentando servir a Dios y no lo has logrado?</w:t>
      </w:r>
    </w:p>
    <w:p w14:paraId="54E1D97C" w14:textId="182E5ECC" w:rsidR="00AE1137" w:rsidRDefault="00E513F3" w:rsidP="009D3B2C">
      <w:pPr>
        <w:tabs>
          <w:tab w:val="left" w:pos="2939"/>
        </w:tabs>
        <w:rPr>
          <w:bCs/>
          <w:iCs/>
          <w:lang w:val="es-ES"/>
        </w:rPr>
      </w:pPr>
      <w:r>
        <w:rPr>
          <w:bCs/>
          <w:iCs/>
          <w:lang w:val="es-ES"/>
        </w:rPr>
        <w:t xml:space="preserve">Recuerda que cuando estas en la posición de servir y no lo haces correctamente se nos pedirá cuantas, se nos </w:t>
      </w:r>
      <w:r w:rsidR="00E3001D">
        <w:rPr>
          <w:bCs/>
          <w:iCs/>
          <w:lang w:val="es-ES"/>
        </w:rPr>
        <w:t>reclamara</w:t>
      </w:r>
      <w:r>
        <w:rPr>
          <w:bCs/>
          <w:iCs/>
          <w:lang w:val="es-ES"/>
        </w:rPr>
        <w:t xml:space="preserve"> que hicimos con lo que se nos dio. </w:t>
      </w:r>
    </w:p>
    <w:p w14:paraId="1699B947" w14:textId="2F162015" w:rsidR="00E513F3" w:rsidRDefault="00395363" w:rsidP="009D3B2C">
      <w:pPr>
        <w:tabs>
          <w:tab w:val="left" w:pos="2939"/>
        </w:tabs>
        <w:rPr>
          <w:bCs/>
          <w:iCs/>
          <w:lang w:val="es-ES"/>
        </w:rPr>
      </w:pPr>
      <w:r>
        <w:rPr>
          <w:bCs/>
          <w:iCs/>
          <w:lang w:val="es-ES"/>
        </w:rPr>
        <w:t>Hoy</w:t>
      </w:r>
      <w:r w:rsidR="00E513F3">
        <w:rPr>
          <w:bCs/>
          <w:iCs/>
          <w:lang w:val="es-ES"/>
        </w:rPr>
        <w:t xml:space="preserve"> es un buen tiempo para </w:t>
      </w:r>
      <w:r>
        <w:rPr>
          <w:bCs/>
          <w:iCs/>
          <w:lang w:val="es-ES"/>
        </w:rPr>
        <w:t xml:space="preserve">rectificar y si no lo estás haciendo bien pedir perdón a Dios y </w:t>
      </w:r>
      <w:r w:rsidR="00C64A0D">
        <w:rPr>
          <w:bCs/>
          <w:iCs/>
          <w:lang w:val="es-ES"/>
        </w:rPr>
        <w:t xml:space="preserve">reparar lo dañado y con la ayuda de Dios comenzar a hacerlo bien. </w:t>
      </w:r>
    </w:p>
    <w:p w14:paraId="79160652" w14:textId="5C6C00F0" w:rsidR="00C64A0D" w:rsidRDefault="00C64A0D" w:rsidP="009D3B2C">
      <w:pPr>
        <w:tabs>
          <w:tab w:val="left" w:pos="2939"/>
        </w:tabs>
        <w:rPr>
          <w:bCs/>
          <w:iCs/>
          <w:lang w:val="es-ES"/>
        </w:rPr>
      </w:pPr>
      <w:r>
        <w:rPr>
          <w:bCs/>
          <w:iCs/>
          <w:lang w:val="es-ES"/>
        </w:rPr>
        <w:t xml:space="preserve">Mis hermanos ser llamado por Dios es un privilegio, pero a la misma vez es una gran responsabilidad, muchos te seguirán, muchos te miraran, </w:t>
      </w:r>
      <w:r w:rsidR="00F5571D">
        <w:rPr>
          <w:bCs/>
          <w:iCs/>
          <w:lang w:val="es-ES"/>
        </w:rPr>
        <w:t>y lo que vean en ti podrá dañarles en su caminar,</w:t>
      </w:r>
      <w:r w:rsidR="001E3D34">
        <w:rPr>
          <w:bCs/>
          <w:iCs/>
          <w:lang w:val="es-ES"/>
        </w:rPr>
        <w:t xml:space="preserve"> o ayudarles a acercarse a Dios y desear servirle,</w:t>
      </w:r>
      <w:r w:rsidR="00F5571D">
        <w:rPr>
          <w:bCs/>
          <w:iCs/>
          <w:lang w:val="es-ES"/>
        </w:rPr>
        <w:t xml:space="preserve"> </w:t>
      </w:r>
      <w:r w:rsidR="001E3D34">
        <w:rPr>
          <w:bCs/>
          <w:iCs/>
          <w:lang w:val="es-ES"/>
        </w:rPr>
        <w:t>hagámoslo</w:t>
      </w:r>
      <w:r w:rsidR="00F5571D">
        <w:rPr>
          <w:bCs/>
          <w:iCs/>
          <w:lang w:val="es-ES"/>
        </w:rPr>
        <w:t xml:space="preserve"> lo mejor que podamos, y busquemos </w:t>
      </w:r>
      <w:r w:rsidR="00B62C5E">
        <w:rPr>
          <w:bCs/>
          <w:iCs/>
          <w:lang w:val="es-ES"/>
        </w:rPr>
        <w:t xml:space="preserve">al </w:t>
      </w:r>
      <w:r w:rsidR="003E6608">
        <w:rPr>
          <w:bCs/>
          <w:iCs/>
          <w:lang w:val="es-ES"/>
        </w:rPr>
        <w:t>Espíritu</w:t>
      </w:r>
      <w:r w:rsidR="00B62C5E">
        <w:rPr>
          <w:bCs/>
          <w:iCs/>
          <w:lang w:val="es-ES"/>
        </w:rPr>
        <w:t xml:space="preserve"> Santo quien nos ayuda en nuestro vivir y servir. </w:t>
      </w:r>
    </w:p>
    <w:p w14:paraId="31B19660" w14:textId="0A02FFBE" w:rsidR="00B62C5E" w:rsidRPr="009D3B2C" w:rsidRDefault="00B62C5E" w:rsidP="009D3B2C">
      <w:pPr>
        <w:tabs>
          <w:tab w:val="left" w:pos="2939"/>
        </w:tabs>
        <w:rPr>
          <w:bCs/>
          <w:iCs/>
        </w:rPr>
      </w:pPr>
      <w:r>
        <w:rPr>
          <w:bCs/>
          <w:iCs/>
          <w:lang w:val="es-ES"/>
        </w:rPr>
        <w:t>Dios les bendiga y a todos gracias por servir</w:t>
      </w:r>
      <w:r w:rsidR="003E6608">
        <w:rPr>
          <w:bCs/>
          <w:iCs/>
          <w:lang w:val="es-ES"/>
        </w:rPr>
        <w:t xml:space="preserve"> Dios</w:t>
      </w:r>
      <w:r>
        <w:rPr>
          <w:bCs/>
          <w:iCs/>
          <w:lang w:val="es-ES"/>
        </w:rPr>
        <w:t xml:space="preserve">. </w:t>
      </w:r>
    </w:p>
    <w:bookmarkEnd w:id="78"/>
    <w:bookmarkEnd w:id="79"/>
    <w:p w14:paraId="4484AE89" w14:textId="19326759" w:rsidR="00DF024C" w:rsidRDefault="00DF024C" w:rsidP="009D4FB1">
      <w:pPr>
        <w:tabs>
          <w:tab w:val="left" w:pos="2939"/>
        </w:tabs>
        <w:rPr>
          <w:b/>
          <w:iCs/>
          <w:lang w:val="es-ES"/>
        </w:rPr>
      </w:pPr>
    </w:p>
    <w:p w14:paraId="0669DDCB" w14:textId="77777777" w:rsidR="00DE182E" w:rsidRDefault="00DE182E" w:rsidP="009D4FB1">
      <w:pPr>
        <w:tabs>
          <w:tab w:val="left" w:pos="2939"/>
        </w:tabs>
      </w:pPr>
    </w:p>
    <w:p w14:paraId="50A60A60" w14:textId="77777777" w:rsidR="007E7106" w:rsidRDefault="007E7106" w:rsidP="009D4FB1">
      <w:pPr>
        <w:tabs>
          <w:tab w:val="left" w:pos="2939"/>
        </w:tabs>
      </w:pPr>
    </w:p>
    <w:p w14:paraId="78291644" w14:textId="6620F390" w:rsidR="007E7106" w:rsidRPr="007E7106" w:rsidRDefault="007E7106" w:rsidP="007E7106">
      <w:pPr>
        <w:tabs>
          <w:tab w:val="left" w:pos="2939"/>
        </w:tabs>
        <w:rPr>
          <w:rFonts w:asciiTheme="minorHAnsi" w:hAnsiTheme="minorHAnsi"/>
        </w:rPr>
      </w:pPr>
      <w:bookmarkStart w:id="80" w:name="OLE_LINK79"/>
      <w:r w:rsidRPr="007E7106">
        <w:rPr>
          <w:rFonts w:asciiTheme="minorHAnsi" w:hAnsiTheme="minorHAnsi"/>
          <w:b/>
          <w:bCs/>
        </w:rPr>
        <w:t>2 Timoteo 4:7-8 (NTV):</w:t>
      </w:r>
      <w:r w:rsidR="00BE6BC2" w:rsidRPr="00671483">
        <w:rPr>
          <w:rFonts w:asciiTheme="minorHAnsi" w:hAnsiTheme="minorHAnsi"/>
        </w:rPr>
        <w:t xml:space="preserve"> </w:t>
      </w:r>
      <w:r w:rsidRPr="007E7106">
        <w:rPr>
          <w:rFonts w:asciiTheme="minorHAnsi" w:hAnsiTheme="minorHAnsi"/>
          <w:i/>
          <w:iCs/>
          <w:color w:val="0070C0"/>
        </w:rPr>
        <w:t>"He peleado la buena batalla, he terminado la carrera y he permanecido fiel. Y ahora me espera el premio, la corona de justicia que el Señor, el Juez justo, me dará el día de su regreso. Y el premio no es solo para mí, sino para todos los que esperan con anhelo su venida."</w:t>
      </w:r>
    </w:p>
    <w:p w14:paraId="2D7118C6" w14:textId="77777777" w:rsidR="00BE6BC2" w:rsidRPr="00671483" w:rsidRDefault="00BE6BC2" w:rsidP="007E7106">
      <w:pPr>
        <w:tabs>
          <w:tab w:val="left" w:pos="2939"/>
        </w:tabs>
        <w:rPr>
          <w:rFonts w:asciiTheme="minorHAnsi" w:hAnsiTheme="minorHAnsi"/>
          <w:b/>
          <w:bCs/>
        </w:rPr>
      </w:pPr>
    </w:p>
    <w:p w14:paraId="7A423734" w14:textId="6C2C1650" w:rsidR="007E7106" w:rsidRPr="007E7106" w:rsidRDefault="007E7106" w:rsidP="007E7106">
      <w:pPr>
        <w:tabs>
          <w:tab w:val="left" w:pos="2939"/>
        </w:tabs>
        <w:rPr>
          <w:rFonts w:asciiTheme="minorHAnsi" w:hAnsiTheme="minorHAnsi"/>
        </w:rPr>
      </w:pPr>
      <w:r w:rsidRPr="007E7106">
        <w:rPr>
          <w:rFonts w:asciiTheme="minorHAnsi" w:hAnsiTheme="minorHAnsi"/>
        </w:rPr>
        <w:t xml:space="preserve">La vida cristiana es comparada con una carrera que requiere perseverancia, dedicación y fe. Hoy recordamos a </w:t>
      </w:r>
      <w:r w:rsidR="00BE6BC2" w:rsidRPr="00671483">
        <w:rPr>
          <w:rFonts w:asciiTheme="minorHAnsi" w:hAnsiTheme="minorHAnsi"/>
        </w:rPr>
        <w:t>nuestra hermana Esperanza</w:t>
      </w:r>
      <w:r w:rsidRPr="007E7106">
        <w:rPr>
          <w:rFonts w:asciiTheme="minorHAnsi" w:hAnsiTheme="minorHAnsi"/>
        </w:rPr>
        <w:t xml:space="preserve"> que vivió este pasaje de manera extraordinaria. Su entrega y sacrificio por la obra del Señor son testimonio de una fe firme y un amor profundo por el llamado de Dios. Su vida nos recuerda que, cuando vivimos con propósito eterno, cada sacrificio se convierte en una ofrenda agradable a Dios y en una semilla de transformación en las vidas que tocamos.</w:t>
      </w:r>
    </w:p>
    <w:p w14:paraId="594CAC8B" w14:textId="735CC03D" w:rsidR="007E7106" w:rsidRPr="007E7106" w:rsidRDefault="007E7106" w:rsidP="007E7106">
      <w:pPr>
        <w:tabs>
          <w:tab w:val="left" w:pos="2939"/>
        </w:tabs>
        <w:rPr>
          <w:rFonts w:asciiTheme="minorHAnsi" w:hAnsiTheme="minorHAnsi"/>
        </w:rPr>
      </w:pPr>
      <w:r w:rsidRPr="007E7106">
        <w:rPr>
          <w:rFonts w:asciiTheme="minorHAnsi" w:hAnsiTheme="minorHAnsi"/>
        </w:rPr>
        <w:t xml:space="preserve">Así como Pablo, </w:t>
      </w:r>
      <w:r w:rsidR="00BE6BC2" w:rsidRPr="00671483">
        <w:rPr>
          <w:rFonts w:asciiTheme="minorHAnsi" w:hAnsiTheme="minorHAnsi"/>
        </w:rPr>
        <w:t>Esperanza</w:t>
      </w:r>
      <w:r w:rsidRPr="007E7106">
        <w:rPr>
          <w:rFonts w:asciiTheme="minorHAnsi" w:hAnsiTheme="minorHAnsi"/>
        </w:rPr>
        <w:t xml:space="preserve"> peleó la buena batalla, completó la carrera y se mantuvo fiel, dejando un legado que inspira a otros a hacer lo mismo. Ahora, ella disfruta de la</w:t>
      </w:r>
      <w:r w:rsidR="00BE6BC2" w:rsidRPr="00671483">
        <w:rPr>
          <w:rFonts w:asciiTheme="minorHAnsi" w:hAnsiTheme="minorHAnsi"/>
        </w:rPr>
        <w:t xml:space="preserve">s moradas eternas con </w:t>
      </w:r>
      <w:r w:rsidR="004E4ACA" w:rsidRPr="00671483">
        <w:rPr>
          <w:rFonts w:asciiTheme="minorHAnsi" w:hAnsiTheme="minorHAnsi"/>
        </w:rPr>
        <w:t>su</w:t>
      </w:r>
      <w:r w:rsidRPr="007E7106">
        <w:rPr>
          <w:rFonts w:asciiTheme="minorHAnsi" w:hAnsiTheme="minorHAnsi"/>
        </w:rPr>
        <w:t xml:space="preserve"> Señor. Pero su vida también nos desafía: </w:t>
      </w:r>
      <w:r w:rsidRPr="007E7106">
        <w:rPr>
          <w:rFonts w:asciiTheme="minorHAnsi" w:hAnsiTheme="minorHAnsi"/>
          <w:color w:val="FF0000"/>
        </w:rPr>
        <w:t>¿Estamos viviendo con el mismo nivel de entrega y fidelidad?</w:t>
      </w:r>
    </w:p>
    <w:p w14:paraId="0178C101" w14:textId="7EC6BA62" w:rsidR="007E7106" w:rsidRPr="007E7106" w:rsidRDefault="00671483" w:rsidP="007E7106">
      <w:pPr>
        <w:tabs>
          <w:tab w:val="left" w:pos="2939"/>
        </w:tabs>
        <w:rPr>
          <w:rFonts w:asciiTheme="minorHAnsi" w:hAnsiTheme="minorHAnsi"/>
        </w:rPr>
      </w:pPr>
      <w:r w:rsidRPr="00671483">
        <w:rPr>
          <w:rFonts w:asciiTheme="minorHAnsi" w:hAnsiTheme="minorHAnsi"/>
          <w:b/>
          <w:bCs/>
        </w:rPr>
        <w:t>Analicemos</w:t>
      </w:r>
      <w:r w:rsidR="004E4ACA" w:rsidRPr="00671483">
        <w:rPr>
          <w:rFonts w:asciiTheme="minorHAnsi" w:hAnsiTheme="minorHAnsi"/>
          <w:b/>
          <w:bCs/>
        </w:rPr>
        <w:t xml:space="preserve"> nuestras vidas</w:t>
      </w:r>
      <w:r w:rsidRPr="00671483">
        <w:rPr>
          <w:rFonts w:asciiTheme="minorHAnsi" w:hAnsiTheme="minorHAnsi"/>
          <w:b/>
          <w:bCs/>
        </w:rPr>
        <w:t xml:space="preserve">: </w:t>
      </w:r>
      <w:r w:rsidR="007E7106" w:rsidRPr="007E7106">
        <w:rPr>
          <w:rFonts w:asciiTheme="minorHAnsi" w:hAnsiTheme="minorHAnsi"/>
          <w:color w:val="FF0000"/>
        </w:rPr>
        <w:t>¿Estás peleando la buena batalla? ¿Estás corriendo la carrera que Dios ha puesto delante de ti?</w:t>
      </w:r>
      <w:r w:rsidR="007E7106" w:rsidRPr="007E7106">
        <w:rPr>
          <w:rFonts w:asciiTheme="minorHAnsi" w:hAnsiTheme="minorHAnsi"/>
        </w:rPr>
        <w:t xml:space="preserve"> La vida es breve, pero los frutos de vivir para Cristo son eternos. Como </w:t>
      </w:r>
      <w:r w:rsidRPr="00671483">
        <w:rPr>
          <w:rFonts w:asciiTheme="minorHAnsi" w:hAnsiTheme="minorHAnsi"/>
        </w:rPr>
        <w:t>Esperanza</w:t>
      </w:r>
      <w:r w:rsidR="007E7106" w:rsidRPr="007E7106">
        <w:rPr>
          <w:rFonts w:asciiTheme="minorHAnsi" w:hAnsiTheme="minorHAnsi"/>
        </w:rPr>
        <w:t>, entrega todo lo que eres al Señor. Responde a Su llamado con valentía, perseverancia y amor, sabiendo que el trabajo para Su Reino nunca es en vano.</w:t>
      </w:r>
    </w:p>
    <w:p w14:paraId="109104EE" w14:textId="6C68EC46" w:rsidR="007E7106" w:rsidRPr="00671483" w:rsidRDefault="007E7106" w:rsidP="007E7106">
      <w:pPr>
        <w:tabs>
          <w:tab w:val="left" w:pos="2939"/>
        </w:tabs>
        <w:rPr>
          <w:rFonts w:asciiTheme="minorHAnsi" w:hAnsiTheme="minorHAnsi"/>
        </w:rPr>
      </w:pPr>
      <w:r w:rsidRPr="007E7106">
        <w:rPr>
          <w:rFonts w:asciiTheme="minorHAnsi" w:hAnsiTheme="minorHAnsi"/>
        </w:rPr>
        <w:t>Que su ejemplo nos motive a vivir de tal manera que, al final de nuestra carrera, también podamos decir: "</w:t>
      </w:r>
      <w:r w:rsidRPr="007E7106">
        <w:rPr>
          <w:rFonts w:asciiTheme="minorHAnsi" w:hAnsiTheme="minorHAnsi"/>
          <w:i/>
          <w:iCs/>
        </w:rPr>
        <w:t xml:space="preserve">He sido fiel, y ahora </w:t>
      </w:r>
      <w:r w:rsidR="00671483" w:rsidRPr="00671483">
        <w:rPr>
          <w:rFonts w:asciiTheme="minorHAnsi" w:hAnsiTheme="minorHAnsi"/>
          <w:i/>
          <w:iCs/>
        </w:rPr>
        <w:t xml:space="preserve">descanso en </w:t>
      </w:r>
      <w:r w:rsidRPr="007E7106">
        <w:rPr>
          <w:rFonts w:asciiTheme="minorHAnsi" w:hAnsiTheme="minorHAnsi"/>
          <w:i/>
          <w:iCs/>
        </w:rPr>
        <w:t xml:space="preserve">mi Señor </w:t>
      </w:r>
      <w:r w:rsidR="00671483" w:rsidRPr="00671483">
        <w:rPr>
          <w:rFonts w:asciiTheme="minorHAnsi" w:hAnsiTheme="minorHAnsi"/>
          <w:i/>
          <w:iCs/>
        </w:rPr>
        <w:t>quien tiene una eternidad reservada para mí</w:t>
      </w:r>
      <w:r w:rsidRPr="007E7106">
        <w:rPr>
          <w:rFonts w:asciiTheme="minorHAnsi" w:hAnsiTheme="minorHAnsi"/>
        </w:rPr>
        <w:t>".</w:t>
      </w:r>
    </w:p>
    <w:p w14:paraId="5C9B0551" w14:textId="537BF05D" w:rsidR="007E7106" w:rsidRPr="00432AE1" w:rsidRDefault="00671483" w:rsidP="009D4FB1">
      <w:pPr>
        <w:tabs>
          <w:tab w:val="left" w:pos="2939"/>
        </w:tabs>
        <w:rPr>
          <w:rFonts w:asciiTheme="minorHAnsi" w:hAnsiTheme="minorHAnsi"/>
        </w:rPr>
      </w:pPr>
      <w:r w:rsidRPr="00671483">
        <w:rPr>
          <w:rFonts w:asciiTheme="minorHAnsi" w:hAnsiTheme="minorHAnsi"/>
        </w:rPr>
        <w:t xml:space="preserve">Bendiciones. </w:t>
      </w:r>
      <w:bookmarkEnd w:id="80"/>
    </w:p>
    <w:p w14:paraId="0DBB2D2D" w14:textId="77777777" w:rsidR="00DB4E2C" w:rsidRDefault="00DB4E2C" w:rsidP="009D4FB1">
      <w:pPr>
        <w:tabs>
          <w:tab w:val="left" w:pos="2939"/>
        </w:tabs>
      </w:pPr>
    </w:p>
    <w:p w14:paraId="5ED8B655" w14:textId="77777777" w:rsidR="00DB4E2C" w:rsidRDefault="00DB4E2C" w:rsidP="009D4FB1">
      <w:pPr>
        <w:tabs>
          <w:tab w:val="left" w:pos="2939"/>
        </w:tabs>
      </w:pPr>
    </w:p>
    <w:p w14:paraId="02115371" w14:textId="5A09F069" w:rsidR="00DB4E2C" w:rsidRDefault="00DB4E2C" w:rsidP="009D4FB1">
      <w:pPr>
        <w:tabs>
          <w:tab w:val="left" w:pos="2939"/>
        </w:tabs>
        <w:rPr>
          <w:color w:val="000000" w:themeColor="text1"/>
          <w:lang w:val="es-ES"/>
        </w:rPr>
      </w:pPr>
      <w:bookmarkStart w:id="81" w:name="OLE_LINK80"/>
      <w:r w:rsidRPr="00C57895">
        <w:rPr>
          <w:b/>
          <w:bCs/>
        </w:rPr>
        <w:t>Daniel 1:</w:t>
      </w:r>
      <w:r w:rsidR="00C57895" w:rsidRPr="00C57895">
        <w:rPr>
          <w:b/>
          <w:bCs/>
        </w:rPr>
        <w:t>8:9</w:t>
      </w:r>
      <w:r w:rsidR="00C57895">
        <w:t xml:space="preserve"> NTV </w:t>
      </w:r>
      <w:r w:rsidRPr="00C57895">
        <w:rPr>
          <w:i/>
          <w:iCs/>
          <w:color w:val="0070C0"/>
          <w:vertAlign w:val="superscript"/>
          <w:lang w:val="es-ES"/>
        </w:rPr>
        <w:t>8 </w:t>
      </w:r>
      <w:r w:rsidRPr="00C57895">
        <w:rPr>
          <w:i/>
          <w:iCs/>
          <w:color w:val="0070C0"/>
          <w:lang w:val="es-ES"/>
        </w:rPr>
        <w:t xml:space="preserve">Sin embargo, Daniel estaba decidido a no contaminarse con la comida y el vino dados por el rey. Le pidió permiso al jefe del Estado Mayor para no comer esos alimentos inaceptables. </w:t>
      </w:r>
      <w:r w:rsidRPr="00C57895">
        <w:rPr>
          <w:i/>
          <w:iCs/>
          <w:color w:val="0070C0"/>
          <w:vertAlign w:val="superscript"/>
          <w:lang w:val="es-ES"/>
        </w:rPr>
        <w:t>9 </w:t>
      </w:r>
      <w:r w:rsidRPr="00C57895">
        <w:rPr>
          <w:i/>
          <w:iCs/>
          <w:color w:val="0070C0"/>
          <w:lang w:val="es-ES"/>
        </w:rPr>
        <w:t>Ahora bien, Dios había hecho que el jefe del Estado Mayor le tuviera respeto y afecto a Daniel</w:t>
      </w:r>
      <w:r w:rsidR="00C57895">
        <w:rPr>
          <w:color w:val="000000" w:themeColor="text1"/>
          <w:lang w:val="es-ES"/>
        </w:rPr>
        <w:t>.</w:t>
      </w:r>
    </w:p>
    <w:p w14:paraId="4D060B52" w14:textId="77777777" w:rsidR="00C57895" w:rsidRDefault="00C57895" w:rsidP="009D4FB1">
      <w:pPr>
        <w:tabs>
          <w:tab w:val="left" w:pos="2939"/>
        </w:tabs>
        <w:rPr>
          <w:color w:val="000000" w:themeColor="text1"/>
          <w:lang w:val="es-ES"/>
        </w:rPr>
      </w:pPr>
    </w:p>
    <w:p w14:paraId="514B23B2" w14:textId="12E7DCF1" w:rsidR="00C57895" w:rsidRDefault="00E62FC0" w:rsidP="009D4FB1">
      <w:pPr>
        <w:tabs>
          <w:tab w:val="left" w:pos="2939"/>
        </w:tabs>
        <w:rPr>
          <w:color w:val="000000" w:themeColor="text1"/>
          <w:lang w:val="es-ES"/>
        </w:rPr>
      </w:pPr>
      <w:r>
        <w:rPr>
          <w:color w:val="000000" w:themeColor="text1"/>
          <w:lang w:val="es-ES"/>
        </w:rPr>
        <w:t>Daniel ha sido una referencia para los jóvenes cristianos, El dejo la muestra de un carácter firme a imitar.</w:t>
      </w:r>
    </w:p>
    <w:p w14:paraId="62EE96BB" w14:textId="0862A8F1" w:rsidR="00E62FC0" w:rsidRDefault="00C03B0E" w:rsidP="009D4FB1">
      <w:pPr>
        <w:tabs>
          <w:tab w:val="left" w:pos="2939"/>
        </w:tabs>
        <w:rPr>
          <w:color w:val="000000" w:themeColor="text1"/>
          <w:lang w:val="es-ES"/>
        </w:rPr>
      </w:pPr>
      <w:r>
        <w:rPr>
          <w:color w:val="000000" w:themeColor="text1"/>
          <w:lang w:val="es-ES"/>
        </w:rPr>
        <w:t>No importa la edad que tengas, no tenemos que ser joven para ser retado por la vida de Daniel. Cuantas veces nos hemos visto en situa</w:t>
      </w:r>
      <w:r w:rsidR="00FB2422">
        <w:rPr>
          <w:color w:val="000000" w:themeColor="text1"/>
          <w:lang w:val="es-ES"/>
        </w:rPr>
        <w:t xml:space="preserve">ciones mucho </w:t>
      </w:r>
      <w:r w:rsidR="00DF091B">
        <w:rPr>
          <w:color w:val="000000" w:themeColor="text1"/>
          <w:lang w:val="es-ES"/>
        </w:rPr>
        <w:t>más</w:t>
      </w:r>
      <w:r w:rsidR="00FB2422">
        <w:rPr>
          <w:color w:val="000000" w:themeColor="text1"/>
          <w:lang w:val="es-ES"/>
        </w:rPr>
        <w:t xml:space="preserve"> simples que Daniel y no hemos </w:t>
      </w:r>
      <w:r w:rsidR="00DF091B">
        <w:rPr>
          <w:color w:val="000000" w:themeColor="text1"/>
          <w:lang w:val="es-ES"/>
        </w:rPr>
        <w:t>sido</w:t>
      </w:r>
      <w:r w:rsidR="00FB2422">
        <w:rPr>
          <w:color w:val="000000" w:themeColor="text1"/>
          <w:lang w:val="es-ES"/>
        </w:rPr>
        <w:t xml:space="preserve"> tan decididos como El a serle fiel a nuestro Dios. </w:t>
      </w:r>
    </w:p>
    <w:p w14:paraId="1441BB0B" w14:textId="2FC1A0B4" w:rsidR="00FB2422" w:rsidRDefault="00FB2422" w:rsidP="009D4FB1">
      <w:pPr>
        <w:tabs>
          <w:tab w:val="left" w:pos="2939"/>
        </w:tabs>
        <w:rPr>
          <w:color w:val="000000" w:themeColor="text1"/>
          <w:lang w:val="es-ES"/>
        </w:rPr>
      </w:pPr>
      <w:r>
        <w:rPr>
          <w:color w:val="000000" w:themeColor="text1"/>
          <w:lang w:val="es-ES"/>
        </w:rPr>
        <w:t xml:space="preserve">Los tiempos que nos ha tocado vivir nos </w:t>
      </w:r>
      <w:r w:rsidR="00DF091B">
        <w:rPr>
          <w:color w:val="000000" w:themeColor="text1"/>
          <w:lang w:val="es-ES"/>
        </w:rPr>
        <w:t>está</w:t>
      </w:r>
      <w:r w:rsidR="00254B08">
        <w:rPr>
          <w:color w:val="000000" w:themeColor="text1"/>
          <w:lang w:val="es-ES"/>
        </w:rPr>
        <w:t>n</w:t>
      </w:r>
      <w:r>
        <w:rPr>
          <w:color w:val="000000" w:themeColor="text1"/>
          <w:lang w:val="es-ES"/>
        </w:rPr>
        <w:t xml:space="preserve"> dando la oportunidad de mostrarles a las futuras generaciones </w:t>
      </w:r>
      <w:r w:rsidR="00F52F35">
        <w:rPr>
          <w:color w:val="000000" w:themeColor="text1"/>
          <w:lang w:val="es-ES"/>
        </w:rPr>
        <w:t xml:space="preserve">un legado similar al de Daniel, de parte de nuestro Dios tenemos palabras </w:t>
      </w:r>
      <w:r w:rsidR="00A8274B">
        <w:rPr>
          <w:color w:val="000000" w:themeColor="text1"/>
          <w:lang w:val="es-ES"/>
        </w:rPr>
        <w:t xml:space="preserve">que nos respaldan y nos dan apoyo para permanecer firmes como: </w:t>
      </w:r>
      <w:r w:rsidR="00A95444" w:rsidRPr="00254B08">
        <w:rPr>
          <w:b/>
          <w:bCs/>
          <w:color w:val="000000" w:themeColor="text1"/>
          <w:lang w:val="es-ES"/>
        </w:rPr>
        <w:t>Mateo 28:20 NTV</w:t>
      </w:r>
      <w:r w:rsidR="00A95444">
        <w:rPr>
          <w:color w:val="000000" w:themeColor="text1"/>
          <w:lang w:val="es-ES"/>
        </w:rPr>
        <w:t xml:space="preserve"> “</w:t>
      </w:r>
      <w:r w:rsidR="00A95444" w:rsidRPr="00DF091B">
        <w:rPr>
          <w:i/>
          <w:iCs/>
          <w:color w:val="0070C0"/>
          <w:lang w:val="es-ES"/>
        </w:rPr>
        <w:t>…</w:t>
      </w:r>
      <w:r w:rsidR="00DF091B" w:rsidRPr="00DF091B">
        <w:rPr>
          <w:i/>
          <w:iCs/>
          <w:color w:val="0070C0"/>
          <w:lang w:val="es-ES"/>
        </w:rPr>
        <w:t>tengan por seguro esto: que estoy con ustedes siempre, hasta el fin de los tiempos</w:t>
      </w:r>
      <w:r w:rsidR="00DF091B">
        <w:rPr>
          <w:color w:val="000000" w:themeColor="text1"/>
          <w:lang w:val="es-ES"/>
        </w:rPr>
        <w:t>”</w:t>
      </w:r>
    </w:p>
    <w:p w14:paraId="3B202548" w14:textId="78595E2E" w:rsidR="00DF091B" w:rsidRDefault="0013688F" w:rsidP="009D4FB1">
      <w:pPr>
        <w:tabs>
          <w:tab w:val="left" w:pos="2939"/>
        </w:tabs>
        <w:rPr>
          <w:color w:val="000000" w:themeColor="text1"/>
          <w:lang w:val="es-ES"/>
        </w:rPr>
      </w:pPr>
      <w:r>
        <w:rPr>
          <w:color w:val="000000" w:themeColor="text1"/>
          <w:lang w:val="es-ES"/>
        </w:rPr>
        <w:t xml:space="preserve">Hoy </w:t>
      </w:r>
      <w:r w:rsidR="00254B08">
        <w:rPr>
          <w:color w:val="000000" w:themeColor="text1"/>
          <w:lang w:val="es-ES"/>
        </w:rPr>
        <w:t>Tú</w:t>
      </w:r>
      <w:r>
        <w:rPr>
          <w:color w:val="000000" w:themeColor="text1"/>
          <w:lang w:val="es-ES"/>
        </w:rPr>
        <w:t xml:space="preserve"> y </w:t>
      </w:r>
      <w:r w:rsidR="00254B08">
        <w:rPr>
          <w:color w:val="000000" w:themeColor="text1"/>
          <w:lang w:val="es-ES"/>
        </w:rPr>
        <w:t>Y</w:t>
      </w:r>
      <w:r>
        <w:rPr>
          <w:color w:val="000000" w:themeColor="text1"/>
          <w:lang w:val="es-ES"/>
        </w:rPr>
        <w:t xml:space="preserve">o podemos enfrentar momentos para poner en alto el nombre de nuestro Dios, y te puedo asegurar que </w:t>
      </w:r>
      <w:r w:rsidR="00254B08">
        <w:rPr>
          <w:color w:val="000000" w:themeColor="text1"/>
          <w:lang w:val="es-ES"/>
        </w:rPr>
        <w:t>Él</w:t>
      </w:r>
      <w:r>
        <w:rPr>
          <w:color w:val="000000" w:themeColor="text1"/>
          <w:lang w:val="es-ES"/>
        </w:rPr>
        <w:t xml:space="preserve"> nunca te va a defraudar, aquí lo que </w:t>
      </w:r>
      <w:r w:rsidR="00DD4722">
        <w:rPr>
          <w:color w:val="000000" w:themeColor="text1"/>
          <w:lang w:val="es-ES"/>
        </w:rPr>
        <w:t xml:space="preserve">se pondrá sobre la mesa es la realidad de nuestra fe, de cuanto realmente creemos en Dios, será el momento de </w:t>
      </w:r>
      <w:r w:rsidR="00E8446A">
        <w:rPr>
          <w:color w:val="000000" w:themeColor="text1"/>
          <w:lang w:val="es-ES"/>
        </w:rPr>
        <w:t>nuestro</w:t>
      </w:r>
      <w:r w:rsidR="00DD4722">
        <w:rPr>
          <w:color w:val="000000" w:themeColor="text1"/>
          <w:lang w:val="es-ES"/>
        </w:rPr>
        <w:t xml:space="preserve"> examen de fe y tendremos la oportunidad de poder salir aprobados </w:t>
      </w:r>
      <w:r w:rsidR="0049177A">
        <w:rPr>
          <w:color w:val="000000" w:themeColor="text1"/>
          <w:lang w:val="es-ES"/>
        </w:rPr>
        <w:t>horrando</w:t>
      </w:r>
      <w:r w:rsidR="00DD4722">
        <w:rPr>
          <w:color w:val="000000" w:themeColor="text1"/>
          <w:lang w:val="es-ES"/>
        </w:rPr>
        <w:t xml:space="preserve"> al Dios que lo ha dado todo por nosotros, pero si aun </w:t>
      </w:r>
      <w:r w:rsidR="0049177A">
        <w:rPr>
          <w:color w:val="000000" w:themeColor="text1"/>
          <w:lang w:val="es-ES"/>
        </w:rPr>
        <w:t>padeciéramos</w:t>
      </w:r>
      <w:r w:rsidR="00DD4722">
        <w:rPr>
          <w:color w:val="000000" w:themeColor="text1"/>
          <w:lang w:val="es-ES"/>
        </w:rPr>
        <w:t xml:space="preserve"> por El hasta la muerte, no hay de que preocuparse porque la eternidad nos espera.</w:t>
      </w:r>
    </w:p>
    <w:p w14:paraId="093F80E3" w14:textId="25FE0988" w:rsidR="00DD4722" w:rsidRDefault="00E8446A" w:rsidP="009D4FB1">
      <w:pPr>
        <w:tabs>
          <w:tab w:val="left" w:pos="2939"/>
        </w:tabs>
        <w:rPr>
          <w:color w:val="000000" w:themeColor="text1"/>
          <w:lang w:val="es-ES"/>
        </w:rPr>
      </w:pPr>
      <w:r>
        <w:rPr>
          <w:color w:val="000000" w:themeColor="text1"/>
          <w:lang w:val="es-ES"/>
        </w:rPr>
        <w:t>Recuerda que lo que nos toca es “</w:t>
      </w:r>
      <w:r w:rsidRPr="0049177A">
        <w:rPr>
          <w:i/>
          <w:iCs/>
          <w:color w:val="0070C0"/>
          <w:lang w:val="es-ES"/>
        </w:rPr>
        <w:t>Ser fiel hasta la muerte</w:t>
      </w:r>
      <w:r>
        <w:rPr>
          <w:color w:val="000000" w:themeColor="text1"/>
          <w:lang w:val="es-ES"/>
        </w:rPr>
        <w:t xml:space="preserve">”, Jesús ya lo hizo por nosotros. </w:t>
      </w:r>
    </w:p>
    <w:p w14:paraId="7C1BED08" w14:textId="5C5D04D5" w:rsidR="00E8446A" w:rsidRDefault="00E8446A" w:rsidP="009D4FB1">
      <w:pPr>
        <w:tabs>
          <w:tab w:val="left" w:pos="2939"/>
        </w:tabs>
        <w:rPr>
          <w:color w:val="000000" w:themeColor="text1"/>
          <w:lang w:val="es-ES"/>
        </w:rPr>
      </w:pPr>
      <w:r>
        <w:rPr>
          <w:color w:val="000000" w:themeColor="text1"/>
          <w:lang w:val="es-ES"/>
        </w:rPr>
        <w:t xml:space="preserve">Dios te bendiga y te guarde. </w:t>
      </w:r>
      <w:bookmarkEnd w:id="81"/>
    </w:p>
    <w:p w14:paraId="0984AE8F" w14:textId="77777777" w:rsidR="00BB7715" w:rsidRDefault="00BB7715" w:rsidP="009D4FB1">
      <w:pPr>
        <w:tabs>
          <w:tab w:val="left" w:pos="2939"/>
        </w:tabs>
        <w:rPr>
          <w:color w:val="000000" w:themeColor="text1"/>
          <w:lang w:val="es-ES"/>
        </w:rPr>
      </w:pPr>
    </w:p>
    <w:p w14:paraId="44A77DD1" w14:textId="77777777" w:rsidR="00BB7715" w:rsidRDefault="00BB7715" w:rsidP="009D4FB1">
      <w:pPr>
        <w:tabs>
          <w:tab w:val="left" w:pos="2939"/>
        </w:tabs>
        <w:rPr>
          <w:color w:val="000000" w:themeColor="text1"/>
          <w:lang w:val="es-ES"/>
        </w:rPr>
      </w:pPr>
    </w:p>
    <w:p w14:paraId="11C3B7C7" w14:textId="39F0FC15" w:rsidR="00BB7715" w:rsidRDefault="00BB7715" w:rsidP="009D4FB1">
      <w:pPr>
        <w:tabs>
          <w:tab w:val="left" w:pos="2939"/>
        </w:tabs>
        <w:rPr>
          <w:color w:val="000000" w:themeColor="text1"/>
          <w:lang w:val="es-ES"/>
        </w:rPr>
      </w:pPr>
      <w:bookmarkStart w:id="82" w:name="OLE_LINK81"/>
      <w:r w:rsidRPr="005C1ECF">
        <w:rPr>
          <w:b/>
          <w:bCs/>
          <w:color w:val="000000" w:themeColor="text1"/>
          <w:lang w:val="es-ES"/>
        </w:rPr>
        <w:t>Efesios 1:21-23 NTV</w:t>
      </w:r>
      <w:r>
        <w:rPr>
          <w:color w:val="000000" w:themeColor="text1"/>
          <w:lang w:val="es-ES"/>
        </w:rPr>
        <w:t xml:space="preserve">. </w:t>
      </w:r>
      <w:r w:rsidRPr="005C1ECF">
        <w:rPr>
          <w:i/>
          <w:iCs/>
          <w:color w:val="0070C0"/>
          <w:vertAlign w:val="superscript"/>
          <w:lang w:val="es-ES"/>
        </w:rPr>
        <w:t>21 </w:t>
      </w:r>
      <w:r w:rsidRPr="005C1ECF">
        <w:rPr>
          <w:i/>
          <w:iCs/>
          <w:color w:val="0070C0"/>
          <w:lang w:val="es-ES"/>
        </w:rPr>
        <w:t xml:space="preserve">Ahora Cristo está muy por encima de todo, sean gobernantes o autoridades o poderes o dominios o cualquier otra cosa, no sólo en este mundo sino también en el mundo que vendrá. </w:t>
      </w:r>
      <w:r w:rsidRPr="005C1ECF">
        <w:rPr>
          <w:i/>
          <w:iCs/>
          <w:color w:val="0070C0"/>
          <w:vertAlign w:val="superscript"/>
          <w:lang w:val="es-ES"/>
        </w:rPr>
        <w:t>22 </w:t>
      </w:r>
      <w:r w:rsidRPr="005C1ECF">
        <w:rPr>
          <w:i/>
          <w:iCs/>
          <w:color w:val="0070C0"/>
          <w:lang w:val="es-ES"/>
        </w:rPr>
        <w:t xml:space="preserve">Dios ha puesto todo bajo la autoridad de Cristo, a quien hizo cabeza de todas las cosas para beneficio de la iglesia. </w:t>
      </w:r>
      <w:r w:rsidRPr="005C1ECF">
        <w:rPr>
          <w:i/>
          <w:iCs/>
          <w:color w:val="0070C0"/>
          <w:vertAlign w:val="superscript"/>
          <w:lang w:val="es-ES"/>
        </w:rPr>
        <w:t>23 </w:t>
      </w:r>
      <w:r w:rsidRPr="005C1ECF">
        <w:rPr>
          <w:i/>
          <w:iCs/>
          <w:color w:val="0070C0"/>
          <w:lang w:val="es-ES"/>
        </w:rPr>
        <w:t>Y la iglesia es el cuerpo de Cristo; él la completa y la llena, y también es quien da plenitud a todas las cosas en todas partes con su presencia</w:t>
      </w:r>
      <w:r w:rsidRPr="00BB7715">
        <w:rPr>
          <w:color w:val="000000" w:themeColor="text1"/>
          <w:lang w:val="es-ES"/>
        </w:rPr>
        <w:t>.</w:t>
      </w:r>
    </w:p>
    <w:p w14:paraId="404A5F18" w14:textId="77777777" w:rsidR="00BB7715" w:rsidRDefault="00BB7715" w:rsidP="009D4FB1">
      <w:pPr>
        <w:tabs>
          <w:tab w:val="left" w:pos="2939"/>
        </w:tabs>
        <w:rPr>
          <w:color w:val="000000" w:themeColor="text1"/>
          <w:lang w:val="es-ES"/>
        </w:rPr>
      </w:pPr>
    </w:p>
    <w:p w14:paraId="23DFE883" w14:textId="14400234" w:rsidR="00BB7715" w:rsidRPr="00FF1287" w:rsidRDefault="009A45E1" w:rsidP="009D4FB1">
      <w:pPr>
        <w:tabs>
          <w:tab w:val="left" w:pos="2939"/>
        </w:tabs>
        <w:rPr>
          <w:color w:val="000000" w:themeColor="text1"/>
          <w:lang w:val="es-ES"/>
        </w:rPr>
      </w:pPr>
      <w:r w:rsidRPr="00FF1287">
        <w:rPr>
          <w:color w:val="000000" w:themeColor="text1"/>
          <w:lang w:val="es-ES"/>
        </w:rPr>
        <w:t xml:space="preserve">Hay verdades que conocemos y las leemos una y otra vez, pero no la asimilamos. </w:t>
      </w:r>
    </w:p>
    <w:p w14:paraId="3EF120C5" w14:textId="71634935" w:rsidR="009A45E1" w:rsidRPr="00FF1287" w:rsidRDefault="00AB6DB1" w:rsidP="009D4FB1">
      <w:pPr>
        <w:tabs>
          <w:tab w:val="left" w:pos="2939"/>
        </w:tabs>
        <w:rPr>
          <w:color w:val="000000" w:themeColor="text1"/>
          <w:lang w:val="es-ES"/>
        </w:rPr>
      </w:pPr>
      <w:r w:rsidRPr="00FF1287">
        <w:rPr>
          <w:color w:val="000000" w:themeColor="text1"/>
          <w:lang w:val="es-ES"/>
        </w:rPr>
        <w:t xml:space="preserve">Entender al menos un poco de la </w:t>
      </w:r>
      <w:r w:rsidR="00FF1287" w:rsidRPr="00FF1287">
        <w:rPr>
          <w:color w:val="000000" w:themeColor="text1"/>
          <w:lang w:val="es-ES"/>
        </w:rPr>
        <w:t>Soberanía</w:t>
      </w:r>
      <w:r w:rsidRPr="00FF1287">
        <w:rPr>
          <w:color w:val="000000" w:themeColor="text1"/>
          <w:lang w:val="es-ES"/>
        </w:rPr>
        <w:t xml:space="preserve"> de nuestro Dios </w:t>
      </w:r>
      <w:r w:rsidR="00D84342" w:rsidRPr="00FF1287">
        <w:rPr>
          <w:color w:val="000000" w:themeColor="text1"/>
          <w:lang w:val="es-ES"/>
        </w:rPr>
        <w:t xml:space="preserve">y </w:t>
      </w:r>
      <w:r w:rsidR="00902698" w:rsidRPr="00FF1287">
        <w:rPr>
          <w:color w:val="000000" w:themeColor="text1"/>
          <w:lang w:val="es-ES"/>
        </w:rPr>
        <w:t>vivir con la seguridad que la palabra de Dios no dice de quienes somos y quien es nuestro Dios hace una gran diferencia en este mundo que vivimos</w:t>
      </w:r>
      <w:r w:rsidR="00D40623" w:rsidRPr="00FF1287">
        <w:rPr>
          <w:color w:val="000000" w:themeColor="text1"/>
          <w:lang w:val="es-ES"/>
        </w:rPr>
        <w:t>.</w:t>
      </w:r>
    </w:p>
    <w:p w14:paraId="1E56982C" w14:textId="49D976CB" w:rsidR="00D40623" w:rsidRPr="00FF1287" w:rsidRDefault="00D40623" w:rsidP="009D4FB1">
      <w:pPr>
        <w:tabs>
          <w:tab w:val="left" w:pos="2939"/>
        </w:tabs>
        <w:rPr>
          <w:color w:val="000000" w:themeColor="text1"/>
          <w:lang w:val="es-ES"/>
        </w:rPr>
      </w:pPr>
      <w:r w:rsidRPr="00FF1287">
        <w:rPr>
          <w:color w:val="000000" w:themeColor="text1"/>
          <w:lang w:val="es-ES"/>
        </w:rPr>
        <w:t xml:space="preserve">Al nosotros entender que nuestro Dios </w:t>
      </w:r>
      <w:r w:rsidR="0029742E" w:rsidRPr="00FF1287">
        <w:rPr>
          <w:color w:val="000000" w:themeColor="text1"/>
          <w:lang w:val="es-ES"/>
        </w:rPr>
        <w:t>está</w:t>
      </w:r>
      <w:r w:rsidR="00EF26D2" w:rsidRPr="00FF1287">
        <w:rPr>
          <w:color w:val="000000" w:themeColor="text1"/>
          <w:lang w:val="es-ES"/>
        </w:rPr>
        <w:t xml:space="preserve"> por encima de todo</w:t>
      </w:r>
      <w:r w:rsidR="0029742E">
        <w:rPr>
          <w:color w:val="000000" w:themeColor="text1"/>
          <w:lang w:val="es-ES"/>
        </w:rPr>
        <w:t xml:space="preserve">, </w:t>
      </w:r>
      <w:r w:rsidR="00EF26D2" w:rsidRPr="00FF1287">
        <w:rPr>
          <w:color w:val="000000" w:themeColor="text1"/>
          <w:lang w:val="es-ES"/>
        </w:rPr>
        <w:t>el verso 21 nos dice que no impor</w:t>
      </w:r>
      <w:r w:rsidR="000F4A1D">
        <w:rPr>
          <w:color w:val="000000" w:themeColor="text1"/>
          <w:lang w:val="es-ES"/>
        </w:rPr>
        <w:t xml:space="preserve">ta </w:t>
      </w:r>
      <w:r w:rsidR="00EF26D2" w:rsidRPr="00FF1287">
        <w:rPr>
          <w:color w:val="000000" w:themeColor="text1"/>
          <w:lang w:val="es-ES"/>
        </w:rPr>
        <w:t xml:space="preserve">que autoridad </w:t>
      </w:r>
      <w:r w:rsidR="000F4A1D" w:rsidRPr="00FF1287">
        <w:rPr>
          <w:color w:val="000000" w:themeColor="text1"/>
          <w:lang w:val="es-ES"/>
        </w:rPr>
        <w:t>exista</w:t>
      </w:r>
      <w:r w:rsidR="00EF26D2" w:rsidRPr="00FF1287">
        <w:rPr>
          <w:color w:val="000000" w:themeColor="text1"/>
          <w:lang w:val="es-ES"/>
        </w:rPr>
        <w:t xml:space="preserve"> en este mundo, Cristo </w:t>
      </w:r>
      <w:r w:rsidR="000F4A1D" w:rsidRPr="00FF1287">
        <w:rPr>
          <w:color w:val="000000" w:themeColor="text1"/>
          <w:lang w:val="es-ES"/>
        </w:rPr>
        <w:t>está</w:t>
      </w:r>
      <w:r w:rsidR="00EF26D2" w:rsidRPr="00FF1287">
        <w:rPr>
          <w:color w:val="000000" w:themeColor="text1"/>
          <w:lang w:val="es-ES"/>
        </w:rPr>
        <w:t xml:space="preserve"> por encima de ellos</w:t>
      </w:r>
      <w:r w:rsidR="00474194" w:rsidRPr="00FF1287">
        <w:rPr>
          <w:color w:val="000000" w:themeColor="text1"/>
          <w:lang w:val="es-ES"/>
        </w:rPr>
        <w:t xml:space="preserve">, incluso </w:t>
      </w:r>
      <w:r w:rsidR="000F4A1D" w:rsidRPr="00FF1287">
        <w:rPr>
          <w:color w:val="000000" w:themeColor="text1"/>
          <w:lang w:val="es-ES"/>
        </w:rPr>
        <w:t>también</w:t>
      </w:r>
      <w:r w:rsidR="00474194" w:rsidRPr="00FF1287">
        <w:rPr>
          <w:color w:val="000000" w:themeColor="text1"/>
          <w:lang w:val="es-ES"/>
        </w:rPr>
        <w:t xml:space="preserve"> en el mundo venidero nuestro Dios es Superior a todos. </w:t>
      </w:r>
    </w:p>
    <w:p w14:paraId="37EF55CD" w14:textId="7789D8D8" w:rsidR="00D8101F" w:rsidRPr="00FF1287" w:rsidRDefault="00D8101F" w:rsidP="009D4FB1">
      <w:pPr>
        <w:tabs>
          <w:tab w:val="left" w:pos="2939"/>
        </w:tabs>
        <w:rPr>
          <w:color w:val="000000" w:themeColor="text1"/>
          <w:lang w:val="es-ES"/>
        </w:rPr>
      </w:pPr>
      <w:r w:rsidRPr="00FF1287">
        <w:rPr>
          <w:color w:val="000000" w:themeColor="text1"/>
          <w:lang w:val="es-ES"/>
        </w:rPr>
        <w:t xml:space="preserve">Cuando entonces leemos que esta autoridad que se le </w:t>
      </w:r>
      <w:r w:rsidR="000F4A1D" w:rsidRPr="00FF1287">
        <w:rPr>
          <w:color w:val="000000" w:themeColor="text1"/>
          <w:lang w:val="es-ES"/>
        </w:rPr>
        <w:t>ha</w:t>
      </w:r>
      <w:r w:rsidRPr="00FF1287">
        <w:rPr>
          <w:color w:val="000000" w:themeColor="text1"/>
          <w:lang w:val="es-ES"/>
        </w:rPr>
        <w:t xml:space="preserve"> dado a Cristo es en beneficio de la Iglesia</w:t>
      </w:r>
      <w:r w:rsidR="00C66958" w:rsidRPr="00FF1287">
        <w:rPr>
          <w:color w:val="000000" w:themeColor="text1"/>
          <w:lang w:val="es-ES"/>
        </w:rPr>
        <w:t>, nos hace sentir muy seguros</w:t>
      </w:r>
      <w:r w:rsidR="003048A2" w:rsidRPr="00FF1287">
        <w:rPr>
          <w:color w:val="000000" w:themeColor="text1"/>
          <w:lang w:val="es-ES"/>
        </w:rPr>
        <w:t xml:space="preserve"> pues entonces entendemos </w:t>
      </w:r>
      <w:r w:rsidR="00801B81" w:rsidRPr="00FF1287">
        <w:rPr>
          <w:color w:val="000000" w:themeColor="text1"/>
          <w:lang w:val="es-ES"/>
        </w:rPr>
        <w:t xml:space="preserve">que nuestra vida </w:t>
      </w:r>
      <w:r w:rsidR="00BC1F84" w:rsidRPr="00FF1287">
        <w:rPr>
          <w:color w:val="000000" w:themeColor="text1"/>
          <w:lang w:val="es-ES"/>
        </w:rPr>
        <w:t>está</w:t>
      </w:r>
      <w:r w:rsidR="00801B81" w:rsidRPr="00FF1287">
        <w:rPr>
          <w:color w:val="000000" w:themeColor="text1"/>
          <w:lang w:val="es-ES"/>
        </w:rPr>
        <w:t xml:space="preserve"> se</w:t>
      </w:r>
      <w:r w:rsidR="00FF1287" w:rsidRPr="00FF1287">
        <w:rPr>
          <w:color w:val="000000" w:themeColor="text1"/>
          <w:lang w:val="es-ES"/>
        </w:rPr>
        <w:t>g</w:t>
      </w:r>
      <w:r w:rsidR="00801B81" w:rsidRPr="00FF1287">
        <w:rPr>
          <w:color w:val="000000" w:themeColor="text1"/>
          <w:lang w:val="es-ES"/>
        </w:rPr>
        <w:t xml:space="preserve">ura en El. </w:t>
      </w:r>
    </w:p>
    <w:p w14:paraId="721CC67A" w14:textId="466FF29D" w:rsidR="00FF1287" w:rsidRPr="00FF1287" w:rsidRDefault="00801B81" w:rsidP="009D4FB1">
      <w:pPr>
        <w:tabs>
          <w:tab w:val="left" w:pos="2939"/>
        </w:tabs>
        <w:rPr>
          <w:color w:val="000000" w:themeColor="text1"/>
          <w:lang w:val="es-ES"/>
        </w:rPr>
      </w:pPr>
      <w:r w:rsidRPr="00FF1287">
        <w:rPr>
          <w:color w:val="000000" w:themeColor="text1"/>
          <w:lang w:val="es-ES"/>
        </w:rPr>
        <w:t xml:space="preserve">Vivamos consientes de esta verdad, no tengas miedo, </w:t>
      </w:r>
      <w:r w:rsidR="00BC1F84" w:rsidRPr="00FF1287">
        <w:rPr>
          <w:color w:val="000000" w:themeColor="text1"/>
          <w:lang w:val="es-ES"/>
        </w:rPr>
        <w:t>confía</w:t>
      </w:r>
      <w:r w:rsidRPr="00FF1287">
        <w:rPr>
          <w:color w:val="000000" w:themeColor="text1"/>
          <w:lang w:val="es-ES"/>
        </w:rPr>
        <w:t xml:space="preserve"> en Cristo</w:t>
      </w:r>
      <w:r w:rsidR="00FF1287" w:rsidRPr="00FF1287">
        <w:rPr>
          <w:color w:val="000000" w:themeColor="text1"/>
          <w:lang w:val="es-ES"/>
        </w:rPr>
        <w:t xml:space="preserve"> y </w:t>
      </w:r>
      <w:r w:rsidR="00BC1F84" w:rsidRPr="00FF1287">
        <w:rPr>
          <w:color w:val="000000" w:themeColor="text1"/>
          <w:lang w:val="es-ES"/>
        </w:rPr>
        <w:t>descansa</w:t>
      </w:r>
      <w:r w:rsidR="00FF1287" w:rsidRPr="00FF1287">
        <w:rPr>
          <w:color w:val="000000" w:themeColor="text1"/>
          <w:lang w:val="es-ES"/>
        </w:rPr>
        <w:t xml:space="preserve"> en El, nada puede hacer nadie en este mundo que tu Dios no lo permita, y todo lo que El permite es para beneficio de Su iglesia y de </w:t>
      </w:r>
      <w:r w:rsidR="00BC1F84" w:rsidRPr="00FF1287">
        <w:rPr>
          <w:color w:val="000000" w:themeColor="text1"/>
          <w:lang w:val="es-ES"/>
        </w:rPr>
        <w:t>nosotros</w:t>
      </w:r>
      <w:r w:rsidR="00FF1287" w:rsidRPr="00FF1287">
        <w:rPr>
          <w:color w:val="000000" w:themeColor="text1"/>
          <w:lang w:val="es-ES"/>
        </w:rPr>
        <w:t xml:space="preserve"> sus hijos. </w:t>
      </w:r>
    </w:p>
    <w:p w14:paraId="55A4AA88" w14:textId="2F6074CF" w:rsidR="00801B81" w:rsidRDefault="00FF1287" w:rsidP="009D4FB1">
      <w:pPr>
        <w:tabs>
          <w:tab w:val="left" w:pos="2939"/>
        </w:tabs>
        <w:rPr>
          <w:color w:val="000000" w:themeColor="text1"/>
          <w:lang w:val="es-ES"/>
        </w:rPr>
      </w:pPr>
      <w:r w:rsidRPr="00FF1287">
        <w:rPr>
          <w:color w:val="000000" w:themeColor="text1"/>
          <w:lang w:val="es-ES"/>
        </w:rPr>
        <w:t xml:space="preserve">Bendiciones.  </w:t>
      </w:r>
      <w:bookmarkEnd w:id="82"/>
    </w:p>
    <w:p w14:paraId="6AA34BF9" w14:textId="77777777" w:rsidR="008620B8" w:rsidRDefault="008620B8" w:rsidP="009D4FB1">
      <w:pPr>
        <w:tabs>
          <w:tab w:val="left" w:pos="2939"/>
        </w:tabs>
        <w:rPr>
          <w:color w:val="000000" w:themeColor="text1"/>
          <w:lang w:val="es-ES"/>
        </w:rPr>
      </w:pPr>
    </w:p>
    <w:p w14:paraId="097D4914" w14:textId="77777777" w:rsidR="00432AE1" w:rsidRDefault="00432AE1" w:rsidP="009D4FB1">
      <w:pPr>
        <w:tabs>
          <w:tab w:val="left" w:pos="2939"/>
        </w:tabs>
        <w:rPr>
          <w:color w:val="000000" w:themeColor="text1"/>
          <w:lang w:val="es-ES"/>
        </w:rPr>
      </w:pPr>
    </w:p>
    <w:p w14:paraId="4BDBF6EC" w14:textId="205120ED" w:rsidR="00416314" w:rsidRPr="00416314" w:rsidRDefault="00416314" w:rsidP="00416314">
      <w:pPr>
        <w:tabs>
          <w:tab w:val="left" w:pos="2939"/>
        </w:tabs>
        <w:rPr>
          <w:i/>
          <w:iCs/>
          <w:color w:val="0070C0"/>
        </w:rPr>
      </w:pPr>
      <w:bookmarkStart w:id="83" w:name="OLE_LINK82"/>
      <w:r w:rsidRPr="00D0568D">
        <w:rPr>
          <w:b/>
          <w:bCs/>
          <w:color w:val="000000" w:themeColor="text1"/>
          <w:lang w:val="es-ES"/>
        </w:rPr>
        <w:t>2 Samuel 5:17-20 NTV</w:t>
      </w:r>
      <w:r>
        <w:rPr>
          <w:color w:val="000000" w:themeColor="text1"/>
          <w:lang w:val="es-ES"/>
        </w:rPr>
        <w:t xml:space="preserve">. </w:t>
      </w:r>
      <w:r w:rsidRPr="00D0568D">
        <w:rPr>
          <w:i/>
          <w:iCs/>
          <w:color w:val="0070C0"/>
          <w:vertAlign w:val="superscript"/>
          <w:lang w:val="es-ES"/>
        </w:rPr>
        <w:t>17 </w:t>
      </w:r>
      <w:r w:rsidRPr="00D0568D">
        <w:rPr>
          <w:i/>
          <w:iCs/>
          <w:color w:val="0070C0"/>
          <w:lang w:val="es-ES"/>
        </w:rPr>
        <w:t xml:space="preserve">Cuando los filisteos se enteraron de que David había sido ungido rey de Israel, movilizaron todas sus fuerzas para capturarlo; pero le avisaron a David que venían, así que entró en la fortaleza. </w:t>
      </w:r>
      <w:r w:rsidRPr="00D0568D">
        <w:rPr>
          <w:i/>
          <w:iCs/>
          <w:color w:val="0070C0"/>
          <w:vertAlign w:val="superscript"/>
          <w:lang w:val="es-ES"/>
        </w:rPr>
        <w:t>18 </w:t>
      </w:r>
      <w:r w:rsidRPr="00D0568D">
        <w:rPr>
          <w:i/>
          <w:iCs/>
          <w:color w:val="0070C0"/>
          <w:lang w:val="es-ES"/>
        </w:rPr>
        <w:t xml:space="preserve">Los filisteos llegaron y se desplegaron por todo el valle de Refaim. </w:t>
      </w:r>
      <w:r w:rsidRPr="00D0568D">
        <w:rPr>
          <w:i/>
          <w:iCs/>
          <w:color w:val="0070C0"/>
          <w:vertAlign w:val="superscript"/>
          <w:lang w:val="es-ES"/>
        </w:rPr>
        <w:t>19 </w:t>
      </w:r>
      <w:r w:rsidRPr="00D0568D">
        <w:rPr>
          <w:i/>
          <w:iCs/>
          <w:color w:val="0070C0"/>
          <w:lang w:val="es-ES"/>
        </w:rPr>
        <w:t xml:space="preserve">Entonces David le preguntó al Señor: </w:t>
      </w:r>
      <w:r w:rsidRPr="00416314">
        <w:rPr>
          <w:i/>
          <w:iCs/>
          <w:color w:val="0070C0"/>
          <w:lang w:val="es-ES"/>
        </w:rPr>
        <w:t xml:space="preserve">—¿Debo salir a pelear contra los filisteos? ¿Los entregarás en mis manos? </w:t>
      </w:r>
    </w:p>
    <w:p w14:paraId="214B63C7" w14:textId="7D39A67A" w:rsidR="00416314" w:rsidRPr="00416314" w:rsidRDefault="00416314" w:rsidP="00416314">
      <w:pPr>
        <w:tabs>
          <w:tab w:val="left" w:pos="2939"/>
        </w:tabs>
        <w:rPr>
          <w:i/>
          <w:iCs/>
          <w:color w:val="0070C0"/>
        </w:rPr>
      </w:pPr>
      <w:r w:rsidRPr="00416314">
        <w:rPr>
          <w:i/>
          <w:iCs/>
          <w:color w:val="0070C0"/>
          <w:lang w:val="es-ES"/>
        </w:rPr>
        <w:t xml:space="preserve">El Señor le contestó a David: —Sí, adelante. Te aseguro que te los entregaré. </w:t>
      </w:r>
    </w:p>
    <w:p w14:paraId="3FC0DF1F" w14:textId="27B48E6F" w:rsidR="00416314" w:rsidRDefault="00416314" w:rsidP="009D4FB1">
      <w:pPr>
        <w:tabs>
          <w:tab w:val="left" w:pos="2939"/>
        </w:tabs>
        <w:rPr>
          <w:color w:val="000000" w:themeColor="text1"/>
          <w:lang w:val="es-ES"/>
        </w:rPr>
      </w:pPr>
      <w:r w:rsidRPr="00416314">
        <w:rPr>
          <w:i/>
          <w:iCs/>
          <w:color w:val="0070C0"/>
          <w:vertAlign w:val="superscript"/>
          <w:lang w:val="es-ES"/>
        </w:rPr>
        <w:t>20 </w:t>
      </w:r>
      <w:r w:rsidRPr="00416314">
        <w:rPr>
          <w:i/>
          <w:iCs/>
          <w:color w:val="0070C0"/>
          <w:lang w:val="es-ES"/>
        </w:rPr>
        <w:t>Entonces David fue a Baal-perazim y allí derrotó a los filisteos. «¡El Señor lo hizo! —exclamó David—. ¡Él irrumpió en medio de mis enemigos como una violenta inundación!». Así que llamó a ese lugar Baal-perazim (que significa «El Señor que irrumpe»)</w:t>
      </w:r>
      <w:r w:rsidR="00D0568D">
        <w:rPr>
          <w:color w:val="000000" w:themeColor="text1"/>
          <w:lang w:val="es-ES"/>
        </w:rPr>
        <w:t>.</w:t>
      </w:r>
    </w:p>
    <w:p w14:paraId="3C07DDC4" w14:textId="77777777" w:rsidR="00D0568D" w:rsidRDefault="00D0568D" w:rsidP="009D4FB1">
      <w:pPr>
        <w:tabs>
          <w:tab w:val="left" w:pos="2939"/>
        </w:tabs>
        <w:rPr>
          <w:color w:val="000000" w:themeColor="text1"/>
          <w:lang w:val="es-ES"/>
        </w:rPr>
      </w:pPr>
    </w:p>
    <w:p w14:paraId="0E849073" w14:textId="01E3F013" w:rsidR="00D0568D" w:rsidRDefault="00D0568D" w:rsidP="009D4FB1">
      <w:pPr>
        <w:tabs>
          <w:tab w:val="left" w:pos="2939"/>
        </w:tabs>
        <w:rPr>
          <w:color w:val="000000" w:themeColor="text1"/>
          <w:lang w:val="es-ES"/>
        </w:rPr>
      </w:pPr>
      <w:r>
        <w:rPr>
          <w:color w:val="000000" w:themeColor="text1"/>
          <w:lang w:val="es-ES"/>
        </w:rPr>
        <w:t xml:space="preserve">La palabra de Dios es un manantial inagotable para nosotros sus hijos. </w:t>
      </w:r>
    </w:p>
    <w:p w14:paraId="130CA2C7" w14:textId="035E6E6F" w:rsidR="00D0568D" w:rsidRDefault="00C44E2C" w:rsidP="009D4FB1">
      <w:pPr>
        <w:tabs>
          <w:tab w:val="left" w:pos="2939"/>
        </w:tabs>
        <w:rPr>
          <w:color w:val="000000" w:themeColor="text1"/>
          <w:lang w:val="es-ES"/>
        </w:rPr>
      </w:pPr>
      <w:r>
        <w:rPr>
          <w:color w:val="000000" w:themeColor="text1"/>
          <w:lang w:val="es-ES"/>
        </w:rPr>
        <w:t xml:space="preserve">Siempre pasa tiempo escudriñando la palabra, eso </w:t>
      </w:r>
      <w:r w:rsidR="006E6D38">
        <w:rPr>
          <w:color w:val="000000" w:themeColor="text1"/>
          <w:lang w:val="es-ES"/>
        </w:rPr>
        <w:t>alimentará</w:t>
      </w:r>
      <w:r>
        <w:rPr>
          <w:color w:val="000000" w:themeColor="text1"/>
          <w:lang w:val="es-ES"/>
        </w:rPr>
        <w:t xml:space="preserve"> tu alma y tu fe crecerá. </w:t>
      </w:r>
    </w:p>
    <w:p w14:paraId="31592510" w14:textId="0443CD84" w:rsidR="00C44E2C" w:rsidRDefault="00C44E2C" w:rsidP="009D4FB1">
      <w:pPr>
        <w:tabs>
          <w:tab w:val="left" w:pos="2939"/>
        </w:tabs>
        <w:rPr>
          <w:color w:val="000000" w:themeColor="text1"/>
          <w:lang w:val="es-ES"/>
        </w:rPr>
      </w:pPr>
      <w:r>
        <w:rPr>
          <w:color w:val="000000" w:themeColor="text1"/>
          <w:lang w:val="es-ES"/>
        </w:rPr>
        <w:t>Este pas</w:t>
      </w:r>
      <w:r w:rsidR="006E6D38">
        <w:rPr>
          <w:color w:val="000000" w:themeColor="text1"/>
          <w:lang w:val="es-ES"/>
        </w:rPr>
        <w:t>aje que te comparto hoy es</w:t>
      </w:r>
      <w:r w:rsidR="0047019F">
        <w:rPr>
          <w:color w:val="000000" w:themeColor="text1"/>
          <w:lang w:val="es-ES"/>
        </w:rPr>
        <w:t xml:space="preserve"> muy valorado por </w:t>
      </w:r>
      <w:r w:rsidR="00F11194">
        <w:rPr>
          <w:color w:val="000000" w:themeColor="text1"/>
          <w:lang w:val="es-ES"/>
        </w:rPr>
        <w:t>mí</w:t>
      </w:r>
      <w:r w:rsidR="0047019F">
        <w:rPr>
          <w:color w:val="000000" w:themeColor="text1"/>
          <w:lang w:val="es-ES"/>
        </w:rPr>
        <w:t>, David un hombre de guerra, un conquistador y matador de gigantes ante la amenaza de sus enemigos</w:t>
      </w:r>
      <w:r w:rsidR="002609F6">
        <w:rPr>
          <w:color w:val="000000" w:themeColor="text1"/>
          <w:lang w:val="es-ES"/>
        </w:rPr>
        <w:t xml:space="preserve"> lo que hace es consultar a su Dios para saber que </w:t>
      </w:r>
      <w:r w:rsidR="00F11194">
        <w:rPr>
          <w:color w:val="000000" w:themeColor="text1"/>
          <w:lang w:val="es-ES"/>
        </w:rPr>
        <w:t>debía</w:t>
      </w:r>
      <w:r w:rsidR="002609F6">
        <w:rPr>
          <w:color w:val="000000" w:themeColor="text1"/>
          <w:lang w:val="es-ES"/>
        </w:rPr>
        <w:t xml:space="preserve"> hacer</w:t>
      </w:r>
      <w:r w:rsidR="005164C7">
        <w:rPr>
          <w:color w:val="000000" w:themeColor="text1"/>
          <w:lang w:val="es-ES"/>
        </w:rPr>
        <w:t>.</w:t>
      </w:r>
    </w:p>
    <w:p w14:paraId="6E8C8321" w14:textId="5E4DDB03" w:rsidR="005164C7" w:rsidRDefault="005164C7" w:rsidP="009D4FB1">
      <w:pPr>
        <w:tabs>
          <w:tab w:val="left" w:pos="2939"/>
        </w:tabs>
        <w:rPr>
          <w:color w:val="000000" w:themeColor="text1"/>
          <w:lang w:val="es-ES"/>
        </w:rPr>
      </w:pPr>
      <w:r w:rsidRPr="00F11194">
        <w:rPr>
          <w:color w:val="FF0000"/>
          <w:lang w:val="es-ES"/>
        </w:rPr>
        <w:t xml:space="preserve">¿Cómo nosotros actuamos cuando tenemos que hacer algo y somos buenos y capaces </w:t>
      </w:r>
      <w:r w:rsidR="00F11194" w:rsidRPr="00F11194">
        <w:rPr>
          <w:color w:val="FF0000"/>
          <w:lang w:val="es-ES"/>
        </w:rPr>
        <w:t>haciéndolo</w:t>
      </w:r>
      <w:r w:rsidRPr="00F11194">
        <w:rPr>
          <w:color w:val="FF0000"/>
          <w:lang w:val="es-ES"/>
        </w:rPr>
        <w:t>?</w:t>
      </w:r>
      <w:r w:rsidR="00F11194">
        <w:rPr>
          <w:color w:val="FF0000"/>
          <w:lang w:val="es-ES"/>
        </w:rPr>
        <w:t>,</w:t>
      </w:r>
      <w:r w:rsidRPr="00F11194">
        <w:rPr>
          <w:color w:val="FF0000"/>
          <w:lang w:val="es-ES"/>
        </w:rPr>
        <w:t xml:space="preserve"> </w:t>
      </w:r>
      <w:r>
        <w:rPr>
          <w:color w:val="000000" w:themeColor="text1"/>
          <w:lang w:val="es-ES"/>
        </w:rPr>
        <w:t xml:space="preserve">Lo </w:t>
      </w:r>
      <w:r w:rsidR="00F11194">
        <w:rPr>
          <w:color w:val="000000" w:themeColor="text1"/>
          <w:lang w:val="es-ES"/>
        </w:rPr>
        <w:t>más</w:t>
      </w:r>
      <w:r>
        <w:rPr>
          <w:color w:val="000000" w:themeColor="text1"/>
          <w:lang w:val="es-ES"/>
        </w:rPr>
        <w:t xml:space="preserve"> seguro es que lo haremos sin buscar mucha dirección de Dios, pero David nos muestra en este pasaje, </w:t>
      </w:r>
      <w:r w:rsidR="00C170C7">
        <w:rPr>
          <w:color w:val="000000" w:themeColor="text1"/>
          <w:lang w:val="es-ES"/>
        </w:rPr>
        <w:t>que,</w:t>
      </w:r>
      <w:r>
        <w:rPr>
          <w:color w:val="000000" w:themeColor="text1"/>
          <w:lang w:val="es-ES"/>
        </w:rPr>
        <w:t xml:space="preserve"> aunque seas un experto haciendo lo que sabes hacer, debes consultar a Dios para estar seguro de que hace</w:t>
      </w:r>
      <w:r w:rsidR="0020784E">
        <w:rPr>
          <w:color w:val="000000" w:themeColor="text1"/>
          <w:lang w:val="es-ES"/>
        </w:rPr>
        <w:t>r</w:t>
      </w:r>
      <w:r>
        <w:rPr>
          <w:color w:val="000000" w:themeColor="text1"/>
          <w:lang w:val="es-ES"/>
        </w:rPr>
        <w:t xml:space="preserve">, cuando hacerlo y </w:t>
      </w:r>
      <w:r w:rsidR="0020784E">
        <w:rPr>
          <w:color w:val="000000" w:themeColor="text1"/>
          <w:lang w:val="es-ES"/>
        </w:rPr>
        <w:t>cómo</w:t>
      </w:r>
      <w:r>
        <w:rPr>
          <w:color w:val="000000" w:themeColor="text1"/>
          <w:lang w:val="es-ES"/>
        </w:rPr>
        <w:t xml:space="preserve"> hacerlo. </w:t>
      </w:r>
    </w:p>
    <w:p w14:paraId="2142B555" w14:textId="1ECB39D0" w:rsidR="005164C7" w:rsidRDefault="005164C7" w:rsidP="009D4FB1">
      <w:pPr>
        <w:tabs>
          <w:tab w:val="left" w:pos="2939"/>
        </w:tabs>
        <w:rPr>
          <w:color w:val="000000" w:themeColor="text1"/>
          <w:lang w:val="es-ES"/>
        </w:rPr>
      </w:pPr>
      <w:r>
        <w:rPr>
          <w:color w:val="000000" w:themeColor="text1"/>
          <w:lang w:val="es-ES"/>
        </w:rPr>
        <w:t xml:space="preserve">Te recuerdo que en estos tiempos tenemos al </w:t>
      </w:r>
      <w:r w:rsidR="0020784E">
        <w:rPr>
          <w:color w:val="000000" w:themeColor="text1"/>
          <w:lang w:val="es-ES"/>
        </w:rPr>
        <w:t>Espíritu</w:t>
      </w:r>
      <w:r>
        <w:rPr>
          <w:color w:val="000000" w:themeColor="text1"/>
          <w:lang w:val="es-ES"/>
        </w:rPr>
        <w:t xml:space="preserve"> Santa con nosotros y en nosotros </w:t>
      </w:r>
      <w:r w:rsidR="00083958">
        <w:rPr>
          <w:color w:val="000000" w:themeColor="text1"/>
          <w:lang w:val="es-ES"/>
        </w:rPr>
        <w:t xml:space="preserve">para guiarnos en todo, busca a Dios siempre y deja que sea El quien guie tu vida y no tus conocimientos y tus experiencias. </w:t>
      </w:r>
    </w:p>
    <w:p w14:paraId="112A2819" w14:textId="4AC0792F" w:rsidR="00083958" w:rsidRDefault="00083958" w:rsidP="009D4FB1">
      <w:pPr>
        <w:tabs>
          <w:tab w:val="left" w:pos="2939"/>
        </w:tabs>
        <w:rPr>
          <w:color w:val="000000" w:themeColor="text1"/>
          <w:lang w:val="es-ES"/>
        </w:rPr>
      </w:pPr>
      <w:r>
        <w:rPr>
          <w:color w:val="000000" w:themeColor="text1"/>
          <w:lang w:val="es-ES"/>
        </w:rPr>
        <w:t>Sea</w:t>
      </w:r>
      <w:r w:rsidR="00432AE1">
        <w:rPr>
          <w:color w:val="000000" w:themeColor="text1"/>
          <w:lang w:val="es-ES"/>
        </w:rPr>
        <w:t>n</w:t>
      </w:r>
      <w:r>
        <w:rPr>
          <w:color w:val="000000" w:themeColor="text1"/>
          <w:lang w:val="es-ES"/>
        </w:rPr>
        <w:t xml:space="preserve"> bendecidos en todo lo que </w:t>
      </w:r>
      <w:r w:rsidR="00432AE1">
        <w:rPr>
          <w:color w:val="000000" w:themeColor="text1"/>
          <w:lang w:val="es-ES"/>
        </w:rPr>
        <w:t>hagan</w:t>
      </w:r>
      <w:r>
        <w:rPr>
          <w:color w:val="000000" w:themeColor="text1"/>
          <w:lang w:val="es-ES"/>
        </w:rPr>
        <w:t xml:space="preserve">. </w:t>
      </w:r>
      <w:bookmarkEnd w:id="83"/>
    </w:p>
    <w:p w14:paraId="2A6F1256" w14:textId="77777777" w:rsidR="00783CC6" w:rsidRDefault="00783CC6" w:rsidP="009D4FB1">
      <w:pPr>
        <w:tabs>
          <w:tab w:val="left" w:pos="2939"/>
        </w:tabs>
        <w:rPr>
          <w:color w:val="000000" w:themeColor="text1"/>
          <w:lang w:val="es-ES"/>
        </w:rPr>
      </w:pPr>
    </w:p>
    <w:p w14:paraId="0147ECB9" w14:textId="77777777" w:rsidR="00783CC6" w:rsidRDefault="00783CC6" w:rsidP="009D4FB1">
      <w:pPr>
        <w:tabs>
          <w:tab w:val="left" w:pos="2939"/>
        </w:tabs>
        <w:rPr>
          <w:color w:val="000000" w:themeColor="text1"/>
          <w:lang w:val="es-ES"/>
        </w:rPr>
      </w:pPr>
      <w:bookmarkStart w:id="84" w:name="OLE_LINK83"/>
    </w:p>
    <w:p w14:paraId="28DA5B80" w14:textId="6762F45D" w:rsidR="00783CC6" w:rsidRDefault="00351375" w:rsidP="009D4FB1">
      <w:pPr>
        <w:tabs>
          <w:tab w:val="left" w:pos="2939"/>
        </w:tabs>
        <w:rPr>
          <w:color w:val="000000" w:themeColor="text1"/>
          <w:lang w:val="es-ES"/>
        </w:rPr>
      </w:pPr>
      <w:r w:rsidRPr="00351375">
        <w:rPr>
          <w:b/>
          <w:bCs/>
          <w:color w:val="000000" w:themeColor="text1"/>
          <w:lang w:val="es-ES"/>
        </w:rPr>
        <w:t>Hebreos 7:26-28 NTV</w:t>
      </w:r>
      <w:r>
        <w:rPr>
          <w:color w:val="000000" w:themeColor="text1"/>
          <w:lang w:val="es-ES"/>
        </w:rPr>
        <w:t xml:space="preserve">. </w:t>
      </w:r>
      <w:r w:rsidRPr="00351375">
        <w:rPr>
          <w:i/>
          <w:iCs/>
          <w:color w:val="0070C0"/>
          <w:vertAlign w:val="superscript"/>
          <w:lang w:val="es-ES"/>
        </w:rPr>
        <w:t>26 </w:t>
      </w:r>
      <w:r w:rsidRPr="00351375">
        <w:rPr>
          <w:i/>
          <w:iCs/>
          <w:color w:val="0070C0"/>
          <w:lang w:val="es-ES"/>
        </w:rPr>
        <w:t xml:space="preserve">Él es la clase de Sumo Sacerdote que necesitamos, porque es santo y no tiene culpa ni mancha de pecado. Él ha sido apartado de los pecadores y se le ha dado el lugar de más alto honor en el cielo. </w:t>
      </w:r>
      <w:r w:rsidRPr="00351375">
        <w:rPr>
          <w:i/>
          <w:iCs/>
          <w:color w:val="0070C0"/>
          <w:vertAlign w:val="superscript"/>
          <w:lang w:val="es-ES"/>
        </w:rPr>
        <w:t>27 </w:t>
      </w:r>
      <w:r w:rsidRPr="00351375">
        <w:rPr>
          <w:i/>
          <w:iCs/>
          <w:color w:val="0070C0"/>
          <w:lang w:val="es-ES"/>
        </w:rPr>
        <w:t xml:space="preserve">A diferencia de los demás sumos sacerdotes, no tiene necesidad de ofrecer sacrificios cada día. Ellos los ofrecían primero por sus propios pecados y luego por los del pueblo. Sin embargo, Jesús lo hizo una vez y para siempre cuando se ofreció a sí mismo como sacrificio por los pecados del pueblo. </w:t>
      </w:r>
      <w:r w:rsidRPr="00351375">
        <w:rPr>
          <w:i/>
          <w:iCs/>
          <w:color w:val="0070C0"/>
          <w:vertAlign w:val="superscript"/>
          <w:lang w:val="es-ES"/>
        </w:rPr>
        <w:t>28 </w:t>
      </w:r>
      <w:r w:rsidRPr="00351375">
        <w:rPr>
          <w:i/>
          <w:iCs/>
          <w:color w:val="0070C0"/>
          <w:lang w:val="es-ES"/>
        </w:rPr>
        <w:t>La ley nombra a sumos sacerdotes que están limitados por debilidades humanas; pero después de que la ley fue entregada, Dios nombró a su Hijo mediante un juramento y su Hijo ha sido hecho el perfecto Sumo Sacerdote para siempre</w:t>
      </w:r>
      <w:r>
        <w:rPr>
          <w:color w:val="000000" w:themeColor="text1"/>
          <w:lang w:val="es-ES"/>
        </w:rPr>
        <w:t>.</w:t>
      </w:r>
    </w:p>
    <w:p w14:paraId="37FDDD18" w14:textId="77777777" w:rsidR="00351375" w:rsidRDefault="00351375" w:rsidP="009D4FB1">
      <w:pPr>
        <w:tabs>
          <w:tab w:val="left" w:pos="2939"/>
        </w:tabs>
        <w:rPr>
          <w:color w:val="000000" w:themeColor="text1"/>
          <w:lang w:val="es-ES"/>
        </w:rPr>
      </w:pPr>
    </w:p>
    <w:p w14:paraId="26918DFA" w14:textId="174D8BD7" w:rsidR="00351375" w:rsidRDefault="00292F5F" w:rsidP="009D4FB1">
      <w:pPr>
        <w:tabs>
          <w:tab w:val="left" w:pos="2939"/>
        </w:tabs>
        <w:rPr>
          <w:color w:val="000000" w:themeColor="text1"/>
          <w:lang w:val="es-ES"/>
        </w:rPr>
      </w:pPr>
      <w:r>
        <w:rPr>
          <w:color w:val="000000" w:themeColor="text1"/>
          <w:lang w:val="es-ES"/>
        </w:rPr>
        <w:t xml:space="preserve">Hoy quiero recordarte esta verdad que </w:t>
      </w:r>
      <w:r w:rsidR="00DE25CC">
        <w:rPr>
          <w:color w:val="000000" w:themeColor="text1"/>
          <w:lang w:val="es-ES"/>
        </w:rPr>
        <w:t>no</w:t>
      </w:r>
      <w:r w:rsidR="00D45537">
        <w:rPr>
          <w:color w:val="000000" w:themeColor="text1"/>
          <w:lang w:val="es-ES"/>
        </w:rPr>
        <w:t>s</w:t>
      </w:r>
      <w:r w:rsidR="00DE25CC">
        <w:rPr>
          <w:color w:val="000000" w:themeColor="text1"/>
          <w:lang w:val="es-ES"/>
        </w:rPr>
        <w:t xml:space="preserve"> ayuda a tener paz con Dios. </w:t>
      </w:r>
    </w:p>
    <w:p w14:paraId="537C7758" w14:textId="12D90901" w:rsidR="00DE25CC" w:rsidRDefault="00DE25CC" w:rsidP="009D4FB1">
      <w:pPr>
        <w:tabs>
          <w:tab w:val="left" w:pos="2939"/>
        </w:tabs>
        <w:rPr>
          <w:color w:val="000000" w:themeColor="text1"/>
          <w:lang w:val="es-ES"/>
        </w:rPr>
      </w:pPr>
      <w:r>
        <w:rPr>
          <w:color w:val="000000" w:themeColor="text1"/>
          <w:lang w:val="es-ES"/>
        </w:rPr>
        <w:t xml:space="preserve">Dios como Padre y Supremo, nombro a su Hijo Jesús como el perfecto </w:t>
      </w:r>
      <w:r w:rsidR="00197F7F">
        <w:rPr>
          <w:color w:val="000000" w:themeColor="text1"/>
          <w:lang w:val="es-ES"/>
        </w:rPr>
        <w:t xml:space="preserve">Sumo sacerdote, Él es sacerdote para siempre, </w:t>
      </w:r>
      <w:r w:rsidR="00D45537">
        <w:rPr>
          <w:color w:val="000000" w:themeColor="text1"/>
          <w:lang w:val="es-ES"/>
        </w:rPr>
        <w:t>Él</w:t>
      </w:r>
      <w:r w:rsidR="00197F7F">
        <w:rPr>
          <w:color w:val="000000" w:themeColor="text1"/>
          <w:lang w:val="es-ES"/>
        </w:rPr>
        <w:t xml:space="preserve"> no tiene que ofrecer ofrendas por</w:t>
      </w:r>
      <w:r w:rsidR="009F1069">
        <w:rPr>
          <w:color w:val="000000" w:themeColor="text1"/>
          <w:lang w:val="es-ES"/>
        </w:rPr>
        <w:t xml:space="preserve"> su pecado </w:t>
      </w:r>
      <w:r w:rsidR="00D45537">
        <w:rPr>
          <w:color w:val="000000" w:themeColor="text1"/>
          <w:lang w:val="es-ES"/>
        </w:rPr>
        <w:t>porque</w:t>
      </w:r>
      <w:r w:rsidR="009F1069">
        <w:rPr>
          <w:color w:val="000000" w:themeColor="text1"/>
          <w:lang w:val="es-ES"/>
        </w:rPr>
        <w:t xml:space="preserve"> El no tuvo pecado, </w:t>
      </w:r>
      <w:r w:rsidR="00D45537">
        <w:rPr>
          <w:color w:val="000000" w:themeColor="text1"/>
          <w:lang w:val="es-ES"/>
        </w:rPr>
        <w:t>Él</w:t>
      </w:r>
      <w:r w:rsidR="009F1069">
        <w:rPr>
          <w:color w:val="000000" w:themeColor="text1"/>
          <w:lang w:val="es-ES"/>
        </w:rPr>
        <w:t xml:space="preserve"> no tiene que ofrecer ofrendas cada </w:t>
      </w:r>
      <w:r w:rsidR="00D45537">
        <w:rPr>
          <w:color w:val="000000" w:themeColor="text1"/>
          <w:lang w:val="es-ES"/>
        </w:rPr>
        <w:t>día</w:t>
      </w:r>
      <w:r w:rsidR="009F1069">
        <w:rPr>
          <w:color w:val="000000" w:themeColor="text1"/>
          <w:lang w:val="es-ES"/>
        </w:rPr>
        <w:t xml:space="preserve"> porque lo hizo una vez y para siempre</w:t>
      </w:r>
      <w:r w:rsidR="00025453">
        <w:rPr>
          <w:color w:val="000000" w:themeColor="text1"/>
          <w:lang w:val="es-ES"/>
        </w:rPr>
        <w:t xml:space="preserve"> la ofrenda que fue El mismo. </w:t>
      </w:r>
    </w:p>
    <w:p w14:paraId="610316D4" w14:textId="175D3853" w:rsidR="009F1069" w:rsidRDefault="00025453" w:rsidP="009D4FB1">
      <w:pPr>
        <w:tabs>
          <w:tab w:val="left" w:pos="2939"/>
        </w:tabs>
        <w:rPr>
          <w:color w:val="000000" w:themeColor="text1"/>
          <w:lang w:val="es-ES"/>
        </w:rPr>
      </w:pPr>
      <w:r>
        <w:rPr>
          <w:color w:val="000000" w:themeColor="text1"/>
          <w:lang w:val="es-ES"/>
        </w:rPr>
        <w:t>Tú</w:t>
      </w:r>
      <w:r w:rsidR="009F1069">
        <w:rPr>
          <w:color w:val="000000" w:themeColor="text1"/>
          <w:lang w:val="es-ES"/>
        </w:rPr>
        <w:t xml:space="preserve"> y Yo </w:t>
      </w:r>
      <w:r>
        <w:rPr>
          <w:color w:val="000000" w:themeColor="text1"/>
          <w:lang w:val="es-ES"/>
        </w:rPr>
        <w:t>ten</w:t>
      </w:r>
      <w:r w:rsidR="009F1069">
        <w:rPr>
          <w:color w:val="000000" w:themeColor="text1"/>
          <w:lang w:val="es-ES"/>
        </w:rPr>
        <w:t xml:space="preserve">emos </w:t>
      </w:r>
      <w:r w:rsidR="00834126">
        <w:rPr>
          <w:color w:val="000000" w:themeColor="text1"/>
          <w:lang w:val="es-ES"/>
        </w:rPr>
        <w:t xml:space="preserve">ir al único sumo sacerdote perfecto establecido por Dios para un mejor pacto y </w:t>
      </w:r>
      <w:r w:rsidR="00C60017">
        <w:rPr>
          <w:color w:val="000000" w:themeColor="text1"/>
          <w:lang w:val="es-ES"/>
        </w:rPr>
        <w:t xml:space="preserve">para siempre. </w:t>
      </w:r>
    </w:p>
    <w:p w14:paraId="1DB035E4" w14:textId="4CFD6722" w:rsidR="00C60017" w:rsidRDefault="00C60017" w:rsidP="009D4FB1">
      <w:pPr>
        <w:tabs>
          <w:tab w:val="left" w:pos="2939"/>
        </w:tabs>
        <w:rPr>
          <w:color w:val="000000" w:themeColor="text1"/>
          <w:lang w:val="es-ES"/>
        </w:rPr>
      </w:pPr>
      <w:r>
        <w:rPr>
          <w:color w:val="000000" w:themeColor="text1"/>
          <w:lang w:val="es-ES"/>
        </w:rPr>
        <w:t xml:space="preserve">Hoy te animo a que vayas a </w:t>
      </w:r>
      <w:r w:rsidR="00025453">
        <w:rPr>
          <w:color w:val="000000" w:themeColor="text1"/>
          <w:lang w:val="es-ES"/>
        </w:rPr>
        <w:t>Él</w:t>
      </w:r>
      <w:r>
        <w:rPr>
          <w:color w:val="000000" w:themeColor="text1"/>
          <w:lang w:val="es-ES"/>
        </w:rPr>
        <w:t xml:space="preserve"> y te rindas, </w:t>
      </w:r>
      <w:r w:rsidR="00025453">
        <w:rPr>
          <w:color w:val="000000" w:themeColor="text1"/>
          <w:lang w:val="es-ES"/>
        </w:rPr>
        <w:t xml:space="preserve">pon </w:t>
      </w:r>
      <w:r>
        <w:rPr>
          <w:color w:val="000000" w:themeColor="text1"/>
          <w:lang w:val="es-ES"/>
        </w:rPr>
        <w:t xml:space="preserve">delante de </w:t>
      </w:r>
      <w:r w:rsidR="00025453">
        <w:rPr>
          <w:color w:val="000000" w:themeColor="text1"/>
          <w:lang w:val="es-ES"/>
        </w:rPr>
        <w:t>Él</w:t>
      </w:r>
      <w:r>
        <w:rPr>
          <w:color w:val="000000" w:themeColor="text1"/>
          <w:lang w:val="es-ES"/>
        </w:rPr>
        <w:t xml:space="preserve"> todos tus pecados </w:t>
      </w:r>
      <w:r w:rsidR="0002506B">
        <w:rPr>
          <w:color w:val="000000" w:themeColor="text1"/>
          <w:lang w:val="es-ES"/>
        </w:rPr>
        <w:t xml:space="preserve">para que </w:t>
      </w:r>
      <w:r w:rsidR="00025453">
        <w:rPr>
          <w:color w:val="000000" w:themeColor="text1"/>
          <w:lang w:val="es-ES"/>
        </w:rPr>
        <w:t>Él</w:t>
      </w:r>
      <w:r w:rsidR="0002506B">
        <w:rPr>
          <w:color w:val="000000" w:themeColor="text1"/>
          <w:lang w:val="es-ES"/>
        </w:rPr>
        <w:t xml:space="preserve"> te limpie, nosotros </w:t>
      </w:r>
      <w:r w:rsidR="00025453">
        <w:rPr>
          <w:color w:val="000000" w:themeColor="text1"/>
          <w:lang w:val="es-ES"/>
        </w:rPr>
        <w:t>si</w:t>
      </w:r>
      <w:r w:rsidR="0002506B">
        <w:rPr>
          <w:color w:val="000000" w:themeColor="text1"/>
          <w:lang w:val="es-ES"/>
        </w:rPr>
        <w:t xml:space="preserve"> tenemos que ir delante </w:t>
      </w:r>
      <w:r w:rsidR="008A7518">
        <w:rPr>
          <w:color w:val="000000" w:themeColor="text1"/>
          <w:lang w:val="es-ES"/>
        </w:rPr>
        <w:t>É</w:t>
      </w:r>
      <w:r w:rsidR="0002506B">
        <w:rPr>
          <w:color w:val="000000" w:themeColor="text1"/>
          <w:lang w:val="es-ES"/>
        </w:rPr>
        <w:t>l todos los días porque nuestro</w:t>
      </w:r>
      <w:r w:rsidR="00273137">
        <w:rPr>
          <w:color w:val="000000" w:themeColor="text1"/>
          <w:lang w:val="es-ES"/>
        </w:rPr>
        <w:t>s</w:t>
      </w:r>
      <w:r w:rsidR="0002506B">
        <w:rPr>
          <w:color w:val="000000" w:themeColor="text1"/>
          <w:lang w:val="es-ES"/>
        </w:rPr>
        <w:t xml:space="preserve"> pecados </w:t>
      </w:r>
      <w:r w:rsidR="00025453">
        <w:rPr>
          <w:color w:val="000000" w:themeColor="text1"/>
          <w:lang w:val="es-ES"/>
        </w:rPr>
        <w:t>necesitan</w:t>
      </w:r>
      <w:r w:rsidR="0002506B">
        <w:rPr>
          <w:color w:val="000000" w:themeColor="text1"/>
          <w:lang w:val="es-ES"/>
        </w:rPr>
        <w:t xml:space="preserve"> ser limpiados y perdonados y solo Jesús lo puede hacer. </w:t>
      </w:r>
    </w:p>
    <w:p w14:paraId="4B9F164F" w14:textId="229E841D" w:rsidR="0002506B" w:rsidRDefault="0002506B" w:rsidP="009D4FB1">
      <w:pPr>
        <w:tabs>
          <w:tab w:val="left" w:pos="2939"/>
        </w:tabs>
        <w:rPr>
          <w:color w:val="000000" w:themeColor="text1"/>
          <w:lang w:val="es-ES"/>
        </w:rPr>
      </w:pPr>
      <w:r>
        <w:rPr>
          <w:color w:val="000000" w:themeColor="text1"/>
          <w:lang w:val="es-ES"/>
        </w:rPr>
        <w:t xml:space="preserve">Adora y bendice al único Sacerdote perfecto y eterno, al que </w:t>
      </w:r>
      <w:r w:rsidR="00025453">
        <w:rPr>
          <w:color w:val="000000" w:themeColor="text1"/>
          <w:lang w:val="es-ES"/>
        </w:rPr>
        <w:t>está</w:t>
      </w:r>
      <w:r>
        <w:rPr>
          <w:color w:val="000000" w:themeColor="text1"/>
          <w:lang w:val="es-ES"/>
        </w:rPr>
        <w:t xml:space="preserve"> sentado en el lugar de honor en el cielo, a Jesús. A </w:t>
      </w:r>
      <w:r w:rsidR="00025453">
        <w:rPr>
          <w:color w:val="000000" w:themeColor="text1"/>
          <w:lang w:val="es-ES"/>
        </w:rPr>
        <w:t>Él</w:t>
      </w:r>
      <w:r>
        <w:rPr>
          <w:color w:val="000000" w:themeColor="text1"/>
          <w:lang w:val="es-ES"/>
        </w:rPr>
        <w:t xml:space="preserve"> sea la gloria por siempre. </w:t>
      </w:r>
      <w:bookmarkEnd w:id="84"/>
    </w:p>
    <w:p w14:paraId="7E12CC75" w14:textId="77777777" w:rsidR="00A71F1E" w:rsidRDefault="00A71F1E" w:rsidP="009D4FB1">
      <w:pPr>
        <w:tabs>
          <w:tab w:val="left" w:pos="2939"/>
        </w:tabs>
        <w:rPr>
          <w:color w:val="000000" w:themeColor="text1"/>
        </w:rPr>
      </w:pPr>
    </w:p>
    <w:p w14:paraId="4F273941" w14:textId="77777777" w:rsidR="00AE7DA1" w:rsidRDefault="00AE7DA1" w:rsidP="009D4FB1">
      <w:pPr>
        <w:tabs>
          <w:tab w:val="left" w:pos="2939"/>
        </w:tabs>
        <w:rPr>
          <w:color w:val="000000" w:themeColor="text1"/>
        </w:rPr>
      </w:pPr>
    </w:p>
    <w:p w14:paraId="4A267022" w14:textId="49D51274" w:rsidR="00760177" w:rsidRPr="00760177" w:rsidRDefault="00760177" w:rsidP="00760177">
      <w:pPr>
        <w:tabs>
          <w:tab w:val="left" w:pos="2939"/>
        </w:tabs>
        <w:rPr>
          <w:i/>
          <w:iCs/>
          <w:color w:val="0070C0"/>
        </w:rPr>
      </w:pPr>
      <w:bookmarkStart w:id="85" w:name="OLE_LINK84"/>
      <w:r w:rsidRPr="00760177">
        <w:rPr>
          <w:b/>
          <w:bCs/>
          <w:color w:val="000000" w:themeColor="text1"/>
        </w:rPr>
        <w:t>Isaias 42:1-2 NTV.</w:t>
      </w:r>
      <w:r>
        <w:rPr>
          <w:color w:val="000000" w:themeColor="text1"/>
        </w:rPr>
        <w:t xml:space="preserve"> </w:t>
      </w:r>
      <w:r w:rsidRPr="00760177">
        <w:rPr>
          <w:i/>
          <w:iCs/>
          <w:color w:val="0070C0"/>
          <w:vertAlign w:val="superscript"/>
          <w:lang w:val="es-ES"/>
        </w:rPr>
        <w:t>1 </w:t>
      </w:r>
      <w:r w:rsidRPr="00760177">
        <w:rPr>
          <w:i/>
          <w:iCs/>
          <w:color w:val="0070C0"/>
          <w:lang w:val="es-ES"/>
        </w:rPr>
        <w:t xml:space="preserve">»Miren a mi siervo, al que yo fortalezco; él es mi elegido, quien me complace. He puesto mi Espíritu sobre él; él hará justicia a las naciones. </w:t>
      </w:r>
    </w:p>
    <w:p w14:paraId="7104F422" w14:textId="6CC08F13" w:rsidR="00AE7DA1" w:rsidRDefault="00760177" w:rsidP="009D4FB1">
      <w:pPr>
        <w:tabs>
          <w:tab w:val="left" w:pos="2939"/>
        </w:tabs>
        <w:rPr>
          <w:color w:val="000000" w:themeColor="text1"/>
          <w:lang w:val="es-ES"/>
        </w:rPr>
      </w:pPr>
      <w:r w:rsidRPr="00760177">
        <w:rPr>
          <w:i/>
          <w:iCs/>
          <w:color w:val="0070C0"/>
          <w:vertAlign w:val="superscript"/>
          <w:lang w:val="es-ES"/>
        </w:rPr>
        <w:t>2 </w:t>
      </w:r>
      <w:r w:rsidRPr="00760177">
        <w:rPr>
          <w:i/>
          <w:iCs/>
          <w:color w:val="0070C0"/>
          <w:lang w:val="es-ES"/>
        </w:rPr>
        <w:t>No gritará, ni levantará su voz en público</w:t>
      </w:r>
      <w:r w:rsidRPr="00760177">
        <w:rPr>
          <w:color w:val="0070C0"/>
          <w:lang w:val="es-ES"/>
        </w:rPr>
        <w:t xml:space="preserve"> </w:t>
      </w:r>
      <w:r>
        <w:rPr>
          <w:color w:val="000000" w:themeColor="text1"/>
          <w:lang w:val="es-ES"/>
        </w:rPr>
        <w:t>.</w:t>
      </w:r>
    </w:p>
    <w:p w14:paraId="07F157CE" w14:textId="77777777" w:rsidR="00760177" w:rsidRDefault="00760177" w:rsidP="009D4FB1">
      <w:pPr>
        <w:tabs>
          <w:tab w:val="left" w:pos="2939"/>
        </w:tabs>
        <w:rPr>
          <w:color w:val="000000" w:themeColor="text1"/>
          <w:lang w:val="es-ES"/>
        </w:rPr>
      </w:pPr>
    </w:p>
    <w:p w14:paraId="41F862C3" w14:textId="686A83CF" w:rsidR="00760177" w:rsidRDefault="00760177" w:rsidP="009D4FB1">
      <w:pPr>
        <w:tabs>
          <w:tab w:val="left" w:pos="2939"/>
        </w:tabs>
        <w:rPr>
          <w:color w:val="000000" w:themeColor="text1"/>
          <w:lang w:val="es-ES"/>
        </w:rPr>
      </w:pPr>
      <w:r>
        <w:rPr>
          <w:color w:val="000000" w:themeColor="text1"/>
          <w:lang w:val="es-ES"/>
        </w:rPr>
        <w:t>Aquí vemos una imagen extraordinaria de nuestro Salvador</w:t>
      </w:r>
      <w:r w:rsidR="0047080B">
        <w:rPr>
          <w:color w:val="000000" w:themeColor="text1"/>
          <w:lang w:val="es-ES"/>
        </w:rPr>
        <w:t>.</w:t>
      </w:r>
    </w:p>
    <w:p w14:paraId="20AEE93F" w14:textId="13083EDD" w:rsidR="0047080B" w:rsidRDefault="0047080B" w:rsidP="009D4FB1">
      <w:pPr>
        <w:tabs>
          <w:tab w:val="left" w:pos="2939"/>
        </w:tabs>
        <w:rPr>
          <w:color w:val="000000" w:themeColor="text1"/>
          <w:lang w:val="es-ES"/>
        </w:rPr>
      </w:pPr>
      <w:r>
        <w:rPr>
          <w:color w:val="000000" w:themeColor="text1"/>
          <w:lang w:val="es-ES"/>
        </w:rPr>
        <w:t xml:space="preserve">Antes de detallar el pasaje </w:t>
      </w:r>
      <w:r w:rsidR="0066799F">
        <w:rPr>
          <w:color w:val="000000" w:themeColor="text1"/>
          <w:lang w:val="es-ES"/>
        </w:rPr>
        <w:t>debemos tener</w:t>
      </w:r>
      <w:r>
        <w:rPr>
          <w:color w:val="000000" w:themeColor="text1"/>
          <w:lang w:val="es-ES"/>
        </w:rPr>
        <w:t xml:space="preserve"> muy claro en nuestra mente que este Siervo es el Creador y Dueño del universo</w:t>
      </w:r>
      <w:r w:rsidR="00A9768F">
        <w:rPr>
          <w:color w:val="000000" w:themeColor="text1"/>
          <w:lang w:val="es-ES"/>
        </w:rPr>
        <w:t>,</w:t>
      </w:r>
      <w:r>
        <w:rPr>
          <w:color w:val="000000" w:themeColor="text1"/>
          <w:lang w:val="es-ES"/>
        </w:rPr>
        <w:t xml:space="preserve"> de todo lo creado</w:t>
      </w:r>
      <w:r w:rsidR="00F924C5">
        <w:rPr>
          <w:color w:val="000000" w:themeColor="text1"/>
          <w:lang w:val="es-ES"/>
        </w:rPr>
        <w:t>, c</w:t>
      </w:r>
      <w:r>
        <w:rPr>
          <w:color w:val="000000" w:themeColor="text1"/>
          <w:lang w:val="es-ES"/>
        </w:rPr>
        <w:t xml:space="preserve">on esto en nuestra mente se </w:t>
      </w:r>
      <w:r w:rsidR="00F924C5">
        <w:rPr>
          <w:color w:val="000000" w:themeColor="text1"/>
          <w:lang w:val="es-ES"/>
        </w:rPr>
        <w:t xml:space="preserve">hace </w:t>
      </w:r>
      <w:r w:rsidR="00A9768F">
        <w:rPr>
          <w:color w:val="000000" w:themeColor="text1"/>
          <w:lang w:val="es-ES"/>
        </w:rPr>
        <w:t>más</w:t>
      </w:r>
      <w:r w:rsidR="00F924C5">
        <w:rPr>
          <w:color w:val="000000" w:themeColor="text1"/>
          <w:lang w:val="es-ES"/>
        </w:rPr>
        <w:t xml:space="preserve"> </w:t>
      </w:r>
      <w:r w:rsidR="00A9768F">
        <w:rPr>
          <w:color w:val="000000" w:themeColor="text1"/>
          <w:lang w:val="es-ES"/>
        </w:rPr>
        <w:t xml:space="preserve">profundo </w:t>
      </w:r>
      <w:r w:rsidR="00F924C5">
        <w:rPr>
          <w:color w:val="000000" w:themeColor="text1"/>
          <w:lang w:val="es-ES"/>
        </w:rPr>
        <w:t>lo que dice el pasaje.</w:t>
      </w:r>
    </w:p>
    <w:p w14:paraId="3CA3E37D" w14:textId="2B5DDD2F" w:rsidR="00F924C5" w:rsidRDefault="00F924C5" w:rsidP="009D4FB1">
      <w:pPr>
        <w:tabs>
          <w:tab w:val="left" w:pos="2939"/>
        </w:tabs>
        <w:rPr>
          <w:color w:val="000000" w:themeColor="text1"/>
          <w:lang w:val="es-ES"/>
        </w:rPr>
      </w:pPr>
      <w:r>
        <w:rPr>
          <w:color w:val="000000" w:themeColor="text1"/>
          <w:lang w:val="es-ES"/>
        </w:rPr>
        <w:t xml:space="preserve">Jesús vino en la condición de siervo, </w:t>
      </w:r>
      <w:r w:rsidR="004B58F6">
        <w:rPr>
          <w:color w:val="000000" w:themeColor="text1"/>
          <w:lang w:val="es-ES"/>
        </w:rPr>
        <w:t xml:space="preserve">a quien el Padre </w:t>
      </w:r>
      <w:r w:rsidR="00A9768F">
        <w:rPr>
          <w:color w:val="000000" w:themeColor="text1"/>
          <w:lang w:val="es-ES"/>
        </w:rPr>
        <w:t>fortaleció</w:t>
      </w:r>
      <w:r w:rsidR="004B58F6">
        <w:rPr>
          <w:color w:val="000000" w:themeColor="text1"/>
          <w:lang w:val="es-ES"/>
        </w:rPr>
        <w:t xml:space="preserve"> para desarrollar el mayor ministerio, de hecho enfatiza el pasaje que Dios lo </w:t>
      </w:r>
      <w:r w:rsidR="00A9768F">
        <w:rPr>
          <w:color w:val="000000" w:themeColor="text1"/>
          <w:lang w:val="es-ES"/>
        </w:rPr>
        <w:t>eligió</w:t>
      </w:r>
      <w:r w:rsidR="004B58F6">
        <w:rPr>
          <w:color w:val="000000" w:themeColor="text1"/>
          <w:lang w:val="es-ES"/>
        </w:rPr>
        <w:t xml:space="preserve"> para esto</w:t>
      </w:r>
      <w:r w:rsidR="00E730E0">
        <w:rPr>
          <w:color w:val="000000" w:themeColor="text1"/>
          <w:lang w:val="es-ES"/>
        </w:rPr>
        <w:t xml:space="preserve">, pero aunque fue elegido como siervo, </w:t>
      </w:r>
      <w:r w:rsidR="00A9768F">
        <w:rPr>
          <w:color w:val="000000" w:themeColor="text1"/>
          <w:lang w:val="es-ES"/>
        </w:rPr>
        <w:t>É</w:t>
      </w:r>
      <w:r w:rsidR="00E730E0">
        <w:rPr>
          <w:color w:val="000000" w:themeColor="text1"/>
          <w:lang w:val="es-ES"/>
        </w:rPr>
        <w:t xml:space="preserve">l </w:t>
      </w:r>
      <w:r w:rsidR="00A9768F">
        <w:rPr>
          <w:color w:val="000000" w:themeColor="text1"/>
          <w:lang w:val="es-ES"/>
        </w:rPr>
        <w:t>complació</w:t>
      </w:r>
      <w:r w:rsidR="00E730E0">
        <w:rPr>
          <w:color w:val="000000" w:themeColor="text1"/>
          <w:lang w:val="es-ES"/>
        </w:rPr>
        <w:t xml:space="preserve"> al Padre </w:t>
      </w:r>
      <w:r w:rsidR="00A9768F">
        <w:rPr>
          <w:color w:val="000000" w:themeColor="text1"/>
          <w:lang w:val="es-ES"/>
        </w:rPr>
        <w:t>desarrollando</w:t>
      </w:r>
      <w:r w:rsidR="00E730E0">
        <w:rPr>
          <w:color w:val="000000" w:themeColor="text1"/>
          <w:lang w:val="es-ES"/>
        </w:rPr>
        <w:t xml:space="preserve"> esta labor, por esa razón </w:t>
      </w:r>
      <w:r w:rsidR="008238F8">
        <w:rPr>
          <w:color w:val="000000" w:themeColor="text1"/>
          <w:lang w:val="es-ES"/>
        </w:rPr>
        <w:t xml:space="preserve">el Padre puso en </w:t>
      </w:r>
      <w:r w:rsidR="00A9768F">
        <w:rPr>
          <w:color w:val="000000" w:themeColor="text1"/>
          <w:lang w:val="es-ES"/>
        </w:rPr>
        <w:t>É</w:t>
      </w:r>
      <w:r w:rsidR="008238F8">
        <w:rPr>
          <w:color w:val="000000" w:themeColor="text1"/>
          <w:lang w:val="es-ES"/>
        </w:rPr>
        <w:t xml:space="preserve">l su </w:t>
      </w:r>
      <w:r w:rsidR="00A9768F">
        <w:rPr>
          <w:color w:val="000000" w:themeColor="text1"/>
          <w:lang w:val="es-ES"/>
        </w:rPr>
        <w:t>Espíritu</w:t>
      </w:r>
      <w:r w:rsidR="008238F8">
        <w:rPr>
          <w:color w:val="000000" w:themeColor="text1"/>
          <w:lang w:val="es-ES"/>
        </w:rPr>
        <w:t xml:space="preserve">, y de esta forma hizo justicia y aun </w:t>
      </w:r>
      <w:r w:rsidR="00A9768F">
        <w:rPr>
          <w:color w:val="000000" w:themeColor="text1"/>
          <w:lang w:val="es-ES"/>
        </w:rPr>
        <w:t>la está</w:t>
      </w:r>
      <w:r w:rsidR="008238F8">
        <w:rPr>
          <w:color w:val="000000" w:themeColor="text1"/>
          <w:lang w:val="es-ES"/>
        </w:rPr>
        <w:t xml:space="preserve"> haciendo </w:t>
      </w:r>
      <w:r w:rsidR="00A9768F">
        <w:rPr>
          <w:color w:val="000000" w:themeColor="text1"/>
          <w:lang w:val="es-ES"/>
        </w:rPr>
        <w:t>en</w:t>
      </w:r>
      <w:r w:rsidR="008238F8">
        <w:rPr>
          <w:color w:val="000000" w:themeColor="text1"/>
          <w:lang w:val="es-ES"/>
        </w:rPr>
        <w:t xml:space="preserve"> las naciones</w:t>
      </w:r>
      <w:r w:rsidR="00A62FFE">
        <w:rPr>
          <w:color w:val="000000" w:themeColor="text1"/>
          <w:lang w:val="es-ES"/>
        </w:rPr>
        <w:t xml:space="preserve">, pero lo hace en la </w:t>
      </w:r>
      <w:r w:rsidR="004F4D42">
        <w:rPr>
          <w:color w:val="000000" w:themeColor="text1"/>
          <w:lang w:val="es-ES"/>
        </w:rPr>
        <w:t>condición</w:t>
      </w:r>
      <w:r w:rsidR="00A62FFE">
        <w:rPr>
          <w:color w:val="000000" w:themeColor="text1"/>
          <w:lang w:val="es-ES"/>
        </w:rPr>
        <w:t xml:space="preserve"> de siervo, dice la palabra “no grita, ni</w:t>
      </w:r>
      <w:r w:rsidR="004F4D42">
        <w:rPr>
          <w:color w:val="000000" w:themeColor="text1"/>
          <w:lang w:val="es-ES"/>
        </w:rPr>
        <w:t xml:space="preserve"> </w:t>
      </w:r>
      <w:r w:rsidR="00A62FFE">
        <w:rPr>
          <w:color w:val="000000" w:themeColor="text1"/>
          <w:lang w:val="es-ES"/>
        </w:rPr>
        <w:t xml:space="preserve">levanta la voz en </w:t>
      </w:r>
      <w:r w:rsidR="004F4D42">
        <w:rPr>
          <w:color w:val="000000" w:themeColor="text1"/>
          <w:lang w:val="es-ES"/>
        </w:rPr>
        <w:t>público</w:t>
      </w:r>
      <w:r w:rsidR="00A62FFE">
        <w:rPr>
          <w:color w:val="000000" w:themeColor="text1"/>
          <w:lang w:val="es-ES"/>
        </w:rPr>
        <w:t xml:space="preserve">” quien tiene autoridad y la ejerce no necesita levantar la voz porque la presencia de su persona en un lugar manifiesta autoridad y nadie puede levantar la cabeza delante de </w:t>
      </w:r>
      <w:r w:rsidR="004F4D42">
        <w:rPr>
          <w:color w:val="000000" w:themeColor="text1"/>
          <w:lang w:val="es-ES"/>
        </w:rPr>
        <w:t>Él</w:t>
      </w:r>
      <w:r w:rsidR="00A62FFE">
        <w:rPr>
          <w:color w:val="000000" w:themeColor="text1"/>
          <w:lang w:val="es-ES"/>
        </w:rPr>
        <w:t xml:space="preserve">. </w:t>
      </w:r>
    </w:p>
    <w:p w14:paraId="33A04969" w14:textId="3ADAA05E" w:rsidR="00A62FFE" w:rsidRDefault="00A62FFE" w:rsidP="009D4FB1">
      <w:pPr>
        <w:tabs>
          <w:tab w:val="left" w:pos="2939"/>
        </w:tabs>
        <w:rPr>
          <w:color w:val="000000" w:themeColor="text1"/>
          <w:lang w:val="es-ES"/>
        </w:rPr>
      </w:pPr>
      <w:r>
        <w:rPr>
          <w:color w:val="000000" w:themeColor="text1"/>
          <w:lang w:val="es-ES"/>
        </w:rPr>
        <w:t xml:space="preserve">Seamos nosotros siervos del Dios </w:t>
      </w:r>
      <w:r w:rsidR="00C44EAE">
        <w:rPr>
          <w:color w:val="000000" w:themeColor="text1"/>
          <w:lang w:val="es-ES"/>
        </w:rPr>
        <w:t>Altísimo</w:t>
      </w:r>
      <w:r>
        <w:rPr>
          <w:color w:val="000000" w:themeColor="text1"/>
          <w:lang w:val="es-ES"/>
        </w:rPr>
        <w:t xml:space="preserve">, honrándole en todo lo que hacemos, desde </w:t>
      </w:r>
      <w:r w:rsidR="004F4D42">
        <w:rPr>
          <w:color w:val="000000" w:themeColor="text1"/>
          <w:lang w:val="es-ES"/>
        </w:rPr>
        <w:t xml:space="preserve">ministrar, cantar, </w:t>
      </w:r>
      <w:r>
        <w:rPr>
          <w:color w:val="000000" w:themeColor="text1"/>
          <w:lang w:val="es-ES"/>
        </w:rPr>
        <w:t>li</w:t>
      </w:r>
      <w:r w:rsidR="00C44EAE">
        <w:rPr>
          <w:color w:val="000000" w:themeColor="text1"/>
          <w:lang w:val="es-ES"/>
        </w:rPr>
        <w:t>m</w:t>
      </w:r>
      <w:r>
        <w:rPr>
          <w:color w:val="000000" w:themeColor="text1"/>
          <w:lang w:val="es-ES"/>
        </w:rPr>
        <w:t xml:space="preserve">piar, servir, ayudar, en todo lo que hagamos, </w:t>
      </w:r>
      <w:r w:rsidR="00C44EAE">
        <w:rPr>
          <w:color w:val="000000" w:themeColor="text1"/>
          <w:lang w:val="es-ES"/>
        </w:rPr>
        <w:t>hagámoslo</w:t>
      </w:r>
      <w:r>
        <w:rPr>
          <w:color w:val="000000" w:themeColor="text1"/>
          <w:lang w:val="es-ES"/>
        </w:rPr>
        <w:t xml:space="preserve"> </w:t>
      </w:r>
      <w:r w:rsidR="00C44EAE">
        <w:rPr>
          <w:color w:val="000000" w:themeColor="text1"/>
          <w:lang w:val="es-ES"/>
        </w:rPr>
        <w:t xml:space="preserve">de tal manera que el Padre sea complacido son nuestro quehacer. </w:t>
      </w:r>
    </w:p>
    <w:p w14:paraId="5A3BA5C8" w14:textId="3EA0FDC0" w:rsidR="007B053E" w:rsidRDefault="00C44EAE" w:rsidP="009D4FB1">
      <w:pPr>
        <w:tabs>
          <w:tab w:val="left" w:pos="2939"/>
        </w:tabs>
        <w:rPr>
          <w:color w:val="000000" w:themeColor="text1"/>
          <w:lang w:val="es-ES"/>
        </w:rPr>
      </w:pPr>
      <w:r>
        <w:rPr>
          <w:color w:val="000000" w:themeColor="text1"/>
          <w:lang w:val="es-ES"/>
        </w:rPr>
        <w:t xml:space="preserve">Bendiciones. </w:t>
      </w:r>
      <w:bookmarkEnd w:id="85"/>
    </w:p>
    <w:p w14:paraId="7C402B06" w14:textId="77777777" w:rsidR="00CF13E2" w:rsidRDefault="00CF13E2" w:rsidP="009D4FB1">
      <w:pPr>
        <w:tabs>
          <w:tab w:val="left" w:pos="2939"/>
        </w:tabs>
        <w:rPr>
          <w:color w:val="000000" w:themeColor="text1"/>
          <w:lang w:val="es-ES"/>
        </w:rPr>
      </w:pPr>
    </w:p>
    <w:p w14:paraId="0072E91D" w14:textId="77777777" w:rsidR="00CF13E2" w:rsidRDefault="00CF13E2" w:rsidP="009D4FB1">
      <w:pPr>
        <w:tabs>
          <w:tab w:val="left" w:pos="2939"/>
        </w:tabs>
        <w:rPr>
          <w:color w:val="000000" w:themeColor="text1"/>
          <w:lang w:val="es-ES"/>
        </w:rPr>
      </w:pPr>
    </w:p>
    <w:p w14:paraId="7E94FA25" w14:textId="77777777" w:rsidR="00CF13E2" w:rsidRPr="00CF13E2" w:rsidRDefault="00CF13E2" w:rsidP="00CF13E2">
      <w:pPr>
        <w:tabs>
          <w:tab w:val="left" w:pos="2939"/>
        </w:tabs>
        <w:rPr>
          <w:i/>
          <w:iCs/>
          <w:color w:val="0070C0"/>
        </w:rPr>
      </w:pPr>
      <w:bookmarkStart w:id="86" w:name="OLE_LINK85"/>
      <w:r w:rsidRPr="00CF13E2">
        <w:rPr>
          <w:b/>
          <w:bCs/>
          <w:color w:val="000000" w:themeColor="text1"/>
          <w:lang w:val="es-ES"/>
        </w:rPr>
        <w:t>Lucas 1:26-29 NTV</w:t>
      </w:r>
      <w:r>
        <w:rPr>
          <w:color w:val="000000" w:themeColor="text1"/>
          <w:lang w:val="es-ES"/>
        </w:rPr>
        <w:t xml:space="preserve">. </w:t>
      </w:r>
      <w:r w:rsidRPr="00CF13E2">
        <w:rPr>
          <w:i/>
          <w:iCs/>
          <w:color w:val="0070C0"/>
          <w:vertAlign w:val="superscript"/>
          <w:lang w:val="es-ES"/>
        </w:rPr>
        <w:t>26 </w:t>
      </w:r>
      <w:r w:rsidRPr="00CF13E2">
        <w:rPr>
          <w:i/>
          <w:iCs/>
          <w:color w:val="0070C0"/>
          <w:lang w:val="es-ES"/>
        </w:rPr>
        <w:t xml:space="preserve">Cuando Elisabet estaba en su sexto mes de embarazo, Dios envió al ángel Gabriel a Nazaret, una aldea de Galilea, </w:t>
      </w:r>
      <w:r w:rsidRPr="00CF13E2">
        <w:rPr>
          <w:i/>
          <w:iCs/>
          <w:color w:val="0070C0"/>
          <w:vertAlign w:val="superscript"/>
          <w:lang w:val="es-ES"/>
        </w:rPr>
        <w:t>27 </w:t>
      </w:r>
      <w:r w:rsidRPr="00CF13E2">
        <w:rPr>
          <w:i/>
          <w:iCs/>
          <w:color w:val="0070C0"/>
          <w:lang w:val="es-ES"/>
        </w:rPr>
        <w:t xml:space="preserve">a una virgen llamada María. Ella estaba comprometida para casarse con un hombre llamado José, descendiente del rey David. </w:t>
      </w:r>
      <w:r w:rsidRPr="00CF13E2">
        <w:rPr>
          <w:i/>
          <w:iCs/>
          <w:color w:val="0070C0"/>
          <w:vertAlign w:val="superscript"/>
          <w:lang w:val="es-ES"/>
        </w:rPr>
        <w:t>28 </w:t>
      </w:r>
      <w:r w:rsidRPr="00CF13E2">
        <w:rPr>
          <w:i/>
          <w:iCs/>
          <w:color w:val="0070C0"/>
          <w:lang w:val="es-ES"/>
        </w:rPr>
        <w:t xml:space="preserve">Gabriel se le apareció y dijo: «¡Saludos, mujer favorecida! ¡El Señor está contigo!». </w:t>
      </w:r>
    </w:p>
    <w:p w14:paraId="7FB4ACB7" w14:textId="0300F963" w:rsidR="00CF13E2" w:rsidRDefault="00CF13E2" w:rsidP="009D4FB1">
      <w:pPr>
        <w:tabs>
          <w:tab w:val="left" w:pos="2939"/>
        </w:tabs>
        <w:rPr>
          <w:color w:val="000000" w:themeColor="text1"/>
          <w:lang w:val="es-ES"/>
        </w:rPr>
      </w:pPr>
      <w:r w:rsidRPr="00CF13E2">
        <w:rPr>
          <w:i/>
          <w:iCs/>
          <w:color w:val="0070C0"/>
          <w:vertAlign w:val="superscript"/>
          <w:lang w:val="es-ES"/>
        </w:rPr>
        <w:t>29 </w:t>
      </w:r>
      <w:r w:rsidRPr="00CF13E2">
        <w:rPr>
          <w:i/>
          <w:iCs/>
          <w:color w:val="0070C0"/>
          <w:lang w:val="es-ES"/>
        </w:rPr>
        <w:t>Confusa y perturbada, María trató de pensar lo que el ángel quería decir</w:t>
      </w:r>
      <w:r w:rsidRPr="00CF13E2">
        <w:rPr>
          <w:color w:val="000000" w:themeColor="text1"/>
          <w:lang w:val="es-ES"/>
        </w:rPr>
        <w:t>.</w:t>
      </w:r>
    </w:p>
    <w:p w14:paraId="2FF8DDBD" w14:textId="77777777" w:rsidR="00CF13E2" w:rsidRDefault="00CF13E2" w:rsidP="009D4FB1">
      <w:pPr>
        <w:tabs>
          <w:tab w:val="left" w:pos="2939"/>
        </w:tabs>
        <w:rPr>
          <w:color w:val="000000" w:themeColor="text1"/>
        </w:rPr>
      </w:pPr>
    </w:p>
    <w:p w14:paraId="5CB2F21D" w14:textId="74B0BBA0" w:rsidR="00CF13E2" w:rsidRPr="00010774" w:rsidRDefault="00CF13E2" w:rsidP="009D4FB1">
      <w:pPr>
        <w:tabs>
          <w:tab w:val="left" w:pos="2939"/>
        </w:tabs>
        <w:rPr>
          <w:color w:val="000000" w:themeColor="text1"/>
          <w:lang w:val="es-ES"/>
        </w:rPr>
      </w:pPr>
      <w:r w:rsidRPr="00010774">
        <w:rPr>
          <w:color w:val="000000" w:themeColor="text1"/>
          <w:lang w:val="es-ES"/>
        </w:rPr>
        <w:t xml:space="preserve">Que diferente </w:t>
      </w:r>
      <w:r w:rsidR="006B46A3" w:rsidRPr="00010774">
        <w:rPr>
          <w:color w:val="000000" w:themeColor="text1"/>
          <w:lang w:val="es-ES"/>
        </w:rPr>
        <w:t>revivir una historia cuando conocemos su final, y me refiero en este caso a esta parte extraordinaria de las escrituras donde</w:t>
      </w:r>
      <w:r w:rsidR="00D405BB" w:rsidRPr="00010774">
        <w:rPr>
          <w:color w:val="000000" w:themeColor="text1"/>
          <w:lang w:val="es-ES"/>
        </w:rPr>
        <w:t xml:space="preserve"> se nos relata la experiencia de </w:t>
      </w:r>
      <w:r w:rsidR="00010774">
        <w:rPr>
          <w:color w:val="000000" w:themeColor="text1"/>
          <w:lang w:val="es-ES"/>
        </w:rPr>
        <w:t>M</w:t>
      </w:r>
      <w:r w:rsidR="00010774" w:rsidRPr="00010774">
        <w:rPr>
          <w:color w:val="000000" w:themeColor="text1"/>
          <w:lang w:val="es-ES"/>
        </w:rPr>
        <w:t>aría</w:t>
      </w:r>
      <w:r w:rsidR="00D405BB" w:rsidRPr="00010774">
        <w:rPr>
          <w:color w:val="000000" w:themeColor="text1"/>
          <w:lang w:val="es-ES"/>
        </w:rPr>
        <w:t xml:space="preserve"> con el </w:t>
      </w:r>
      <w:r w:rsidR="00010774" w:rsidRPr="00010774">
        <w:rPr>
          <w:color w:val="000000" w:themeColor="text1"/>
          <w:lang w:val="es-ES"/>
        </w:rPr>
        <w:t>ángel</w:t>
      </w:r>
      <w:r w:rsidR="00D405BB" w:rsidRPr="00010774">
        <w:rPr>
          <w:color w:val="000000" w:themeColor="text1"/>
          <w:lang w:val="es-ES"/>
        </w:rPr>
        <w:t xml:space="preserve"> cuando le dio el anuncio de que </w:t>
      </w:r>
      <w:r w:rsidR="00010774" w:rsidRPr="00010774">
        <w:rPr>
          <w:color w:val="000000" w:themeColor="text1"/>
          <w:lang w:val="es-ES"/>
        </w:rPr>
        <w:t>sería</w:t>
      </w:r>
      <w:r w:rsidR="00D405BB" w:rsidRPr="00010774">
        <w:rPr>
          <w:color w:val="000000" w:themeColor="text1"/>
          <w:lang w:val="es-ES"/>
        </w:rPr>
        <w:t xml:space="preserve"> mamá. </w:t>
      </w:r>
    </w:p>
    <w:p w14:paraId="4B5A393E" w14:textId="69EB87D5" w:rsidR="008467B0" w:rsidRPr="00010774" w:rsidRDefault="00D405BB" w:rsidP="009D4FB1">
      <w:pPr>
        <w:tabs>
          <w:tab w:val="left" w:pos="2939"/>
        </w:tabs>
        <w:rPr>
          <w:color w:val="000000" w:themeColor="text1"/>
          <w:lang w:val="es-ES"/>
        </w:rPr>
      </w:pPr>
      <w:r w:rsidRPr="00010774">
        <w:rPr>
          <w:color w:val="000000" w:themeColor="text1"/>
          <w:lang w:val="es-ES"/>
        </w:rPr>
        <w:t xml:space="preserve">Mis hermanos no creo que </w:t>
      </w:r>
      <w:r w:rsidR="00010774" w:rsidRPr="00010774">
        <w:rPr>
          <w:color w:val="000000" w:themeColor="text1"/>
          <w:lang w:val="es-ES"/>
        </w:rPr>
        <w:t>María</w:t>
      </w:r>
      <w:r w:rsidRPr="00010774">
        <w:rPr>
          <w:color w:val="000000" w:themeColor="text1"/>
          <w:lang w:val="es-ES"/>
        </w:rPr>
        <w:t xml:space="preserve"> </w:t>
      </w:r>
      <w:r w:rsidR="00010774" w:rsidRPr="00010774">
        <w:rPr>
          <w:color w:val="000000" w:themeColor="text1"/>
          <w:lang w:val="es-ES"/>
        </w:rPr>
        <w:t>entendió</w:t>
      </w:r>
      <w:r w:rsidRPr="00010774">
        <w:rPr>
          <w:color w:val="000000" w:themeColor="text1"/>
          <w:lang w:val="es-ES"/>
        </w:rPr>
        <w:t xml:space="preserve"> en ese momento lo que implicaba para ella y para la humanidad lo que estaba </w:t>
      </w:r>
      <w:r w:rsidR="00010774" w:rsidRPr="00010774">
        <w:rPr>
          <w:color w:val="000000" w:themeColor="text1"/>
          <w:lang w:val="es-ES"/>
        </w:rPr>
        <w:t>aconteciendo</w:t>
      </w:r>
      <w:r w:rsidR="002C01BF" w:rsidRPr="00010774">
        <w:rPr>
          <w:color w:val="000000" w:themeColor="text1"/>
          <w:lang w:val="es-ES"/>
        </w:rPr>
        <w:t xml:space="preserve">, era imposible de asimilar, de </w:t>
      </w:r>
      <w:r w:rsidR="001113A5" w:rsidRPr="00010774">
        <w:rPr>
          <w:color w:val="000000" w:themeColor="text1"/>
          <w:lang w:val="es-ES"/>
        </w:rPr>
        <w:t>ahí</w:t>
      </w:r>
      <w:r w:rsidR="002C01BF" w:rsidRPr="00010774">
        <w:rPr>
          <w:color w:val="000000" w:themeColor="text1"/>
          <w:lang w:val="es-ES"/>
        </w:rPr>
        <w:t xml:space="preserve"> las palabras de </w:t>
      </w:r>
      <w:r w:rsidR="00010774" w:rsidRPr="00010774">
        <w:rPr>
          <w:color w:val="000000" w:themeColor="text1"/>
          <w:lang w:val="es-ES"/>
        </w:rPr>
        <w:t>ángel</w:t>
      </w:r>
      <w:r w:rsidR="008467B0" w:rsidRPr="00010774">
        <w:rPr>
          <w:color w:val="000000" w:themeColor="text1"/>
          <w:lang w:val="es-ES"/>
        </w:rPr>
        <w:t>:</w:t>
      </w:r>
      <w:r w:rsidR="002C01BF" w:rsidRPr="00010774">
        <w:rPr>
          <w:color w:val="000000" w:themeColor="text1"/>
          <w:lang w:val="es-ES"/>
        </w:rPr>
        <w:t xml:space="preserve"> </w:t>
      </w:r>
      <w:r w:rsidR="008467B0" w:rsidRPr="00010774">
        <w:rPr>
          <w:b/>
          <w:bCs/>
          <w:color w:val="000000" w:themeColor="text1"/>
          <w:lang w:val="es-ES"/>
        </w:rPr>
        <w:t>Lucas 1:30-33 NTV</w:t>
      </w:r>
      <w:r w:rsidR="008467B0" w:rsidRPr="00010774">
        <w:rPr>
          <w:color w:val="000000" w:themeColor="text1"/>
          <w:lang w:val="es-ES"/>
        </w:rPr>
        <w:t xml:space="preserve"> </w:t>
      </w:r>
      <w:r w:rsidR="008467B0" w:rsidRPr="00010774">
        <w:rPr>
          <w:i/>
          <w:iCs/>
          <w:color w:val="0070C0"/>
          <w:vertAlign w:val="superscript"/>
          <w:lang w:val="es-ES"/>
        </w:rPr>
        <w:t>30 </w:t>
      </w:r>
      <w:r w:rsidR="008467B0" w:rsidRPr="00010774">
        <w:rPr>
          <w:i/>
          <w:iCs/>
          <w:color w:val="0070C0"/>
          <w:lang w:val="es-ES"/>
        </w:rPr>
        <w:t xml:space="preserve">—No tengas miedo, María —le dijo el ángel—, ¡porque has hallado el favor de Dios! </w:t>
      </w:r>
      <w:r w:rsidR="008467B0" w:rsidRPr="00010774">
        <w:rPr>
          <w:i/>
          <w:iCs/>
          <w:color w:val="0070C0"/>
          <w:vertAlign w:val="superscript"/>
          <w:lang w:val="es-ES"/>
        </w:rPr>
        <w:t>31 </w:t>
      </w:r>
      <w:r w:rsidR="008467B0" w:rsidRPr="00010774">
        <w:rPr>
          <w:i/>
          <w:iCs/>
          <w:color w:val="0070C0"/>
          <w:lang w:val="es-ES"/>
        </w:rPr>
        <w:t xml:space="preserve">Concebirás y darás a luz un hijo, y le pondrás por nombre Jesús. </w:t>
      </w:r>
      <w:r w:rsidR="008467B0" w:rsidRPr="00010774">
        <w:rPr>
          <w:i/>
          <w:iCs/>
          <w:color w:val="0070C0"/>
          <w:vertAlign w:val="superscript"/>
          <w:lang w:val="es-ES"/>
        </w:rPr>
        <w:t>32 </w:t>
      </w:r>
      <w:r w:rsidR="008467B0" w:rsidRPr="00010774">
        <w:rPr>
          <w:i/>
          <w:iCs/>
          <w:color w:val="0070C0"/>
          <w:lang w:val="es-ES"/>
        </w:rPr>
        <w:t xml:space="preserve">Él será muy grande y lo llamarán Hijo del Altísimo. El Señor Dios le dará el trono de su antepasado David. </w:t>
      </w:r>
      <w:r w:rsidR="008467B0" w:rsidRPr="00010774">
        <w:rPr>
          <w:i/>
          <w:iCs/>
          <w:color w:val="0070C0"/>
          <w:vertAlign w:val="superscript"/>
          <w:lang w:val="es-ES"/>
        </w:rPr>
        <w:t>33 </w:t>
      </w:r>
      <w:r w:rsidR="008467B0" w:rsidRPr="00010774">
        <w:rPr>
          <w:i/>
          <w:iCs/>
          <w:color w:val="0070C0"/>
          <w:lang w:val="es-ES"/>
        </w:rPr>
        <w:t>Y reinará sobre Israel para siempre; ¡su reino no tendrá fin!</w:t>
      </w:r>
      <w:r w:rsidR="008467B0" w:rsidRPr="00010774">
        <w:rPr>
          <w:color w:val="000000" w:themeColor="text1"/>
          <w:lang w:val="es-ES"/>
        </w:rPr>
        <w:t>.</w:t>
      </w:r>
      <w:r w:rsidR="00FB651E" w:rsidRPr="00010774">
        <w:rPr>
          <w:color w:val="000000" w:themeColor="text1"/>
          <w:lang w:val="es-ES"/>
        </w:rPr>
        <w:t xml:space="preserve"> Fue un mensaje muy grande para ser asimilado de una, pero el acto de obediencia de esta mujer hizo posible que aconteciera est</w:t>
      </w:r>
      <w:r w:rsidR="0084275C" w:rsidRPr="00010774">
        <w:rPr>
          <w:color w:val="000000" w:themeColor="text1"/>
          <w:lang w:val="es-ES"/>
        </w:rPr>
        <w:t xml:space="preserve">o tan extraordinario. </w:t>
      </w:r>
    </w:p>
    <w:p w14:paraId="68C9927C" w14:textId="0D69B771" w:rsidR="0084275C" w:rsidRPr="00010774" w:rsidRDefault="0084275C" w:rsidP="009D4FB1">
      <w:pPr>
        <w:tabs>
          <w:tab w:val="left" w:pos="2939"/>
        </w:tabs>
        <w:rPr>
          <w:color w:val="000000" w:themeColor="text1"/>
          <w:lang w:val="es-ES"/>
        </w:rPr>
      </w:pPr>
      <w:r w:rsidRPr="00010774">
        <w:rPr>
          <w:color w:val="000000" w:themeColor="text1"/>
          <w:lang w:val="es-ES"/>
        </w:rPr>
        <w:t>Mis hermanos, pasaremos por momentos donde Dios nos habla y nos dice cosas que no podremos asimilar, si no lo puedes entender</w:t>
      </w:r>
      <w:r w:rsidR="00010774" w:rsidRPr="00010774">
        <w:rPr>
          <w:color w:val="000000" w:themeColor="text1"/>
          <w:lang w:val="es-ES"/>
        </w:rPr>
        <w:t xml:space="preserve">, al menos se obediente y deja que Él haga su voluntad, recuerda que la voluntad de Dios es agradable y perfecta. </w:t>
      </w:r>
    </w:p>
    <w:p w14:paraId="77549DFD" w14:textId="05F62EDC" w:rsidR="00010774" w:rsidRDefault="00010774" w:rsidP="009D4FB1">
      <w:pPr>
        <w:tabs>
          <w:tab w:val="left" w:pos="2939"/>
        </w:tabs>
        <w:rPr>
          <w:color w:val="000000" w:themeColor="text1"/>
          <w:lang w:val="es-ES"/>
        </w:rPr>
      </w:pPr>
      <w:r w:rsidRPr="00010774">
        <w:rPr>
          <w:color w:val="000000" w:themeColor="text1"/>
          <w:lang w:val="es-ES"/>
        </w:rPr>
        <w:t xml:space="preserve">Bendiciones. </w:t>
      </w:r>
      <w:bookmarkEnd w:id="86"/>
    </w:p>
    <w:p w14:paraId="549046A5" w14:textId="77777777" w:rsidR="00336AB8" w:rsidRDefault="00336AB8" w:rsidP="009D4FB1">
      <w:pPr>
        <w:tabs>
          <w:tab w:val="left" w:pos="2939"/>
        </w:tabs>
        <w:rPr>
          <w:color w:val="000000" w:themeColor="text1"/>
          <w:lang w:val="es-ES"/>
        </w:rPr>
      </w:pPr>
    </w:p>
    <w:p w14:paraId="2EE5C3D6" w14:textId="77777777" w:rsidR="00336AB8" w:rsidRDefault="00336AB8" w:rsidP="009D4FB1">
      <w:pPr>
        <w:tabs>
          <w:tab w:val="left" w:pos="2939"/>
        </w:tabs>
        <w:rPr>
          <w:color w:val="000000" w:themeColor="text1"/>
          <w:lang w:val="es-ES"/>
        </w:rPr>
      </w:pPr>
    </w:p>
    <w:p w14:paraId="1634F9FC" w14:textId="314CADC4" w:rsidR="00336AB8" w:rsidRPr="00D42F8F" w:rsidRDefault="006A55F2" w:rsidP="009D4FB1">
      <w:pPr>
        <w:tabs>
          <w:tab w:val="left" w:pos="2939"/>
        </w:tabs>
        <w:rPr>
          <w:i/>
          <w:iCs/>
          <w:color w:val="0070C0"/>
        </w:rPr>
      </w:pPr>
      <w:bookmarkStart w:id="87" w:name="OLE_LINK86"/>
      <w:r w:rsidRPr="006A55F2">
        <w:rPr>
          <w:b/>
          <w:bCs/>
          <w:color w:val="000000" w:themeColor="text1"/>
          <w:lang w:val="es-ES"/>
        </w:rPr>
        <w:t>Mateo 2:1-6 NTV</w:t>
      </w:r>
      <w:r>
        <w:rPr>
          <w:color w:val="000000" w:themeColor="text1"/>
          <w:lang w:val="es-ES"/>
        </w:rPr>
        <w:t xml:space="preserve">. </w:t>
      </w:r>
      <w:r w:rsidRPr="006A55F2">
        <w:rPr>
          <w:i/>
          <w:iCs/>
          <w:color w:val="0070C0"/>
          <w:vertAlign w:val="superscript"/>
          <w:lang w:val="es-ES"/>
        </w:rPr>
        <w:t>1 </w:t>
      </w:r>
      <w:r w:rsidRPr="006A55F2">
        <w:rPr>
          <w:i/>
          <w:iCs/>
          <w:color w:val="0070C0"/>
          <w:lang w:val="es-ES"/>
        </w:rPr>
        <w:t xml:space="preserve">Jesús nació en Belén de Judea durante el reinado de Herodes. Por ese tiempo, algunos sabios de países del oriente llegaron a Jerusalén y preguntaron: </w:t>
      </w:r>
      <w:r w:rsidRPr="006A55F2">
        <w:rPr>
          <w:i/>
          <w:iCs/>
          <w:color w:val="0070C0"/>
          <w:vertAlign w:val="superscript"/>
          <w:lang w:val="es-ES"/>
        </w:rPr>
        <w:t>2 </w:t>
      </w:r>
      <w:r w:rsidRPr="006A55F2">
        <w:rPr>
          <w:i/>
          <w:iCs/>
          <w:color w:val="0070C0"/>
          <w:lang w:val="es-ES"/>
        </w:rPr>
        <w:t xml:space="preserve">«¿Dónde está el rey de los judíos que acaba de nacer? Vimos su estrella mientras salía y hemos venido a adorarlo». </w:t>
      </w:r>
      <w:r w:rsidRPr="006A55F2">
        <w:rPr>
          <w:i/>
          <w:iCs/>
          <w:color w:val="0070C0"/>
          <w:vertAlign w:val="superscript"/>
          <w:lang w:val="es-ES"/>
        </w:rPr>
        <w:t>3 </w:t>
      </w:r>
      <w:r w:rsidRPr="006A55F2">
        <w:rPr>
          <w:i/>
          <w:iCs/>
          <w:color w:val="0070C0"/>
          <w:lang w:val="es-ES"/>
        </w:rPr>
        <w:t xml:space="preserve">Cuando el rey Herodes oyó eso, se perturbó profundamente igual que todos en Jerusalén. </w:t>
      </w:r>
      <w:r w:rsidRPr="006A55F2">
        <w:rPr>
          <w:i/>
          <w:iCs/>
          <w:color w:val="0070C0"/>
          <w:vertAlign w:val="superscript"/>
          <w:lang w:val="es-ES"/>
        </w:rPr>
        <w:t>4 </w:t>
      </w:r>
      <w:r w:rsidRPr="006A55F2">
        <w:rPr>
          <w:i/>
          <w:iCs/>
          <w:color w:val="0070C0"/>
          <w:lang w:val="es-ES"/>
        </w:rPr>
        <w:t xml:space="preserve">Mandó llamar a los principales sacerdotes y maestros de la ley religiosa y les preguntó: —¿Dónde se supone que nacerá el Mesías? </w:t>
      </w:r>
      <w:r w:rsidRPr="006A55F2">
        <w:rPr>
          <w:i/>
          <w:iCs/>
          <w:color w:val="0070C0"/>
          <w:vertAlign w:val="superscript"/>
          <w:lang w:val="es-ES"/>
        </w:rPr>
        <w:t>5 </w:t>
      </w:r>
      <w:r w:rsidRPr="006A55F2">
        <w:rPr>
          <w:i/>
          <w:iCs/>
          <w:color w:val="0070C0"/>
          <w:lang w:val="es-ES"/>
        </w:rPr>
        <w:t xml:space="preserve">—En Belén de Judea —le dijeron— porque eso es lo que escribió el profeta: </w:t>
      </w:r>
      <w:r w:rsidRPr="006A55F2">
        <w:rPr>
          <w:i/>
          <w:iCs/>
          <w:color w:val="0070C0"/>
          <w:vertAlign w:val="superscript"/>
          <w:lang w:val="es-ES"/>
        </w:rPr>
        <w:t>6 </w:t>
      </w:r>
      <w:r w:rsidRPr="006A55F2">
        <w:rPr>
          <w:i/>
          <w:iCs/>
          <w:color w:val="0070C0"/>
          <w:lang w:val="es-ES"/>
        </w:rPr>
        <w:t>“Y tú, Belén, en la tierra de Judá, no eres la menor entre las ciudades reinantes de Judá, porque de ti saldrá un gobernante que será el pastor de mi pueblo Israel”</w:t>
      </w:r>
      <w:r>
        <w:rPr>
          <w:color w:val="000000" w:themeColor="text1"/>
          <w:lang w:val="es-ES"/>
        </w:rPr>
        <w:t>.</w:t>
      </w:r>
    </w:p>
    <w:p w14:paraId="444F47BE" w14:textId="77777777" w:rsidR="006A55F2" w:rsidRDefault="006A55F2" w:rsidP="009D4FB1">
      <w:pPr>
        <w:tabs>
          <w:tab w:val="left" w:pos="2939"/>
        </w:tabs>
        <w:rPr>
          <w:color w:val="000000" w:themeColor="text1"/>
          <w:lang w:val="es-ES"/>
        </w:rPr>
      </w:pPr>
    </w:p>
    <w:p w14:paraId="3B4ED841" w14:textId="59E614B3" w:rsidR="006A55F2" w:rsidRDefault="006A55F2" w:rsidP="009D4FB1">
      <w:pPr>
        <w:tabs>
          <w:tab w:val="left" w:pos="2939"/>
        </w:tabs>
        <w:rPr>
          <w:color w:val="000000" w:themeColor="text1"/>
          <w:lang w:val="es-ES"/>
        </w:rPr>
      </w:pPr>
      <w:r>
        <w:rPr>
          <w:color w:val="000000" w:themeColor="text1"/>
          <w:lang w:val="es-ES"/>
        </w:rPr>
        <w:t xml:space="preserve">Dios siempre ha sido muy claro, es el hombre el que ha decido dudar y no creerle a Dios. </w:t>
      </w:r>
    </w:p>
    <w:p w14:paraId="7C5BD791" w14:textId="32371B08" w:rsidR="00A03953" w:rsidRDefault="0013733D" w:rsidP="009D4FB1">
      <w:pPr>
        <w:tabs>
          <w:tab w:val="left" w:pos="2939"/>
        </w:tabs>
        <w:rPr>
          <w:color w:val="000000" w:themeColor="text1"/>
          <w:lang w:val="es-ES"/>
        </w:rPr>
      </w:pPr>
      <w:r>
        <w:rPr>
          <w:color w:val="000000" w:themeColor="text1"/>
          <w:lang w:val="es-ES"/>
        </w:rPr>
        <w:t xml:space="preserve">Este pasaje revela que todos </w:t>
      </w:r>
      <w:r w:rsidR="002A6DA5">
        <w:rPr>
          <w:color w:val="000000" w:themeColor="text1"/>
          <w:lang w:val="es-ES"/>
        </w:rPr>
        <w:t xml:space="preserve">en Israel </w:t>
      </w:r>
      <w:r>
        <w:rPr>
          <w:color w:val="000000" w:themeColor="text1"/>
          <w:lang w:val="es-ES"/>
        </w:rPr>
        <w:t xml:space="preserve">en el momento del nacimiento de Jesús conocían lo que estaba escrito sobre el nacimiento de Jesús, </w:t>
      </w:r>
      <w:r w:rsidR="00663052">
        <w:rPr>
          <w:color w:val="000000" w:themeColor="text1"/>
          <w:lang w:val="es-ES"/>
        </w:rPr>
        <w:t xml:space="preserve">aquí vemos que cuando Herodes se </w:t>
      </w:r>
      <w:r w:rsidR="006C295E">
        <w:rPr>
          <w:color w:val="000000" w:themeColor="text1"/>
          <w:lang w:val="es-ES"/>
        </w:rPr>
        <w:t>asustó</w:t>
      </w:r>
      <w:r w:rsidR="00663052">
        <w:rPr>
          <w:color w:val="000000" w:themeColor="text1"/>
          <w:lang w:val="es-ES"/>
        </w:rPr>
        <w:t xml:space="preserve"> por el nacimiento de un rey en su territorio mando a revisar las escrituras y muy claro</w:t>
      </w:r>
      <w:r w:rsidR="00E62730">
        <w:rPr>
          <w:color w:val="000000" w:themeColor="text1"/>
          <w:lang w:val="es-ES"/>
        </w:rPr>
        <w:t xml:space="preserve"> encontraron lo que dice en</w:t>
      </w:r>
      <w:r w:rsidR="006C295E">
        <w:rPr>
          <w:color w:val="000000" w:themeColor="text1"/>
          <w:lang w:val="es-ES"/>
        </w:rPr>
        <w:t xml:space="preserve"> </w:t>
      </w:r>
      <w:r w:rsidR="00A03953" w:rsidRPr="006C295E">
        <w:rPr>
          <w:b/>
          <w:bCs/>
          <w:color w:val="000000" w:themeColor="text1"/>
          <w:lang w:val="es-ES"/>
        </w:rPr>
        <w:t>Miqueas 5:2 NTV</w:t>
      </w:r>
      <w:r w:rsidR="00A03953">
        <w:rPr>
          <w:color w:val="000000" w:themeColor="text1"/>
          <w:lang w:val="es-ES"/>
        </w:rPr>
        <w:t xml:space="preserve"> </w:t>
      </w:r>
      <w:r w:rsidR="00A03953" w:rsidRPr="006C295E">
        <w:rPr>
          <w:i/>
          <w:iCs/>
          <w:color w:val="0070C0"/>
          <w:lang w:val="es-ES"/>
        </w:rPr>
        <w:t xml:space="preserve">Pero tú, oh Belén Efrata, </w:t>
      </w:r>
      <w:r w:rsidR="00A03953" w:rsidRPr="00A03953">
        <w:rPr>
          <w:i/>
          <w:iCs/>
          <w:color w:val="0070C0"/>
          <w:lang w:val="es-ES"/>
        </w:rPr>
        <w:t>eres sólo una pequeña aldea entre todo el pueblo de Judá. No obstante, de ti saldrá un gobernante para Israel, cuyos orígenes vienen desde la eternidad</w:t>
      </w:r>
      <w:r w:rsidR="00E62730">
        <w:rPr>
          <w:color w:val="000000" w:themeColor="text1"/>
          <w:lang w:val="es-ES"/>
        </w:rPr>
        <w:t xml:space="preserve">, esta </w:t>
      </w:r>
      <w:r w:rsidR="003B167A">
        <w:rPr>
          <w:color w:val="000000" w:themeColor="text1"/>
          <w:lang w:val="es-ES"/>
        </w:rPr>
        <w:t>profecía</w:t>
      </w:r>
      <w:r w:rsidR="00E62730">
        <w:rPr>
          <w:color w:val="000000" w:themeColor="text1"/>
          <w:lang w:val="es-ES"/>
        </w:rPr>
        <w:t xml:space="preserve"> junto con </w:t>
      </w:r>
      <w:r w:rsidR="0036288D">
        <w:rPr>
          <w:color w:val="000000" w:themeColor="text1"/>
          <w:lang w:val="es-ES"/>
        </w:rPr>
        <w:t xml:space="preserve">la pregunta de los sabios </w:t>
      </w:r>
      <w:r w:rsidR="009E7D3A">
        <w:rPr>
          <w:color w:val="000000" w:themeColor="text1"/>
          <w:lang w:val="es-ES"/>
        </w:rPr>
        <w:t xml:space="preserve">daba confirmación de esta verdad tan grande, era el momento </w:t>
      </w:r>
      <w:r w:rsidR="00CC0EB1">
        <w:rPr>
          <w:color w:val="000000" w:themeColor="text1"/>
          <w:lang w:val="es-ES"/>
        </w:rPr>
        <w:t>más</w:t>
      </w:r>
      <w:r w:rsidR="009E7D3A">
        <w:rPr>
          <w:color w:val="000000" w:themeColor="text1"/>
          <w:lang w:val="es-ES"/>
        </w:rPr>
        <w:t xml:space="preserve"> esperado de la </w:t>
      </w:r>
      <w:r w:rsidR="00F03D30">
        <w:rPr>
          <w:color w:val="000000" w:themeColor="text1"/>
          <w:lang w:val="es-ES"/>
        </w:rPr>
        <w:t>creación y de todo el universo, el nacimiento del Salvador de</w:t>
      </w:r>
      <w:r w:rsidR="00811BFB">
        <w:rPr>
          <w:color w:val="000000" w:themeColor="text1"/>
          <w:lang w:val="es-ES"/>
        </w:rPr>
        <w:t xml:space="preserve">l plan de Dios. </w:t>
      </w:r>
    </w:p>
    <w:p w14:paraId="6058D3C7" w14:textId="780AA873" w:rsidR="00811BFB" w:rsidRDefault="00811BFB" w:rsidP="009D4FB1">
      <w:pPr>
        <w:tabs>
          <w:tab w:val="left" w:pos="2939"/>
        </w:tabs>
        <w:rPr>
          <w:color w:val="000000" w:themeColor="text1"/>
          <w:lang w:val="es-ES"/>
        </w:rPr>
      </w:pPr>
      <w:r>
        <w:rPr>
          <w:color w:val="000000" w:themeColor="text1"/>
          <w:lang w:val="es-ES"/>
        </w:rPr>
        <w:t xml:space="preserve">Dios </w:t>
      </w:r>
      <w:r w:rsidR="00CC0EB1">
        <w:rPr>
          <w:color w:val="000000" w:themeColor="text1"/>
          <w:lang w:val="es-ES"/>
        </w:rPr>
        <w:t>venía</w:t>
      </w:r>
      <w:r>
        <w:rPr>
          <w:color w:val="000000" w:themeColor="text1"/>
          <w:lang w:val="es-ES"/>
        </w:rPr>
        <w:t xml:space="preserve"> a convivir con el hombre y aun con todo esto fue desechado al </w:t>
      </w:r>
      <w:r w:rsidR="00CC0EB1">
        <w:rPr>
          <w:color w:val="000000" w:themeColor="text1"/>
          <w:lang w:val="es-ES"/>
        </w:rPr>
        <w:t>extremo</w:t>
      </w:r>
      <w:r>
        <w:rPr>
          <w:color w:val="000000" w:themeColor="text1"/>
          <w:lang w:val="es-ES"/>
        </w:rPr>
        <w:t xml:space="preserve"> que </w:t>
      </w:r>
      <w:r w:rsidR="007D10CF">
        <w:rPr>
          <w:color w:val="000000" w:themeColor="text1"/>
          <w:lang w:val="es-ES"/>
        </w:rPr>
        <w:t>en vez de alegría hubo llanto en todo Israel.</w:t>
      </w:r>
    </w:p>
    <w:p w14:paraId="0542713B" w14:textId="3D3732D2" w:rsidR="007D10CF" w:rsidRDefault="007D10CF" w:rsidP="009D4FB1">
      <w:pPr>
        <w:tabs>
          <w:tab w:val="left" w:pos="2939"/>
        </w:tabs>
        <w:rPr>
          <w:color w:val="000000" w:themeColor="text1"/>
          <w:lang w:val="es-ES"/>
        </w:rPr>
      </w:pPr>
      <w:r>
        <w:rPr>
          <w:color w:val="000000" w:themeColor="text1"/>
          <w:lang w:val="es-ES"/>
        </w:rPr>
        <w:t xml:space="preserve">No hagamos lo mismo hoy, por favor, cada </w:t>
      </w:r>
      <w:r w:rsidR="00CC0EB1">
        <w:rPr>
          <w:color w:val="000000" w:themeColor="text1"/>
          <w:lang w:val="es-ES"/>
        </w:rPr>
        <w:t>día</w:t>
      </w:r>
      <w:r>
        <w:rPr>
          <w:color w:val="000000" w:themeColor="text1"/>
          <w:lang w:val="es-ES"/>
        </w:rPr>
        <w:t xml:space="preserve"> escudriñemos </w:t>
      </w:r>
      <w:r w:rsidR="00CC0EB1">
        <w:rPr>
          <w:color w:val="000000" w:themeColor="text1"/>
          <w:lang w:val="es-ES"/>
        </w:rPr>
        <w:t>más</w:t>
      </w:r>
      <w:r>
        <w:rPr>
          <w:color w:val="000000" w:themeColor="text1"/>
          <w:lang w:val="es-ES"/>
        </w:rPr>
        <w:t xml:space="preserve"> las escrituras, pero no para contender, sino para creer y abrir nuestros corazones al plan de </w:t>
      </w:r>
      <w:r w:rsidR="003A4320">
        <w:rPr>
          <w:color w:val="000000" w:themeColor="text1"/>
          <w:lang w:val="es-ES"/>
        </w:rPr>
        <w:t>nuestro</w:t>
      </w:r>
      <w:r>
        <w:rPr>
          <w:color w:val="000000" w:themeColor="text1"/>
          <w:lang w:val="es-ES"/>
        </w:rPr>
        <w:t xml:space="preserve"> Salvador. </w:t>
      </w:r>
    </w:p>
    <w:p w14:paraId="25496239" w14:textId="2E79413A" w:rsidR="007D10CF" w:rsidRDefault="001268C4" w:rsidP="009D4FB1">
      <w:pPr>
        <w:tabs>
          <w:tab w:val="left" w:pos="2939"/>
        </w:tabs>
        <w:rPr>
          <w:color w:val="000000" w:themeColor="text1"/>
          <w:lang w:val="es-ES"/>
        </w:rPr>
      </w:pPr>
      <w:r>
        <w:rPr>
          <w:color w:val="000000" w:themeColor="text1"/>
          <w:lang w:val="es-ES"/>
        </w:rPr>
        <w:t xml:space="preserve">Seamos instrumentos </w:t>
      </w:r>
      <w:r w:rsidR="0033589E">
        <w:rPr>
          <w:color w:val="000000" w:themeColor="text1"/>
          <w:lang w:val="es-ES"/>
        </w:rPr>
        <w:t xml:space="preserve">y estemos preparados </w:t>
      </w:r>
      <w:r w:rsidR="003A4320">
        <w:rPr>
          <w:color w:val="000000" w:themeColor="text1"/>
          <w:lang w:val="es-ES"/>
        </w:rPr>
        <w:t>para</w:t>
      </w:r>
      <w:r w:rsidR="0033589E">
        <w:rPr>
          <w:color w:val="000000" w:themeColor="text1"/>
          <w:lang w:val="es-ES"/>
        </w:rPr>
        <w:t xml:space="preserve"> colaborar con el</w:t>
      </w:r>
      <w:r w:rsidR="003A4320">
        <w:rPr>
          <w:color w:val="000000" w:themeColor="text1"/>
          <w:lang w:val="es-ES"/>
        </w:rPr>
        <w:t xml:space="preserve"> cumplimiento </w:t>
      </w:r>
      <w:r>
        <w:rPr>
          <w:color w:val="000000" w:themeColor="text1"/>
          <w:lang w:val="es-ES"/>
        </w:rPr>
        <w:t xml:space="preserve">del plan de nuestro Dios todo el tiempo. </w:t>
      </w:r>
    </w:p>
    <w:p w14:paraId="712E16C1" w14:textId="7D6AAFE5" w:rsidR="001268C4" w:rsidRDefault="001268C4" w:rsidP="009D4FB1">
      <w:pPr>
        <w:tabs>
          <w:tab w:val="left" w:pos="2939"/>
        </w:tabs>
        <w:rPr>
          <w:color w:val="000000" w:themeColor="text1"/>
          <w:lang w:val="es-ES"/>
        </w:rPr>
      </w:pPr>
      <w:r>
        <w:rPr>
          <w:color w:val="000000" w:themeColor="text1"/>
          <w:lang w:val="es-ES"/>
        </w:rPr>
        <w:t xml:space="preserve">Bendiciones. </w:t>
      </w:r>
    </w:p>
    <w:p w14:paraId="421DF408" w14:textId="77777777" w:rsidR="00F37467" w:rsidRDefault="00F37467" w:rsidP="009D4FB1">
      <w:pPr>
        <w:tabs>
          <w:tab w:val="left" w:pos="2939"/>
        </w:tabs>
        <w:rPr>
          <w:color w:val="000000" w:themeColor="text1"/>
          <w:lang w:val="es-ES"/>
        </w:rPr>
      </w:pPr>
    </w:p>
    <w:p w14:paraId="4D9AD9D3" w14:textId="77777777" w:rsidR="00F37467" w:rsidRDefault="00F37467" w:rsidP="009D4FB1">
      <w:pPr>
        <w:tabs>
          <w:tab w:val="left" w:pos="2939"/>
        </w:tabs>
        <w:rPr>
          <w:color w:val="000000" w:themeColor="text1"/>
          <w:lang w:val="es-ES"/>
        </w:rPr>
      </w:pPr>
    </w:p>
    <w:p w14:paraId="43BC5F45" w14:textId="77777777" w:rsidR="001B18A5" w:rsidRPr="004017C2" w:rsidRDefault="001B18A5" w:rsidP="001B18A5">
      <w:pPr>
        <w:tabs>
          <w:tab w:val="left" w:pos="2939"/>
        </w:tabs>
        <w:rPr>
          <w:i/>
          <w:iCs/>
          <w:color w:val="0070C0"/>
        </w:rPr>
      </w:pPr>
      <w:bookmarkStart w:id="88" w:name="OLE_LINK87"/>
      <w:r w:rsidRPr="004017C2">
        <w:rPr>
          <w:b/>
          <w:bCs/>
          <w:color w:val="000000" w:themeColor="text1"/>
          <w:lang w:val="es-ES"/>
        </w:rPr>
        <w:t>Juan 8:39-43 NTV</w:t>
      </w:r>
      <w:r>
        <w:rPr>
          <w:color w:val="000000" w:themeColor="text1"/>
          <w:lang w:val="es-ES"/>
        </w:rPr>
        <w:t xml:space="preserve">. </w:t>
      </w:r>
      <w:r w:rsidRPr="004017C2">
        <w:rPr>
          <w:i/>
          <w:iCs/>
          <w:color w:val="0070C0"/>
          <w:vertAlign w:val="superscript"/>
          <w:lang w:val="es-ES"/>
        </w:rPr>
        <w:t>39 </w:t>
      </w:r>
      <w:r w:rsidRPr="004017C2">
        <w:rPr>
          <w:i/>
          <w:iCs/>
          <w:color w:val="0070C0"/>
          <w:lang w:val="es-ES"/>
        </w:rPr>
        <w:t xml:space="preserve">—¡Nuestro padre es Abraham! —declararon. </w:t>
      </w:r>
    </w:p>
    <w:p w14:paraId="2C9FAE5A" w14:textId="77777777" w:rsidR="001B18A5" w:rsidRPr="001B18A5" w:rsidRDefault="001B18A5" w:rsidP="001B18A5">
      <w:pPr>
        <w:tabs>
          <w:tab w:val="left" w:pos="2939"/>
        </w:tabs>
        <w:rPr>
          <w:i/>
          <w:iCs/>
          <w:color w:val="0070C0"/>
        </w:rPr>
      </w:pPr>
      <w:r w:rsidRPr="001B18A5">
        <w:rPr>
          <w:i/>
          <w:iCs/>
          <w:color w:val="0070C0"/>
          <w:lang w:val="es-ES"/>
        </w:rPr>
        <w:t xml:space="preserve">—No —respondió Jesús— pues, si realmente fueran hijos de Abraham, seguirían su ejemplo. </w:t>
      </w:r>
      <w:r w:rsidRPr="001B18A5">
        <w:rPr>
          <w:i/>
          <w:iCs/>
          <w:color w:val="0070C0"/>
          <w:vertAlign w:val="superscript"/>
          <w:lang w:val="es-ES"/>
        </w:rPr>
        <w:t>40 </w:t>
      </w:r>
      <w:r w:rsidRPr="001B18A5">
        <w:rPr>
          <w:i/>
          <w:iCs/>
          <w:color w:val="0070C0"/>
          <w:lang w:val="es-ES"/>
        </w:rPr>
        <w:t xml:space="preserve">En cambio, procuran matarme porque les dije la verdad, la cual oí de Dios. Abraham nunca hizo algo así. </w:t>
      </w:r>
      <w:r w:rsidRPr="001B18A5">
        <w:rPr>
          <w:i/>
          <w:iCs/>
          <w:color w:val="0070C0"/>
          <w:vertAlign w:val="superscript"/>
          <w:lang w:val="es-ES"/>
        </w:rPr>
        <w:t>41 </w:t>
      </w:r>
      <w:r w:rsidRPr="001B18A5">
        <w:rPr>
          <w:i/>
          <w:iCs/>
          <w:color w:val="0070C0"/>
          <w:lang w:val="es-ES"/>
        </w:rPr>
        <w:t xml:space="preserve">No, ustedes imitan a su verdadero padre. </w:t>
      </w:r>
    </w:p>
    <w:p w14:paraId="00FAD7A1" w14:textId="3A4EB572" w:rsidR="00F37467" w:rsidRPr="004017C2" w:rsidRDefault="001B18A5" w:rsidP="009D4FB1">
      <w:pPr>
        <w:tabs>
          <w:tab w:val="left" w:pos="2939"/>
        </w:tabs>
        <w:rPr>
          <w:i/>
          <w:iCs/>
          <w:color w:val="0070C0"/>
        </w:rPr>
      </w:pPr>
      <w:r w:rsidRPr="001B18A5">
        <w:rPr>
          <w:i/>
          <w:iCs/>
          <w:color w:val="0070C0"/>
          <w:lang w:val="es-ES"/>
        </w:rPr>
        <w:t xml:space="preserve">—¡Nosotros no somos hijos ilegítimos! —respondieron—, Dios mismo es nuestro verdadero Padre. </w:t>
      </w:r>
      <w:r w:rsidRPr="001B18A5">
        <w:rPr>
          <w:i/>
          <w:iCs/>
          <w:color w:val="0070C0"/>
          <w:vertAlign w:val="superscript"/>
          <w:lang w:val="es-ES"/>
        </w:rPr>
        <w:t>42 </w:t>
      </w:r>
      <w:r w:rsidRPr="001B18A5">
        <w:rPr>
          <w:i/>
          <w:iCs/>
          <w:color w:val="0070C0"/>
          <w:lang w:val="es-ES"/>
        </w:rPr>
        <w:t xml:space="preserve">Jesús les dijo: —Si Dios fuera su Padre, ustedes me amarían, porque he venido a ustedes de parte de Dios. No estoy aquí por mi propia cuenta, sino que él me envió. </w:t>
      </w:r>
      <w:r w:rsidRPr="001B18A5">
        <w:rPr>
          <w:i/>
          <w:iCs/>
          <w:color w:val="0070C0"/>
          <w:vertAlign w:val="superscript"/>
          <w:lang w:val="es-ES"/>
        </w:rPr>
        <w:t>43 </w:t>
      </w:r>
      <w:r w:rsidRPr="001B18A5">
        <w:rPr>
          <w:i/>
          <w:iCs/>
          <w:color w:val="0070C0"/>
          <w:lang w:val="es-ES"/>
        </w:rPr>
        <w:t>¿Por qué no pueden entender lo que les digo? ¡Es porque ni siquiera toleran oírme</w:t>
      </w:r>
      <w:r w:rsidRPr="004017C2">
        <w:rPr>
          <w:i/>
          <w:iCs/>
          <w:color w:val="0070C0"/>
          <w:lang w:val="es-ES"/>
        </w:rPr>
        <w:t>!</w:t>
      </w:r>
      <w:r>
        <w:rPr>
          <w:color w:val="000000" w:themeColor="text1"/>
          <w:lang w:val="es-ES"/>
        </w:rPr>
        <w:t>.</w:t>
      </w:r>
    </w:p>
    <w:p w14:paraId="3D67EB9A" w14:textId="77777777" w:rsidR="001B18A5" w:rsidRDefault="001B18A5" w:rsidP="009D4FB1">
      <w:pPr>
        <w:tabs>
          <w:tab w:val="left" w:pos="2939"/>
        </w:tabs>
        <w:rPr>
          <w:color w:val="000000" w:themeColor="text1"/>
          <w:lang w:val="es-ES"/>
        </w:rPr>
      </w:pPr>
    </w:p>
    <w:p w14:paraId="44B2F5FA" w14:textId="05285D2D" w:rsidR="001B18A5" w:rsidRDefault="001B18A5" w:rsidP="009D4FB1">
      <w:pPr>
        <w:tabs>
          <w:tab w:val="left" w:pos="2939"/>
        </w:tabs>
        <w:rPr>
          <w:color w:val="000000" w:themeColor="text1"/>
          <w:lang w:val="es-ES"/>
        </w:rPr>
      </w:pPr>
      <w:r>
        <w:rPr>
          <w:color w:val="000000" w:themeColor="text1"/>
          <w:lang w:val="es-ES"/>
        </w:rPr>
        <w:t xml:space="preserve">Jesús fue muy fuerte </w:t>
      </w:r>
      <w:r w:rsidR="00AF4CB6">
        <w:rPr>
          <w:color w:val="000000" w:themeColor="text1"/>
          <w:lang w:val="es-ES"/>
        </w:rPr>
        <w:t>al dar el mensaje a los religiosos de su época, hoy muchos años después continúan siendo los religiosos los peores enemigos de</w:t>
      </w:r>
      <w:r w:rsidR="004017C2">
        <w:rPr>
          <w:color w:val="000000" w:themeColor="text1"/>
          <w:lang w:val="es-ES"/>
        </w:rPr>
        <w:t>l</w:t>
      </w:r>
      <w:r w:rsidR="00AF4CB6">
        <w:rPr>
          <w:color w:val="000000" w:themeColor="text1"/>
          <w:lang w:val="es-ES"/>
        </w:rPr>
        <w:t xml:space="preserve"> programa de Dios</w:t>
      </w:r>
      <w:r w:rsidR="00955770">
        <w:rPr>
          <w:color w:val="000000" w:themeColor="text1"/>
          <w:lang w:val="es-ES"/>
        </w:rPr>
        <w:t xml:space="preserve">, cada </w:t>
      </w:r>
      <w:r w:rsidR="004017C2">
        <w:rPr>
          <w:color w:val="000000" w:themeColor="text1"/>
          <w:lang w:val="es-ES"/>
        </w:rPr>
        <w:t>día</w:t>
      </w:r>
      <w:r w:rsidR="00955770">
        <w:rPr>
          <w:color w:val="000000" w:themeColor="text1"/>
          <w:lang w:val="es-ES"/>
        </w:rPr>
        <w:t xml:space="preserve"> tratan de impedir el mover de Dios. </w:t>
      </w:r>
    </w:p>
    <w:p w14:paraId="694492E9" w14:textId="1ADB6E8D" w:rsidR="005D41EA" w:rsidRDefault="00955770" w:rsidP="005D41EA">
      <w:pPr>
        <w:tabs>
          <w:tab w:val="left" w:pos="2939"/>
        </w:tabs>
        <w:rPr>
          <w:color w:val="000000" w:themeColor="text1"/>
          <w:lang w:val="es-ES"/>
        </w:rPr>
      </w:pPr>
      <w:r>
        <w:rPr>
          <w:color w:val="000000" w:themeColor="text1"/>
          <w:lang w:val="es-ES"/>
        </w:rPr>
        <w:t xml:space="preserve">Vayamos al verso </w:t>
      </w:r>
      <w:r w:rsidR="009332E9">
        <w:rPr>
          <w:color w:val="000000" w:themeColor="text1"/>
          <w:lang w:val="es-ES"/>
        </w:rPr>
        <w:t>V/</w:t>
      </w:r>
      <w:r w:rsidR="005D41EA" w:rsidRPr="005D41EA">
        <w:rPr>
          <w:i/>
          <w:iCs/>
          <w:color w:val="0070C0"/>
          <w:vertAlign w:val="superscript"/>
          <w:lang w:val="es-ES"/>
        </w:rPr>
        <w:t>41 </w:t>
      </w:r>
      <w:r w:rsidR="005D41EA" w:rsidRPr="005D41EA">
        <w:rPr>
          <w:i/>
          <w:iCs/>
          <w:color w:val="0070C0"/>
          <w:lang w:val="es-ES"/>
        </w:rPr>
        <w:t>No, ustedes imitan a su verdadero padre. —¡Nosotros no somos hijos ilegítimos! —respondieron—, Dios mismo es nuestro verdadero Padre</w:t>
      </w:r>
      <w:r w:rsidR="005D41EA" w:rsidRPr="005D41EA">
        <w:rPr>
          <w:color w:val="000000" w:themeColor="text1"/>
          <w:lang w:val="es-ES"/>
        </w:rPr>
        <w:t>.</w:t>
      </w:r>
      <w:r w:rsidR="005D41EA">
        <w:rPr>
          <w:color w:val="000000" w:themeColor="text1"/>
          <w:lang w:val="es-ES"/>
        </w:rPr>
        <w:t xml:space="preserve"> </w:t>
      </w:r>
      <w:r w:rsidR="004E0DF2">
        <w:rPr>
          <w:color w:val="000000" w:themeColor="text1"/>
          <w:lang w:val="es-ES"/>
        </w:rPr>
        <w:t xml:space="preserve">La frase </w:t>
      </w:r>
      <w:r w:rsidR="002220EB">
        <w:rPr>
          <w:color w:val="000000" w:themeColor="text1"/>
          <w:lang w:val="es-ES"/>
        </w:rPr>
        <w:t>“</w:t>
      </w:r>
      <w:r w:rsidR="004E0DF2" w:rsidRPr="005D41EA">
        <w:rPr>
          <w:i/>
          <w:iCs/>
          <w:color w:val="0070C0"/>
          <w:lang w:val="es-ES"/>
        </w:rPr>
        <w:t>¡Nosotros no somos hijos ilegítimos!</w:t>
      </w:r>
      <w:r w:rsidR="004E0DF2">
        <w:rPr>
          <w:i/>
          <w:iCs/>
          <w:color w:val="0070C0"/>
          <w:lang w:val="es-ES"/>
        </w:rPr>
        <w:t>”</w:t>
      </w:r>
      <w:r w:rsidR="004E0DF2">
        <w:rPr>
          <w:color w:val="000000" w:themeColor="text1"/>
          <w:lang w:val="es-ES"/>
        </w:rPr>
        <w:t xml:space="preserve"> es posiblemente</w:t>
      </w:r>
      <w:r w:rsidR="002220EB">
        <w:rPr>
          <w:color w:val="000000" w:themeColor="text1"/>
          <w:lang w:val="es-ES"/>
        </w:rPr>
        <w:t xml:space="preserve"> la</w:t>
      </w:r>
      <w:r w:rsidR="004E0DF2">
        <w:rPr>
          <w:color w:val="000000" w:themeColor="text1"/>
          <w:lang w:val="es-ES"/>
        </w:rPr>
        <w:t xml:space="preserve"> afirmando </w:t>
      </w:r>
      <w:r w:rsidR="002220EB">
        <w:rPr>
          <w:color w:val="000000" w:themeColor="text1"/>
          <w:lang w:val="es-ES"/>
        </w:rPr>
        <w:t xml:space="preserve">a </w:t>
      </w:r>
      <w:r w:rsidR="004E0DF2">
        <w:rPr>
          <w:color w:val="000000" w:themeColor="text1"/>
          <w:lang w:val="es-ES"/>
        </w:rPr>
        <w:t xml:space="preserve">la forma en que Jesús </w:t>
      </w:r>
      <w:r w:rsidR="002220EB">
        <w:rPr>
          <w:color w:val="000000" w:themeColor="text1"/>
          <w:lang w:val="es-ES"/>
        </w:rPr>
        <w:t>nació</w:t>
      </w:r>
      <w:r w:rsidR="004E0DF2">
        <w:rPr>
          <w:color w:val="000000" w:themeColor="text1"/>
          <w:lang w:val="es-ES"/>
        </w:rPr>
        <w:t xml:space="preserve">, dando por sentado que Jesús </w:t>
      </w:r>
      <w:r w:rsidR="002220EB">
        <w:rPr>
          <w:color w:val="000000" w:themeColor="text1"/>
          <w:lang w:val="es-ES"/>
        </w:rPr>
        <w:t>nació</w:t>
      </w:r>
      <w:r w:rsidR="004E0DF2">
        <w:rPr>
          <w:color w:val="000000" w:themeColor="text1"/>
          <w:lang w:val="es-ES"/>
        </w:rPr>
        <w:t xml:space="preserve"> </w:t>
      </w:r>
      <w:r w:rsidR="00B10EFB">
        <w:rPr>
          <w:color w:val="000000" w:themeColor="text1"/>
          <w:lang w:val="es-ES"/>
        </w:rPr>
        <w:t xml:space="preserve">de una relación fuera del matrimonio, cosa que a su vez atestigua la forma milagrosa y sobrenatural del nacimiento del Hijo de Dios. </w:t>
      </w:r>
    </w:p>
    <w:p w14:paraId="1B0C6703" w14:textId="7ACC8D15" w:rsidR="00B10EFB" w:rsidRDefault="00B10EFB" w:rsidP="005D41EA">
      <w:pPr>
        <w:tabs>
          <w:tab w:val="left" w:pos="2939"/>
        </w:tabs>
        <w:rPr>
          <w:color w:val="000000" w:themeColor="text1"/>
          <w:lang w:val="es-ES"/>
        </w:rPr>
      </w:pPr>
      <w:r w:rsidRPr="002220EB">
        <w:rPr>
          <w:color w:val="FF0000"/>
          <w:lang w:val="es-ES"/>
        </w:rPr>
        <w:t xml:space="preserve">¿Cuántas veces has sido cuestionado por </w:t>
      </w:r>
      <w:r w:rsidR="00FD3D54" w:rsidRPr="002220EB">
        <w:rPr>
          <w:color w:val="FF0000"/>
          <w:lang w:val="es-ES"/>
        </w:rPr>
        <w:t xml:space="preserve">obedecer a Jesús?, </w:t>
      </w:r>
      <w:r w:rsidR="002220EB">
        <w:rPr>
          <w:color w:val="000000" w:themeColor="text1"/>
          <w:lang w:val="es-ES"/>
        </w:rPr>
        <w:t>así</w:t>
      </w:r>
      <w:r w:rsidR="00FD3D54">
        <w:rPr>
          <w:color w:val="000000" w:themeColor="text1"/>
          <w:lang w:val="es-ES"/>
        </w:rPr>
        <w:t xml:space="preserve"> </w:t>
      </w:r>
      <w:r w:rsidR="002220EB">
        <w:rPr>
          <w:color w:val="000000" w:themeColor="text1"/>
          <w:lang w:val="es-ES"/>
        </w:rPr>
        <w:t>María</w:t>
      </w:r>
      <w:r w:rsidR="00FD3D54">
        <w:rPr>
          <w:color w:val="000000" w:themeColor="text1"/>
          <w:lang w:val="es-ES"/>
        </w:rPr>
        <w:t xml:space="preserve"> en su tiempo fue </w:t>
      </w:r>
      <w:r w:rsidR="00C22AD3">
        <w:rPr>
          <w:color w:val="000000" w:themeColor="text1"/>
          <w:lang w:val="es-ES"/>
        </w:rPr>
        <w:t>juzgada</w:t>
      </w:r>
      <w:r w:rsidR="00FD3D54">
        <w:rPr>
          <w:color w:val="000000" w:themeColor="text1"/>
          <w:lang w:val="es-ES"/>
        </w:rPr>
        <w:t xml:space="preserve"> y cuestionada, pero Ella </w:t>
      </w:r>
      <w:r w:rsidR="00C22AD3">
        <w:rPr>
          <w:color w:val="000000" w:themeColor="text1"/>
          <w:lang w:val="es-ES"/>
        </w:rPr>
        <w:t>decidido</w:t>
      </w:r>
      <w:r w:rsidR="00FD3D54">
        <w:rPr>
          <w:color w:val="000000" w:themeColor="text1"/>
          <w:lang w:val="es-ES"/>
        </w:rPr>
        <w:t xml:space="preserve"> obedecer a su Señor y esto fue lo que Dios uso para </w:t>
      </w:r>
      <w:r w:rsidR="0046717F">
        <w:rPr>
          <w:color w:val="000000" w:themeColor="text1"/>
          <w:lang w:val="es-ES"/>
        </w:rPr>
        <w:t xml:space="preserve">que ocurriera el gran acontecimiento del nacimiento de Jesús, que cambio el destino del mundo y nos </w:t>
      </w:r>
      <w:r w:rsidR="00C22AD3">
        <w:rPr>
          <w:color w:val="000000" w:themeColor="text1"/>
          <w:lang w:val="es-ES"/>
        </w:rPr>
        <w:t>salvó</w:t>
      </w:r>
      <w:r w:rsidR="0046717F">
        <w:rPr>
          <w:color w:val="000000" w:themeColor="text1"/>
          <w:lang w:val="es-ES"/>
        </w:rPr>
        <w:t xml:space="preserve">. </w:t>
      </w:r>
    </w:p>
    <w:p w14:paraId="5E932619" w14:textId="6871BF0F" w:rsidR="0046717F" w:rsidRPr="005D41EA" w:rsidRDefault="00C22AD3" w:rsidP="005D41EA">
      <w:pPr>
        <w:tabs>
          <w:tab w:val="left" w:pos="2939"/>
        </w:tabs>
        <w:rPr>
          <w:color w:val="000000" w:themeColor="text1"/>
        </w:rPr>
      </w:pPr>
      <w:r>
        <w:rPr>
          <w:color w:val="000000" w:themeColor="text1"/>
          <w:lang w:val="es-ES"/>
        </w:rPr>
        <w:t>S</w:t>
      </w:r>
      <w:r w:rsidR="0046717F">
        <w:rPr>
          <w:color w:val="000000" w:themeColor="text1"/>
          <w:lang w:val="es-ES"/>
        </w:rPr>
        <w:t xml:space="preserve">e fiel a Dios y déjate usar, </w:t>
      </w:r>
      <w:r w:rsidR="004017C2">
        <w:rPr>
          <w:color w:val="000000" w:themeColor="text1"/>
          <w:lang w:val="es-ES"/>
        </w:rPr>
        <w:t xml:space="preserve">ten en cuenta que Dios tiene un plan con tu vida, se obediente a Él. </w:t>
      </w:r>
      <w:r>
        <w:rPr>
          <w:color w:val="000000" w:themeColor="text1"/>
          <w:lang w:val="es-ES"/>
        </w:rPr>
        <w:t xml:space="preserve">Bendiciones. </w:t>
      </w:r>
    </w:p>
    <w:bookmarkEnd w:id="88"/>
    <w:p w14:paraId="57E1C87D" w14:textId="06C4F646" w:rsidR="00955770" w:rsidRPr="001B18A5" w:rsidRDefault="00955770" w:rsidP="009D4FB1">
      <w:pPr>
        <w:tabs>
          <w:tab w:val="left" w:pos="2939"/>
        </w:tabs>
        <w:rPr>
          <w:color w:val="000000" w:themeColor="text1"/>
        </w:rPr>
      </w:pPr>
    </w:p>
    <w:bookmarkEnd w:id="87"/>
    <w:p w14:paraId="4A5133FB" w14:textId="77777777" w:rsidR="00A03953" w:rsidRDefault="00A03953" w:rsidP="009D4FB1">
      <w:pPr>
        <w:tabs>
          <w:tab w:val="left" w:pos="2939"/>
        </w:tabs>
        <w:rPr>
          <w:color w:val="000000" w:themeColor="text1"/>
          <w:lang w:val="es-ES"/>
        </w:rPr>
      </w:pPr>
    </w:p>
    <w:p w14:paraId="4785D8A9" w14:textId="77777777" w:rsidR="00D11A5F" w:rsidRPr="00D11A5F" w:rsidRDefault="00B80583" w:rsidP="00D11A5F">
      <w:pPr>
        <w:tabs>
          <w:tab w:val="left" w:pos="2939"/>
        </w:tabs>
        <w:rPr>
          <w:i/>
          <w:iCs/>
          <w:color w:val="0070C0"/>
        </w:rPr>
      </w:pPr>
      <w:bookmarkStart w:id="89" w:name="OLE_LINK88"/>
      <w:r w:rsidRPr="00D11A5F">
        <w:rPr>
          <w:b/>
          <w:bCs/>
          <w:color w:val="000000" w:themeColor="text1"/>
        </w:rPr>
        <w:t>Lucas 2:25-32 NTV</w:t>
      </w:r>
      <w:r>
        <w:rPr>
          <w:color w:val="000000" w:themeColor="text1"/>
        </w:rPr>
        <w:t xml:space="preserve">. </w:t>
      </w:r>
      <w:r w:rsidR="00D11A5F" w:rsidRPr="00D11A5F">
        <w:rPr>
          <w:i/>
          <w:iCs/>
          <w:color w:val="0070C0"/>
          <w:vertAlign w:val="superscript"/>
          <w:lang w:val="es-ES"/>
        </w:rPr>
        <w:t>25 </w:t>
      </w:r>
      <w:r w:rsidR="00D11A5F" w:rsidRPr="00D11A5F">
        <w:rPr>
          <w:i/>
          <w:iCs/>
          <w:color w:val="0070C0"/>
          <w:lang w:val="es-ES"/>
        </w:rPr>
        <w:t xml:space="preserve">En ese tiempo, había en Jerusalén un hombre llamado Simeón. Era justo y devoto, y esperaba con anhelo que llegara el Mesías y rescatara a Israel. El Espíritu Santo estaba sobre él </w:t>
      </w:r>
      <w:r w:rsidR="00D11A5F" w:rsidRPr="00D11A5F">
        <w:rPr>
          <w:i/>
          <w:iCs/>
          <w:color w:val="0070C0"/>
          <w:vertAlign w:val="superscript"/>
          <w:lang w:val="es-ES"/>
        </w:rPr>
        <w:t>26 </w:t>
      </w:r>
      <w:r w:rsidR="00D11A5F" w:rsidRPr="00D11A5F">
        <w:rPr>
          <w:i/>
          <w:iCs/>
          <w:color w:val="0070C0"/>
          <w:lang w:val="es-ES"/>
        </w:rPr>
        <w:t xml:space="preserve">y le había revelado que no moriría sin antes ver al Mesías del Señor. </w:t>
      </w:r>
      <w:r w:rsidR="00D11A5F" w:rsidRPr="00D11A5F">
        <w:rPr>
          <w:i/>
          <w:iCs/>
          <w:color w:val="0070C0"/>
          <w:vertAlign w:val="superscript"/>
          <w:lang w:val="es-ES"/>
        </w:rPr>
        <w:t>27 </w:t>
      </w:r>
      <w:r w:rsidR="00D11A5F" w:rsidRPr="00D11A5F">
        <w:rPr>
          <w:i/>
          <w:iCs/>
          <w:color w:val="0070C0"/>
          <w:lang w:val="es-ES"/>
        </w:rPr>
        <w:t xml:space="preserve">Ese día, el Espíritu lo guió al templo. De manera que, cuando María y José llegaron para presentar al bebé Jesús ante el Señor como exigía la ley, </w:t>
      </w:r>
      <w:r w:rsidR="00D11A5F" w:rsidRPr="00D11A5F">
        <w:rPr>
          <w:i/>
          <w:iCs/>
          <w:color w:val="0070C0"/>
          <w:vertAlign w:val="superscript"/>
          <w:lang w:val="es-ES"/>
        </w:rPr>
        <w:t>28 </w:t>
      </w:r>
      <w:r w:rsidR="00D11A5F" w:rsidRPr="00D11A5F">
        <w:rPr>
          <w:i/>
          <w:iCs/>
          <w:color w:val="0070C0"/>
          <w:lang w:val="es-ES"/>
        </w:rPr>
        <w:t xml:space="preserve">Simeón estaba allí. Tomó al niño en sus brazos y alabó a Dios diciendo: </w:t>
      </w:r>
    </w:p>
    <w:p w14:paraId="74D5986B" w14:textId="77777777" w:rsidR="00D11A5F" w:rsidRPr="00D11A5F" w:rsidRDefault="00D11A5F" w:rsidP="00D11A5F">
      <w:pPr>
        <w:tabs>
          <w:tab w:val="left" w:pos="2939"/>
        </w:tabs>
        <w:rPr>
          <w:i/>
          <w:iCs/>
          <w:color w:val="0070C0"/>
        </w:rPr>
      </w:pPr>
      <w:r w:rsidRPr="00D11A5F">
        <w:rPr>
          <w:i/>
          <w:iCs/>
          <w:color w:val="0070C0"/>
          <w:vertAlign w:val="superscript"/>
          <w:lang w:val="es-ES"/>
        </w:rPr>
        <w:t>29 </w:t>
      </w:r>
      <w:r w:rsidRPr="00D11A5F">
        <w:rPr>
          <w:i/>
          <w:iCs/>
          <w:color w:val="0070C0"/>
          <w:lang w:val="es-ES"/>
        </w:rPr>
        <w:t xml:space="preserve">«Soberano Señor, permite ahora que tu siervo muera en paz, </w:t>
      </w:r>
    </w:p>
    <w:p w14:paraId="53EDA2F8" w14:textId="2631F5F2" w:rsidR="00D11A5F" w:rsidRPr="00D11A5F" w:rsidRDefault="00D11A5F" w:rsidP="00D11A5F">
      <w:pPr>
        <w:tabs>
          <w:tab w:val="left" w:pos="2939"/>
        </w:tabs>
        <w:rPr>
          <w:i/>
          <w:iCs/>
          <w:color w:val="0070C0"/>
        </w:rPr>
      </w:pPr>
      <w:r w:rsidRPr="00D11A5F">
        <w:rPr>
          <w:i/>
          <w:iCs/>
          <w:color w:val="0070C0"/>
          <w:lang w:val="es-ES"/>
        </w:rPr>
        <w:t xml:space="preserve">como prometiste. </w:t>
      </w:r>
      <w:r w:rsidRPr="00D11A5F">
        <w:rPr>
          <w:i/>
          <w:iCs/>
          <w:color w:val="0070C0"/>
          <w:vertAlign w:val="superscript"/>
          <w:lang w:val="es-ES"/>
        </w:rPr>
        <w:t>30 </w:t>
      </w:r>
      <w:r w:rsidRPr="00D11A5F">
        <w:rPr>
          <w:i/>
          <w:iCs/>
          <w:color w:val="0070C0"/>
          <w:lang w:val="es-ES"/>
        </w:rPr>
        <w:t xml:space="preserve">He visto tu salvación, </w:t>
      </w:r>
      <w:r w:rsidRPr="00D11A5F">
        <w:rPr>
          <w:i/>
          <w:iCs/>
          <w:color w:val="0070C0"/>
          <w:vertAlign w:val="superscript"/>
          <w:lang w:val="es-ES"/>
        </w:rPr>
        <w:t>31 </w:t>
      </w:r>
      <w:r w:rsidRPr="00D11A5F">
        <w:rPr>
          <w:i/>
          <w:iCs/>
          <w:color w:val="0070C0"/>
          <w:lang w:val="es-ES"/>
        </w:rPr>
        <w:t xml:space="preserve">la que preparaste para toda la gente. </w:t>
      </w:r>
    </w:p>
    <w:p w14:paraId="52039E82" w14:textId="7A86D77D" w:rsidR="00A03953" w:rsidRDefault="00D11A5F" w:rsidP="009D4FB1">
      <w:pPr>
        <w:tabs>
          <w:tab w:val="left" w:pos="2939"/>
        </w:tabs>
        <w:rPr>
          <w:color w:val="000000" w:themeColor="text1"/>
          <w:lang w:val="es-ES"/>
        </w:rPr>
      </w:pPr>
      <w:r w:rsidRPr="00D11A5F">
        <w:rPr>
          <w:i/>
          <w:iCs/>
          <w:color w:val="0070C0"/>
          <w:vertAlign w:val="superscript"/>
          <w:lang w:val="es-ES"/>
        </w:rPr>
        <w:t>32 </w:t>
      </w:r>
      <w:r w:rsidRPr="00D11A5F">
        <w:rPr>
          <w:i/>
          <w:iCs/>
          <w:color w:val="0070C0"/>
          <w:lang w:val="es-ES"/>
        </w:rPr>
        <w:t>Él es una luz para revelar a Dios a las naciones, ¡y es la gloria de tu pueblo Israel!»</w:t>
      </w:r>
      <w:r>
        <w:rPr>
          <w:color w:val="000000" w:themeColor="text1"/>
          <w:lang w:val="es-ES"/>
        </w:rPr>
        <w:t>.</w:t>
      </w:r>
    </w:p>
    <w:p w14:paraId="51FEF9B3" w14:textId="77777777" w:rsidR="0062271F" w:rsidRDefault="0062271F" w:rsidP="009D4FB1">
      <w:pPr>
        <w:tabs>
          <w:tab w:val="left" w:pos="2939"/>
        </w:tabs>
        <w:rPr>
          <w:color w:val="000000" w:themeColor="text1"/>
          <w:lang w:val="es-ES"/>
        </w:rPr>
      </w:pPr>
    </w:p>
    <w:p w14:paraId="4325E7CF" w14:textId="35972E74" w:rsidR="0062271F" w:rsidRDefault="00D23FC0" w:rsidP="009D4FB1">
      <w:pPr>
        <w:tabs>
          <w:tab w:val="left" w:pos="2939"/>
        </w:tabs>
        <w:rPr>
          <w:color w:val="000000" w:themeColor="text1"/>
          <w:lang w:val="es-ES"/>
        </w:rPr>
      </w:pPr>
      <w:r>
        <w:rPr>
          <w:color w:val="000000" w:themeColor="text1"/>
          <w:lang w:val="es-ES"/>
        </w:rPr>
        <w:t xml:space="preserve">Este pasaje dice que </w:t>
      </w:r>
      <w:r w:rsidR="00281FA2">
        <w:rPr>
          <w:color w:val="000000" w:themeColor="text1"/>
          <w:lang w:val="es-ES"/>
        </w:rPr>
        <w:t xml:space="preserve">Simeón era un hombre devoto y </w:t>
      </w:r>
      <w:r w:rsidR="00DD0C13">
        <w:rPr>
          <w:color w:val="000000" w:themeColor="text1"/>
          <w:lang w:val="es-ES"/>
        </w:rPr>
        <w:t>justo,</w:t>
      </w:r>
      <w:r w:rsidR="00313B69">
        <w:rPr>
          <w:color w:val="000000" w:themeColor="text1"/>
          <w:lang w:val="es-ES"/>
        </w:rPr>
        <w:t xml:space="preserve"> y </w:t>
      </w:r>
      <w:r w:rsidR="00DD0C13">
        <w:rPr>
          <w:color w:val="000000" w:themeColor="text1"/>
          <w:lang w:val="es-ES"/>
        </w:rPr>
        <w:t xml:space="preserve">esperaba </w:t>
      </w:r>
      <w:r w:rsidR="00313B69">
        <w:rPr>
          <w:color w:val="000000" w:themeColor="text1"/>
          <w:lang w:val="es-ES"/>
        </w:rPr>
        <w:t xml:space="preserve">antes de morir ver al </w:t>
      </w:r>
      <w:r w:rsidR="002577A7">
        <w:rPr>
          <w:color w:val="000000" w:themeColor="text1"/>
          <w:lang w:val="es-ES"/>
        </w:rPr>
        <w:t>Mesías</w:t>
      </w:r>
      <w:r w:rsidR="005E2DB2">
        <w:rPr>
          <w:color w:val="000000" w:themeColor="text1"/>
          <w:lang w:val="es-ES"/>
        </w:rPr>
        <w:t>,</w:t>
      </w:r>
      <w:r w:rsidR="00DD0C13">
        <w:rPr>
          <w:color w:val="000000" w:themeColor="text1"/>
          <w:lang w:val="es-ES"/>
        </w:rPr>
        <w:t xml:space="preserve"> pues </w:t>
      </w:r>
      <w:r w:rsidR="002577A7">
        <w:rPr>
          <w:color w:val="000000" w:themeColor="text1"/>
          <w:lang w:val="es-ES"/>
        </w:rPr>
        <w:t>el Espíritu Santo</w:t>
      </w:r>
      <w:r w:rsidR="005E2DB2">
        <w:rPr>
          <w:color w:val="000000" w:themeColor="text1"/>
          <w:lang w:val="es-ES"/>
        </w:rPr>
        <w:t xml:space="preserve"> </w:t>
      </w:r>
      <w:r w:rsidR="002577A7">
        <w:rPr>
          <w:color w:val="000000" w:themeColor="text1"/>
          <w:lang w:val="es-ES"/>
        </w:rPr>
        <w:t xml:space="preserve">se lo había revelado, </w:t>
      </w:r>
      <w:r w:rsidR="005E2DB2">
        <w:rPr>
          <w:color w:val="000000" w:themeColor="text1"/>
          <w:lang w:val="es-ES"/>
        </w:rPr>
        <w:t>ya los años habían avanzado</w:t>
      </w:r>
      <w:r w:rsidR="00992166">
        <w:rPr>
          <w:color w:val="000000" w:themeColor="text1"/>
          <w:lang w:val="es-ES"/>
        </w:rPr>
        <w:t>, pero</w:t>
      </w:r>
      <w:r w:rsidR="00AF625A">
        <w:rPr>
          <w:color w:val="000000" w:themeColor="text1"/>
          <w:lang w:val="es-ES"/>
        </w:rPr>
        <w:t xml:space="preserve"> nuestro</w:t>
      </w:r>
      <w:r w:rsidR="00992166">
        <w:rPr>
          <w:color w:val="000000" w:themeColor="text1"/>
          <w:lang w:val="es-ES"/>
        </w:rPr>
        <w:t xml:space="preserve"> Dios </w:t>
      </w:r>
      <w:r w:rsidR="003C71F6">
        <w:rPr>
          <w:color w:val="000000" w:themeColor="text1"/>
          <w:lang w:val="es-ES"/>
        </w:rPr>
        <w:t>cumple sus promesas</w:t>
      </w:r>
      <w:r w:rsidR="00AF625A">
        <w:rPr>
          <w:color w:val="000000" w:themeColor="text1"/>
          <w:lang w:val="es-ES"/>
        </w:rPr>
        <w:t>,</w:t>
      </w:r>
      <w:r w:rsidR="003C71F6">
        <w:rPr>
          <w:color w:val="000000" w:themeColor="text1"/>
          <w:lang w:val="es-ES"/>
        </w:rPr>
        <w:t xml:space="preserve"> y justo en el momento en que Jesús fue llevado al templo el </w:t>
      </w:r>
      <w:r w:rsidR="00AF625A">
        <w:rPr>
          <w:color w:val="000000" w:themeColor="text1"/>
          <w:lang w:val="es-ES"/>
        </w:rPr>
        <w:t>Espíritu</w:t>
      </w:r>
      <w:r w:rsidR="003C71F6">
        <w:rPr>
          <w:color w:val="000000" w:themeColor="text1"/>
          <w:lang w:val="es-ES"/>
        </w:rPr>
        <w:t xml:space="preserve"> </w:t>
      </w:r>
      <w:r w:rsidR="001E0D2B">
        <w:rPr>
          <w:color w:val="000000" w:themeColor="text1"/>
          <w:lang w:val="es-ES"/>
        </w:rPr>
        <w:t xml:space="preserve">lo guio al templo a encontrarse con el </w:t>
      </w:r>
      <w:r w:rsidR="00AF625A">
        <w:rPr>
          <w:color w:val="000000" w:themeColor="text1"/>
          <w:lang w:val="es-ES"/>
        </w:rPr>
        <w:t>Mesías</w:t>
      </w:r>
      <w:r w:rsidR="001E0D2B">
        <w:rPr>
          <w:color w:val="000000" w:themeColor="text1"/>
          <w:lang w:val="es-ES"/>
        </w:rPr>
        <w:t xml:space="preserve"> y</w:t>
      </w:r>
      <w:r w:rsidR="00FC3C67">
        <w:rPr>
          <w:color w:val="000000" w:themeColor="text1"/>
          <w:lang w:val="es-ES"/>
        </w:rPr>
        <w:t xml:space="preserve"> ver</w:t>
      </w:r>
      <w:r w:rsidR="001E0D2B">
        <w:rPr>
          <w:color w:val="000000" w:themeColor="text1"/>
          <w:lang w:val="es-ES"/>
        </w:rPr>
        <w:t xml:space="preserve"> la promesa de Dios cumplida, no solo con EL, sino </w:t>
      </w:r>
      <w:r w:rsidR="00FC3C67">
        <w:rPr>
          <w:color w:val="000000" w:themeColor="text1"/>
          <w:lang w:val="es-ES"/>
        </w:rPr>
        <w:t xml:space="preserve">también </w:t>
      </w:r>
      <w:r w:rsidR="001E0D2B">
        <w:rPr>
          <w:color w:val="000000" w:themeColor="text1"/>
          <w:lang w:val="es-ES"/>
        </w:rPr>
        <w:t xml:space="preserve">con todo Israel. </w:t>
      </w:r>
    </w:p>
    <w:p w14:paraId="31CF9F3E" w14:textId="6C59BF6A" w:rsidR="0012685C" w:rsidRDefault="001E0D2B" w:rsidP="009D4FB1">
      <w:pPr>
        <w:tabs>
          <w:tab w:val="left" w:pos="2939"/>
        </w:tabs>
        <w:rPr>
          <w:color w:val="000000" w:themeColor="text1"/>
          <w:lang w:val="es-ES"/>
        </w:rPr>
      </w:pPr>
      <w:r>
        <w:rPr>
          <w:color w:val="000000" w:themeColor="text1"/>
          <w:lang w:val="es-ES"/>
        </w:rPr>
        <w:t xml:space="preserve">Esta historia de </w:t>
      </w:r>
      <w:r w:rsidR="00FC3C67">
        <w:rPr>
          <w:color w:val="000000" w:themeColor="text1"/>
          <w:lang w:val="es-ES"/>
        </w:rPr>
        <w:t>Simeón</w:t>
      </w:r>
      <w:r>
        <w:rPr>
          <w:color w:val="000000" w:themeColor="text1"/>
          <w:lang w:val="es-ES"/>
        </w:rPr>
        <w:t xml:space="preserve"> puede ser </w:t>
      </w:r>
      <w:r w:rsidR="00FC3C67">
        <w:rPr>
          <w:color w:val="000000" w:themeColor="text1"/>
          <w:lang w:val="es-ES"/>
        </w:rPr>
        <w:t>parecida</w:t>
      </w:r>
      <w:r>
        <w:rPr>
          <w:color w:val="000000" w:themeColor="text1"/>
          <w:lang w:val="es-ES"/>
        </w:rPr>
        <w:t xml:space="preserve"> a la tuya,</w:t>
      </w:r>
      <w:r w:rsidR="00CD4A6F">
        <w:rPr>
          <w:color w:val="000000" w:themeColor="text1"/>
          <w:lang w:val="es-ES"/>
        </w:rPr>
        <w:t xml:space="preserve"> posible que tu estes esperando que Dios cumpla algo que te ha dicho y ves </w:t>
      </w:r>
      <w:r w:rsidR="00DC5902">
        <w:rPr>
          <w:color w:val="000000" w:themeColor="text1"/>
          <w:lang w:val="es-ES"/>
        </w:rPr>
        <w:t>p</w:t>
      </w:r>
      <w:r w:rsidR="00CD4A6F">
        <w:rPr>
          <w:color w:val="000000" w:themeColor="text1"/>
          <w:lang w:val="es-ES"/>
        </w:rPr>
        <w:t>asar el tiempo</w:t>
      </w:r>
      <w:r w:rsidR="00DC5902">
        <w:rPr>
          <w:color w:val="000000" w:themeColor="text1"/>
          <w:lang w:val="es-ES"/>
        </w:rPr>
        <w:t xml:space="preserve">, yo te </w:t>
      </w:r>
      <w:r w:rsidR="00FC3C67">
        <w:rPr>
          <w:color w:val="000000" w:themeColor="text1"/>
          <w:lang w:val="es-ES"/>
        </w:rPr>
        <w:t>aseguró</w:t>
      </w:r>
      <w:r w:rsidR="00DC5902">
        <w:rPr>
          <w:color w:val="000000" w:themeColor="text1"/>
          <w:lang w:val="es-ES"/>
        </w:rPr>
        <w:t xml:space="preserve"> que Dios no retarda sus promesas, </w:t>
      </w:r>
      <w:r w:rsidR="00C73694" w:rsidRPr="004B74A5">
        <w:rPr>
          <w:color w:val="FF0000"/>
          <w:lang w:val="es-ES"/>
        </w:rPr>
        <w:t xml:space="preserve">¿Qué hubiese pasado si </w:t>
      </w:r>
      <w:r w:rsidR="00FC3C67" w:rsidRPr="004B74A5">
        <w:rPr>
          <w:color w:val="FF0000"/>
          <w:lang w:val="es-ES"/>
        </w:rPr>
        <w:t>Simeón</w:t>
      </w:r>
      <w:r w:rsidR="00C73694" w:rsidRPr="004B74A5">
        <w:rPr>
          <w:color w:val="FF0000"/>
          <w:lang w:val="es-ES"/>
        </w:rPr>
        <w:t xml:space="preserve"> no obedece al </w:t>
      </w:r>
      <w:r w:rsidR="00FC3C67" w:rsidRPr="004B74A5">
        <w:rPr>
          <w:color w:val="FF0000"/>
          <w:lang w:val="es-ES"/>
        </w:rPr>
        <w:t>Espíritu</w:t>
      </w:r>
      <w:r w:rsidR="00C73694" w:rsidRPr="004B74A5">
        <w:rPr>
          <w:color w:val="FF0000"/>
          <w:lang w:val="es-ES"/>
        </w:rPr>
        <w:t xml:space="preserve"> cuando lo guio al templo el </w:t>
      </w:r>
      <w:r w:rsidR="00FC3C67" w:rsidRPr="004B74A5">
        <w:rPr>
          <w:color w:val="FF0000"/>
          <w:lang w:val="es-ES"/>
        </w:rPr>
        <w:t>día</w:t>
      </w:r>
      <w:r w:rsidR="00C73694" w:rsidRPr="004B74A5">
        <w:rPr>
          <w:color w:val="FF0000"/>
          <w:lang w:val="es-ES"/>
        </w:rPr>
        <w:t xml:space="preserve"> que Jesús fue llevado?</w:t>
      </w:r>
    </w:p>
    <w:p w14:paraId="675A4F5E" w14:textId="1A4713FF" w:rsidR="001E3292" w:rsidRDefault="001E3292" w:rsidP="009D4FB1">
      <w:pPr>
        <w:tabs>
          <w:tab w:val="left" w:pos="2939"/>
        </w:tabs>
        <w:rPr>
          <w:color w:val="000000" w:themeColor="text1"/>
          <w:lang w:val="es-ES"/>
        </w:rPr>
      </w:pPr>
      <w:r>
        <w:rPr>
          <w:color w:val="000000" w:themeColor="text1"/>
          <w:lang w:val="es-ES"/>
        </w:rPr>
        <w:t xml:space="preserve">No solo espera y </w:t>
      </w:r>
      <w:r w:rsidR="004B74A5">
        <w:rPr>
          <w:color w:val="000000" w:themeColor="text1"/>
          <w:lang w:val="es-ES"/>
        </w:rPr>
        <w:t>confía</w:t>
      </w:r>
      <w:r>
        <w:rPr>
          <w:color w:val="000000" w:themeColor="text1"/>
          <w:lang w:val="es-ES"/>
        </w:rPr>
        <w:t xml:space="preserve"> en las promesas de Dios, sino </w:t>
      </w:r>
      <w:r w:rsidR="004B74A5">
        <w:rPr>
          <w:color w:val="000000" w:themeColor="text1"/>
          <w:lang w:val="es-ES"/>
        </w:rPr>
        <w:t>mantén</w:t>
      </w:r>
      <w:r>
        <w:rPr>
          <w:color w:val="000000" w:themeColor="text1"/>
          <w:lang w:val="es-ES"/>
        </w:rPr>
        <w:t xml:space="preserve"> una buena comunicación con el </w:t>
      </w:r>
      <w:r w:rsidR="004B74A5">
        <w:rPr>
          <w:color w:val="000000" w:themeColor="text1"/>
          <w:lang w:val="es-ES"/>
        </w:rPr>
        <w:t>Espíritu</w:t>
      </w:r>
      <w:r>
        <w:rPr>
          <w:color w:val="000000" w:themeColor="text1"/>
          <w:lang w:val="es-ES"/>
        </w:rPr>
        <w:t xml:space="preserve"> Santo</w:t>
      </w:r>
      <w:r w:rsidR="00313DFE">
        <w:rPr>
          <w:color w:val="000000" w:themeColor="text1"/>
          <w:lang w:val="es-ES"/>
        </w:rPr>
        <w:t xml:space="preserve"> para ser movido por Él cuando sea necesario</w:t>
      </w:r>
      <w:r w:rsidR="004B74A5">
        <w:rPr>
          <w:color w:val="000000" w:themeColor="text1"/>
          <w:lang w:val="es-ES"/>
        </w:rPr>
        <w:t>.</w:t>
      </w:r>
    </w:p>
    <w:p w14:paraId="53BF3018" w14:textId="153201E9" w:rsidR="004B74A5" w:rsidRDefault="004B74A5" w:rsidP="009D4FB1">
      <w:pPr>
        <w:tabs>
          <w:tab w:val="left" w:pos="2939"/>
        </w:tabs>
        <w:rPr>
          <w:color w:val="000000" w:themeColor="text1"/>
          <w:lang w:val="es-ES"/>
        </w:rPr>
      </w:pPr>
      <w:r>
        <w:rPr>
          <w:color w:val="000000" w:themeColor="text1"/>
          <w:lang w:val="es-ES"/>
        </w:rPr>
        <w:t xml:space="preserve">Bendiciones. </w:t>
      </w:r>
      <w:bookmarkEnd w:id="89"/>
    </w:p>
    <w:p w14:paraId="40C948C1" w14:textId="77777777" w:rsidR="001458B4" w:rsidRDefault="001458B4" w:rsidP="009D4FB1">
      <w:pPr>
        <w:tabs>
          <w:tab w:val="left" w:pos="2939"/>
        </w:tabs>
        <w:rPr>
          <w:color w:val="000000" w:themeColor="text1"/>
          <w:lang w:val="es-ES"/>
        </w:rPr>
      </w:pPr>
    </w:p>
    <w:p w14:paraId="5AD951D0" w14:textId="77777777" w:rsidR="001458B4" w:rsidRDefault="001458B4" w:rsidP="009D4FB1">
      <w:pPr>
        <w:tabs>
          <w:tab w:val="left" w:pos="2939"/>
        </w:tabs>
        <w:rPr>
          <w:color w:val="000000" w:themeColor="text1"/>
          <w:lang w:val="es-ES"/>
        </w:rPr>
      </w:pPr>
    </w:p>
    <w:p w14:paraId="3B2DFE16" w14:textId="77777777" w:rsidR="001458B4" w:rsidRDefault="001458B4" w:rsidP="009D4FB1">
      <w:pPr>
        <w:tabs>
          <w:tab w:val="left" w:pos="2939"/>
        </w:tabs>
        <w:rPr>
          <w:color w:val="000000" w:themeColor="text1"/>
          <w:lang w:val="es-ES"/>
        </w:rPr>
      </w:pPr>
    </w:p>
    <w:p w14:paraId="5D8ED47C" w14:textId="36132CED" w:rsidR="001458B4" w:rsidRPr="001458B4" w:rsidRDefault="001458B4" w:rsidP="001458B4">
      <w:pPr>
        <w:tabs>
          <w:tab w:val="left" w:pos="2939"/>
        </w:tabs>
        <w:rPr>
          <w:i/>
          <w:iCs/>
          <w:color w:val="0070C0"/>
        </w:rPr>
      </w:pPr>
      <w:bookmarkStart w:id="90" w:name="OLE_LINK89"/>
      <w:r w:rsidRPr="001458B4">
        <w:rPr>
          <w:b/>
          <w:bCs/>
          <w:color w:val="000000" w:themeColor="text1"/>
          <w:lang w:val="es-ES"/>
        </w:rPr>
        <w:t>Colosenses 1:18-22 NTV</w:t>
      </w:r>
      <w:r>
        <w:rPr>
          <w:color w:val="000000" w:themeColor="text1"/>
          <w:lang w:val="es-ES"/>
        </w:rPr>
        <w:t xml:space="preserve">. </w:t>
      </w:r>
      <w:r w:rsidRPr="001458B4">
        <w:rPr>
          <w:i/>
          <w:iCs/>
          <w:color w:val="0070C0"/>
          <w:vertAlign w:val="superscript"/>
          <w:lang w:val="es-ES"/>
        </w:rPr>
        <w:t>18 </w:t>
      </w:r>
      <w:r w:rsidRPr="00A45CC2">
        <w:rPr>
          <w:b/>
          <w:bCs/>
          <w:i/>
          <w:iCs/>
          <w:color w:val="0070C0"/>
          <w:lang w:val="es-ES"/>
        </w:rPr>
        <w:t>Cristo</w:t>
      </w:r>
      <w:r w:rsidRPr="001458B4">
        <w:rPr>
          <w:i/>
          <w:iCs/>
          <w:color w:val="0070C0"/>
          <w:lang w:val="es-ES"/>
        </w:rPr>
        <w:t xml:space="preserve"> también es la cabeza de la iglesia, la cual es su cuerpo. Él es el principio, es supremo sobre todos los que se levantan de los muertos. Así que </w:t>
      </w:r>
      <w:r w:rsidRPr="001458B4">
        <w:rPr>
          <w:b/>
          <w:bCs/>
          <w:i/>
          <w:iCs/>
          <w:color w:val="0070C0"/>
          <w:lang w:val="es-ES"/>
        </w:rPr>
        <w:t>él es el primero en todo</w:t>
      </w:r>
      <w:r w:rsidRPr="001458B4">
        <w:rPr>
          <w:i/>
          <w:iCs/>
          <w:color w:val="0070C0"/>
          <w:lang w:val="es-ES"/>
        </w:rPr>
        <w:t xml:space="preserve">. </w:t>
      </w:r>
      <w:r w:rsidRPr="001458B4">
        <w:rPr>
          <w:i/>
          <w:iCs/>
          <w:color w:val="0070C0"/>
          <w:vertAlign w:val="superscript"/>
          <w:lang w:val="es-ES"/>
        </w:rPr>
        <w:t>19 </w:t>
      </w:r>
      <w:r w:rsidRPr="001458B4">
        <w:rPr>
          <w:i/>
          <w:iCs/>
          <w:color w:val="0070C0"/>
          <w:lang w:val="es-ES"/>
        </w:rPr>
        <w:t xml:space="preserve">Pues a </w:t>
      </w:r>
      <w:r w:rsidRPr="001458B4">
        <w:rPr>
          <w:b/>
          <w:bCs/>
          <w:i/>
          <w:iCs/>
          <w:color w:val="0070C0"/>
          <w:lang w:val="es-ES"/>
        </w:rPr>
        <w:t>Dios, en toda su plenitud, le agradó vivir en Cristo</w:t>
      </w:r>
      <w:r w:rsidRPr="001458B4">
        <w:rPr>
          <w:i/>
          <w:iCs/>
          <w:color w:val="0070C0"/>
          <w:lang w:val="es-ES"/>
        </w:rPr>
        <w:t xml:space="preserve">, </w:t>
      </w:r>
      <w:r w:rsidRPr="001458B4">
        <w:rPr>
          <w:i/>
          <w:iCs/>
          <w:color w:val="0070C0"/>
          <w:vertAlign w:val="superscript"/>
          <w:lang w:val="es-ES"/>
        </w:rPr>
        <w:t>20 </w:t>
      </w:r>
      <w:r w:rsidRPr="001458B4">
        <w:rPr>
          <w:i/>
          <w:iCs/>
          <w:color w:val="0070C0"/>
          <w:lang w:val="es-ES"/>
        </w:rPr>
        <w:t xml:space="preserve">y por medio de él, </w:t>
      </w:r>
      <w:r w:rsidRPr="001458B4">
        <w:rPr>
          <w:b/>
          <w:bCs/>
          <w:i/>
          <w:iCs/>
          <w:color w:val="0070C0"/>
          <w:lang w:val="es-ES"/>
        </w:rPr>
        <w:t>Dios reconcilió consigo todas las cosas</w:t>
      </w:r>
      <w:r w:rsidRPr="001458B4">
        <w:rPr>
          <w:i/>
          <w:iCs/>
          <w:color w:val="0070C0"/>
          <w:lang w:val="es-ES"/>
        </w:rPr>
        <w:t xml:space="preserve">. </w:t>
      </w:r>
      <w:r w:rsidRPr="001458B4">
        <w:rPr>
          <w:i/>
          <w:iCs/>
          <w:color w:val="0070C0"/>
          <w:u w:val="single"/>
          <w:lang w:val="es-ES"/>
        </w:rPr>
        <w:t>Hizo la paz con todo lo que existe en el cielo y en la tierra, por medio de la sangre de Cristo en la cruz</w:t>
      </w:r>
      <w:r w:rsidRPr="001458B4">
        <w:rPr>
          <w:i/>
          <w:iCs/>
          <w:color w:val="0070C0"/>
          <w:lang w:val="es-ES"/>
        </w:rPr>
        <w:t xml:space="preserve">. </w:t>
      </w:r>
    </w:p>
    <w:p w14:paraId="40E5F62D" w14:textId="3F397F20" w:rsidR="001458B4" w:rsidRDefault="001458B4" w:rsidP="009D4FB1">
      <w:pPr>
        <w:tabs>
          <w:tab w:val="left" w:pos="2939"/>
        </w:tabs>
        <w:rPr>
          <w:color w:val="000000" w:themeColor="text1"/>
          <w:lang w:val="es-ES"/>
        </w:rPr>
      </w:pPr>
      <w:r w:rsidRPr="001458B4">
        <w:rPr>
          <w:i/>
          <w:iCs/>
          <w:color w:val="0070C0"/>
          <w:vertAlign w:val="superscript"/>
          <w:lang w:val="es-ES"/>
        </w:rPr>
        <w:t>21 </w:t>
      </w:r>
      <w:r w:rsidRPr="001458B4">
        <w:rPr>
          <w:i/>
          <w:iCs/>
          <w:color w:val="0070C0"/>
          <w:lang w:val="es-ES"/>
        </w:rPr>
        <w:t xml:space="preserve">Eso los incluye a ustedes, que antes estaban lejos de Dios. Eran sus enemigos, estaban separados de él por sus malos pensamientos y acciones; </w:t>
      </w:r>
      <w:r w:rsidRPr="001458B4">
        <w:rPr>
          <w:i/>
          <w:iCs/>
          <w:color w:val="0070C0"/>
          <w:vertAlign w:val="superscript"/>
          <w:lang w:val="es-ES"/>
        </w:rPr>
        <w:t>22 </w:t>
      </w:r>
      <w:r w:rsidRPr="001458B4">
        <w:rPr>
          <w:i/>
          <w:iCs/>
          <w:color w:val="0070C0"/>
          <w:lang w:val="es-ES"/>
        </w:rPr>
        <w:t>pero ahora él los reconcilió consigo mediante la muerte de Cristo en su cuerpo físico. Como resultado, los ha trasladado a su propia presencia, y ahora ustedes son santos, libres de culpa y pueden presentarse delante de él sin ninguna falta</w:t>
      </w:r>
      <w:r>
        <w:rPr>
          <w:color w:val="000000" w:themeColor="text1"/>
          <w:lang w:val="es-ES"/>
        </w:rPr>
        <w:t>.</w:t>
      </w:r>
    </w:p>
    <w:p w14:paraId="1AE634AE" w14:textId="77777777" w:rsidR="001458B4" w:rsidRDefault="001458B4" w:rsidP="009D4FB1">
      <w:pPr>
        <w:tabs>
          <w:tab w:val="left" w:pos="2939"/>
        </w:tabs>
        <w:rPr>
          <w:color w:val="000000" w:themeColor="text1"/>
          <w:lang w:val="es-ES"/>
        </w:rPr>
      </w:pPr>
    </w:p>
    <w:p w14:paraId="1AD7BBB0" w14:textId="635E43DB" w:rsidR="001458B4" w:rsidRPr="00A552B6" w:rsidRDefault="00445669" w:rsidP="009D4FB1">
      <w:pPr>
        <w:tabs>
          <w:tab w:val="left" w:pos="2939"/>
        </w:tabs>
        <w:rPr>
          <w:color w:val="000000" w:themeColor="text1"/>
          <w:lang w:val="es-ES"/>
        </w:rPr>
      </w:pPr>
      <w:r w:rsidRPr="00A552B6">
        <w:rPr>
          <w:color w:val="000000" w:themeColor="text1"/>
          <w:lang w:val="es-ES"/>
        </w:rPr>
        <w:t xml:space="preserve">Mis hermanos quiero compartir este texto con ustedes para dar inicio a este año, creo que </w:t>
      </w:r>
      <w:r w:rsidR="00612214" w:rsidRPr="00A552B6">
        <w:rPr>
          <w:color w:val="000000" w:themeColor="text1"/>
          <w:lang w:val="es-ES"/>
        </w:rPr>
        <w:t xml:space="preserve">todos debemos recordar esta verdad </w:t>
      </w:r>
      <w:r w:rsidR="00323DA2">
        <w:rPr>
          <w:color w:val="000000" w:themeColor="text1"/>
          <w:lang w:val="es-ES"/>
        </w:rPr>
        <w:t xml:space="preserve">siempre </w:t>
      </w:r>
      <w:r w:rsidR="00612214" w:rsidRPr="00A552B6">
        <w:rPr>
          <w:color w:val="000000" w:themeColor="text1"/>
          <w:lang w:val="es-ES"/>
        </w:rPr>
        <w:t xml:space="preserve">pues </w:t>
      </w:r>
      <w:r w:rsidR="00612214" w:rsidRPr="00323DA2">
        <w:rPr>
          <w:color w:val="FF0000"/>
          <w:lang w:val="es-ES"/>
        </w:rPr>
        <w:t>¿Quién no se identifica con est</w:t>
      </w:r>
      <w:r w:rsidR="006313C4" w:rsidRPr="00323DA2">
        <w:rPr>
          <w:color w:val="FF0000"/>
          <w:lang w:val="es-ES"/>
        </w:rPr>
        <w:t>os versos, sabiendo que fuimos rescatados mediante la obra de Cristo?</w:t>
      </w:r>
    </w:p>
    <w:p w14:paraId="50B2926C" w14:textId="5F6E881C" w:rsidR="006C48EF" w:rsidRPr="00A552B6" w:rsidRDefault="006C48EF" w:rsidP="009D4FB1">
      <w:pPr>
        <w:tabs>
          <w:tab w:val="left" w:pos="2939"/>
        </w:tabs>
        <w:rPr>
          <w:color w:val="000000" w:themeColor="text1"/>
          <w:lang w:val="es-ES"/>
        </w:rPr>
      </w:pPr>
      <w:r w:rsidRPr="00A552B6">
        <w:rPr>
          <w:color w:val="000000" w:themeColor="text1"/>
          <w:lang w:val="es-ES"/>
        </w:rPr>
        <w:t xml:space="preserve">De enemigos fuimos </w:t>
      </w:r>
      <w:r w:rsidR="00D52FB2" w:rsidRPr="00A552B6">
        <w:rPr>
          <w:color w:val="000000" w:themeColor="text1"/>
          <w:lang w:val="es-ES"/>
        </w:rPr>
        <w:t xml:space="preserve">trasladado a ser parte los hijos de Dios y en esa </w:t>
      </w:r>
      <w:r w:rsidR="00323DA2" w:rsidRPr="00A552B6">
        <w:rPr>
          <w:color w:val="000000" w:themeColor="text1"/>
          <w:lang w:val="es-ES"/>
        </w:rPr>
        <w:t>condición</w:t>
      </w:r>
      <w:r w:rsidR="00D52FB2" w:rsidRPr="00A552B6">
        <w:rPr>
          <w:color w:val="000000" w:themeColor="text1"/>
          <w:lang w:val="es-ES"/>
        </w:rPr>
        <w:t xml:space="preserve"> fuimos incluidos en el plan de Dios para rescatar a otros. </w:t>
      </w:r>
    </w:p>
    <w:p w14:paraId="154DC2C8" w14:textId="078AA080" w:rsidR="00D52FB2" w:rsidRPr="00A552B6" w:rsidRDefault="00D52FB2" w:rsidP="009D4FB1">
      <w:pPr>
        <w:tabs>
          <w:tab w:val="left" w:pos="2939"/>
        </w:tabs>
        <w:rPr>
          <w:color w:val="000000" w:themeColor="text1"/>
          <w:lang w:val="es-ES"/>
        </w:rPr>
      </w:pPr>
      <w:r w:rsidRPr="00A552B6">
        <w:rPr>
          <w:color w:val="000000" w:themeColor="text1"/>
          <w:lang w:val="es-ES"/>
        </w:rPr>
        <w:t xml:space="preserve">Aprecia </w:t>
      </w:r>
      <w:r w:rsidR="00801C38" w:rsidRPr="00A552B6">
        <w:rPr>
          <w:color w:val="000000" w:themeColor="text1"/>
          <w:lang w:val="es-ES"/>
        </w:rPr>
        <w:t xml:space="preserve">esta obra redentora de Cristo, </w:t>
      </w:r>
      <w:r w:rsidR="00323DA2" w:rsidRPr="00A552B6">
        <w:rPr>
          <w:color w:val="000000" w:themeColor="text1"/>
          <w:lang w:val="es-ES"/>
        </w:rPr>
        <w:t>valórala</w:t>
      </w:r>
      <w:r w:rsidR="00801C38" w:rsidRPr="00A552B6">
        <w:rPr>
          <w:color w:val="000000" w:themeColor="text1"/>
          <w:lang w:val="es-ES"/>
        </w:rPr>
        <w:t xml:space="preserve"> por encima de todo y vive este año para tu Dios como no has vivido </w:t>
      </w:r>
      <w:r w:rsidR="00323DA2" w:rsidRPr="00A552B6">
        <w:rPr>
          <w:color w:val="000000" w:themeColor="text1"/>
          <w:lang w:val="es-ES"/>
        </w:rPr>
        <w:t>ningún</w:t>
      </w:r>
      <w:r w:rsidR="00801C38" w:rsidRPr="00A552B6">
        <w:rPr>
          <w:color w:val="000000" w:themeColor="text1"/>
          <w:lang w:val="es-ES"/>
        </w:rPr>
        <w:t xml:space="preserve"> otros, sea este el año donde Dios cumpla en tu vida </w:t>
      </w:r>
      <w:r w:rsidR="00A552B6" w:rsidRPr="00A552B6">
        <w:rPr>
          <w:color w:val="000000" w:themeColor="text1"/>
          <w:lang w:val="es-ES"/>
        </w:rPr>
        <w:t xml:space="preserve">su </w:t>
      </w:r>
      <w:r w:rsidR="00323DA2" w:rsidRPr="00A552B6">
        <w:rPr>
          <w:color w:val="000000" w:themeColor="text1"/>
          <w:lang w:val="es-ES"/>
        </w:rPr>
        <w:t>propósito</w:t>
      </w:r>
      <w:r w:rsidR="00A552B6" w:rsidRPr="00A552B6">
        <w:rPr>
          <w:color w:val="000000" w:themeColor="text1"/>
          <w:lang w:val="es-ES"/>
        </w:rPr>
        <w:t xml:space="preserve"> y sus </w:t>
      </w:r>
      <w:r w:rsidR="00323DA2" w:rsidRPr="00A552B6">
        <w:rPr>
          <w:color w:val="000000" w:themeColor="text1"/>
          <w:lang w:val="es-ES"/>
        </w:rPr>
        <w:t>promesas</w:t>
      </w:r>
      <w:r w:rsidR="00A552B6" w:rsidRPr="00A552B6">
        <w:rPr>
          <w:color w:val="000000" w:themeColor="text1"/>
          <w:lang w:val="es-ES"/>
        </w:rPr>
        <w:t xml:space="preserve"> para ti. </w:t>
      </w:r>
    </w:p>
    <w:p w14:paraId="49F53BE7" w14:textId="347D1EC3" w:rsidR="00A552B6" w:rsidRDefault="00A552B6" w:rsidP="009D4FB1">
      <w:pPr>
        <w:tabs>
          <w:tab w:val="left" w:pos="2939"/>
        </w:tabs>
        <w:rPr>
          <w:color w:val="000000" w:themeColor="text1"/>
          <w:lang w:val="es-ES"/>
        </w:rPr>
      </w:pPr>
      <w:r w:rsidRPr="00A552B6">
        <w:rPr>
          <w:color w:val="000000" w:themeColor="text1"/>
          <w:lang w:val="es-ES"/>
        </w:rPr>
        <w:t xml:space="preserve">Feliz y bendecido año 2025. </w:t>
      </w:r>
      <w:bookmarkEnd w:id="90"/>
    </w:p>
    <w:p w14:paraId="749F1D36" w14:textId="77777777" w:rsidR="009822BF" w:rsidRDefault="009822BF" w:rsidP="009D4FB1">
      <w:pPr>
        <w:tabs>
          <w:tab w:val="left" w:pos="2939"/>
        </w:tabs>
        <w:rPr>
          <w:color w:val="000000" w:themeColor="text1"/>
          <w:lang w:val="es-ES"/>
        </w:rPr>
      </w:pPr>
    </w:p>
    <w:p w14:paraId="40907EB6" w14:textId="77777777" w:rsidR="009822BF" w:rsidRDefault="009822BF" w:rsidP="009D4FB1">
      <w:pPr>
        <w:tabs>
          <w:tab w:val="left" w:pos="2939"/>
        </w:tabs>
        <w:rPr>
          <w:color w:val="000000" w:themeColor="text1"/>
          <w:lang w:val="es-ES"/>
        </w:rPr>
      </w:pPr>
    </w:p>
    <w:p w14:paraId="13D7D63D" w14:textId="5EDE2294" w:rsidR="009C240F" w:rsidRPr="009C240F" w:rsidRDefault="00E24B6B" w:rsidP="009C240F">
      <w:pPr>
        <w:tabs>
          <w:tab w:val="left" w:pos="2939"/>
        </w:tabs>
        <w:rPr>
          <w:i/>
          <w:iCs/>
          <w:color w:val="0070C0"/>
        </w:rPr>
      </w:pPr>
      <w:bookmarkStart w:id="91" w:name="OLE_LINK90"/>
      <w:r w:rsidRPr="009C240F">
        <w:rPr>
          <w:b/>
          <w:bCs/>
          <w:color w:val="000000" w:themeColor="text1"/>
          <w:lang w:val="es-ES"/>
        </w:rPr>
        <w:t xml:space="preserve">Juan </w:t>
      </w:r>
      <w:r w:rsidR="009C240F" w:rsidRPr="009C240F">
        <w:rPr>
          <w:b/>
          <w:bCs/>
          <w:color w:val="000000" w:themeColor="text1"/>
          <w:lang w:val="es-ES"/>
        </w:rPr>
        <w:t>2:3-5 NTV</w:t>
      </w:r>
      <w:r w:rsidR="009C240F">
        <w:rPr>
          <w:color w:val="000000" w:themeColor="text1"/>
          <w:lang w:val="es-ES"/>
        </w:rPr>
        <w:t xml:space="preserve">. </w:t>
      </w:r>
      <w:r w:rsidR="009C240F" w:rsidRPr="009C240F">
        <w:rPr>
          <w:i/>
          <w:iCs/>
          <w:color w:val="0070C0"/>
          <w:vertAlign w:val="superscript"/>
          <w:lang w:val="es-ES"/>
        </w:rPr>
        <w:t>3 </w:t>
      </w:r>
      <w:r w:rsidR="009C240F" w:rsidRPr="009C240F">
        <w:rPr>
          <w:i/>
          <w:iCs/>
          <w:color w:val="0070C0"/>
          <w:lang w:val="es-ES"/>
        </w:rPr>
        <w:t xml:space="preserve">Durante la celebración, se acabó el vino, entonces la madre de Jesús le dijo: —Se quedaron sin vino. </w:t>
      </w:r>
    </w:p>
    <w:p w14:paraId="292C9B98" w14:textId="77777777" w:rsidR="007448D6" w:rsidRDefault="009C240F" w:rsidP="009D4FB1">
      <w:pPr>
        <w:tabs>
          <w:tab w:val="left" w:pos="2939"/>
        </w:tabs>
        <w:rPr>
          <w:i/>
          <w:iCs/>
          <w:color w:val="0070C0"/>
          <w:lang w:val="es-ES"/>
        </w:rPr>
      </w:pPr>
      <w:r w:rsidRPr="009C240F">
        <w:rPr>
          <w:i/>
          <w:iCs/>
          <w:color w:val="0070C0"/>
          <w:vertAlign w:val="superscript"/>
          <w:lang w:val="es-ES"/>
        </w:rPr>
        <w:t>4 </w:t>
      </w:r>
      <w:r w:rsidRPr="009C240F">
        <w:rPr>
          <w:i/>
          <w:iCs/>
          <w:color w:val="0070C0"/>
          <w:lang w:val="es-ES"/>
        </w:rPr>
        <w:t xml:space="preserve">—Apreciada mujer, ése no es nuestro problema —respondió Jesús—. Todavía no ha llegado mi momento. </w:t>
      </w:r>
    </w:p>
    <w:p w14:paraId="0E425169" w14:textId="670AECD5" w:rsidR="00E24B6B" w:rsidRPr="007448D6" w:rsidRDefault="009C240F" w:rsidP="009D4FB1">
      <w:pPr>
        <w:tabs>
          <w:tab w:val="left" w:pos="2939"/>
        </w:tabs>
        <w:rPr>
          <w:i/>
          <w:iCs/>
          <w:color w:val="0070C0"/>
        </w:rPr>
      </w:pPr>
      <w:r w:rsidRPr="009C240F">
        <w:rPr>
          <w:i/>
          <w:iCs/>
          <w:color w:val="0070C0"/>
          <w:vertAlign w:val="superscript"/>
          <w:lang w:val="es-ES"/>
        </w:rPr>
        <w:t>5 </w:t>
      </w:r>
      <w:r w:rsidRPr="009C240F">
        <w:rPr>
          <w:i/>
          <w:iCs/>
          <w:color w:val="0070C0"/>
          <w:lang w:val="es-ES"/>
        </w:rPr>
        <w:t>Sin embargo, su madre les dijo a los sirvientes: «Hagan lo que él les diga»</w:t>
      </w:r>
      <w:r>
        <w:rPr>
          <w:color w:val="000000" w:themeColor="text1"/>
          <w:lang w:val="es-ES"/>
        </w:rPr>
        <w:t>.</w:t>
      </w:r>
    </w:p>
    <w:p w14:paraId="4BC9B158" w14:textId="77777777" w:rsidR="009822BF" w:rsidRDefault="009822BF" w:rsidP="009D4FB1">
      <w:pPr>
        <w:tabs>
          <w:tab w:val="left" w:pos="2939"/>
        </w:tabs>
        <w:rPr>
          <w:color w:val="000000" w:themeColor="text1"/>
          <w:lang w:val="es-ES"/>
        </w:rPr>
      </w:pPr>
    </w:p>
    <w:p w14:paraId="26C5F35C" w14:textId="0ACE5761" w:rsidR="007448D6" w:rsidRDefault="007448D6" w:rsidP="009D4FB1">
      <w:pPr>
        <w:tabs>
          <w:tab w:val="left" w:pos="2939"/>
        </w:tabs>
        <w:rPr>
          <w:color w:val="000000" w:themeColor="text1"/>
          <w:lang w:val="es-ES"/>
        </w:rPr>
      </w:pPr>
      <w:r>
        <w:rPr>
          <w:color w:val="000000" w:themeColor="text1"/>
          <w:lang w:val="es-ES"/>
        </w:rPr>
        <w:t xml:space="preserve">Podemos pasar </w:t>
      </w:r>
      <w:r w:rsidR="007F42E7">
        <w:rPr>
          <w:color w:val="000000" w:themeColor="text1"/>
          <w:lang w:val="es-ES"/>
        </w:rPr>
        <w:t>desapercibido</w:t>
      </w:r>
      <w:r>
        <w:rPr>
          <w:color w:val="000000" w:themeColor="text1"/>
          <w:lang w:val="es-ES"/>
        </w:rPr>
        <w:t xml:space="preserve"> en medio de un problema o una necesidad, o podemos actuar </w:t>
      </w:r>
      <w:r w:rsidR="007F42E7">
        <w:rPr>
          <w:color w:val="000000" w:themeColor="text1"/>
          <w:lang w:val="es-ES"/>
        </w:rPr>
        <w:t xml:space="preserve">según nuestras posibilidades para ayudar. </w:t>
      </w:r>
    </w:p>
    <w:p w14:paraId="392FA4CB" w14:textId="1F4BFBB6" w:rsidR="007F42E7" w:rsidRDefault="005049DD" w:rsidP="009D4FB1">
      <w:pPr>
        <w:tabs>
          <w:tab w:val="left" w:pos="2939"/>
        </w:tabs>
        <w:rPr>
          <w:color w:val="000000" w:themeColor="text1"/>
          <w:lang w:val="es-ES"/>
        </w:rPr>
      </w:pPr>
      <w:r>
        <w:rPr>
          <w:color w:val="000000" w:themeColor="text1"/>
          <w:lang w:val="es-ES"/>
        </w:rPr>
        <w:t>María</w:t>
      </w:r>
      <w:r w:rsidR="007F42E7">
        <w:rPr>
          <w:color w:val="000000" w:themeColor="text1"/>
          <w:lang w:val="es-ES"/>
        </w:rPr>
        <w:t xml:space="preserve"> ve la necesidad y acude a Jesús, </w:t>
      </w:r>
      <w:r w:rsidR="007F42E7" w:rsidRPr="005049DD">
        <w:rPr>
          <w:color w:val="FF0000"/>
          <w:lang w:val="es-ES"/>
        </w:rPr>
        <w:t>¿</w:t>
      </w:r>
      <w:r w:rsidR="00A9229B">
        <w:rPr>
          <w:color w:val="FF0000"/>
          <w:lang w:val="es-ES"/>
        </w:rPr>
        <w:t>Conocía</w:t>
      </w:r>
      <w:r w:rsidR="007F42E7" w:rsidRPr="005049DD">
        <w:rPr>
          <w:color w:val="FF0000"/>
          <w:lang w:val="es-ES"/>
        </w:rPr>
        <w:t xml:space="preserve"> </w:t>
      </w:r>
      <w:r w:rsidRPr="005049DD">
        <w:rPr>
          <w:color w:val="FF0000"/>
          <w:lang w:val="es-ES"/>
        </w:rPr>
        <w:t>María</w:t>
      </w:r>
      <w:r w:rsidR="007F42E7" w:rsidRPr="005049DD">
        <w:rPr>
          <w:color w:val="FF0000"/>
          <w:lang w:val="es-ES"/>
        </w:rPr>
        <w:t xml:space="preserve"> que Jesús podía resolver la situación? ¿</w:t>
      </w:r>
      <w:r w:rsidRPr="005049DD">
        <w:rPr>
          <w:color w:val="FF0000"/>
          <w:lang w:val="es-ES"/>
        </w:rPr>
        <w:t>Habría</w:t>
      </w:r>
      <w:r w:rsidR="007F42E7" w:rsidRPr="005049DD">
        <w:rPr>
          <w:color w:val="FF0000"/>
          <w:lang w:val="es-ES"/>
        </w:rPr>
        <w:t xml:space="preserve"> visto </w:t>
      </w:r>
      <w:r w:rsidRPr="005049DD">
        <w:rPr>
          <w:color w:val="FF0000"/>
          <w:lang w:val="es-ES"/>
        </w:rPr>
        <w:t>María</w:t>
      </w:r>
      <w:r w:rsidR="007F42E7" w:rsidRPr="005049DD">
        <w:rPr>
          <w:color w:val="FF0000"/>
          <w:lang w:val="es-ES"/>
        </w:rPr>
        <w:t xml:space="preserve"> a Jesús antes hace</w:t>
      </w:r>
      <w:r w:rsidR="00A9229B">
        <w:rPr>
          <w:color w:val="FF0000"/>
          <w:lang w:val="es-ES"/>
        </w:rPr>
        <w:t>r</w:t>
      </w:r>
      <w:r w:rsidR="007F42E7" w:rsidRPr="005049DD">
        <w:rPr>
          <w:color w:val="FF0000"/>
          <w:lang w:val="es-ES"/>
        </w:rPr>
        <w:t xml:space="preserve"> algún milagro similar para pedirle a Jesús que les ayude? </w:t>
      </w:r>
    </w:p>
    <w:p w14:paraId="796BF899" w14:textId="7931B422" w:rsidR="007F42E7" w:rsidRDefault="003172DA" w:rsidP="009D4FB1">
      <w:pPr>
        <w:tabs>
          <w:tab w:val="left" w:pos="2939"/>
        </w:tabs>
        <w:rPr>
          <w:color w:val="000000" w:themeColor="text1"/>
          <w:lang w:val="es-ES"/>
        </w:rPr>
      </w:pPr>
      <w:r>
        <w:rPr>
          <w:color w:val="000000" w:themeColor="text1"/>
          <w:lang w:val="es-ES"/>
        </w:rPr>
        <w:t xml:space="preserve">Jesús trata de </w:t>
      </w:r>
      <w:r w:rsidR="005049DD">
        <w:rPr>
          <w:color w:val="000000" w:themeColor="text1"/>
          <w:lang w:val="es-ES"/>
        </w:rPr>
        <w:t>evadir</w:t>
      </w:r>
      <w:r>
        <w:rPr>
          <w:color w:val="000000" w:themeColor="text1"/>
          <w:lang w:val="es-ES"/>
        </w:rPr>
        <w:t xml:space="preserve"> </w:t>
      </w:r>
      <w:r w:rsidR="000D54E0">
        <w:rPr>
          <w:color w:val="000000" w:themeColor="text1"/>
          <w:lang w:val="es-ES"/>
        </w:rPr>
        <w:t>ante el problema</w:t>
      </w:r>
      <w:r>
        <w:rPr>
          <w:color w:val="000000" w:themeColor="text1"/>
          <w:lang w:val="es-ES"/>
        </w:rPr>
        <w:t xml:space="preserve"> ya que no había iniciado su labor ministerial, pero su mam</w:t>
      </w:r>
      <w:r w:rsidR="001D7027">
        <w:rPr>
          <w:color w:val="000000" w:themeColor="text1"/>
          <w:lang w:val="es-ES"/>
        </w:rPr>
        <w:t xml:space="preserve">á insistió y Jesús </w:t>
      </w:r>
      <w:r w:rsidR="005049DD">
        <w:rPr>
          <w:color w:val="000000" w:themeColor="text1"/>
          <w:lang w:val="es-ES"/>
        </w:rPr>
        <w:t>accedió</w:t>
      </w:r>
      <w:r w:rsidR="001D7027">
        <w:rPr>
          <w:color w:val="000000" w:themeColor="text1"/>
          <w:lang w:val="es-ES"/>
        </w:rPr>
        <w:t xml:space="preserve">. </w:t>
      </w:r>
    </w:p>
    <w:p w14:paraId="2991279E" w14:textId="77777777" w:rsidR="006A10CF" w:rsidRDefault="001D7027" w:rsidP="009D4FB1">
      <w:pPr>
        <w:tabs>
          <w:tab w:val="left" w:pos="2939"/>
        </w:tabs>
        <w:rPr>
          <w:color w:val="000000" w:themeColor="text1"/>
          <w:lang w:val="es-ES"/>
        </w:rPr>
      </w:pPr>
      <w:r>
        <w:rPr>
          <w:color w:val="000000" w:themeColor="text1"/>
          <w:lang w:val="es-ES"/>
        </w:rPr>
        <w:t xml:space="preserve">Te animo a que no actúes como los religiosos en la </w:t>
      </w:r>
      <w:r w:rsidR="005049DD">
        <w:rPr>
          <w:color w:val="000000" w:themeColor="text1"/>
          <w:lang w:val="es-ES"/>
        </w:rPr>
        <w:t>parábola</w:t>
      </w:r>
      <w:r>
        <w:rPr>
          <w:color w:val="000000" w:themeColor="text1"/>
          <w:lang w:val="es-ES"/>
        </w:rPr>
        <w:t xml:space="preserve"> del Buen </w:t>
      </w:r>
      <w:r w:rsidR="005049DD">
        <w:rPr>
          <w:color w:val="000000" w:themeColor="text1"/>
          <w:lang w:val="es-ES"/>
        </w:rPr>
        <w:t>Samaritano</w:t>
      </w:r>
      <w:r>
        <w:rPr>
          <w:color w:val="000000" w:themeColor="text1"/>
          <w:lang w:val="es-ES"/>
        </w:rPr>
        <w:t xml:space="preserve">, los lideres religiosos pasaron por el lado del hombre que </w:t>
      </w:r>
      <w:r w:rsidR="005049DD">
        <w:rPr>
          <w:color w:val="000000" w:themeColor="text1"/>
          <w:lang w:val="es-ES"/>
        </w:rPr>
        <w:t>necesita</w:t>
      </w:r>
      <w:r>
        <w:rPr>
          <w:color w:val="000000" w:themeColor="text1"/>
          <w:lang w:val="es-ES"/>
        </w:rPr>
        <w:t xml:space="preserve"> ayuda y no ignoraron, </w:t>
      </w:r>
      <w:r w:rsidR="006A10CF">
        <w:rPr>
          <w:color w:val="000000" w:themeColor="text1"/>
          <w:lang w:val="es-ES"/>
        </w:rPr>
        <w:t>no hagas esto.</w:t>
      </w:r>
    </w:p>
    <w:p w14:paraId="5F9C8A92" w14:textId="341606F0" w:rsidR="001D7027" w:rsidRDefault="006A10CF" w:rsidP="009D4FB1">
      <w:pPr>
        <w:tabs>
          <w:tab w:val="left" w:pos="2939"/>
        </w:tabs>
        <w:rPr>
          <w:color w:val="000000" w:themeColor="text1"/>
          <w:lang w:val="es-ES"/>
        </w:rPr>
      </w:pPr>
      <w:r>
        <w:rPr>
          <w:color w:val="000000" w:themeColor="text1"/>
          <w:lang w:val="es-ES"/>
        </w:rPr>
        <w:t>En est</w:t>
      </w:r>
      <w:r w:rsidR="00331F47">
        <w:rPr>
          <w:color w:val="000000" w:themeColor="text1"/>
          <w:lang w:val="es-ES"/>
        </w:rPr>
        <w:t xml:space="preserve">a ocasión </w:t>
      </w:r>
      <w:r w:rsidR="001D7027">
        <w:rPr>
          <w:color w:val="000000" w:themeColor="text1"/>
          <w:lang w:val="es-ES"/>
        </w:rPr>
        <w:t xml:space="preserve">Jesús no </w:t>
      </w:r>
      <w:r w:rsidR="00331F47">
        <w:rPr>
          <w:color w:val="000000" w:themeColor="text1"/>
          <w:lang w:val="es-ES"/>
        </w:rPr>
        <w:t>tenía</w:t>
      </w:r>
      <w:r w:rsidR="001D7027">
        <w:rPr>
          <w:color w:val="000000" w:themeColor="text1"/>
          <w:lang w:val="es-ES"/>
        </w:rPr>
        <w:t xml:space="preserve"> que </w:t>
      </w:r>
      <w:r>
        <w:rPr>
          <w:color w:val="000000" w:themeColor="text1"/>
          <w:lang w:val="es-ES"/>
        </w:rPr>
        <w:t>hacer nada, Él era un invitado</w:t>
      </w:r>
      <w:r w:rsidR="00EB07A1">
        <w:rPr>
          <w:color w:val="000000" w:themeColor="text1"/>
          <w:lang w:val="es-ES"/>
        </w:rPr>
        <w:t xml:space="preserve"> y</w:t>
      </w:r>
      <w:r w:rsidR="001D7027">
        <w:rPr>
          <w:color w:val="000000" w:themeColor="text1"/>
          <w:lang w:val="es-ES"/>
        </w:rPr>
        <w:t xml:space="preserve"> asumió resolver el problema por la insistencia del pedido de su mamá, </w:t>
      </w:r>
      <w:r w:rsidR="002D364C">
        <w:rPr>
          <w:color w:val="000000" w:themeColor="text1"/>
          <w:lang w:val="es-ES"/>
        </w:rPr>
        <w:t>toma en cu</w:t>
      </w:r>
      <w:r w:rsidR="00EB07A1">
        <w:rPr>
          <w:color w:val="000000" w:themeColor="text1"/>
          <w:lang w:val="es-ES"/>
        </w:rPr>
        <w:t>e</w:t>
      </w:r>
      <w:r w:rsidR="002D364C">
        <w:rPr>
          <w:color w:val="000000" w:themeColor="text1"/>
          <w:lang w:val="es-ES"/>
        </w:rPr>
        <w:t>nt</w:t>
      </w:r>
      <w:r w:rsidR="00EB07A1">
        <w:rPr>
          <w:color w:val="000000" w:themeColor="text1"/>
          <w:lang w:val="es-ES"/>
        </w:rPr>
        <w:t>a</w:t>
      </w:r>
      <w:r w:rsidR="002D364C">
        <w:rPr>
          <w:color w:val="000000" w:themeColor="text1"/>
          <w:lang w:val="es-ES"/>
        </w:rPr>
        <w:t xml:space="preserve"> actuar como Jesús, aunque no había ido para ello, asumió y colaboro con la necesidad.</w:t>
      </w:r>
    </w:p>
    <w:p w14:paraId="65378E13" w14:textId="58A179C4" w:rsidR="002D364C" w:rsidRDefault="003E68FA" w:rsidP="009D4FB1">
      <w:pPr>
        <w:tabs>
          <w:tab w:val="left" w:pos="2939"/>
        </w:tabs>
        <w:rPr>
          <w:color w:val="000000" w:themeColor="text1"/>
          <w:lang w:val="es-ES"/>
        </w:rPr>
      </w:pPr>
      <w:r>
        <w:rPr>
          <w:color w:val="000000" w:themeColor="text1"/>
          <w:lang w:val="es-ES"/>
        </w:rPr>
        <w:t>Consejo: “</w:t>
      </w:r>
      <w:r w:rsidR="002D364C" w:rsidRPr="003E68FA">
        <w:rPr>
          <w:i/>
          <w:iCs/>
          <w:color w:val="000000" w:themeColor="text1"/>
          <w:lang w:val="es-ES"/>
        </w:rPr>
        <w:t>Si</w:t>
      </w:r>
      <w:r w:rsidRPr="003E68FA">
        <w:rPr>
          <w:i/>
          <w:iCs/>
          <w:color w:val="000000" w:themeColor="text1"/>
          <w:lang w:val="es-ES"/>
        </w:rPr>
        <w:t>empre</w:t>
      </w:r>
      <w:r w:rsidR="002D364C" w:rsidRPr="003E68FA">
        <w:rPr>
          <w:i/>
          <w:iCs/>
          <w:color w:val="000000" w:themeColor="text1"/>
          <w:lang w:val="es-ES"/>
        </w:rPr>
        <w:t xml:space="preserve"> estate preparado por si el Señor te</w:t>
      </w:r>
      <w:r w:rsidR="005049DD" w:rsidRPr="003E68FA">
        <w:rPr>
          <w:i/>
          <w:iCs/>
          <w:color w:val="000000" w:themeColor="text1"/>
          <w:lang w:val="es-ES"/>
        </w:rPr>
        <w:t xml:space="preserve"> </w:t>
      </w:r>
      <w:r w:rsidR="002D364C" w:rsidRPr="003E68FA">
        <w:rPr>
          <w:i/>
          <w:iCs/>
          <w:color w:val="000000" w:themeColor="text1"/>
          <w:lang w:val="es-ES"/>
        </w:rPr>
        <w:t>necesita</w:t>
      </w:r>
      <w:r>
        <w:rPr>
          <w:color w:val="000000" w:themeColor="text1"/>
          <w:lang w:val="es-ES"/>
        </w:rPr>
        <w:t>”</w:t>
      </w:r>
      <w:r w:rsidR="002D364C">
        <w:rPr>
          <w:color w:val="000000" w:themeColor="text1"/>
          <w:lang w:val="es-ES"/>
        </w:rPr>
        <w:t xml:space="preserve">. </w:t>
      </w:r>
    </w:p>
    <w:p w14:paraId="2C26A725" w14:textId="348ABD05" w:rsidR="005049DD" w:rsidRDefault="005049DD" w:rsidP="009D4FB1">
      <w:pPr>
        <w:tabs>
          <w:tab w:val="left" w:pos="2939"/>
        </w:tabs>
        <w:rPr>
          <w:color w:val="000000" w:themeColor="text1"/>
          <w:lang w:val="es-ES"/>
        </w:rPr>
      </w:pPr>
      <w:r>
        <w:rPr>
          <w:color w:val="000000" w:themeColor="text1"/>
          <w:lang w:val="es-ES"/>
        </w:rPr>
        <w:t xml:space="preserve">Bendiciones. </w:t>
      </w:r>
    </w:p>
    <w:p w14:paraId="397B1819" w14:textId="77777777" w:rsidR="004F2E92" w:rsidRDefault="004F2E92" w:rsidP="009D4FB1">
      <w:pPr>
        <w:tabs>
          <w:tab w:val="left" w:pos="2939"/>
        </w:tabs>
        <w:rPr>
          <w:color w:val="000000" w:themeColor="text1"/>
          <w:lang w:val="es-ES"/>
        </w:rPr>
      </w:pPr>
    </w:p>
    <w:p w14:paraId="63491A89" w14:textId="77777777" w:rsidR="004F2E92" w:rsidRDefault="004F2E92" w:rsidP="009D4FB1">
      <w:pPr>
        <w:tabs>
          <w:tab w:val="left" w:pos="2939"/>
        </w:tabs>
        <w:rPr>
          <w:color w:val="000000" w:themeColor="text1"/>
          <w:lang w:val="es-ES"/>
        </w:rPr>
      </w:pPr>
    </w:p>
    <w:p w14:paraId="1538E5B7" w14:textId="085251DC" w:rsidR="00EA1FDF" w:rsidRDefault="002E7A51" w:rsidP="00EA1FDF">
      <w:pPr>
        <w:tabs>
          <w:tab w:val="left" w:pos="2939"/>
        </w:tabs>
        <w:rPr>
          <w:color w:val="000000" w:themeColor="text1"/>
          <w:lang w:val="es-ES"/>
        </w:rPr>
      </w:pPr>
      <w:bookmarkStart w:id="92" w:name="OLE_LINK91"/>
      <w:bookmarkEnd w:id="91"/>
      <w:r>
        <w:rPr>
          <w:b/>
          <w:bCs/>
          <w:color w:val="000000" w:themeColor="text1"/>
          <w:lang w:val="es-ES"/>
        </w:rPr>
        <w:t>1 Juan 4:16</w:t>
      </w:r>
      <w:r w:rsidR="00EA1FDF">
        <w:rPr>
          <w:b/>
          <w:bCs/>
          <w:color w:val="000000" w:themeColor="text1"/>
          <w:lang w:val="es-ES"/>
        </w:rPr>
        <w:t xml:space="preserve">-21 NTV. </w:t>
      </w:r>
      <w:r w:rsidR="00EA1FDF" w:rsidRPr="00EA1FDF">
        <w:rPr>
          <w:i/>
          <w:iCs/>
          <w:color w:val="0070C0"/>
          <w:vertAlign w:val="superscript"/>
          <w:lang w:val="es-ES"/>
        </w:rPr>
        <w:t>16 </w:t>
      </w:r>
      <w:r w:rsidR="00EA1FDF" w:rsidRPr="00EA1FDF">
        <w:rPr>
          <w:i/>
          <w:iCs/>
          <w:color w:val="0070C0"/>
          <w:lang w:val="es-ES"/>
        </w:rPr>
        <w:t xml:space="preserve">Nosotros sabemos cuánto nos ama Dios y hemos puesto nuestra confianza en su amor. Dios es amor, y todos los que viven en amor viven en Dios y Dios vive en ellos; </w:t>
      </w:r>
      <w:r w:rsidR="00EA1FDF" w:rsidRPr="00EA1FDF">
        <w:rPr>
          <w:i/>
          <w:iCs/>
          <w:color w:val="0070C0"/>
          <w:vertAlign w:val="superscript"/>
          <w:lang w:val="es-ES"/>
        </w:rPr>
        <w:t>17 </w:t>
      </w:r>
      <w:r w:rsidR="00EA1FDF" w:rsidRPr="00EA1FDF">
        <w:rPr>
          <w:i/>
          <w:iCs/>
          <w:color w:val="0070C0"/>
          <w:lang w:val="es-ES"/>
        </w:rPr>
        <w:t xml:space="preserve">y al vivir en Dios, nuestro amor crece hasta hacerse perfecto. Por lo tanto, no tendremos temor en el día del juicio, sino que podremos estar ante Dios con confianza, porque vivimos como vivió Jesús en este mundo. </w:t>
      </w:r>
      <w:r w:rsidR="00EA1FDF" w:rsidRPr="00EA1FDF">
        <w:rPr>
          <w:i/>
          <w:iCs/>
          <w:color w:val="0070C0"/>
          <w:vertAlign w:val="superscript"/>
          <w:lang w:val="es-ES"/>
        </w:rPr>
        <w:t>18 </w:t>
      </w:r>
      <w:r w:rsidR="00EA1FDF" w:rsidRPr="00EA1FDF">
        <w:rPr>
          <w:i/>
          <w:iCs/>
          <w:color w:val="0070C0"/>
          <w:lang w:val="es-ES"/>
        </w:rPr>
        <w:t xml:space="preserve">En esa clase de amor no hay temor, porque el amor perfecto expulsa todo temor. Si tenemos miedo es por temor al castigo, y esto muestra que no hemos experimentado plenamente el perfecto amor de Dios. </w:t>
      </w:r>
      <w:r w:rsidR="00EA1FDF" w:rsidRPr="00EA1FDF">
        <w:rPr>
          <w:i/>
          <w:iCs/>
          <w:color w:val="0070C0"/>
          <w:vertAlign w:val="superscript"/>
          <w:lang w:val="es-ES"/>
        </w:rPr>
        <w:t>19 </w:t>
      </w:r>
      <w:r w:rsidR="00EA1FDF" w:rsidRPr="00EA1FDF">
        <w:rPr>
          <w:i/>
          <w:iCs/>
          <w:color w:val="0070C0"/>
          <w:lang w:val="es-ES"/>
        </w:rPr>
        <w:t xml:space="preserve">Nos amamos unos a otros, porque él nos amó primero. </w:t>
      </w:r>
      <w:r w:rsidR="00EA1FDF" w:rsidRPr="00EA1FDF">
        <w:rPr>
          <w:i/>
          <w:iCs/>
          <w:color w:val="0070C0"/>
          <w:vertAlign w:val="superscript"/>
          <w:lang w:val="es-ES"/>
        </w:rPr>
        <w:t>20 </w:t>
      </w:r>
      <w:r w:rsidR="00EA1FDF" w:rsidRPr="00EA1FDF">
        <w:rPr>
          <w:i/>
          <w:iCs/>
          <w:color w:val="0070C0"/>
          <w:lang w:val="es-ES"/>
        </w:rPr>
        <w:t xml:space="preserve">Si alguien dice: «Amo a Dios» pero odia a un hermano en Cristo, esa persona es mentirosa pues, si no amamos a quienes podemos ver, ¿cómo vamos a amar a Dios, a quien no podemos ver? </w:t>
      </w:r>
      <w:r w:rsidR="00EA1FDF" w:rsidRPr="00EA1FDF">
        <w:rPr>
          <w:i/>
          <w:iCs/>
          <w:color w:val="0070C0"/>
          <w:vertAlign w:val="superscript"/>
          <w:lang w:val="es-ES"/>
        </w:rPr>
        <w:t>21 </w:t>
      </w:r>
      <w:r w:rsidR="00EA1FDF" w:rsidRPr="00EA1FDF">
        <w:rPr>
          <w:i/>
          <w:iCs/>
          <w:color w:val="0070C0"/>
          <w:lang w:val="es-ES"/>
        </w:rPr>
        <w:t>Y él nos ha dado el siguiente mandato: los que aman a Dios amen también a sus hermanos en Cristo</w:t>
      </w:r>
      <w:r w:rsidR="002342B3">
        <w:rPr>
          <w:i/>
          <w:iCs/>
          <w:color w:val="0070C0"/>
          <w:lang w:val="es-ES"/>
        </w:rPr>
        <w:t>.</w:t>
      </w:r>
    </w:p>
    <w:p w14:paraId="7E925D96" w14:textId="77777777" w:rsidR="002342B3" w:rsidRDefault="002342B3" w:rsidP="00EA1FDF">
      <w:pPr>
        <w:tabs>
          <w:tab w:val="left" w:pos="2939"/>
        </w:tabs>
        <w:rPr>
          <w:color w:val="000000" w:themeColor="text1"/>
          <w:lang w:val="es-ES"/>
        </w:rPr>
      </w:pPr>
    </w:p>
    <w:p w14:paraId="0DCC14A3" w14:textId="69784B03" w:rsidR="002342B3" w:rsidRDefault="002342B3" w:rsidP="00EA1FDF">
      <w:pPr>
        <w:tabs>
          <w:tab w:val="left" w:pos="2939"/>
        </w:tabs>
        <w:rPr>
          <w:color w:val="000000" w:themeColor="text1"/>
          <w:lang w:val="es-ES"/>
        </w:rPr>
      </w:pPr>
      <w:r>
        <w:rPr>
          <w:color w:val="000000" w:themeColor="text1"/>
          <w:lang w:val="es-ES"/>
        </w:rPr>
        <w:t xml:space="preserve">Es mi deseo y creo que Dios </w:t>
      </w:r>
      <w:r w:rsidR="009C70C9">
        <w:rPr>
          <w:color w:val="000000" w:themeColor="text1"/>
          <w:lang w:val="es-ES"/>
        </w:rPr>
        <w:t>también</w:t>
      </w:r>
      <w:r>
        <w:rPr>
          <w:color w:val="000000" w:themeColor="text1"/>
          <w:lang w:val="es-ES"/>
        </w:rPr>
        <w:t xml:space="preserve"> lo desea, que tu conozcas y experimentes el amor de Dios, algunos </w:t>
      </w:r>
      <w:r w:rsidR="006F69F3">
        <w:rPr>
          <w:color w:val="000000" w:themeColor="text1"/>
          <w:lang w:val="es-ES"/>
        </w:rPr>
        <w:t>tienen problema para</w:t>
      </w:r>
      <w:r>
        <w:rPr>
          <w:color w:val="000000" w:themeColor="text1"/>
          <w:lang w:val="es-ES"/>
        </w:rPr>
        <w:t xml:space="preserve"> reconoce</w:t>
      </w:r>
      <w:r w:rsidR="006F69F3">
        <w:rPr>
          <w:color w:val="000000" w:themeColor="text1"/>
          <w:lang w:val="es-ES"/>
        </w:rPr>
        <w:t>r</w:t>
      </w:r>
      <w:r>
        <w:rPr>
          <w:color w:val="000000" w:themeColor="text1"/>
          <w:lang w:val="es-ES"/>
        </w:rPr>
        <w:t xml:space="preserve"> </w:t>
      </w:r>
      <w:r w:rsidR="009C70C9">
        <w:rPr>
          <w:color w:val="000000" w:themeColor="text1"/>
          <w:lang w:val="es-ES"/>
        </w:rPr>
        <w:t xml:space="preserve">del todo el amor de Dios porque sienten que ellos no eran malos cuando vinieron a Cristo y </w:t>
      </w:r>
      <w:r w:rsidR="00FD4C5A">
        <w:rPr>
          <w:color w:val="000000" w:themeColor="text1"/>
          <w:lang w:val="es-ES"/>
        </w:rPr>
        <w:t xml:space="preserve">les es difícil amar y </w:t>
      </w:r>
      <w:r w:rsidR="00222B8D">
        <w:rPr>
          <w:color w:val="000000" w:themeColor="text1"/>
          <w:lang w:val="es-ES"/>
        </w:rPr>
        <w:t>expresarles</w:t>
      </w:r>
      <w:r w:rsidR="00FD4C5A">
        <w:rPr>
          <w:color w:val="000000" w:themeColor="text1"/>
          <w:lang w:val="es-ES"/>
        </w:rPr>
        <w:t xml:space="preserve"> amor a otros</w:t>
      </w:r>
      <w:r w:rsidR="00B76E16">
        <w:rPr>
          <w:color w:val="000000" w:themeColor="text1"/>
          <w:lang w:val="es-ES"/>
        </w:rPr>
        <w:t xml:space="preserve">, </w:t>
      </w:r>
      <w:r w:rsidR="00222B8D">
        <w:rPr>
          <w:color w:val="000000" w:themeColor="text1"/>
          <w:lang w:val="es-ES"/>
        </w:rPr>
        <w:t xml:space="preserve">pero </w:t>
      </w:r>
      <w:r w:rsidR="00B76E16">
        <w:rPr>
          <w:color w:val="000000" w:themeColor="text1"/>
          <w:lang w:val="es-ES"/>
        </w:rPr>
        <w:t xml:space="preserve">todos como pecadores necesitamos el amor y el perdón de nuestro Dios. </w:t>
      </w:r>
    </w:p>
    <w:p w14:paraId="5804F8DB" w14:textId="34786B61" w:rsidR="007F3679" w:rsidRDefault="007F3679" w:rsidP="00EA1FDF">
      <w:pPr>
        <w:tabs>
          <w:tab w:val="left" w:pos="2939"/>
        </w:tabs>
        <w:rPr>
          <w:color w:val="000000" w:themeColor="text1"/>
          <w:lang w:val="es-ES"/>
        </w:rPr>
      </w:pPr>
      <w:r>
        <w:rPr>
          <w:color w:val="000000" w:themeColor="text1"/>
          <w:lang w:val="es-ES"/>
        </w:rPr>
        <w:t xml:space="preserve">Este pasaje </w:t>
      </w:r>
      <w:r w:rsidR="00222B8D">
        <w:rPr>
          <w:color w:val="000000" w:themeColor="text1"/>
          <w:lang w:val="es-ES"/>
        </w:rPr>
        <w:t xml:space="preserve">también </w:t>
      </w:r>
      <w:r>
        <w:rPr>
          <w:color w:val="000000" w:themeColor="text1"/>
          <w:lang w:val="es-ES"/>
        </w:rPr>
        <w:t xml:space="preserve">nos dice; </w:t>
      </w:r>
      <w:r w:rsidR="0020389E">
        <w:rPr>
          <w:color w:val="000000" w:themeColor="text1"/>
          <w:lang w:val="es-ES"/>
        </w:rPr>
        <w:t>“</w:t>
      </w:r>
      <w:r w:rsidR="0020389E" w:rsidRPr="00EA1FDF">
        <w:rPr>
          <w:i/>
          <w:iCs/>
          <w:color w:val="0070C0"/>
          <w:lang w:val="es-ES"/>
        </w:rPr>
        <w:t>al vivir en Dios, nuestro amor crece hasta hacerse perfecto</w:t>
      </w:r>
      <w:r w:rsidR="0020389E">
        <w:rPr>
          <w:color w:val="000000" w:themeColor="text1"/>
          <w:lang w:val="es-ES"/>
        </w:rPr>
        <w:t>”</w:t>
      </w:r>
      <w:r w:rsidR="00AE7BCB">
        <w:rPr>
          <w:color w:val="000000" w:themeColor="text1"/>
          <w:lang w:val="es-ES"/>
        </w:rPr>
        <w:t xml:space="preserve">, cuando nuestra </w:t>
      </w:r>
      <w:r w:rsidR="00DB7C35">
        <w:rPr>
          <w:color w:val="000000" w:themeColor="text1"/>
          <w:lang w:val="es-ES"/>
        </w:rPr>
        <w:t>relación</w:t>
      </w:r>
      <w:r w:rsidR="00AE7BCB">
        <w:rPr>
          <w:color w:val="000000" w:themeColor="text1"/>
          <w:lang w:val="es-ES"/>
        </w:rPr>
        <w:t xml:space="preserve"> con Dios es</w:t>
      </w:r>
      <w:r w:rsidR="00DB7C35">
        <w:rPr>
          <w:color w:val="000000" w:themeColor="text1"/>
          <w:lang w:val="es-ES"/>
        </w:rPr>
        <w:t xml:space="preserve"> buena e</w:t>
      </w:r>
      <w:r w:rsidR="00AE7BCB">
        <w:rPr>
          <w:color w:val="000000" w:themeColor="text1"/>
          <w:lang w:val="es-ES"/>
        </w:rPr>
        <w:t xml:space="preserve"> </w:t>
      </w:r>
      <w:r w:rsidR="00405502">
        <w:rPr>
          <w:color w:val="000000" w:themeColor="text1"/>
          <w:lang w:val="es-ES"/>
        </w:rPr>
        <w:t>íntima</w:t>
      </w:r>
      <w:r w:rsidR="00AE7BCB">
        <w:rPr>
          <w:color w:val="000000" w:themeColor="text1"/>
          <w:lang w:val="es-ES"/>
        </w:rPr>
        <w:t xml:space="preserve"> </w:t>
      </w:r>
      <w:r w:rsidR="00405502">
        <w:rPr>
          <w:color w:val="000000" w:themeColor="text1"/>
          <w:lang w:val="es-ES"/>
        </w:rPr>
        <w:t>vamos</w:t>
      </w:r>
      <w:r w:rsidR="0051650E">
        <w:rPr>
          <w:color w:val="000000" w:themeColor="text1"/>
          <w:lang w:val="es-ES"/>
        </w:rPr>
        <w:t xml:space="preserve"> a mostrar e</w:t>
      </w:r>
      <w:r w:rsidR="00405502">
        <w:rPr>
          <w:color w:val="000000" w:themeColor="text1"/>
          <w:lang w:val="es-ES"/>
        </w:rPr>
        <w:t>se</w:t>
      </w:r>
      <w:r w:rsidR="0051650E">
        <w:rPr>
          <w:color w:val="000000" w:themeColor="text1"/>
          <w:lang w:val="es-ES"/>
        </w:rPr>
        <w:t xml:space="preserve"> amor, vas a amar no solo a tu familia, sino amaras a todos no importa </w:t>
      </w:r>
      <w:r w:rsidR="0082575D">
        <w:rPr>
          <w:color w:val="000000" w:themeColor="text1"/>
          <w:lang w:val="es-ES"/>
        </w:rPr>
        <w:t>si no te aman, ese amor que se hace perfecto en ti</w:t>
      </w:r>
      <w:r w:rsidR="00405502">
        <w:rPr>
          <w:color w:val="000000" w:themeColor="text1"/>
          <w:lang w:val="es-ES"/>
        </w:rPr>
        <w:t>,</w:t>
      </w:r>
      <w:r w:rsidR="0082575D">
        <w:rPr>
          <w:color w:val="000000" w:themeColor="text1"/>
          <w:lang w:val="es-ES"/>
        </w:rPr>
        <w:t xml:space="preserve"> te lleva a vivir amando a los demás</w:t>
      </w:r>
      <w:r w:rsidR="00405502">
        <w:rPr>
          <w:color w:val="000000" w:themeColor="text1"/>
          <w:lang w:val="es-ES"/>
        </w:rPr>
        <w:t xml:space="preserve"> a pesar de su forma o estilo de vida. </w:t>
      </w:r>
    </w:p>
    <w:p w14:paraId="44493866" w14:textId="53CF992F" w:rsidR="0082575D" w:rsidRDefault="00507E77" w:rsidP="00EA1FDF">
      <w:pPr>
        <w:tabs>
          <w:tab w:val="left" w:pos="2939"/>
        </w:tabs>
        <w:rPr>
          <w:color w:val="000000" w:themeColor="text1"/>
          <w:lang w:val="es-ES"/>
        </w:rPr>
      </w:pPr>
      <w:r>
        <w:rPr>
          <w:color w:val="000000" w:themeColor="text1"/>
          <w:lang w:val="es-ES"/>
        </w:rPr>
        <w:t xml:space="preserve">Es muy interesante como aquí se relaciona el amor con el </w:t>
      </w:r>
      <w:r w:rsidR="00842B36">
        <w:rPr>
          <w:color w:val="000000" w:themeColor="text1"/>
          <w:lang w:val="es-ES"/>
        </w:rPr>
        <w:t>día</w:t>
      </w:r>
      <w:r>
        <w:rPr>
          <w:color w:val="000000" w:themeColor="text1"/>
          <w:lang w:val="es-ES"/>
        </w:rPr>
        <w:t xml:space="preserve"> del juicio, esto </w:t>
      </w:r>
      <w:r w:rsidR="00842B36">
        <w:rPr>
          <w:color w:val="000000" w:themeColor="text1"/>
          <w:lang w:val="es-ES"/>
        </w:rPr>
        <w:t>está</w:t>
      </w:r>
      <w:r>
        <w:rPr>
          <w:color w:val="000000" w:themeColor="text1"/>
          <w:lang w:val="es-ES"/>
        </w:rPr>
        <w:t xml:space="preserve"> dado </w:t>
      </w:r>
      <w:r w:rsidR="00564B28">
        <w:rPr>
          <w:color w:val="000000" w:themeColor="text1"/>
          <w:lang w:val="es-ES"/>
        </w:rPr>
        <w:t>por la siguiente razón, si vivimos amando, si no guardamos rencor en el corazón, si</w:t>
      </w:r>
      <w:r w:rsidR="00AD539B">
        <w:rPr>
          <w:color w:val="000000" w:themeColor="text1"/>
          <w:lang w:val="es-ES"/>
        </w:rPr>
        <w:t xml:space="preserve"> soy alguien que perdono y deseo lo mejor para mi </w:t>
      </w:r>
      <w:r w:rsidR="00B1122F">
        <w:rPr>
          <w:color w:val="000000" w:themeColor="text1"/>
          <w:lang w:val="es-ES"/>
        </w:rPr>
        <w:t>prójimo</w:t>
      </w:r>
      <w:r w:rsidR="00AD539B">
        <w:rPr>
          <w:color w:val="000000" w:themeColor="text1"/>
          <w:lang w:val="es-ES"/>
        </w:rPr>
        <w:t xml:space="preserve">, yo no </w:t>
      </w:r>
      <w:r w:rsidR="00B1122F">
        <w:rPr>
          <w:color w:val="000000" w:themeColor="text1"/>
          <w:lang w:val="es-ES"/>
        </w:rPr>
        <w:t>tendré</w:t>
      </w:r>
      <w:r w:rsidR="00AD539B">
        <w:rPr>
          <w:color w:val="000000" w:themeColor="text1"/>
          <w:lang w:val="es-ES"/>
        </w:rPr>
        <w:t xml:space="preserve"> problema el di que llegue ante Dios, porque mi corazón </w:t>
      </w:r>
      <w:r w:rsidR="00B1122F">
        <w:rPr>
          <w:color w:val="000000" w:themeColor="text1"/>
          <w:lang w:val="es-ES"/>
        </w:rPr>
        <w:t>está</w:t>
      </w:r>
      <w:r w:rsidR="00AD539B">
        <w:rPr>
          <w:color w:val="000000" w:themeColor="text1"/>
          <w:lang w:val="es-ES"/>
        </w:rPr>
        <w:t xml:space="preserve"> sano</w:t>
      </w:r>
      <w:r w:rsidR="00DD7292">
        <w:rPr>
          <w:color w:val="000000" w:themeColor="text1"/>
          <w:lang w:val="es-ES"/>
        </w:rPr>
        <w:t xml:space="preserve">, </w:t>
      </w:r>
      <w:r w:rsidR="00B1122F">
        <w:rPr>
          <w:color w:val="000000" w:themeColor="text1"/>
          <w:lang w:val="es-ES"/>
        </w:rPr>
        <w:t>pero</w:t>
      </w:r>
      <w:r w:rsidR="00DD7292">
        <w:rPr>
          <w:color w:val="000000" w:themeColor="text1"/>
          <w:lang w:val="es-ES"/>
        </w:rPr>
        <w:t xml:space="preserve"> hay algunos </w:t>
      </w:r>
      <w:r w:rsidR="00B1122F">
        <w:rPr>
          <w:color w:val="000000" w:themeColor="text1"/>
          <w:lang w:val="es-ES"/>
        </w:rPr>
        <w:t>mentirosos</w:t>
      </w:r>
      <w:r w:rsidR="00DD7292">
        <w:rPr>
          <w:color w:val="000000" w:themeColor="text1"/>
          <w:lang w:val="es-ES"/>
        </w:rPr>
        <w:t xml:space="preserve"> dentro del pueblo de Dios, dicen que aman a Dios pero </w:t>
      </w:r>
      <w:r w:rsidR="00B1122F">
        <w:rPr>
          <w:color w:val="000000" w:themeColor="text1"/>
          <w:lang w:val="es-ES"/>
        </w:rPr>
        <w:t>desprecian</w:t>
      </w:r>
      <w:r w:rsidR="00B91B15">
        <w:rPr>
          <w:color w:val="000000" w:themeColor="text1"/>
          <w:lang w:val="es-ES"/>
        </w:rPr>
        <w:t xml:space="preserve">, </w:t>
      </w:r>
      <w:r w:rsidR="00B1122F">
        <w:rPr>
          <w:color w:val="000000" w:themeColor="text1"/>
          <w:lang w:val="es-ES"/>
        </w:rPr>
        <w:t>juzgan</w:t>
      </w:r>
      <w:r w:rsidR="00B91B15">
        <w:rPr>
          <w:color w:val="000000" w:themeColor="text1"/>
          <w:lang w:val="es-ES"/>
        </w:rPr>
        <w:t>, o condenan a los que conviven con nosotros diariamente</w:t>
      </w:r>
      <w:r w:rsidR="00254CE1">
        <w:rPr>
          <w:color w:val="000000" w:themeColor="text1"/>
          <w:lang w:val="es-ES"/>
        </w:rPr>
        <w:t xml:space="preserve">, cuando Dios nos manda a amarles. </w:t>
      </w:r>
    </w:p>
    <w:p w14:paraId="12704A11" w14:textId="5561D5BC" w:rsidR="00AD539B" w:rsidRDefault="00AD539B" w:rsidP="00EA1FDF">
      <w:pPr>
        <w:tabs>
          <w:tab w:val="left" w:pos="2939"/>
        </w:tabs>
        <w:rPr>
          <w:color w:val="000000" w:themeColor="text1"/>
          <w:lang w:val="es-ES"/>
        </w:rPr>
      </w:pPr>
      <w:r>
        <w:rPr>
          <w:color w:val="000000" w:themeColor="text1"/>
          <w:lang w:val="es-ES"/>
        </w:rPr>
        <w:t>Estamos iniciando un año, vive amando, vive entregado en obediencia a nuestro Dios y contagia a otros con esa forma de vida</w:t>
      </w:r>
      <w:r w:rsidR="00254CE1">
        <w:rPr>
          <w:color w:val="000000" w:themeColor="text1"/>
          <w:lang w:val="es-ES"/>
        </w:rPr>
        <w:t xml:space="preserve">, </w:t>
      </w:r>
      <w:r w:rsidR="005340B3">
        <w:rPr>
          <w:color w:val="000000" w:themeColor="text1"/>
          <w:lang w:val="es-ES"/>
        </w:rPr>
        <w:t>así</w:t>
      </w:r>
      <w:r w:rsidR="00254CE1">
        <w:rPr>
          <w:color w:val="000000" w:themeColor="text1"/>
          <w:lang w:val="es-ES"/>
        </w:rPr>
        <w:t xml:space="preserve"> al llegar a</w:t>
      </w:r>
      <w:r w:rsidR="005340B3">
        <w:rPr>
          <w:color w:val="000000" w:themeColor="text1"/>
          <w:lang w:val="es-ES"/>
        </w:rPr>
        <w:t>l</w:t>
      </w:r>
      <w:r w:rsidR="00254CE1">
        <w:rPr>
          <w:color w:val="000000" w:themeColor="text1"/>
          <w:lang w:val="es-ES"/>
        </w:rPr>
        <w:t xml:space="preserve"> </w:t>
      </w:r>
      <w:r w:rsidR="005340B3">
        <w:rPr>
          <w:color w:val="000000" w:themeColor="text1"/>
          <w:lang w:val="es-ES"/>
        </w:rPr>
        <w:t>término</w:t>
      </w:r>
      <w:r w:rsidR="00981A73">
        <w:rPr>
          <w:color w:val="000000" w:themeColor="text1"/>
          <w:lang w:val="es-ES"/>
        </w:rPr>
        <w:t xml:space="preserve"> de este año te </w:t>
      </w:r>
      <w:r w:rsidR="005340B3">
        <w:rPr>
          <w:color w:val="000000" w:themeColor="text1"/>
          <w:lang w:val="es-ES"/>
        </w:rPr>
        <w:t>sorprenderás</w:t>
      </w:r>
      <w:r w:rsidR="00981A73">
        <w:rPr>
          <w:color w:val="000000" w:themeColor="text1"/>
          <w:lang w:val="es-ES"/>
        </w:rPr>
        <w:t xml:space="preserve"> al revisar tu corazón.</w:t>
      </w:r>
    </w:p>
    <w:p w14:paraId="301347D5" w14:textId="7D42AA62" w:rsidR="00981A73" w:rsidRDefault="00981A73" w:rsidP="00EA1FDF">
      <w:pPr>
        <w:tabs>
          <w:tab w:val="left" w:pos="2939"/>
        </w:tabs>
        <w:rPr>
          <w:color w:val="000000" w:themeColor="text1"/>
          <w:lang w:val="es-ES"/>
        </w:rPr>
      </w:pPr>
      <w:r>
        <w:rPr>
          <w:color w:val="000000" w:themeColor="text1"/>
          <w:lang w:val="es-ES"/>
        </w:rPr>
        <w:t>Mi hermano somos nosotros los que estamos llamados a mostrar amor</w:t>
      </w:r>
      <w:r w:rsidR="001175CA">
        <w:rPr>
          <w:color w:val="000000" w:themeColor="text1"/>
          <w:lang w:val="es-ES"/>
        </w:rPr>
        <w:t xml:space="preserve"> y a enseñarle al mundo que es el amor.</w:t>
      </w:r>
    </w:p>
    <w:p w14:paraId="7586CF2B" w14:textId="40F3439B" w:rsidR="00BF5EC7" w:rsidRDefault="00BF5EC7" w:rsidP="00EA1FDF">
      <w:pPr>
        <w:tabs>
          <w:tab w:val="left" w:pos="2939"/>
        </w:tabs>
        <w:rPr>
          <w:color w:val="000000" w:themeColor="text1"/>
          <w:lang w:val="es-ES"/>
        </w:rPr>
      </w:pPr>
      <w:r>
        <w:rPr>
          <w:color w:val="000000" w:themeColor="text1"/>
          <w:lang w:val="es-ES"/>
        </w:rPr>
        <w:t xml:space="preserve">Bendiciones. </w:t>
      </w:r>
    </w:p>
    <w:bookmarkEnd w:id="92"/>
    <w:p w14:paraId="1B76A5BB" w14:textId="77777777" w:rsidR="00AD539B" w:rsidRPr="00EA1FDF" w:rsidRDefault="00AD539B" w:rsidP="00EA1FDF">
      <w:pPr>
        <w:tabs>
          <w:tab w:val="left" w:pos="2939"/>
        </w:tabs>
        <w:rPr>
          <w:color w:val="000000" w:themeColor="text1"/>
          <w:lang w:val="es-ES"/>
        </w:rPr>
      </w:pPr>
    </w:p>
    <w:p w14:paraId="0583A681" w14:textId="77777777" w:rsidR="00EA1FDF" w:rsidRDefault="00EA1FDF" w:rsidP="00EE2529">
      <w:pPr>
        <w:tabs>
          <w:tab w:val="left" w:pos="2939"/>
        </w:tabs>
        <w:rPr>
          <w:color w:val="000000" w:themeColor="text1"/>
        </w:rPr>
      </w:pPr>
    </w:p>
    <w:p w14:paraId="045E86E9" w14:textId="77777777" w:rsidR="005951D2" w:rsidRPr="005951D2" w:rsidRDefault="00EE2529" w:rsidP="005951D2">
      <w:pPr>
        <w:tabs>
          <w:tab w:val="left" w:pos="2939"/>
        </w:tabs>
        <w:rPr>
          <w:i/>
          <w:iCs/>
          <w:color w:val="0070C0"/>
        </w:rPr>
      </w:pPr>
      <w:bookmarkStart w:id="93" w:name="OLE_LINK92"/>
      <w:r w:rsidRPr="005951D2">
        <w:rPr>
          <w:b/>
          <w:bCs/>
          <w:color w:val="000000" w:themeColor="text1"/>
        </w:rPr>
        <w:t>1 Juan 3</w:t>
      </w:r>
      <w:r w:rsidR="005951D2" w:rsidRPr="005951D2">
        <w:rPr>
          <w:b/>
          <w:bCs/>
          <w:color w:val="000000" w:themeColor="text1"/>
        </w:rPr>
        <w:t>:1-10 NTV</w:t>
      </w:r>
      <w:r w:rsidR="005951D2">
        <w:rPr>
          <w:color w:val="000000" w:themeColor="text1"/>
        </w:rPr>
        <w:t xml:space="preserve">. </w:t>
      </w:r>
      <w:r w:rsidR="005951D2" w:rsidRPr="005951D2">
        <w:rPr>
          <w:i/>
          <w:iCs/>
          <w:color w:val="0070C0"/>
          <w:vertAlign w:val="superscript"/>
          <w:lang w:val="es-ES"/>
        </w:rPr>
        <w:t>1 </w:t>
      </w:r>
      <w:r w:rsidR="005951D2" w:rsidRPr="005951D2">
        <w:rPr>
          <w:i/>
          <w:iCs/>
          <w:color w:val="0070C0"/>
          <w:lang w:val="es-ES"/>
        </w:rPr>
        <w:t xml:space="preserve">Miren con cuánto amor nos ama nuestro Padre que nos llama sus hijos, ¡y eso es lo que somos! Pero la gente de este mundo no reconoce que somos hijos de Dios, porque no lo conocen a él. </w:t>
      </w:r>
      <w:r w:rsidR="005951D2" w:rsidRPr="005951D2">
        <w:rPr>
          <w:i/>
          <w:iCs/>
          <w:color w:val="0070C0"/>
          <w:vertAlign w:val="superscript"/>
          <w:lang w:val="es-ES"/>
        </w:rPr>
        <w:t>2 </w:t>
      </w:r>
      <w:r w:rsidR="005951D2" w:rsidRPr="005951D2">
        <w:rPr>
          <w:i/>
          <w:iCs/>
          <w:color w:val="0070C0"/>
          <w:lang w:val="es-ES"/>
        </w:rPr>
        <w:t xml:space="preserve">Queridos amigos, ya somos hijos de Dios, pero él todavía no nos ha mostrado lo que seremos cuando Cristo venga; pero sí sabemos que seremos como él, porque lo veremos tal como él es. </w:t>
      </w:r>
      <w:r w:rsidR="005951D2" w:rsidRPr="005951D2">
        <w:rPr>
          <w:i/>
          <w:iCs/>
          <w:color w:val="0070C0"/>
          <w:vertAlign w:val="superscript"/>
          <w:lang w:val="es-ES"/>
        </w:rPr>
        <w:t>3 </w:t>
      </w:r>
      <w:r w:rsidR="005951D2" w:rsidRPr="005951D2">
        <w:rPr>
          <w:i/>
          <w:iCs/>
          <w:color w:val="0070C0"/>
          <w:lang w:val="es-ES"/>
        </w:rPr>
        <w:t xml:space="preserve">Y todos los que tienen esta gran expectativa se mantendrán puros, así como él es puro. </w:t>
      </w:r>
    </w:p>
    <w:p w14:paraId="396A453A" w14:textId="77777777" w:rsidR="005951D2" w:rsidRPr="005951D2" w:rsidRDefault="005951D2" w:rsidP="005951D2">
      <w:pPr>
        <w:tabs>
          <w:tab w:val="left" w:pos="2939"/>
        </w:tabs>
        <w:rPr>
          <w:i/>
          <w:iCs/>
          <w:color w:val="0070C0"/>
        </w:rPr>
      </w:pPr>
      <w:r w:rsidRPr="005951D2">
        <w:rPr>
          <w:i/>
          <w:iCs/>
          <w:color w:val="0070C0"/>
          <w:vertAlign w:val="superscript"/>
          <w:lang w:val="es-ES"/>
        </w:rPr>
        <w:t>4 </w:t>
      </w:r>
      <w:r w:rsidRPr="005951D2">
        <w:rPr>
          <w:i/>
          <w:iCs/>
          <w:color w:val="0070C0"/>
          <w:lang w:val="es-ES"/>
        </w:rPr>
        <w:t xml:space="preserve">Todo el que peca viola la ley de Dios, porque todo pecado va en contra de la ley de Dios; </w:t>
      </w:r>
      <w:r w:rsidRPr="005951D2">
        <w:rPr>
          <w:i/>
          <w:iCs/>
          <w:color w:val="0070C0"/>
          <w:vertAlign w:val="superscript"/>
          <w:lang w:val="es-ES"/>
        </w:rPr>
        <w:t>5 </w:t>
      </w:r>
      <w:r w:rsidRPr="005951D2">
        <w:rPr>
          <w:i/>
          <w:iCs/>
          <w:color w:val="0070C0"/>
          <w:lang w:val="es-ES"/>
        </w:rPr>
        <w:t xml:space="preserve">y ustedes saben que Jesús vino para quitar nuestros pecados, y en él no hay pecado. </w:t>
      </w:r>
      <w:r w:rsidRPr="005951D2">
        <w:rPr>
          <w:i/>
          <w:iCs/>
          <w:color w:val="0070C0"/>
          <w:vertAlign w:val="superscript"/>
          <w:lang w:val="es-ES"/>
        </w:rPr>
        <w:t>6 </w:t>
      </w:r>
      <w:r w:rsidRPr="005951D2">
        <w:rPr>
          <w:i/>
          <w:iCs/>
          <w:color w:val="0070C0"/>
          <w:lang w:val="es-ES"/>
        </w:rPr>
        <w:t xml:space="preserve">Todo el que siga viviendo en él no pecará; pero todo el que sigue pecando no lo conoce ni entiende quién es él. </w:t>
      </w:r>
    </w:p>
    <w:p w14:paraId="23AA83E7" w14:textId="33DBC75D" w:rsidR="00EE2529" w:rsidRDefault="005951D2" w:rsidP="00EE2529">
      <w:pPr>
        <w:tabs>
          <w:tab w:val="left" w:pos="2939"/>
        </w:tabs>
        <w:rPr>
          <w:color w:val="000000" w:themeColor="text1"/>
          <w:lang w:val="es-ES"/>
        </w:rPr>
      </w:pPr>
      <w:r w:rsidRPr="005951D2">
        <w:rPr>
          <w:i/>
          <w:iCs/>
          <w:color w:val="0070C0"/>
          <w:vertAlign w:val="superscript"/>
          <w:lang w:val="es-ES"/>
        </w:rPr>
        <w:t>7 </w:t>
      </w:r>
      <w:r w:rsidRPr="005951D2">
        <w:rPr>
          <w:i/>
          <w:iCs/>
          <w:color w:val="0070C0"/>
          <w:lang w:val="es-ES"/>
        </w:rPr>
        <w:t xml:space="preserve">Queridos hijos, no dejen que nadie los engañe acerca de lo siguiente: cuando una persona hace lo correcto, demuestra que es justa, así como Cristo es justo. </w:t>
      </w:r>
      <w:r w:rsidRPr="005951D2">
        <w:rPr>
          <w:i/>
          <w:iCs/>
          <w:color w:val="0070C0"/>
          <w:vertAlign w:val="superscript"/>
          <w:lang w:val="es-ES"/>
        </w:rPr>
        <w:t>8 </w:t>
      </w:r>
      <w:r w:rsidRPr="005951D2">
        <w:rPr>
          <w:i/>
          <w:iCs/>
          <w:color w:val="0070C0"/>
          <w:lang w:val="es-ES"/>
        </w:rPr>
        <w:t xml:space="preserve">Sin embargo, cuando alguien sigue pecando, demuestra que pertenece al diablo, el cual peca desde el principio; pero el Hijo de Dios vino para destruir las obras del diablo. </w:t>
      </w:r>
      <w:r w:rsidRPr="005951D2">
        <w:rPr>
          <w:i/>
          <w:iCs/>
          <w:color w:val="0070C0"/>
          <w:vertAlign w:val="superscript"/>
          <w:lang w:val="es-ES"/>
        </w:rPr>
        <w:t>9 </w:t>
      </w:r>
      <w:r w:rsidRPr="005951D2">
        <w:rPr>
          <w:i/>
          <w:iCs/>
          <w:color w:val="0070C0"/>
          <w:lang w:val="es-ES"/>
        </w:rPr>
        <w:t xml:space="preserve">Los que han nacido en la familia de Dios no se caracterizan por practicar el pecado, porque la vida de Dios está en ellos. Así que no pueden seguir pecando, porque son hijos de Dios. </w:t>
      </w:r>
      <w:r w:rsidRPr="005951D2">
        <w:rPr>
          <w:i/>
          <w:iCs/>
          <w:color w:val="0070C0"/>
          <w:vertAlign w:val="superscript"/>
          <w:lang w:val="es-ES"/>
        </w:rPr>
        <w:t>10 </w:t>
      </w:r>
      <w:r w:rsidRPr="005951D2">
        <w:rPr>
          <w:i/>
          <w:iCs/>
          <w:color w:val="0070C0"/>
          <w:lang w:val="es-ES"/>
        </w:rPr>
        <w:t>Por lo tanto, podemos identificar quiénes son hijos de Dios y quiénes son hijos del diablo. Todo el que no se conduce con rectitud y no ama a los creyentes no pertenece a Dios</w:t>
      </w:r>
      <w:r>
        <w:rPr>
          <w:color w:val="000000" w:themeColor="text1"/>
          <w:lang w:val="es-ES"/>
        </w:rPr>
        <w:t>.</w:t>
      </w:r>
    </w:p>
    <w:p w14:paraId="60D1088E" w14:textId="77777777" w:rsidR="005951D2" w:rsidRDefault="005951D2" w:rsidP="00EE2529">
      <w:pPr>
        <w:tabs>
          <w:tab w:val="left" w:pos="2939"/>
        </w:tabs>
        <w:rPr>
          <w:color w:val="000000" w:themeColor="text1"/>
          <w:lang w:val="es-ES"/>
        </w:rPr>
      </w:pPr>
    </w:p>
    <w:p w14:paraId="56482E14" w14:textId="7E23721A" w:rsidR="005951D2" w:rsidRDefault="005951D2" w:rsidP="00EE2529">
      <w:pPr>
        <w:tabs>
          <w:tab w:val="left" w:pos="2939"/>
        </w:tabs>
        <w:rPr>
          <w:color w:val="000000" w:themeColor="text1"/>
          <w:lang w:val="es-ES"/>
        </w:rPr>
      </w:pPr>
      <w:r>
        <w:rPr>
          <w:color w:val="000000" w:themeColor="text1"/>
          <w:lang w:val="es-ES"/>
        </w:rPr>
        <w:t xml:space="preserve">Sin dudas </w:t>
      </w:r>
      <w:r w:rsidR="00E647BC">
        <w:rPr>
          <w:color w:val="000000" w:themeColor="text1"/>
          <w:lang w:val="es-ES"/>
        </w:rPr>
        <w:t>la palabra de nuestro Dios es un manantial inagotable</w:t>
      </w:r>
      <w:r w:rsidR="006E139F">
        <w:rPr>
          <w:color w:val="000000" w:themeColor="text1"/>
          <w:lang w:val="es-ES"/>
        </w:rPr>
        <w:t xml:space="preserve">, </w:t>
      </w:r>
      <w:r w:rsidR="00444C3B">
        <w:rPr>
          <w:color w:val="000000" w:themeColor="text1"/>
          <w:lang w:val="es-ES"/>
        </w:rPr>
        <w:t>a la misma vez</w:t>
      </w:r>
      <w:r w:rsidR="00FC23FE">
        <w:rPr>
          <w:color w:val="000000" w:themeColor="text1"/>
          <w:lang w:val="es-ES"/>
        </w:rPr>
        <w:t xml:space="preserve"> sus palabras son</w:t>
      </w:r>
      <w:r w:rsidR="006E139F">
        <w:rPr>
          <w:color w:val="000000" w:themeColor="text1"/>
          <w:lang w:val="es-ES"/>
        </w:rPr>
        <w:t xml:space="preserve"> dulce</w:t>
      </w:r>
      <w:r w:rsidR="00FC23FE">
        <w:rPr>
          <w:color w:val="000000" w:themeColor="text1"/>
          <w:lang w:val="es-ES"/>
        </w:rPr>
        <w:t xml:space="preserve">s </w:t>
      </w:r>
      <w:r w:rsidR="006E139F">
        <w:rPr>
          <w:color w:val="000000" w:themeColor="text1"/>
          <w:lang w:val="es-ES"/>
        </w:rPr>
        <w:t xml:space="preserve">y saludables a nuestras vidas. </w:t>
      </w:r>
    </w:p>
    <w:p w14:paraId="5F602837" w14:textId="41530D97" w:rsidR="006E139F" w:rsidRDefault="00B9071D" w:rsidP="00EE2529">
      <w:pPr>
        <w:tabs>
          <w:tab w:val="left" w:pos="2939"/>
        </w:tabs>
        <w:rPr>
          <w:color w:val="000000" w:themeColor="text1"/>
          <w:lang w:val="es-ES"/>
        </w:rPr>
      </w:pPr>
      <w:r w:rsidRPr="00FC23FE">
        <w:rPr>
          <w:color w:val="FF0000"/>
          <w:lang w:val="es-ES"/>
        </w:rPr>
        <w:t xml:space="preserve">¿Puedes detenerte en tu correr de la vida y contemplar cuan grande es el amor de Dios? </w:t>
      </w:r>
      <w:r>
        <w:rPr>
          <w:color w:val="000000" w:themeColor="text1"/>
          <w:lang w:val="es-ES"/>
        </w:rPr>
        <w:t>En ocasiones solo pensamos en lo grande del amor de Dios cuando cantamos ese coro que dice: “</w:t>
      </w:r>
      <w:r w:rsidRPr="00D81E49">
        <w:rPr>
          <w:i/>
          <w:iCs/>
          <w:color w:val="000000" w:themeColor="text1"/>
          <w:lang w:val="es-ES"/>
        </w:rPr>
        <w:t xml:space="preserve">Cuan grande es el amor de Dios, es tan alto que no puedo ir arriba de </w:t>
      </w:r>
      <w:r w:rsidR="00D81E49" w:rsidRPr="00D81E49">
        <w:rPr>
          <w:i/>
          <w:iCs/>
          <w:color w:val="000000" w:themeColor="text1"/>
          <w:lang w:val="es-ES"/>
        </w:rPr>
        <w:t>Él</w:t>
      </w:r>
      <w:r w:rsidRPr="00D81E49">
        <w:rPr>
          <w:i/>
          <w:iCs/>
          <w:color w:val="000000" w:themeColor="text1"/>
          <w:lang w:val="es-ES"/>
        </w:rPr>
        <w:t>, tan bajo que no puedo salirme de El…</w:t>
      </w:r>
      <w:r>
        <w:rPr>
          <w:color w:val="000000" w:themeColor="text1"/>
          <w:lang w:val="es-ES"/>
        </w:rPr>
        <w:t xml:space="preserve">”, pero detengamos y miremos hacia atrás, nos sorprenderemos </w:t>
      </w:r>
      <w:r w:rsidR="00DB7BD3">
        <w:rPr>
          <w:color w:val="000000" w:themeColor="text1"/>
          <w:lang w:val="es-ES"/>
        </w:rPr>
        <w:t>d</w:t>
      </w:r>
      <w:r>
        <w:rPr>
          <w:color w:val="000000" w:themeColor="text1"/>
          <w:lang w:val="es-ES"/>
        </w:rPr>
        <w:t>e las maravillas que Dios ha hecho en nosotros y con nos</w:t>
      </w:r>
      <w:r w:rsidR="00A32223">
        <w:rPr>
          <w:color w:val="000000" w:themeColor="text1"/>
          <w:lang w:val="es-ES"/>
        </w:rPr>
        <w:t xml:space="preserve">otros, mi hermano Dios te ama y mucho, </w:t>
      </w:r>
      <w:r w:rsidR="00DB7BD3">
        <w:rPr>
          <w:color w:val="000000" w:themeColor="text1"/>
          <w:lang w:val="es-ES"/>
        </w:rPr>
        <w:t>Él</w:t>
      </w:r>
      <w:r w:rsidR="00A32223">
        <w:rPr>
          <w:color w:val="000000" w:themeColor="text1"/>
          <w:lang w:val="es-ES"/>
        </w:rPr>
        <w:t xml:space="preserve"> te cuida, </w:t>
      </w:r>
      <w:r w:rsidR="00DB7BD3">
        <w:rPr>
          <w:color w:val="000000" w:themeColor="text1"/>
          <w:lang w:val="es-ES"/>
        </w:rPr>
        <w:t>Él</w:t>
      </w:r>
      <w:r w:rsidR="00A32223">
        <w:rPr>
          <w:color w:val="000000" w:themeColor="text1"/>
          <w:lang w:val="es-ES"/>
        </w:rPr>
        <w:t xml:space="preserve"> te bendice, </w:t>
      </w:r>
      <w:r w:rsidR="00DB7BD3">
        <w:rPr>
          <w:color w:val="000000" w:themeColor="text1"/>
          <w:lang w:val="es-ES"/>
        </w:rPr>
        <w:t>É</w:t>
      </w:r>
      <w:r w:rsidR="00A32223">
        <w:rPr>
          <w:color w:val="000000" w:themeColor="text1"/>
          <w:lang w:val="es-ES"/>
        </w:rPr>
        <w:t>l continuar</w:t>
      </w:r>
      <w:r w:rsidR="00DB7BD3">
        <w:rPr>
          <w:color w:val="000000" w:themeColor="text1"/>
          <w:lang w:val="es-ES"/>
        </w:rPr>
        <w:t>á</w:t>
      </w:r>
      <w:r w:rsidR="00A32223">
        <w:rPr>
          <w:color w:val="000000" w:themeColor="text1"/>
          <w:lang w:val="es-ES"/>
        </w:rPr>
        <w:t xml:space="preserve"> amándote. </w:t>
      </w:r>
    </w:p>
    <w:p w14:paraId="7A08B335" w14:textId="77777777" w:rsidR="007932C6" w:rsidRDefault="00630817" w:rsidP="00EE2529">
      <w:pPr>
        <w:tabs>
          <w:tab w:val="left" w:pos="2939"/>
        </w:tabs>
        <w:rPr>
          <w:color w:val="000000" w:themeColor="text1"/>
          <w:lang w:val="es-ES"/>
        </w:rPr>
      </w:pPr>
      <w:r>
        <w:rPr>
          <w:color w:val="000000" w:themeColor="text1"/>
          <w:lang w:val="es-ES"/>
        </w:rPr>
        <w:t xml:space="preserve">Mis hermanos por el amor que Dios nos tiene, alejémonos del pecado, </w:t>
      </w:r>
      <w:r w:rsidR="00DB7BD3">
        <w:rPr>
          <w:color w:val="000000" w:themeColor="text1"/>
          <w:lang w:val="es-ES"/>
        </w:rPr>
        <w:t>huyamos</w:t>
      </w:r>
      <w:r>
        <w:rPr>
          <w:color w:val="000000" w:themeColor="text1"/>
          <w:lang w:val="es-ES"/>
        </w:rPr>
        <w:t xml:space="preserve"> del pecado, esa es una epidemia que nos hace daño y nos afecta, </w:t>
      </w:r>
      <w:r w:rsidR="00DB7BD3">
        <w:rPr>
          <w:color w:val="000000" w:themeColor="text1"/>
          <w:lang w:val="es-ES"/>
        </w:rPr>
        <w:t>también</w:t>
      </w:r>
      <w:r>
        <w:rPr>
          <w:color w:val="000000" w:themeColor="text1"/>
          <w:lang w:val="es-ES"/>
        </w:rPr>
        <w:t xml:space="preserve"> es contagiosa, </w:t>
      </w:r>
      <w:r w:rsidR="00A02B81">
        <w:rPr>
          <w:color w:val="000000" w:themeColor="text1"/>
          <w:lang w:val="es-ES"/>
        </w:rPr>
        <w:t xml:space="preserve">pero tenemos </w:t>
      </w:r>
      <w:r w:rsidR="00DB7BD3">
        <w:rPr>
          <w:color w:val="000000" w:themeColor="text1"/>
          <w:lang w:val="es-ES"/>
        </w:rPr>
        <w:t>a Jesús</w:t>
      </w:r>
      <w:r w:rsidR="00A02B81">
        <w:rPr>
          <w:color w:val="000000" w:themeColor="text1"/>
          <w:lang w:val="es-ES"/>
        </w:rPr>
        <w:t xml:space="preserve"> quien con su sangre nos limpia y nos santifica, aléjate de lo que te hace pecar y busca fuerzas en </w:t>
      </w:r>
      <w:r w:rsidR="00106B02">
        <w:rPr>
          <w:color w:val="000000" w:themeColor="text1"/>
          <w:lang w:val="es-ES"/>
        </w:rPr>
        <w:t xml:space="preserve">Dios, </w:t>
      </w:r>
      <w:r w:rsidR="00DB7BD3">
        <w:rPr>
          <w:color w:val="000000" w:themeColor="text1"/>
          <w:lang w:val="es-ES"/>
        </w:rPr>
        <w:t>Él</w:t>
      </w:r>
      <w:r w:rsidR="00106B02">
        <w:rPr>
          <w:color w:val="000000" w:themeColor="text1"/>
          <w:lang w:val="es-ES"/>
        </w:rPr>
        <w:t xml:space="preserve"> nos ha dado su </w:t>
      </w:r>
      <w:r w:rsidR="00DB7BD3">
        <w:rPr>
          <w:color w:val="000000" w:themeColor="text1"/>
          <w:lang w:val="es-ES"/>
        </w:rPr>
        <w:t>Espíritu</w:t>
      </w:r>
      <w:r w:rsidR="00106B02">
        <w:rPr>
          <w:color w:val="000000" w:themeColor="text1"/>
          <w:lang w:val="es-ES"/>
        </w:rPr>
        <w:t xml:space="preserve"> Santo para </w:t>
      </w:r>
      <w:r w:rsidR="00DB7BD3">
        <w:rPr>
          <w:color w:val="000000" w:themeColor="text1"/>
          <w:lang w:val="es-ES"/>
        </w:rPr>
        <w:t>fortalecernos</w:t>
      </w:r>
      <w:r w:rsidR="00106B02">
        <w:rPr>
          <w:color w:val="000000" w:themeColor="text1"/>
          <w:lang w:val="es-ES"/>
        </w:rPr>
        <w:t xml:space="preserve"> y vivir mostrando el amor de Dios al mundo</w:t>
      </w:r>
      <w:r w:rsidR="007932C6">
        <w:rPr>
          <w:color w:val="000000" w:themeColor="text1"/>
          <w:lang w:val="es-ES"/>
        </w:rPr>
        <w:t>.</w:t>
      </w:r>
    </w:p>
    <w:p w14:paraId="5BBBE795" w14:textId="540EB99F" w:rsidR="00A32223" w:rsidRDefault="007932C6" w:rsidP="00EE2529">
      <w:pPr>
        <w:tabs>
          <w:tab w:val="left" w:pos="2939"/>
        </w:tabs>
        <w:rPr>
          <w:color w:val="000000" w:themeColor="text1"/>
          <w:lang w:val="es-ES"/>
        </w:rPr>
      </w:pPr>
      <w:r>
        <w:rPr>
          <w:color w:val="000000" w:themeColor="text1"/>
          <w:lang w:val="es-ES"/>
        </w:rPr>
        <w:t>S</w:t>
      </w:r>
      <w:r w:rsidR="00106B02">
        <w:rPr>
          <w:color w:val="000000" w:themeColor="text1"/>
          <w:lang w:val="es-ES"/>
        </w:rPr>
        <w:t xml:space="preserve">e </w:t>
      </w:r>
      <w:r w:rsidR="00DB7BD3">
        <w:rPr>
          <w:color w:val="000000" w:themeColor="text1"/>
          <w:lang w:val="es-ES"/>
        </w:rPr>
        <w:t>llenó</w:t>
      </w:r>
      <w:r w:rsidR="00106B02">
        <w:rPr>
          <w:color w:val="000000" w:themeColor="text1"/>
          <w:lang w:val="es-ES"/>
        </w:rPr>
        <w:t xml:space="preserve"> del </w:t>
      </w:r>
      <w:r w:rsidR="00DB7BD3">
        <w:rPr>
          <w:color w:val="000000" w:themeColor="text1"/>
          <w:lang w:val="es-ES"/>
        </w:rPr>
        <w:t>Espíritu</w:t>
      </w:r>
      <w:r w:rsidR="00106B02">
        <w:rPr>
          <w:color w:val="000000" w:themeColor="text1"/>
          <w:lang w:val="es-ES"/>
        </w:rPr>
        <w:t xml:space="preserve"> Santo</w:t>
      </w:r>
      <w:r w:rsidR="00DB7BD3">
        <w:rPr>
          <w:color w:val="000000" w:themeColor="text1"/>
          <w:lang w:val="es-ES"/>
        </w:rPr>
        <w:t xml:space="preserve"> y del amor de Dios. </w:t>
      </w:r>
    </w:p>
    <w:p w14:paraId="7F186CDE" w14:textId="44A811FA" w:rsidR="00444C3B" w:rsidRDefault="00444C3B" w:rsidP="00EE2529">
      <w:pPr>
        <w:tabs>
          <w:tab w:val="left" w:pos="2939"/>
        </w:tabs>
        <w:rPr>
          <w:color w:val="000000" w:themeColor="text1"/>
          <w:lang w:val="es-ES"/>
        </w:rPr>
      </w:pPr>
      <w:r>
        <w:rPr>
          <w:color w:val="000000" w:themeColor="text1"/>
          <w:lang w:val="es-ES"/>
        </w:rPr>
        <w:t xml:space="preserve">Bendiciones. </w:t>
      </w:r>
      <w:bookmarkEnd w:id="93"/>
    </w:p>
    <w:p w14:paraId="54A26456" w14:textId="77777777" w:rsidR="006A6B9E" w:rsidRDefault="006A6B9E" w:rsidP="00EE2529">
      <w:pPr>
        <w:tabs>
          <w:tab w:val="left" w:pos="2939"/>
        </w:tabs>
        <w:rPr>
          <w:color w:val="000000" w:themeColor="text1"/>
          <w:lang w:val="es-ES"/>
        </w:rPr>
      </w:pPr>
    </w:p>
    <w:p w14:paraId="3CA33812" w14:textId="0D2989BE" w:rsidR="006A6B9E" w:rsidRDefault="00AE72A7" w:rsidP="00EE2529">
      <w:pPr>
        <w:tabs>
          <w:tab w:val="left" w:pos="2939"/>
        </w:tabs>
        <w:rPr>
          <w:color w:val="000000" w:themeColor="text1"/>
          <w:lang w:val="es-ES"/>
        </w:rPr>
      </w:pPr>
      <w:bookmarkStart w:id="94" w:name="OLE_LINK94"/>
      <w:r w:rsidRPr="00973EF9">
        <w:rPr>
          <w:b/>
          <w:bCs/>
          <w:color w:val="000000" w:themeColor="text1"/>
        </w:rPr>
        <w:t>Mateo 13:16-17 NTV</w:t>
      </w:r>
      <w:r>
        <w:rPr>
          <w:color w:val="000000" w:themeColor="text1"/>
        </w:rPr>
        <w:t xml:space="preserve">. </w:t>
      </w:r>
      <w:r w:rsidRPr="00973EF9">
        <w:rPr>
          <w:i/>
          <w:iCs/>
          <w:color w:val="0070C0"/>
          <w:vertAlign w:val="superscript"/>
          <w:lang w:val="es-ES"/>
        </w:rPr>
        <w:t>16 </w:t>
      </w:r>
      <w:r w:rsidRPr="00973EF9">
        <w:rPr>
          <w:i/>
          <w:iCs/>
          <w:color w:val="0070C0"/>
          <w:lang w:val="es-ES"/>
        </w:rPr>
        <w:t xml:space="preserve">»Pero benditos son los ojos de ustedes, porque ven; y sus oídos, porque oyen. </w:t>
      </w:r>
      <w:r w:rsidRPr="00973EF9">
        <w:rPr>
          <w:i/>
          <w:iCs/>
          <w:color w:val="0070C0"/>
          <w:vertAlign w:val="superscript"/>
          <w:lang w:val="es-ES"/>
        </w:rPr>
        <w:t>17 </w:t>
      </w:r>
      <w:r w:rsidRPr="00973EF9">
        <w:rPr>
          <w:i/>
          <w:iCs/>
          <w:color w:val="0070C0"/>
          <w:lang w:val="es-ES"/>
        </w:rPr>
        <w:t>Les digo la verdad, muchos profetas y muchas personas justas anhelaron ver lo que ustedes ven, pero no lo vieron; y anhelaron oír lo que ustedes oyen, pero no lo oyeron</w:t>
      </w:r>
      <w:r w:rsidR="00973EF9">
        <w:rPr>
          <w:color w:val="000000" w:themeColor="text1"/>
          <w:lang w:val="es-ES"/>
        </w:rPr>
        <w:t>.</w:t>
      </w:r>
    </w:p>
    <w:p w14:paraId="78FD3883" w14:textId="77777777" w:rsidR="00EC4454" w:rsidRDefault="00EC4454" w:rsidP="00EE2529">
      <w:pPr>
        <w:tabs>
          <w:tab w:val="left" w:pos="2939"/>
        </w:tabs>
        <w:rPr>
          <w:color w:val="000000" w:themeColor="text1"/>
          <w:lang w:val="es-ES"/>
        </w:rPr>
      </w:pPr>
    </w:p>
    <w:p w14:paraId="05B8E212" w14:textId="7DC4AC8F" w:rsidR="00EC4454" w:rsidRDefault="00EC4454" w:rsidP="00EE2529">
      <w:pPr>
        <w:tabs>
          <w:tab w:val="left" w:pos="2939"/>
        </w:tabs>
        <w:rPr>
          <w:color w:val="000000" w:themeColor="text1"/>
          <w:lang w:val="es-ES"/>
        </w:rPr>
      </w:pPr>
      <w:r>
        <w:rPr>
          <w:color w:val="000000" w:themeColor="text1"/>
          <w:lang w:val="es-ES"/>
        </w:rPr>
        <w:t>Cuando leo est</w:t>
      </w:r>
      <w:r w:rsidR="009A7DAD">
        <w:rPr>
          <w:color w:val="000000" w:themeColor="text1"/>
          <w:lang w:val="es-ES"/>
        </w:rPr>
        <w:t>e texto me viene a la mente cuan privilegiados somos de haber nacidos en un lugar del mundo donde</w:t>
      </w:r>
      <w:r w:rsidR="003A3EC2">
        <w:rPr>
          <w:color w:val="000000" w:themeColor="text1"/>
          <w:lang w:val="es-ES"/>
        </w:rPr>
        <w:t xml:space="preserve">, al nacer ya se conocía a Jesús, ya el mensaje de salvación estaba presente y a nuestro alcance. </w:t>
      </w:r>
    </w:p>
    <w:p w14:paraId="060E6319" w14:textId="6F709D0C" w:rsidR="004B3565" w:rsidRPr="00067CA2" w:rsidRDefault="007706BF" w:rsidP="00EE2529">
      <w:pPr>
        <w:tabs>
          <w:tab w:val="left" w:pos="2939"/>
        </w:tabs>
        <w:rPr>
          <w:color w:val="FF0000"/>
          <w:lang w:val="es-ES"/>
        </w:rPr>
      </w:pPr>
      <w:r w:rsidRPr="00067CA2">
        <w:rPr>
          <w:color w:val="FF0000"/>
          <w:lang w:val="es-ES"/>
        </w:rPr>
        <w:t>¿</w:t>
      </w:r>
      <w:r w:rsidR="00E642C1" w:rsidRPr="00067CA2">
        <w:rPr>
          <w:color w:val="FF0000"/>
          <w:lang w:val="es-ES"/>
        </w:rPr>
        <w:t>Tú</w:t>
      </w:r>
      <w:r w:rsidR="004B3565" w:rsidRPr="00067CA2">
        <w:rPr>
          <w:color w:val="FF0000"/>
          <w:lang w:val="es-ES"/>
        </w:rPr>
        <w:t xml:space="preserve"> te imaginas si </w:t>
      </w:r>
      <w:r w:rsidR="00E642C1" w:rsidRPr="00067CA2">
        <w:rPr>
          <w:color w:val="FF0000"/>
          <w:lang w:val="es-ES"/>
        </w:rPr>
        <w:t>hubieses</w:t>
      </w:r>
      <w:r w:rsidR="004B3565" w:rsidRPr="00067CA2">
        <w:rPr>
          <w:color w:val="FF0000"/>
          <w:lang w:val="es-ES"/>
        </w:rPr>
        <w:t xml:space="preserve"> nacido en Palestina, o la India</w:t>
      </w:r>
      <w:r w:rsidRPr="00067CA2">
        <w:rPr>
          <w:color w:val="FF0000"/>
          <w:lang w:val="es-ES"/>
        </w:rPr>
        <w:t xml:space="preserve"> o el norte de </w:t>
      </w:r>
      <w:r w:rsidR="00E642C1" w:rsidRPr="00067CA2">
        <w:rPr>
          <w:color w:val="FF0000"/>
          <w:lang w:val="es-ES"/>
        </w:rPr>
        <w:t>África</w:t>
      </w:r>
      <w:r w:rsidRPr="00067CA2">
        <w:rPr>
          <w:color w:val="FF0000"/>
          <w:lang w:val="es-ES"/>
        </w:rPr>
        <w:t xml:space="preserve"> donde la religión predominante es el </w:t>
      </w:r>
      <w:r w:rsidR="00067CA2" w:rsidRPr="00067CA2">
        <w:rPr>
          <w:color w:val="FF0000"/>
          <w:lang w:val="es-ES"/>
        </w:rPr>
        <w:t>islam</w:t>
      </w:r>
      <w:r w:rsidRPr="00067CA2">
        <w:rPr>
          <w:color w:val="FF0000"/>
          <w:lang w:val="es-ES"/>
        </w:rPr>
        <w:t>?</w:t>
      </w:r>
    </w:p>
    <w:p w14:paraId="4D72389A" w14:textId="554B9652" w:rsidR="007706BF" w:rsidRDefault="00F93DDF" w:rsidP="00EE2529">
      <w:pPr>
        <w:tabs>
          <w:tab w:val="left" w:pos="2939"/>
        </w:tabs>
        <w:rPr>
          <w:color w:val="000000" w:themeColor="text1"/>
          <w:lang w:val="es-ES"/>
        </w:rPr>
      </w:pPr>
      <w:r>
        <w:rPr>
          <w:color w:val="000000" w:themeColor="text1"/>
          <w:lang w:val="es-ES"/>
        </w:rPr>
        <w:t xml:space="preserve">Al viajar a esas zonas del mundo y ver </w:t>
      </w:r>
      <w:r w:rsidR="00E642C1">
        <w:rPr>
          <w:color w:val="000000" w:themeColor="text1"/>
          <w:lang w:val="es-ES"/>
        </w:rPr>
        <w:t>los miles</w:t>
      </w:r>
      <w:r>
        <w:rPr>
          <w:color w:val="000000" w:themeColor="text1"/>
          <w:lang w:val="es-ES"/>
        </w:rPr>
        <w:t xml:space="preserve"> de personas sin Cristo y sin salvación, envueltos en una religión que les condena y </w:t>
      </w:r>
      <w:r w:rsidR="00E642C1">
        <w:rPr>
          <w:color w:val="000000" w:themeColor="text1"/>
          <w:lang w:val="es-ES"/>
        </w:rPr>
        <w:t>los</w:t>
      </w:r>
      <w:r>
        <w:rPr>
          <w:color w:val="000000" w:themeColor="text1"/>
          <w:lang w:val="es-ES"/>
        </w:rPr>
        <w:t xml:space="preserve"> lleva </w:t>
      </w:r>
      <w:r w:rsidR="00BF0EA3">
        <w:rPr>
          <w:color w:val="000000" w:themeColor="text1"/>
          <w:lang w:val="es-ES"/>
        </w:rPr>
        <w:t>lejos de Cristo, donde no podrán conocer a Jesús y ser salvo a menos que alguien les hable</w:t>
      </w:r>
      <w:r w:rsidR="009C2CCE">
        <w:rPr>
          <w:color w:val="000000" w:themeColor="text1"/>
          <w:lang w:val="es-ES"/>
        </w:rPr>
        <w:t xml:space="preserve">, pensar en esto me lleva a postrarme y darle gracias a Dios porque andamos en la verdad. </w:t>
      </w:r>
    </w:p>
    <w:p w14:paraId="5F0063E4" w14:textId="583A9E66" w:rsidR="009C2CCE" w:rsidRDefault="00932FA1" w:rsidP="00EE2529">
      <w:pPr>
        <w:tabs>
          <w:tab w:val="left" w:pos="2939"/>
        </w:tabs>
        <w:rPr>
          <w:color w:val="000000" w:themeColor="text1"/>
          <w:lang w:val="es-ES"/>
        </w:rPr>
      </w:pPr>
      <w:r>
        <w:rPr>
          <w:color w:val="000000" w:themeColor="text1"/>
        </w:rPr>
        <w:t>“</w:t>
      </w:r>
      <w:r w:rsidRPr="00973EF9">
        <w:rPr>
          <w:i/>
          <w:iCs/>
          <w:color w:val="0070C0"/>
          <w:lang w:val="es-ES"/>
        </w:rPr>
        <w:t>benditos son los ojos de ustedes, porque ven; y sus oídos, porque oyen</w:t>
      </w:r>
      <w:r>
        <w:rPr>
          <w:color w:val="000000" w:themeColor="text1"/>
          <w:lang w:val="es-ES"/>
        </w:rPr>
        <w:t xml:space="preserve">” somos benditos y </w:t>
      </w:r>
      <w:r w:rsidR="009D1C5F">
        <w:rPr>
          <w:color w:val="000000" w:themeColor="text1"/>
          <w:lang w:val="es-ES"/>
        </w:rPr>
        <w:t xml:space="preserve">muchos no se dan cuenta de esta gran bendición, Conociste a Jesús, has encontrado el camino a casa, has encontrado el camino al Padre, </w:t>
      </w:r>
      <w:r w:rsidR="00D43D90">
        <w:rPr>
          <w:color w:val="000000" w:themeColor="text1"/>
          <w:lang w:val="es-ES"/>
        </w:rPr>
        <w:t>este debe ser la mayor alegría en tu vida, estas en Dios, muchos millones desean caminar por ese camino pero no pueden porque no lo conocen, nadie se lo ha mostr</w:t>
      </w:r>
      <w:r w:rsidR="00F51928">
        <w:rPr>
          <w:color w:val="000000" w:themeColor="text1"/>
          <w:lang w:val="es-ES"/>
        </w:rPr>
        <w:t>ado.</w:t>
      </w:r>
    </w:p>
    <w:p w14:paraId="58A60482" w14:textId="756D997E" w:rsidR="00F51928" w:rsidRDefault="00F51928" w:rsidP="00EE2529">
      <w:pPr>
        <w:tabs>
          <w:tab w:val="left" w:pos="2939"/>
        </w:tabs>
        <w:rPr>
          <w:color w:val="000000" w:themeColor="text1"/>
          <w:lang w:val="es-ES"/>
        </w:rPr>
      </w:pPr>
      <w:r>
        <w:rPr>
          <w:color w:val="000000" w:themeColor="text1"/>
          <w:lang w:val="es-ES"/>
        </w:rPr>
        <w:t xml:space="preserve">Tomate un tiempo hoy y dale gracias a Dios, a Jesús, por esta gran bendición de </w:t>
      </w:r>
      <w:r w:rsidR="00E642C1">
        <w:rPr>
          <w:color w:val="000000" w:themeColor="text1"/>
          <w:lang w:val="es-ES"/>
        </w:rPr>
        <w:t xml:space="preserve">estar con Él, donde Él nos guía, cuida y nos tiene una eternidad preparada para nosotros sus hijos. </w:t>
      </w:r>
    </w:p>
    <w:p w14:paraId="0E80F691" w14:textId="0E89D2CF" w:rsidR="00E642C1" w:rsidRDefault="00E642C1" w:rsidP="00EE2529">
      <w:pPr>
        <w:tabs>
          <w:tab w:val="left" w:pos="2939"/>
        </w:tabs>
        <w:rPr>
          <w:color w:val="000000" w:themeColor="text1"/>
          <w:lang w:val="es-ES"/>
        </w:rPr>
      </w:pPr>
      <w:r>
        <w:rPr>
          <w:color w:val="000000" w:themeColor="text1"/>
          <w:lang w:val="es-ES"/>
        </w:rPr>
        <w:t xml:space="preserve">Bendiciones. </w:t>
      </w:r>
      <w:bookmarkEnd w:id="94"/>
    </w:p>
    <w:p w14:paraId="42892DD1" w14:textId="77777777" w:rsidR="00A13B0C" w:rsidRDefault="00A13B0C" w:rsidP="00EE2529">
      <w:pPr>
        <w:tabs>
          <w:tab w:val="left" w:pos="2939"/>
        </w:tabs>
        <w:rPr>
          <w:color w:val="000000" w:themeColor="text1"/>
          <w:lang w:val="es-ES"/>
        </w:rPr>
      </w:pPr>
    </w:p>
    <w:p w14:paraId="1F90AFD3" w14:textId="77777777" w:rsidR="00A13B0C" w:rsidRDefault="00A13B0C" w:rsidP="00EE2529">
      <w:pPr>
        <w:tabs>
          <w:tab w:val="left" w:pos="2939"/>
        </w:tabs>
        <w:rPr>
          <w:color w:val="000000" w:themeColor="text1"/>
          <w:lang w:val="es-ES"/>
        </w:rPr>
      </w:pPr>
    </w:p>
    <w:p w14:paraId="1601207B" w14:textId="3BDA841D" w:rsidR="00575FB1" w:rsidRPr="00575FB1" w:rsidRDefault="00A13B0C" w:rsidP="00575FB1">
      <w:pPr>
        <w:tabs>
          <w:tab w:val="left" w:pos="2939"/>
        </w:tabs>
        <w:rPr>
          <w:i/>
          <w:iCs/>
          <w:color w:val="0070C0"/>
        </w:rPr>
      </w:pPr>
      <w:bookmarkStart w:id="95" w:name="OLE_LINK95"/>
      <w:r w:rsidRPr="00575FB1">
        <w:rPr>
          <w:b/>
          <w:bCs/>
          <w:color w:val="000000" w:themeColor="text1"/>
          <w:lang w:val="es-ES"/>
        </w:rPr>
        <w:t>Mateo 8:</w:t>
      </w:r>
      <w:r w:rsidR="00575FB1" w:rsidRPr="00575FB1">
        <w:rPr>
          <w:b/>
          <w:bCs/>
          <w:color w:val="000000" w:themeColor="text1"/>
          <w:lang w:val="es-ES"/>
        </w:rPr>
        <w:t>5-11 NTV</w:t>
      </w:r>
      <w:r w:rsidR="00575FB1">
        <w:rPr>
          <w:color w:val="000000" w:themeColor="text1"/>
          <w:lang w:val="es-ES"/>
        </w:rPr>
        <w:t xml:space="preserve">. </w:t>
      </w:r>
      <w:r w:rsidR="00575FB1" w:rsidRPr="00575FB1">
        <w:rPr>
          <w:i/>
          <w:iCs/>
          <w:color w:val="0070C0"/>
          <w:vertAlign w:val="superscript"/>
          <w:lang w:val="es-ES"/>
        </w:rPr>
        <w:t>5 </w:t>
      </w:r>
      <w:r w:rsidR="00575FB1" w:rsidRPr="00575FB1">
        <w:rPr>
          <w:i/>
          <w:iCs/>
          <w:color w:val="0070C0"/>
          <w:lang w:val="es-ES"/>
        </w:rPr>
        <w:t xml:space="preserve">Cuando Jesús regresó a Capernaúm, un oficial romano se le acercó y le rogó: </w:t>
      </w:r>
      <w:r w:rsidR="00575FB1" w:rsidRPr="00575FB1">
        <w:rPr>
          <w:i/>
          <w:iCs/>
          <w:color w:val="0070C0"/>
          <w:vertAlign w:val="superscript"/>
          <w:lang w:val="es-ES"/>
        </w:rPr>
        <w:t>6 </w:t>
      </w:r>
      <w:r w:rsidR="00575FB1" w:rsidRPr="00575FB1">
        <w:rPr>
          <w:i/>
          <w:iCs/>
          <w:color w:val="0070C0"/>
          <w:lang w:val="es-ES"/>
        </w:rPr>
        <w:t xml:space="preserve">—Señor, mi joven siervo está en cama, paralizado y con terribles dolores. </w:t>
      </w:r>
    </w:p>
    <w:p w14:paraId="12C7AFDA" w14:textId="47307DF7" w:rsidR="00575FB1" w:rsidRPr="00575FB1" w:rsidRDefault="00575FB1" w:rsidP="00575FB1">
      <w:pPr>
        <w:tabs>
          <w:tab w:val="left" w:pos="2939"/>
        </w:tabs>
        <w:rPr>
          <w:i/>
          <w:iCs/>
          <w:color w:val="0070C0"/>
        </w:rPr>
      </w:pPr>
      <w:r w:rsidRPr="00575FB1">
        <w:rPr>
          <w:i/>
          <w:iCs/>
          <w:color w:val="0070C0"/>
          <w:vertAlign w:val="superscript"/>
          <w:lang w:val="es-ES"/>
        </w:rPr>
        <w:t>7 </w:t>
      </w:r>
      <w:r w:rsidRPr="00575FB1">
        <w:rPr>
          <w:i/>
          <w:iCs/>
          <w:color w:val="0070C0"/>
          <w:lang w:val="es-ES"/>
        </w:rPr>
        <w:t xml:space="preserve">—Iré a sanarlo —dijo Jesús. </w:t>
      </w:r>
      <w:r w:rsidRPr="00575FB1">
        <w:rPr>
          <w:i/>
          <w:iCs/>
          <w:color w:val="0070C0"/>
          <w:vertAlign w:val="superscript"/>
          <w:lang w:val="es-ES"/>
        </w:rPr>
        <w:t>8 </w:t>
      </w:r>
      <w:r w:rsidRPr="00575FB1">
        <w:rPr>
          <w:i/>
          <w:iCs/>
          <w:color w:val="0070C0"/>
          <w:lang w:val="es-ES"/>
        </w:rPr>
        <w:t>—</w:t>
      </w:r>
      <w:r w:rsidRPr="00575FB1">
        <w:rPr>
          <w:b/>
          <w:bCs/>
          <w:i/>
          <w:iCs/>
          <w:color w:val="0070C0"/>
          <w:lang w:val="es-ES"/>
        </w:rPr>
        <w:t>Señor —dijo el oficial—, no soy digno de que entres en mi casa. Tan sólo pronuncia la palabra desde donde estás y mi siervo se sanará</w:t>
      </w:r>
      <w:r w:rsidRPr="00575FB1">
        <w:rPr>
          <w:i/>
          <w:iCs/>
          <w:color w:val="0070C0"/>
          <w:lang w:val="es-ES"/>
        </w:rPr>
        <w:t xml:space="preserve">. </w:t>
      </w:r>
      <w:r w:rsidRPr="00575FB1">
        <w:rPr>
          <w:i/>
          <w:iCs/>
          <w:color w:val="0070C0"/>
          <w:vertAlign w:val="superscript"/>
          <w:lang w:val="es-ES"/>
        </w:rPr>
        <w:t>9 </w:t>
      </w:r>
      <w:r w:rsidRPr="00575FB1">
        <w:rPr>
          <w:i/>
          <w:iCs/>
          <w:color w:val="0070C0"/>
          <w:lang w:val="es-ES"/>
        </w:rPr>
        <w:t xml:space="preserve">Lo sé porque estoy bajo la autoridad de mis oficiales superiores y tengo autoridad sobre mis soldados. Sólo tengo que decir: “Vayan”, y ellos van o “vengan”, y ellos vienen. Y si les digo a mis esclavos: “Hagan esto”, lo hacen. </w:t>
      </w:r>
    </w:p>
    <w:p w14:paraId="3B267D83" w14:textId="20684EB6" w:rsidR="00A13B0C" w:rsidRDefault="00575FB1" w:rsidP="00EE2529">
      <w:pPr>
        <w:tabs>
          <w:tab w:val="left" w:pos="2939"/>
        </w:tabs>
        <w:rPr>
          <w:color w:val="000000" w:themeColor="text1"/>
          <w:lang w:val="es-ES"/>
        </w:rPr>
      </w:pPr>
      <w:r w:rsidRPr="00575FB1">
        <w:rPr>
          <w:i/>
          <w:iCs/>
          <w:color w:val="0070C0"/>
          <w:vertAlign w:val="superscript"/>
          <w:lang w:val="es-ES"/>
        </w:rPr>
        <w:t>10 </w:t>
      </w:r>
      <w:r w:rsidRPr="00575FB1">
        <w:rPr>
          <w:i/>
          <w:iCs/>
          <w:color w:val="0070C0"/>
          <w:lang w:val="es-ES"/>
        </w:rPr>
        <w:t xml:space="preserve">Al oírlo, Jesús quedó asombrado. Se dirigió a los que lo seguían y dijo: «Les digo la verdad, ¡no he visto una fe como ésta en todo Israel! </w:t>
      </w:r>
      <w:r w:rsidRPr="00575FB1">
        <w:rPr>
          <w:i/>
          <w:iCs/>
          <w:color w:val="0070C0"/>
          <w:vertAlign w:val="superscript"/>
          <w:lang w:val="es-ES"/>
        </w:rPr>
        <w:t>11 </w:t>
      </w:r>
      <w:r w:rsidRPr="00575FB1">
        <w:rPr>
          <w:i/>
          <w:iCs/>
          <w:color w:val="0070C0"/>
          <w:lang w:val="es-ES"/>
        </w:rPr>
        <w:t xml:space="preserve">Y </w:t>
      </w:r>
      <w:r w:rsidRPr="00575FB1">
        <w:rPr>
          <w:b/>
          <w:bCs/>
          <w:i/>
          <w:iCs/>
          <w:color w:val="0070C0"/>
          <w:lang w:val="es-ES"/>
        </w:rPr>
        <w:t>les digo que muchos gentiles vendrán de todas partes del mundo —del oriente y del occidente— y se sentarán con Abraham, Isaac y Jacob en la fiesta del reino del cielo</w:t>
      </w:r>
      <w:r>
        <w:rPr>
          <w:color w:val="000000" w:themeColor="text1"/>
          <w:lang w:val="es-ES"/>
        </w:rPr>
        <w:t>.</w:t>
      </w:r>
    </w:p>
    <w:p w14:paraId="0EC3B8C1" w14:textId="77777777" w:rsidR="00575FB1" w:rsidRDefault="00575FB1" w:rsidP="00EE2529">
      <w:pPr>
        <w:tabs>
          <w:tab w:val="left" w:pos="2939"/>
        </w:tabs>
        <w:rPr>
          <w:color w:val="000000" w:themeColor="text1"/>
          <w:lang w:val="es-ES"/>
        </w:rPr>
      </w:pPr>
    </w:p>
    <w:p w14:paraId="7311B75C" w14:textId="3593D123" w:rsidR="00B150A0" w:rsidRPr="00770538" w:rsidRDefault="00B150A0" w:rsidP="00EE2529">
      <w:pPr>
        <w:tabs>
          <w:tab w:val="left" w:pos="2939"/>
        </w:tabs>
        <w:rPr>
          <w:color w:val="000000" w:themeColor="text1"/>
          <w:lang w:val="es-ES"/>
        </w:rPr>
      </w:pPr>
      <w:r w:rsidRPr="00770538">
        <w:rPr>
          <w:color w:val="000000" w:themeColor="text1"/>
          <w:lang w:val="es-ES"/>
        </w:rPr>
        <w:t xml:space="preserve">Las enseñanzas </w:t>
      </w:r>
      <w:r w:rsidR="00EA6E96" w:rsidRPr="00770538">
        <w:rPr>
          <w:color w:val="000000" w:themeColor="text1"/>
          <w:lang w:val="es-ES"/>
        </w:rPr>
        <w:t>d</w:t>
      </w:r>
      <w:r w:rsidRPr="00770538">
        <w:rPr>
          <w:color w:val="000000" w:themeColor="text1"/>
          <w:lang w:val="es-ES"/>
        </w:rPr>
        <w:t xml:space="preserve">e Jesús junto con sus actos son siempre retadores para nosotros. </w:t>
      </w:r>
    </w:p>
    <w:p w14:paraId="2739257D" w14:textId="2725FA5B" w:rsidR="00134E08" w:rsidRPr="00770538" w:rsidRDefault="00EA6E96" w:rsidP="00EE2529">
      <w:pPr>
        <w:tabs>
          <w:tab w:val="left" w:pos="2939"/>
        </w:tabs>
        <w:rPr>
          <w:color w:val="000000" w:themeColor="text1"/>
          <w:lang w:val="es-ES"/>
        </w:rPr>
      </w:pPr>
      <w:r w:rsidRPr="00770538">
        <w:rPr>
          <w:color w:val="000000" w:themeColor="text1"/>
          <w:lang w:val="es-ES"/>
        </w:rPr>
        <w:t xml:space="preserve">Sabemos que el ministerio de Jesús fue enfocado </w:t>
      </w:r>
      <w:r w:rsidR="00F25A03" w:rsidRPr="00770538">
        <w:rPr>
          <w:color w:val="000000" w:themeColor="text1"/>
          <w:lang w:val="es-ES"/>
        </w:rPr>
        <w:t>a</w:t>
      </w:r>
      <w:r w:rsidRPr="00770538">
        <w:rPr>
          <w:color w:val="000000" w:themeColor="text1"/>
          <w:lang w:val="es-ES"/>
        </w:rPr>
        <w:t xml:space="preserve"> los </w:t>
      </w:r>
      <w:r w:rsidR="00D073CE" w:rsidRPr="00770538">
        <w:rPr>
          <w:color w:val="000000" w:themeColor="text1"/>
          <w:lang w:val="es-ES"/>
        </w:rPr>
        <w:t>judíos</w:t>
      </w:r>
      <w:r w:rsidRPr="00770538">
        <w:rPr>
          <w:color w:val="000000" w:themeColor="text1"/>
          <w:lang w:val="es-ES"/>
        </w:rPr>
        <w:t xml:space="preserve">, sus enseñanzas </w:t>
      </w:r>
      <w:r w:rsidR="00CE23D6" w:rsidRPr="00770538">
        <w:rPr>
          <w:color w:val="000000" w:themeColor="text1"/>
          <w:lang w:val="es-ES"/>
        </w:rPr>
        <w:t xml:space="preserve">fueron muy retadoras para el pueblo </w:t>
      </w:r>
      <w:r w:rsidR="00D073CE" w:rsidRPr="00770538">
        <w:rPr>
          <w:color w:val="000000" w:themeColor="text1"/>
          <w:lang w:val="es-ES"/>
        </w:rPr>
        <w:t>judío</w:t>
      </w:r>
      <w:r w:rsidR="00D073CE">
        <w:rPr>
          <w:color w:val="000000" w:themeColor="text1"/>
          <w:lang w:val="es-ES"/>
        </w:rPr>
        <w:t>,</w:t>
      </w:r>
      <w:r w:rsidR="00CE23D6" w:rsidRPr="00770538">
        <w:rPr>
          <w:color w:val="000000" w:themeColor="text1"/>
          <w:lang w:val="es-ES"/>
        </w:rPr>
        <w:t xml:space="preserve"> los desafiaba a vivir </w:t>
      </w:r>
      <w:r w:rsidR="00D073CE" w:rsidRPr="00770538">
        <w:rPr>
          <w:color w:val="000000" w:themeColor="text1"/>
          <w:lang w:val="es-ES"/>
        </w:rPr>
        <w:t>correctamente</w:t>
      </w:r>
      <w:r w:rsidR="00FC3E84" w:rsidRPr="00770538">
        <w:rPr>
          <w:color w:val="000000" w:themeColor="text1"/>
          <w:lang w:val="es-ES"/>
        </w:rPr>
        <w:t xml:space="preserve"> y no </w:t>
      </w:r>
      <w:r w:rsidR="00F25A03" w:rsidRPr="00770538">
        <w:rPr>
          <w:color w:val="000000" w:themeColor="text1"/>
          <w:lang w:val="es-ES"/>
        </w:rPr>
        <w:t xml:space="preserve">ser </w:t>
      </w:r>
      <w:r w:rsidR="00FC3E84" w:rsidRPr="00770538">
        <w:rPr>
          <w:color w:val="000000" w:themeColor="text1"/>
          <w:lang w:val="es-ES"/>
        </w:rPr>
        <w:t>religio</w:t>
      </w:r>
      <w:r w:rsidR="007C59B4" w:rsidRPr="00770538">
        <w:rPr>
          <w:color w:val="000000" w:themeColor="text1"/>
          <w:lang w:val="es-ES"/>
        </w:rPr>
        <w:t>so</w:t>
      </w:r>
      <w:r w:rsidR="00FC3E84" w:rsidRPr="00770538">
        <w:rPr>
          <w:color w:val="000000" w:themeColor="text1"/>
          <w:lang w:val="es-ES"/>
        </w:rPr>
        <w:t xml:space="preserve">. </w:t>
      </w:r>
    </w:p>
    <w:p w14:paraId="549798F2" w14:textId="60A9D973" w:rsidR="00FC3E84" w:rsidRPr="00770538" w:rsidRDefault="007C59B4" w:rsidP="00EE2529">
      <w:pPr>
        <w:tabs>
          <w:tab w:val="left" w:pos="2939"/>
        </w:tabs>
        <w:rPr>
          <w:color w:val="000000" w:themeColor="text1"/>
          <w:lang w:val="es-ES"/>
        </w:rPr>
      </w:pPr>
      <w:r w:rsidRPr="00770538">
        <w:rPr>
          <w:color w:val="000000" w:themeColor="text1"/>
          <w:lang w:val="es-ES"/>
        </w:rPr>
        <w:t xml:space="preserve">Pero </w:t>
      </w:r>
      <w:r w:rsidR="00DF3359" w:rsidRPr="00770538">
        <w:rPr>
          <w:color w:val="000000" w:themeColor="text1"/>
          <w:lang w:val="es-ES"/>
        </w:rPr>
        <w:t>después</w:t>
      </w:r>
      <w:r w:rsidRPr="00770538">
        <w:rPr>
          <w:color w:val="000000" w:themeColor="text1"/>
          <w:lang w:val="es-ES"/>
        </w:rPr>
        <w:t xml:space="preserve"> que Jesús </w:t>
      </w:r>
      <w:r w:rsidR="00DF3359" w:rsidRPr="00770538">
        <w:rPr>
          <w:color w:val="000000" w:themeColor="text1"/>
          <w:lang w:val="es-ES"/>
        </w:rPr>
        <w:t>cumplió</w:t>
      </w:r>
      <w:r w:rsidRPr="00770538">
        <w:rPr>
          <w:color w:val="000000" w:themeColor="text1"/>
          <w:lang w:val="es-ES"/>
        </w:rPr>
        <w:t xml:space="preserve"> su ministerio </w:t>
      </w:r>
      <w:r w:rsidR="00B429C5" w:rsidRPr="00770538">
        <w:rPr>
          <w:color w:val="000000" w:themeColor="text1"/>
          <w:lang w:val="es-ES"/>
        </w:rPr>
        <w:t xml:space="preserve">le dejo la tarea a sus </w:t>
      </w:r>
      <w:r w:rsidR="00DF3359" w:rsidRPr="00770538">
        <w:rPr>
          <w:color w:val="000000" w:themeColor="text1"/>
          <w:lang w:val="es-ES"/>
        </w:rPr>
        <w:t>discípulos</w:t>
      </w:r>
      <w:r w:rsidR="00B429C5" w:rsidRPr="00770538">
        <w:rPr>
          <w:color w:val="000000" w:themeColor="text1"/>
          <w:lang w:val="es-ES"/>
        </w:rPr>
        <w:t xml:space="preserve"> </w:t>
      </w:r>
      <w:r w:rsidR="00D93E67" w:rsidRPr="00770538">
        <w:rPr>
          <w:color w:val="000000" w:themeColor="text1"/>
          <w:lang w:val="es-ES"/>
        </w:rPr>
        <w:t xml:space="preserve">de llevar el evangelio a todas las naciones, </w:t>
      </w:r>
      <w:r w:rsidR="00B87CAC" w:rsidRPr="00770538">
        <w:rPr>
          <w:color w:val="000000" w:themeColor="text1"/>
          <w:lang w:val="es-ES"/>
        </w:rPr>
        <w:t>a pesar de que</w:t>
      </w:r>
      <w:r w:rsidR="008019C8" w:rsidRPr="00770538">
        <w:rPr>
          <w:color w:val="000000" w:themeColor="text1"/>
          <w:lang w:val="es-ES"/>
        </w:rPr>
        <w:t xml:space="preserve"> los </w:t>
      </w:r>
      <w:r w:rsidR="00DF3359" w:rsidRPr="00770538">
        <w:rPr>
          <w:color w:val="000000" w:themeColor="text1"/>
          <w:lang w:val="es-ES"/>
        </w:rPr>
        <w:t>discípulos</w:t>
      </w:r>
      <w:r w:rsidR="00386254" w:rsidRPr="00770538">
        <w:rPr>
          <w:color w:val="000000" w:themeColor="text1"/>
          <w:lang w:val="es-ES"/>
        </w:rPr>
        <w:t xml:space="preserve"> no fueron </w:t>
      </w:r>
      <w:r w:rsidR="00DF3359" w:rsidRPr="00770538">
        <w:rPr>
          <w:color w:val="000000" w:themeColor="text1"/>
          <w:lang w:val="es-ES"/>
        </w:rPr>
        <w:t>inicialmente</w:t>
      </w:r>
      <w:r w:rsidR="00386254" w:rsidRPr="00770538">
        <w:rPr>
          <w:color w:val="000000" w:themeColor="text1"/>
          <w:lang w:val="es-ES"/>
        </w:rPr>
        <w:t xml:space="preserve"> obedientes a esta encomienda, </w:t>
      </w:r>
      <w:r w:rsidR="00286A26" w:rsidRPr="00770538">
        <w:rPr>
          <w:color w:val="000000" w:themeColor="text1"/>
          <w:lang w:val="es-ES"/>
        </w:rPr>
        <w:t>más</w:t>
      </w:r>
      <w:r w:rsidR="00386254" w:rsidRPr="00770538">
        <w:rPr>
          <w:color w:val="000000" w:themeColor="text1"/>
          <w:lang w:val="es-ES"/>
        </w:rPr>
        <w:t xml:space="preserve"> adelante conociendo la historia supimos que todos se esforzaron en llevar el evangelio a otros lugares. </w:t>
      </w:r>
    </w:p>
    <w:p w14:paraId="6E5758B5" w14:textId="78F9B809" w:rsidR="00386254" w:rsidRPr="00770538" w:rsidRDefault="00386254" w:rsidP="00EE2529">
      <w:pPr>
        <w:tabs>
          <w:tab w:val="left" w:pos="2939"/>
        </w:tabs>
        <w:rPr>
          <w:color w:val="000000" w:themeColor="text1"/>
          <w:lang w:val="es-ES"/>
        </w:rPr>
      </w:pPr>
      <w:r w:rsidRPr="00770538">
        <w:rPr>
          <w:color w:val="000000" w:themeColor="text1"/>
          <w:lang w:val="es-ES"/>
        </w:rPr>
        <w:t xml:space="preserve">El propio Jesús al </w:t>
      </w:r>
      <w:r w:rsidR="00286A26" w:rsidRPr="00770538">
        <w:rPr>
          <w:color w:val="000000" w:themeColor="text1"/>
          <w:lang w:val="es-ES"/>
        </w:rPr>
        <w:t>hablar</w:t>
      </w:r>
      <w:r w:rsidRPr="00770538">
        <w:rPr>
          <w:color w:val="000000" w:themeColor="text1"/>
          <w:lang w:val="es-ES"/>
        </w:rPr>
        <w:t xml:space="preserve"> de la fe de</w:t>
      </w:r>
      <w:r w:rsidR="0051419C" w:rsidRPr="00770538">
        <w:rPr>
          <w:color w:val="000000" w:themeColor="text1"/>
          <w:lang w:val="es-ES"/>
        </w:rPr>
        <w:t xml:space="preserve"> este oficial romano, destaco que </w:t>
      </w:r>
      <w:r w:rsidR="00286A26" w:rsidRPr="00770538">
        <w:rPr>
          <w:color w:val="000000" w:themeColor="text1"/>
          <w:lang w:val="es-ES"/>
        </w:rPr>
        <w:t>llegaría</w:t>
      </w:r>
      <w:r w:rsidR="0051419C" w:rsidRPr="00770538">
        <w:rPr>
          <w:color w:val="000000" w:themeColor="text1"/>
          <w:lang w:val="es-ES"/>
        </w:rPr>
        <w:t xml:space="preserve"> el momento que </w:t>
      </w:r>
      <w:r w:rsidR="00286A26" w:rsidRPr="00770538">
        <w:rPr>
          <w:color w:val="000000" w:themeColor="text1"/>
          <w:lang w:val="es-ES"/>
        </w:rPr>
        <w:t>muchos</w:t>
      </w:r>
      <w:r w:rsidR="0051419C" w:rsidRPr="00770538">
        <w:rPr>
          <w:color w:val="000000" w:themeColor="text1"/>
          <w:lang w:val="es-ES"/>
        </w:rPr>
        <w:t xml:space="preserve"> gentiles de todas partes del mundo </w:t>
      </w:r>
      <w:r w:rsidR="00286A26" w:rsidRPr="00770538">
        <w:rPr>
          <w:color w:val="000000" w:themeColor="text1"/>
          <w:lang w:val="es-ES"/>
        </w:rPr>
        <w:t>vendrían</w:t>
      </w:r>
      <w:r w:rsidR="0051419C" w:rsidRPr="00770538">
        <w:rPr>
          <w:color w:val="000000" w:themeColor="text1"/>
          <w:lang w:val="es-ES"/>
        </w:rPr>
        <w:t xml:space="preserve"> y serian parte </w:t>
      </w:r>
      <w:r w:rsidR="00780E7B" w:rsidRPr="00770538">
        <w:rPr>
          <w:color w:val="000000" w:themeColor="text1"/>
          <w:lang w:val="es-ES"/>
        </w:rPr>
        <w:t xml:space="preserve">de la gran fiesta que tendremos en el reino de los cielos; hoy muchos de nosotros disfrutamos de ese beneficio por la obediencia de la iglesia </w:t>
      </w:r>
      <w:r w:rsidR="00B87CAC" w:rsidRPr="00770538">
        <w:rPr>
          <w:color w:val="000000" w:themeColor="text1"/>
          <w:lang w:val="es-ES"/>
        </w:rPr>
        <w:t>primitiva</w:t>
      </w:r>
      <w:r w:rsidR="00780E7B" w:rsidRPr="00770538">
        <w:rPr>
          <w:color w:val="000000" w:themeColor="text1"/>
          <w:lang w:val="es-ES"/>
        </w:rPr>
        <w:t xml:space="preserve">, </w:t>
      </w:r>
      <w:r w:rsidR="00B87CAC" w:rsidRPr="00770538">
        <w:rPr>
          <w:color w:val="000000" w:themeColor="text1"/>
          <w:lang w:val="es-ES"/>
        </w:rPr>
        <w:t>los</w:t>
      </w:r>
      <w:r w:rsidR="00780E7B" w:rsidRPr="00770538">
        <w:rPr>
          <w:color w:val="000000" w:themeColor="text1"/>
          <w:lang w:val="es-ES"/>
        </w:rPr>
        <w:t xml:space="preserve"> animo a que nosotros </w:t>
      </w:r>
      <w:r w:rsidR="00B87CAC" w:rsidRPr="00770538">
        <w:rPr>
          <w:color w:val="000000" w:themeColor="text1"/>
          <w:lang w:val="es-ES"/>
        </w:rPr>
        <w:t>también</w:t>
      </w:r>
      <w:r w:rsidR="00780E7B" w:rsidRPr="00770538">
        <w:rPr>
          <w:color w:val="000000" w:themeColor="text1"/>
          <w:lang w:val="es-ES"/>
        </w:rPr>
        <w:t xml:space="preserve"> le demos continuidad a esta tarea que el Señor nos ha dejado. </w:t>
      </w:r>
    </w:p>
    <w:p w14:paraId="333816DE" w14:textId="3DE7409E" w:rsidR="00780E7B" w:rsidRPr="00770538" w:rsidRDefault="00780E7B" w:rsidP="00EE2529">
      <w:pPr>
        <w:tabs>
          <w:tab w:val="left" w:pos="2939"/>
        </w:tabs>
        <w:rPr>
          <w:color w:val="000000" w:themeColor="text1"/>
          <w:lang w:val="es-ES"/>
        </w:rPr>
      </w:pPr>
      <w:r w:rsidRPr="00770538">
        <w:rPr>
          <w:color w:val="000000" w:themeColor="text1"/>
          <w:lang w:val="es-ES"/>
        </w:rPr>
        <w:t xml:space="preserve">Hay muchos lemas sobre este tema de </w:t>
      </w:r>
      <w:r w:rsidR="00B87CAC">
        <w:rPr>
          <w:color w:val="000000" w:themeColor="text1"/>
          <w:lang w:val="es-ES"/>
        </w:rPr>
        <w:t>misiones</w:t>
      </w:r>
      <w:r w:rsidRPr="00770538">
        <w:rPr>
          <w:color w:val="000000" w:themeColor="text1"/>
          <w:lang w:val="es-ES"/>
        </w:rPr>
        <w:t xml:space="preserve"> como:</w:t>
      </w:r>
    </w:p>
    <w:p w14:paraId="685491DB" w14:textId="047E67EA" w:rsidR="00780E7B" w:rsidRPr="00770538" w:rsidRDefault="00780E7B" w:rsidP="00EE2529">
      <w:pPr>
        <w:tabs>
          <w:tab w:val="left" w:pos="2939"/>
        </w:tabs>
        <w:rPr>
          <w:color w:val="000000" w:themeColor="text1"/>
          <w:lang w:val="es-ES"/>
        </w:rPr>
      </w:pPr>
      <w:r w:rsidRPr="00770538">
        <w:rPr>
          <w:color w:val="000000" w:themeColor="text1"/>
          <w:lang w:val="es-ES"/>
        </w:rPr>
        <w:t>“</w:t>
      </w:r>
      <w:r w:rsidR="00B87CAC">
        <w:rPr>
          <w:i/>
          <w:iCs/>
          <w:color w:val="000000" w:themeColor="text1"/>
          <w:lang w:val="es-ES"/>
        </w:rPr>
        <w:t>H</w:t>
      </w:r>
      <w:r w:rsidRPr="00B87CAC">
        <w:rPr>
          <w:i/>
          <w:iCs/>
          <w:color w:val="000000" w:themeColor="text1"/>
          <w:lang w:val="es-ES"/>
        </w:rPr>
        <w:t>asta que todos oigan</w:t>
      </w:r>
      <w:r w:rsidRPr="00770538">
        <w:rPr>
          <w:color w:val="000000" w:themeColor="text1"/>
          <w:lang w:val="es-ES"/>
        </w:rPr>
        <w:t>”</w:t>
      </w:r>
    </w:p>
    <w:p w14:paraId="3442F05D" w14:textId="1E829777" w:rsidR="00780E7B" w:rsidRPr="00770538" w:rsidRDefault="00780E7B" w:rsidP="00EE2529">
      <w:pPr>
        <w:tabs>
          <w:tab w:val="left" w:pos="2939"/>
        </w:tabs>
        <w:rPr>
          <w:color w:val="000000" w:themeColor="text1"/>
          <w:lang w:val="es-ES"/>
        </w:rPr>
      </w:pPr>
      <w:r w:rsidRPr="00770538">
        <w:rPr>
          <w:color w:val="000000" w:themeColor="text1"/>
          <w:lang w:val="es-ES"/>
        </w:rPr>
        <w:t>“</w:t>
      </w:r>
      <w:r w:rsidRPr="00B87CAC">
        <w:rPr>
          <w:i/>
          <w:iCs/>
          <w:color w:val="000000" w:themeColor="text1"/>
          <w:lang w:val="es-ES"/>
        </w:rPr>
        <w:t xml:space="preserve">Hasta lo </w:t>
      </w:r>
      <w:r w:rsidR="00B87CAC" w:rsidRPr="00B87CAC">
        <w:rPr>
          <w:i/>
          <w:iCs/>
          <w:color w:val="000000" w:themeColor="text1"/>
          <w:lang w:val="es-ES"/>
        </w:rPr>
        <w:t>último</w:t>
      </w:r>
      <w:r w:rsidRPr="00B87CAC">
        <w:rPr>
          <w:i/>
          <w:iCs/>
          <w:color w:val="000000" w:themeColor="text1"/>
          <w:lang w:val="es-ES"/>
        </w:rPr>
        <w:t xml:space="preserve"> de la tierra</w:t>
      </w:r>
      <w:r w:rsidRPr="00770538">
        <w:rPr>
          <w:color w:val="000000" w:themeColor="text1"/>
          <w:lang w:val="es-ES"/>
        </w:rPr>
        <w:t>”</w:t>
      </w:r>
    </w:p>
    <w:p w14:paraId="46E16AC0" w14:textId="0011DDCC" w:rsidR="00780E7B" w:rsidRPr="00770538" w:rsidRDefault="00780E7B" w:rsidP="00EE2529">
      <w:pPr>
        <w:tabs>
          <w:tab w:val="left" w:pos="2939"/>
        </w:tabs>
        <w:rPr>
          <w:color w:val="000000" w:themeColor="text1"/>
          <w:lang w:val="es-ES"/>
        </w:rPr>
      </w:pPr>
      <w:r w:rsidRPr="00770538">
        <w:rPr>
          <w:color w:val="000000" w:themeColor="text1"/>
          <w:lang w:val="es-ES"/>
        </w:rPr>
        <w:t>“</w:t>
      </w:r>
      <w:r w:rsidRPr="00B87CAC">
        <w:rPr>
          <w:i/>
          <w:iCs/>
          <w:color w:val="000000" w:themeColor="text1"/>
          <w:lang w:val="es-ES"/>
        </w:rPr>
        <w:t>Apresurando el regreso de Jesús</w:t>
      </w:r>
      <w:r w:rsidRPr="00770538">
        <w:rPr>
          <w:color w:val="000000" w:themeColor="text1"/>
          <w:lang w:val="es-ES"/>
        </w:rPr>
        <w:t>”</w:t>
      </w:r>
    </w:p>
    <w:p w14:paraId="09204CF6" w14:textId="6F154995" w:rsidR="00780E7B" w:rsidRPr="00770538" w:rsidRDefault="00780E7B" w:rsidP="00EE2529">
      <w:pPr>
        <w:tabs>
          <w:tab w:val="left" w:pos="2939"/>
        </w:tabs>
        <w:rPr>
          <w:color w:val="000000" w:themeColor="text1"/>
          <w:lang w:val="es-ES"/>
        </w:rPr>
      </w:pPr>
      <w:r w:rsidRPr="00770538">
        <w:rPr>
          <w:color w:val="000000" w:themeColor="text1"/>
          <w:lang w:val="es-ES"/>
        </w:rPr>
        <w:t xml:space="preserve">No importa </w:t>
      </w:r>
      <w:r w:rsidR="00B87CAC" w:rsidRPr="00770538">
        <w:rPr>
          <w:color w:val="000000" w:themeColor="text1"/>
          <w:lang w:val="es-ES"/>
        </w:rPr>
        <w:t>cuál</w:t>
      </w:r>
      <w:r w:rsidRPr="00770538">
        <w:rPr>
          <w:color w:val="000000" w:themeColor="text1"/>
          <w:lang w:val="es-ES"/>
        </w:rPr>
        <w:t xml:space="preserve"> sea tu lema, te invito a que te sumes en esta </w:t>
      </w:r>
      <w:r w:rsidR="00770538" w:rsidRPr="00770538">
        <w:rPr>
          <w:color w:val="000000" w:themeColor="text1"/>
          <w:lang w:val="es-ES"/>
        </w:rPr>
        <w:t xml:space="preserve">tarea que todo el mundo conozca a Jesús como su </w:t>
      </w:r>
      <w:r w:rsidR="00B87CAC" w:rsidRPr="00770538">
        <w:rPr>
          <w:color w:val="000000" w:themeColor="text1"/>
          <w:lang w:val="es-ES"/>
        </w:rPr>
        <w:t>Salvador</w:t>
      </w:r>
      <w:r w:rsidR="00770538" w:rsidRPr="00770538">
        <w:rPr>
          <w:color w:val="000000" w:themeColor="text1"/>
          <w:lang w:val="es-ES"/>
        </w:rPr>
        <w:t xml:space="preserve">. </w:t>
      </w:r>
    </w:p>
    <w:p w14:paraId="2CCFB949" w14:textId="16B85508" w:rsidR="00770538" w:rsidRDefault="00B87CAC" w:rsidP="00EE2529">
      <w:pPr>
        <w:tabs>
          <w:tab w:val="left" w:pos="2939"/>
        </w:tabs>
        <w:rPr>
          <w:color w:val="000000" w:themeColor="text1"/>
          <w:lang w:val="es-ES"/>
        </w:rPr>
      </w:pPr>
      <w:r w:rsidRPr="00770538">
        <w:rPr>
          <w:color w:val="000000" w:themeColor="text1"/>
          <w:lang w:val="es-ES"/>
        </w:rPr>
        <w:t>Bendiciones</w:t>
      </w:r>
      <w:r w:rsidR="00770538" w:rsidRPr="00770538">
        <w:rPr>
          <w:color w:val="000000" w:themeColor="text1"/>
          <w:lang w:val="es-ES"/>
        </w:rPr>
        <w:t xml:space="preserve">. </w:t>
      </w:r>
      <w:bookmarkEnd w:id="95"/>
    </w:p>
    <w:p w14:paraId="2C4F399C" w14:textId="77777777" w:rsidR="00134E08" w:rsidRDefault="00134E08" w:rsidP="00EE2529">
      <w:pPr>
        <w:tabs>
          <w:tab w:val="left" w:pos="2939"/>
        </w:tabs>
        <w:rPr>
          <w:color w:val="000000" w:themeColor="text1"/>
          <w:lang w:val="es-ES"/>
        </w:rPr>
      </w:pPr>
    </w:p>
    <w:p w14:paraId="259E8CBB" w14:textId="77777777" w:rsidR="00134E08" w:rsidRDefault="00134E08" w:rsidP="00EE2529">
      <w:pPr>
        <w:tabs>
          <w:tab w:val="left" w:pos="2939"/>
        </w:tabs>
        <w:rPr>
          <w:color w:val="000000" w:themeColor="text1"/>
          <w:lang w:val="es-ES"/>
        </w:rPr>
      </w:pPr>
    </w:p>
    <w:p w14:paraId="0B48F804" w14:textId="161B0C45" w:rsidR="006F0D28" w:rsidRPr="006F0D28" w:rsidRDefault="006F0D28" w:rsidP="006F0D28">
      <w:pPr>
        <w:tabs>
          <w:tab w:val="left" w:pos="2939"/>
        </w:tabs>
        <w:rPr>
          <w:i/>
          <w:iCs/>
          <w:color w:val="0070C0"/>
        </w:rPr>
      </w:pPr>
      <w:bookmarkStart w:id="96" w:name="OLE_LINK96"/>
      <w:r>
        <w:rPr>
          <w:color w:val="000000" w:themeColor="text1"/>
          <w:lang w:val="es-ES"/>
        </w:rPr>
        <w:t xml:space="preserve">Mateo 8:27-36 NTV. </w:t>
      </w:r>
      <w:r w:rsidRPr="006F0D28">
        <w:rPr>
          <w:i/>
          <w:iCs/>
          <w:color w:val="0070C0"/>
          <w:vertAlign w:val="superscript"/>
          <w:lang w:val="es-ES"/>
        </w:rPr>
        <w:t>27 </w:t>
      </w:r>
      <w:r w:rsidRPr="006F0D28">
        <w:rPr>
          <w:i/>
          <w:iCs/>
          <w:color w:val="0070C0"/>
          <w:lang w:val="es-ES"/>
        </w:rPr>
        <w:t xml:space="preserve">Jesús y sus discípulos salieron de Galilea y fueron a las aldeas cerca de Cesarea de Filipo. Mientras caminaban, él les preguntó: —¿Quién dice la gente que soy? </w:t>
      </w:r>
    </w:p>
    <w:p w14:paraId="378A7C3A" w14:textId="784D31DF" w:rsidR="006F0D28" w:rsidRPr="006F0D28" w:rsidRDefault="006F0D28" w:rsidP="006F0D28">
      <w:pPr>
        <w:tabs>
          <w:tab w:val="left" w:pos="2939"/>
        </w:tabs>
        <w:rPr>
          <w:i/>
          <w:iCs/>
          <w:color w:val="0070C0"/>
        </w:rPr>
      </w:pPr>
      <w:r w:rsidRPr="006F0D28">
        <w:rPr>
          <w:i/>
          <w:iCs/>
          <w:color w:val="0070C0"/>
          <w:vertAlign w:val="superscript"/>
          <w:lang w:val="es-ES"/>
        </w:rPr>
        <w:t>28 </w:t>
      </w:r>
      <w:r w:rsidRPr="006F0D28">
        <w:rPr>
          <w:i/>
          <w:iCs/>
          <w:color w:val="0070C0"/>
          <w:lang w:val="es-ES"/>
        </w:rPr>
        <w:t xml:space="preserve">—Bueno —contestaron—, algunos dicen Juan el Bautista, otros dicen Elías, y otros dicen que eres uno de los otros profetas. </w:t>
      </w:r>
      <w:r w:rsidRPr="006F0D28">
        <w:rPr>
          <w:i/>
          <w:iCs/>
          <w:color w:val="0070C0"/>
          <w:vertAlign w:val="superscript"/>
          <w:lang w:val="es-ES"/>
        </w:rPr>
        <w:t>29 </w:t>
      </w:r>
      <w:r w:rsidRPr="006F0D28">
        <w:rPr>
          <w:i/>
          <w:iCs/>
          <w:color w:val="0070C0"/>
          <w:lang w:val="es-ES"/>
        </w:rPr>
        <w:t xml:space="preserve">Entonces les preguntó: —Y ustedes, ¿quién dicen que soy? </w:t>
      </w:r>
      <w:r w:rsidRPr="006F0D28">
        <w:rPr>
          <w:b/>
          <w:bCs/>
          <w:i/>
          <w:iCs/>
          <w:color w:val="0070C0"/>
          <w:lang w:val="es-ES"/>
        </w:rPr>
        <w:t>Pedro contestó:</w:t>
      </w:r>
      <w:r w:rsidRPr="006F0D28">
        <w:rPr>
          <w:i/>
          <w:iCs/>
          <w:color w:val="0070C0"/>
          <w:lang w:val="es-ES"/>
        </w:rPr>
        <w:t xml:space="preserve"> —</w:t>
      </w:r>
      <w:r w:rsidRPr="006F0D28">
        <w:rPr>
          <w:b/>
          <w:bCs/>
          <w:i/>
          <w:iCs/>
          <w:color w:val="0070C0"/>
          <w:lang w:val="es-ES"/>
        </w:rPr>
        <w:t>Tú eres el Mesías</w:t>
      </w:r>
      <w:r w:rsidRPr="006F0D28">
        <w:rPr>
          <w:i/>
          <w:iCs/>
          <w:color w:val="0070C0"/>
          <w:lang w:val="es-ES"/>
        </w:rPr>
        <w:t xml:space="preserve">. </w:t>
      </w:r>
    </w:p>
    <w:p w14:paraId="56CC89A5" w14:textId="77777777" w:rsidR="006F0D28" w:rsidRPr="006F0D28" w:rsidRDefault="006F0D28" w:rsidP="006F0D28">
      <w:pPr>
        <w:tabs>
          <w:tab w:val="left" w:pos="2939"/>
        </w:tabs>
        <w:rPr>
          <w:i/>
          <w:iCs/>
          <w:color w:val="0070C0"/>
        </w:rPr>
      </w:pPr>
      <w:r w:rsidRPr="006F0D28">
        <w:rPr>
          <w:i/>
          <w:iCs/>
          <w:color w:val="0070C0"/>
          <w:vertAlign w:val="superscript"/>
          <w:lang w:val="es-ES"/>
        </w:rPr>
        <w:t>30 </w:t>
      </w:r>
      <w:r w:rsidRPr="006F0D28">
        <w:rPr>
          <w:i/>
          <w:iCs/>
          <w:color w:val="0070C0"/>
          <w:lang w:val="es-ES"/>
        </w:rPr>
        <w:t xml:space="preserve">Pero Jesús les advirtió que no le contaran a nadie acerca de él. </w:t>
      </w:r>
    </w:p>
    <w:p w14:paraId="6E08D82A" w14:textId="77777777" w:rsidR="006F0D28" w:rsidRPr="006F0D28" w:rsidRDefault="006F0D28" w:rsidP="006F0D28">
      <w:pPr>
        <w:tabs>
          <w:tab w:val="left" w:pos="2939"/>
        </w:tabs>
        <w:rPr>
          <w:i/>
          <w:iCs/>
          <w:color w:val="0070C0"/>
        </w:rPr>
      </w:pPr>
      <w:r w:rsidRPr="006F0D28">
        <w:rPr>
          <w:i/>
          <w:iCs/>
          <w:color w:val="0070C0"/>
          <w:vertAlign w:val="superscript"/>
          <w:lang w:val="es-ES"/>
        </w:rPr>
        <w:t>31 </w:t>
      </w:r>
      <w:r w:rsidRPr="006F0D28">
        <w:rPr>
          <w:i/>
          <w:iCs/>
          <w:color w:val="0070C0"/>
          <w:lang w:val="es-ES"/>
        </w:rPr>
        <w:t xml:space="preserve">Entonces Jesús comenzó a decirles que el Hijo del Hombre tendría que sufrir muchas cosas terribles y ser rechazado por los ancianos, por los principales sacerdotes y por los maestros de la ley religiosa. Lo matarían, pero tres días después resucitaría. </w:t>
      </w:r>
      <w:r w:rsidRPr="006F0D28">
        <w:rPr>
          <w:i/>
          <w:iCs/>
          <w:color w:val="0070C0"/>
          <w:vertAlign w:val="superscript"/>
          <w:lang w:val="es-ES"/>
        </w:rPr>
        <w:t>32 </w:t>
      </w:r>
      <w:r w:rsidRPr="006F0D28">
        <w:rPr>
          <w:i/>
          <w:iCs/>
          <w:color w:val="0070C0"/>
          <w:lang w:val="es-ES"/>
        </w:rPr>
        <w:t xml:space="preserve">Mientras hablaba abiertamente de eso con sus discípulos, </w:t>
      </w:r>
      <w:r w:rsidRPr="006F0D28">
        <w:rPr>
          <w:b/>
          <w:bCs/>
          <w:i/>
          <w:iCs/>
          <w:color w:val="0070C0"/>
          <w:lang w:val="es-ES"/>
        </w:rPr>
        <w:t>Pedro lo llevó aparte y empezó a reprenderlo por decir semejantes cosas</w:t>
      </w:r>
      <w:r w:rsidRPr="006F0D28">
        <w:rPr>
          <w:i/>
          <w:iCs/>
          <w:color w:val="0070C0"/>
          <w:lang w:val="es-ES"/>
        </w:rPr>
        <w:t xml:space="preserve">. </w:t>
      </w:r>
    </w:p>
    <w:p w14:paraId="6459C242" w14:textId="77777777" w:rsidR="006F0D28" w:rsidRPr="006F0D28" w:rsidRDefault="006F0D28" w:rsidP="006F0D28">
      <w:pPr>
        <w:tabs>
          <w:tab w:val="left" w:pos="2939"/>
        </w:tabs>
        <w:rPr>
          <w:i/>
          <w:iCs/>
          <w:color w:val="0070C0"/>
        </w:rPr>
      </w:pPr>
      <w:r w:rsidRPr="006F0D28">
        <w:rPr>
          <w:i/>
          <w:iCs/>
          <w:color w:val="0070C0"/>
          <w:vertAlign w:val="superscript"/>
          <w:lang w:val="es-ES"/>
        </w:rPr>
        <w:t>33 </w:t>
      </w:r>
      <w:r w:rsidRPr="006F0D28">
        <w:rPr>
          <w:i/>
          <w:iCs/>
          <w:color w:val="0070C0"/>
          <w:lang w:val="es-ES"/>
        </w:rPr>
        <w:t xml:space="preserve">Jesús se dio la vuelta, miró a sus discípulos y reprendió a Pedro: </w:t>
      </w:r>
      <w:r w:rsidRPr="006F0D28">
        <w:rPr>
          <w:b/>
          <w:bCs/>
          <w:i/>
          <w:iCs/>
          <w:color w:val="0070C0"/>
          <w:lang w:val="es-ES"/>
        </w:rPr>
        <w:t>«¡Aléjate de mí, Satanás! —dijo—. Ves las cosas solamente desde el punto de vista humano, no del punto de vista de Dios»</w:t>
      </w:r>
      <w:r w:rsidRPr="006F0D28">
        <w:rPr>
          <w:i/>
          <w:iCs/>
          <w:color w:val="0070C0"/>
          <w:lang w:val="es-ES"/>
        </w:rPr>
        <w:t xml:space="preserve">. </w:t>
      </w:r>
    </w:p>
    <w:p w14:paraId="1D1429BE" w14:textId="711BA117" w:rsidR="00256E4D" w:rsidRDefault="006F0D28" w:rsidP="00EE2529">
      <w:pPr>
        <w:tabs>
          <w:tab w:val="left" w:pos="2939"/>
        </w:tabs>
        <w:rPr>
          <w:color w:val="000000" w:themeColor="text1"/>
          <w:lang w:val="es-ES"/>
        </w:rPr>
      </w:pPr>
      <w:r w:rsidRPr="006F0D28">
        <w:rPr>
          <w:i/>
          <w:iCs/>
          <w:color w:val="0070C0"/>
          <w:vertAlign w:val="superscript"/>
          <w:lang w:val="es-ES"/>
        </w:rPr>
        <w:t>34 </w:t>
      </w:r>
      <w:r w:rsidRPr="006F0D28">
        <w:rPr>
          <w:i/>
          <w:iCs/>
          <w:color w:val="0070C0"/>
          <w:lang w:val="es-ES"/>
        </w:rPr>
        <w:t>Entonces llamó a la multitud para que se uniera a los discípulos, y dijo: «</w:t>
      </w:r>
      <w:r w:rsidRPr="006F0D28">
        <w:rPr>
          <w:i/>
          <w:iCs/>
          <w:color w:val="0070C0"/>
          <w:u w:val="single"/>
          <w:lang w:val="es-ES"/>
        </w:rPr>
        <w:t>Si alguno de ustedes quiere ser mi seguidor, tiene que abandonar su manera egoísta de vivir, tomar su cruz y seguirme</w:t>
      </w:r>
      <w:r w:rsidRPr="006F0D28">
        <w:rPr>
          <w:i/>
          <w:iCs/>
          <w:color w:val="0070C0"/>
          <w:lang w:val="es-ES"/>
        </w:rPr>
        <w:t xml:space="preserve">. </w:t>
      </w:r>
      <w:r w:rsidRPr="006F0D28">
        <w:rPr>
          <w:i/>
          <w:iCs/>
          <w:color w:val="0070C0"/>
          <w:vertAlign w:val="superscript"/>
          <w:lang w:val="es-ES"/>
        </w:rPr>
        <w:t>35 </w:t>
      </w:r>
      <w:r w:rsidRPr="006F0D28">
        <w:rPr>
          <w:i/>
          <w:iCs/>
          <w:color w:val="0070C0"/>
          <w:lang w:val="es-ES"/>
        </w:rPr>
        <w:t>Si tratas de aferrarte a la vida, la perderás; pero si entregas tu vida por mi causa y por causa de la Buena Noticia, la salvarás</w:t>
      </w:r>
      <w:r>
        <w:rPr>
          <w:color w:val="000000" w:themeColor="text1"/>
          <w:lang w:val="es-ES"/>
        </w:rPr>
        <w:t>.</w:t>
      </w:r>
    </w:p>
    <w:p w14:paraId="30578395" w14:textId="77777777" w:rsidR="00335E35" w:rsidRDefault="00335E35" w:rsidP="00EE2529">
      <w:pPr>
        <w:tabs>
          <w:tab w:val="left" w:pos="2939"/>
        </w:tabs>
        <w:rPr>
          <w:color w:val="000000" w:themeColor="text1"/>
          <w:lang w:val="es-ES"/>
        </w:rPr>
      </w:pPr>
    </w:p>
    <w:p w14:paraId="17608A18" w14:textId="77777777" w:rsidR="0074292D" w:rsidRDefault="00694C58" w:rsidP="00694C58">
      <w:pPr>
        <w:tabs>
          <w:tab w:val="left" w:pos="2939"/>
        </w:tabs>
        <w:rPr>
          <w:color w:val="000000" w:themeColor="text1"/>
        </w:rPr>
      </w:pPr>
      <w:r w:rsidRPr="00694C58">
        <w:rPr>
          <w:color w:val="000000" w:themeColor="text1"/>
        </w:rPr>
        <w:t xml:space="preserve">Qué impactante es leer este pasaje de la Palabra. </w:t>
      </w:r>
    </w:p>
    <w:p w14:paraId="75629382" w14:textId="68BC3595" w:rsidR="00694C58" w:rsidRPr="00694C58" w:rsidRDefault="00694C58" w:rsidP="00694C58">
      <w:pPr>
        <w:tabs>
          <w:tab w:val="left" w:pos="2939"/>
        </w:tabs>
        <w:rPr>
          <w:color w:val="000000" w:themeColor="text1"/>
        </w:rPr>
      </w:pPr>
      <w:r w:rsidRPr="00694C58">
        <w:rPr>
          <w:color w:val="000000" w:themeColor="text1"/>
        </w:rPr>
        <w:t>En los primeros versos, vemos a Pedro declarando de manera categórica y enérgica una gran verdad sobre quién es Jesús. Esta afirmación, imposible de ser expresada por un judío común debido a sus graves implicaciones, es reconocida por Jesús como una revelación divina: </w:t>
      </w:r>
      <w:r w:rsidRPr="00694C58">
        <w:rPr>
          <w:i/>
          <w:iCs/>
          <w:color w:val="000000" w:themeColor="text1"/>
        </w:rPr>
        <w:t>“Eso te lo reveló mi Padre que está en el cielo”</w:t>
      </w:r>
      <w:r w:rsidRPr="00694C58">
        <w:rPr>
          <w:color w:val="000000" w:themeColor="text1"/>
        </w:rPr>
        <w:t>.</w:t>
      </w:r>
    </w:p>
    <w:p w14:paraId="4AD80857" w14:textId="54A35D04" w:rsidR="00694C58" w:rsidRPr="00C5796D" w:rsidRDefault="00694C58" w:rsidP="004D5F7D">
      <w:pPr>
        <w:tabs>
          <w:tab w:val="left" w:pos="2939"/>
        </w:tabs>
        <w:rPr>
          <w:color w:val="000000" w:themeColor="text1"/>
        </w:rPr>
      </w:pPr>
      <w:r w:rsidRPr="00694C58">
        <w:rPr>
          <w:color w:val="000000" w:themeColor="text1"/>
        </w:rPr>
        <w:t>Sin embargo, poco después, encontramos a Pedro reprendiendo a Jesús por las palabras que había dicho sobre Su sufrimiento y muerte. Para Pedro y los demás discípulos, era inconcebible que el Hijo de Dios pudiera ser maltratado, torturado y asesinado por el pueblo judío. Esta actitud nos recuerda cómo nuestras expectativas humanas pueden chocar con el plan perfecto de Dios.</w:t>
      </w:r>
    </w:p>
    <w:p w14:paraId="04DDA3AB" w14:textId="7E986E36" w:rsidR="004D5F7D" w:rsidRPr="004D5F7D" w:rsidRDefault="004D5F7D" w:rsidP="004D5F7D">
      <w:pPr>
        <w:tabs>
          <w:tab w:val="left" w:pos="2939"/>
        </w:tabs>
        <w:rPr>
          <w:color w:val="000000" w:themeColor="text1"/>
        </w:rPr>
      </w:pPr>
      <w:r w:rsidRPr="004D5F7D">
        <w:rPr>
          <w:color w:val="000000" w:themeColor="text1"/>
        </w:rPr>
        <w:t>Jesús, al escuchar y observar la actitud de Pedro, lo reprende de manera contundente diciendo: </w:t>
      </w:r>
      <w:r w:rsidRPr="004D5F7D">
        <w:rPr>
          <w:i/>
          <w:iCs/>
          <w:color w:val="000000" w:themeColor="text1"/>
        </w:rPr>
        <w:t>“¡Aléjate de mí, Satanás!”</w:t>
      </w:r>
      <w:r w:rsidR="00C5796D">
        <w:rPr>
          <w:i/>
          <w:iCs/>
          <w:color w:val="000000" w:themeColor="text1"/>
        </w:rPr>
        <w:t xml:space="preserve"> </w:t>
      </w:r>
      <w:r w:rsidRPr="004D5F7D">
        <w:rPr>
          <w:color w:val="000000" w:themeColor="text1"/>
        </w:rPr>
        <w:t>Sí, Jesús lo llama así porque todo lo que intente impedir que se cumpla la voluntad de Dios proviene de Satanás, el adversario, cuyo propósito es obstaculizar el plan divino.</w:t>
      </w:r>
    </w:p>
    <w:p w14:paraId="45DC78C4" w14:textId="6AAB009C" w:rsidR="004D5F7D" w:rsidRPr="004D5F7D" w:rsidRDefault="004D5F7D" w:rsidP="004D5F7D">
      <w:pPr>
        <w:tabs>
          <w:tab w:val="left" w:pos="2939"/>
        </w:tabs>
        <w:rPr>
          <w:color w:val="000000" w:themeColor="text1"/>
        </w:rPr>
      </w:pPr>
      <w:r w:rsidRPr="004D5F7D">
        <w:rPr>
          <w:color w:val="000000" w:themeColor="text1"/>
        </w:rPr>
        <w:t>Debemos tener cuidado de no actuar de una manera similar, convirtiéndonos en instrumentos que dificulten el desarrollo del propósito de Dios. En lugar de ser un obstáculo, seamos colaboradores fieles en Su programa. Antes de ser tan atrevidos como Pedro al apartar a Jesús para reprenderlo, reflexionemos y asegurémonos de no estar siendo un impedimento para los planes de Dios. Esforcémonos en ser un canal por donde fluya el manantial de vida de Dios, permitiendo que muchos sean bendecidos a través de nuestra disposición y obediencia.</w:t>
      </w:r>
      <w:r w:rsidR="0068762E">
        <w:rPr>
          <w:color w:val="000000" w:themeColor="text1"/>
        </w:rPr>
        <w:t xml:space="preserve"> Bendiciones. </w:t>
      </w:r>
    </w:p>
    <w:bookmarkEnd w:id="96"/>
    <w:p w14:paraId="3773E5CA" w14:textId="77777777" w:rsidR="004D5F7D" w:rsidRPr="004D5F7D" w:rsidRDefault="004D5F7D" w:rsidP="00EE2529">
      <w:pPr>
        <w:tabs>
          <w:tab w:val="left" w:pos="2939"/>
        </w:tabs>
        <w:rPr>
          <w:color w:val="000000" w:themeColor="text1"/>
        </w:rPr>
      </w:pPr>
    </w:p>
    <w:p w14:paraId="536CA345" w14:textId="77777777" w:rsidR="004D5F7D" w:rsidRDefault="004D5F7D" w:rsidP="00EE2529">
      <w:pPr>
        <w:tabs>
          <w:tab w:val="left" w:pos="2939"/>
        </w:tabs>
        <w:rPr>
          <w:color w:val="000000" w:themeColor="text1"/>
          <w:lang w:val="es-ES"/>
        </w:rPr>
      </w:pPr>
    </w:p>
    <w:p w14:paraId="13671B08" w14:textId="21C60F2F" w:rsidR="00F7407F" w:rsidRDefault="00BD3446" w:rsidP="00EE2529">
      <w:pPr>
        <w:tabs>
          <w:tab w:val="left" w:pos="2939"/>
        </w:tabs>
        <w:rPr>
          <w:color w:val="000000" w:themeColor="text1"/>
          <w:lang w:val="es-ES"/>
        </w:rPr>
      </w:pPr>
      <w:bookmarkStart w:id="97" w:name="OLE_LINK97"/>
      <w:r w:rsidRPr="000726D3">
        <w:rPr>
          <w:b/>
          <w:bCs/>
          <w:color w:val="000000" w:themeColor="text1"/>
        </w:rPr>
        <w:t>Juan 15:1-4 NTV</w:t>
      </w:r>
      <w:r>
        <w:rPr>
          <w:color w:val="000000" w:themeColor="text1"/>
        </w:rPr>
        <w:t xml:space="preserve">. </w:t>
      </w:r>
      <w:r w:rsidRPr="000726D3">
        <w:rPr>
          <w:i/>
          <w:iCs/>
          <w:color w:val="0070C0"/>
          <w:vertAlign w:val="superscript"/>
          <w:lang w:val="es-ES"/>
        </w:rPr>
        <w:t>1 </w:t>
      </w:r>
      <w:r w:rsidRPr="000726D3">
        <w:rPr>
          <w:i/>
          <w:iCs/>
          <w:color w:val="0070C0"/>
          <w:lang w:val="es-ES"/>
        </w:rPr>
        <w:t xml:space="preserve">»Yo soy la vid verdadera, y mi Padre es el labrador. </w:t>
      </w:r>
      <w:r w:rsidRPr="000726D3">
        <w:rPr>
          <w:i/>
          <w:iCs/>
          <w:color w:val="0070C0"/>
          <w:vertAlign w:val="superscript"/>
          <w:lang w:val="es-ES"/>
        </w:rPr>
        <w:t>2 </w:t>
      </w:r>
      <w:r w:rsidRPr="000726D3">
        <w:rPr>
          <w:i/>
          <w:iCs/>
          <w:color w:val="0070C0"/>
          <w:lang w:val="es-ES"/>
        </w:rPr>
        <w:t xml:space="preserve">Él corta de mí toda rama que no produce fruto y poda las ramas que sí dan fruto, para que den aún más. </w:t>
      </w:r>
      <w:r w:rsidRPr="000726D3">
        <w:rPr>
          <w:i/>
          <w:iCs/>
          <w:color w:val="0070C0"/>
          <w:vertAlign w:val="superscript"/>
          <w:lang w:val="es-ES"/>
        </w:rPr>
        <w:t>3 </w:t>
      </w:r>
      <w:r w:rsidRPr="000726D3">
        <w:rPr>
          <w:i/>
          <w:iCs/>
          <w:color w:val="0070C0"/>
          <w:lang w:val="es-ES"/>
        </w:rPr>
        <w:t xml:space="preserve">Ustedes ya han sido podados y purificados por el mensaje que les di. </w:t>
      </w:r>
      <w:r w:rsidRPr="000726D3">
        <w:rPr>
          <w:i/>
          <w:iCs/>
          <w:color w:val="0070C0"/>
          <w:vertAlign w:val="superscript"/>
          <w:lang w:val="es-ES"/>
        </w:rPr>
        <w:t>4 </w:t>
      </w:r>
      <w:r w:rsidRPr="000726D3">
        <w:rPr>
          <w:i/>
          <w:iCs/>
          <w:color w:val="0070C0"/>
          <w:lang w:val="es-ES"/>
        </w:rPr>
        <w:t>Permanezcan en mí, y yo permaneceré en ustedes. Pues una rama no puede producir fruto si la cortan de la vid, y ustedes tampoco pueden ser fructíferos a menos que permanezcan en mí</w:t>
      </w:r>
      <w:r w:rsidR="000726D3">
        <w:rPr>
          <w:color w:val="000000" w:themeColor="text1"/>
          <w:lang w:val="es-ES"/>
        </w:rPr>
        <w:t>.</w:t>
      </w:r>
    </w:p>
    <w:p w14:paraId="533864CB" w14:textId="77777777" w:rsidR="000726D3" w:rsidRDefault="000726D3" w:rsidP="00EE2529">
      <w:pPr>
        <w:tabs>
          <w:tab w:val="left" w:pos="2939"/>
        </w:tabs>
        <w:rPr>
          <w:color w:val="000000" w:themeColor="text1"/>
          <w:lang w:val="es-ES"/>
        </w:rPr>
      </w:pPr>
    </w:p>
    <w:p w14:paraId="0C5AF9A5" w14:textId="77777777" w:rsidR="00D6702F" w:rsidRPr="00D6702F" w:rsidRDefault="00D6702F" w:rsidP="00D6702F">
      <w:pPr>
        <w:tabs>
          <w:tab w:val="left" w:pos="2939"/>
        </w:tabs>
        <w:rPr>
          <w:color w:val="000000" w:themeColor="text1"/>
        </w:rPr>
      </w:pPr>
      <w:r w:rsidRPr="00D6702F">
        <w:rPr>
          <w:color w:val="000000" w:themeColor="text1"/>
        </w:rPr>
        <w:t>Permanecer, esa palabra tan crucial en el Reino de Dios. Qué difícil es mantenerse fieles en nuestro caminar con el Señor. A lo largo de los años he visto muchas cosas, entre ellas, cuántos quedan en el camino y no permanecen. En este caminar no importa el tiempo que lleves siguiendo a Dios, los títulos que tengas, cuánto conozcas de la Biblia o las experiencias que hayas tenido con el Espíritu Santo. Lo que verdaderamente importa es estar firmes hasta el final. </w:t>
      </w:r>
      <w:r w:rsidRPr="00D6702F">
        <w:rPr>
          <w:b/>
          <w:bCs/>
          <w:color w:val="000000" w:themeColor="text1"/>
        </w:rPr>
        <w:t>Permanecer</w:t>
      </w:r>
      <w:r w:rsidRPr="00D6702F">
        <w:rPr>
          <w:color w:val="000000" w:themeColor="text1"/>
        </w:rPr>
        <w:t> debe ser nuestra constante.</w:t>
      </w:r>
    </w:p>
    <w:p w14:paraId="1927D47C" w14:textId="77777777" w:rsidR="00D6702F" w:rsidRPr="00D6702F" w:rsidRDefault="00D6702F" w:rsidP="00D6702F">
      <w:pPr>
        <w:tabs>
          <w:tab w:val="left" w:pos="2939"/>
        </w:tabs>
        <w:rPr>
          <w:color w:val="000000" w:themeColor="text1"/>
        </w:rPr>
      </w:pPr>
      <w:r w:rsidRPr="00D6702F">
        <w:rPr>
          <w:color w:val="000000" w:themeColor="text1"/>
        </w:rPr>
        <w:t>Un detalle fundamental para poder permanecer es no descuidarnos. No debemos pensar que somos fuertes por nosotros mismos, ni creernos superiores a otros hermanos. Tampoco debemos depender de nuestros logros, porque estos pueden convertirse en peligros graves para nuestro caminar espiritual. La autosuficiencia y el orgullo son enemigos de la fidelidad.</w:t>
      </w:r>
    </w:p>
    <w:p w14:paraId="280F4C99" w14:textId="77777777" w:rsidR="00D6702F" w:rsidRPr="00D6702F" w:rsidRDefault="00D6702F" w:rsidP="00D6702F">
      <w:pPr>
        <w:tabs>
          <w:tab w:val="left" w:pos="2939"/>
        </w:tabs>
        <w:rPr>
          <w:color w:val="000000" w:themeColor="text1"/>
        </w:rPr>
      </w:pPr>
      <w:r w:rsidRPr="00D6702F">
        <w:rPr>
          <w:color w:val="000000" w:themeColor="text1"/>
        </w:rPr>
        <w:t>Este pasaje nos dice que somos y seremos podados por la Palabra que recibimos. Entonces, surge una pregunta clave: </w:t>
      </w:r>
      <w:r w:rsidRPr="00D6702F">
        <w:rPr>
          <w:b/>
          <w:bCs/>
          <w:color w:val="000000" w:themeColor="text1"/>
        </w:rPr>
        <w:t>¿qué haces con la Palabra que recibes?</w:t>
      </w:r>
      <w:r w:rsidRPr="00D6702F">
        <w:rPr>
          <w:color w:val="000000" w:themeColor="text1"/>
        </w:rPr>
        <w:t> Te invito a que reflexiones sobre esto y busques responderlo con sinceridad delante de Dios.</w:t>
      </w:r>
    </w:p>
    <w:p w14:paraId="6DFA6238" w14:textId="77777777" w:rsidR="00D6702F" w:rsidRPr="00D6702F" w:rsidRDefault="00D6702F" w:rsidP="00D6702F">
      <w:pPr>
        <w:tabs>
          <w:tab w:val="left" w:pos="2939"/>
        </w:tabs>
        <w:rPr>
          <w:color w:val="000000" w:themeColor="text1"/>
        </w:rPr>
      </w:pPr>
      <w:r w:rsidRPr="00D6702F">
        <w:rPr>
          <w:color w:val="000000" w:themeColor="text1"/>
        </w:rPr>
        <w:t>Recuerda que la rama que se poda es la que da más fruto. Tal vez puedas permanecer sin ser podado, pero, ¿cuánto fruto estás dando? Algunos se limitan a permanecer, pero no se ocupan de producir frutos. Sin embargo, los frutos son lo que hacen visible a Dios a través de ti. Para esto, debes permitir que el Padre celestial te pode. Aunque el proceso de poda puede ser incómodo, siempre resulta en una mayor bendición y utilidad en el Reino.</w:t>
      </w:r>
    </w:p>
    <w:p w14:paraId="3996F9FA" w14:textId="77777777" w:rsidR="00D6702F" w:rsidRPr="00D6702F" w:rsidRDefault="00D6702F" w:rsidP="00D6702F">
      <w:pPr>
        <w:tabs>
          <w:tab w:val="left" w:pos="2939"/>
        </w:tabs>
        <w:rPr>
          <w:color w:val="000000" w:themeColor="text1"/>
        </w:rPr>
      </w:pPr>
      <w:r w:rsidRPr="00D6702F">
        <w:rPr>
          <w:b/>
          <w:bCs/>
          <w:color w:val="000000" w:themeColor="text1"/>
        </w:rPr>
        <w:t>Permanezcamos, seamos fructíferos y dejemos que Dios obre en nosotros.</w:t>
      </w:r>
      <w:r w:rsidRPr="00D6702F">
        <w:rPr>
          <w:color w:val="000000" w:themeColor="text1"/>
        </w:rPr>
        <w:t> Bendiciones.</w:t>
      </w:r>
    </w:p>
    <w:bookmarkEnd w:id="97"/>
    <w:p w14:paraId="1BE31357" w14:textId="6AC3137B" w:rsidR="00641AC1" w:rsidRDefault="00641AC1" w:rsidP="00EE2529">
      <w:pPr>
        <w:tabs>
          <w:tab w:val="left" w:pos="2939"/>
        </w:tabs>
        <w:rPr>
          <w:color w:val="000000" w:themeColor="text1"/>
        </w:rPr>
      </w:pPr>
    </w:p>
    <w:p w14:paraId="1AC654C5" w14:textId="77777777" w:rsidR="00DF1699" w:rsidRDefault="00DF1699" w:rsidP="00EE2529">
      <w:pPr>
        <w:tabs>
          <w:tab w:val="left" w:pos="2939"/>
        </w:tabs>
        <w:rPr>
          <w:color w:val="000000" w:themeColor="text1"/>
        </w:rPr>
      </w:pPr>
    </w:p>
    <w:p w14:paraId="5E20C370" w14:textId="1AACC846" w:rsidR="00DF1699" w:rsidRDefault="00DF1699" w:rsidP="00EE2529">
      <w:pPr>
        <w:tabs>
          <w:tab w:val="left" w:pos="2939"/>
        </w:tabs>
        <w:rPr>
          <w:color w:val="000000" w:themeColor="text1"/>
          <w:lang w:val="es-ES"/>
        </w:rPr>
      </w:pPr>
      <w:bookmarkStart w:id="98" w:name="OLE_LINK98"/>
      <w:r w:rsidRPr="00BA1D42">
        <w:rPr>
          <w:b/>
          <w:bCs/>
          <w:color w:val="000000" w:themeColor="text1"/>
        </w:rPr>
        <w:t>Hechos 4:12 NTV</w:t>
      </w:r>
      <w:r>
        <w:rPr>
          <w:color w:val="000000" w:themeColor="text1"/>
        </w:rPr>
        <w:t xml:space="preserve">. </w:t>
      </w:r>
      <w:r w:rsidRPr="00BA1D42">
        <w:rPr>
          <w:i/>
          <w:iCs/>
          <w:color w:val="0070C0"/>
          <w:lang w:val="es-ES"/>
        </w:rPr>
        <w:t>»¡En ningún otro hay salvación! Dios no ha dado ningún otro nombre bajo el cielo, mediante el cual podamos ser salvos»</w:t>
      </w:r>
      <w:r w:rsidRPr="00DF1699">
        <w:rPr>
          <w:color w:val="000000" w:themeColor="text1"/>
          <w:lang w:val="es-ES"/>
        </w:rPr>
        <w:t>.</w:t>
      </w:r>
    </w:p>
    <w:p w14:paraId="7AA8A2F9" w14:textId="77777777" w:rsidR="00DF1699" w:rsidRDefault="00DF1699" w:rsidP="00EE2529">
      <w:pPr>
        <w:tabs>
          <w:tab w:val="left" w:pos="2939"/>
        </w:tabs>
        <w:rPr>
          <w:color w:val="000000" w:themeColor="text1"/>
          <w:lang w:val="es-ES"/>
        </w:rPr>
      </w:pPr>
    </w:p>
    <w:p w14:paraId="4850F9D9" w14:textId="77777777" w:rsidR="008E0A32" w:rsidRPr="008E0A32" w:rsidRDefault="00B90B8E" w:rsidP="008E0A32">
      <w:pPr>
        <w:tabs>
          <w:tab w:val="left" w:pos="2939"/>
        </w:tabs>
        <w:rPr>
          <w:color w:val="000000" w:themeColor="text1"/>
        </w:rPr>
      </w:pPr>
      <w:r>
        <w:rPr>
          <w:color w:val="000000" w:themeColor="text1"/>
          <w:lang w:val="es-ES"/>
        </w:rPr>
        <w:t xml:space="preserve"> </w:t>
      </w:r>
      <w:r w:rsidR="008E0A32" w:rsidRPr="008E0A32">
        <w:rPr>
          <w:color w:val="000000" w:themeColor="text1"/>
        </w:rPr>
        <w:t>En un mundo que constantemente promueve la idea de que la verdad es relativa y que cada quien puede establecer su propia perspectiva como válida, es fundamental recordar que la Palabra de Dios permanece como el único fundamento sólido y eterno. Mientras algunos afirman que todas las opiniones son igualmente válidas, la Biblia nos enseña claramente que hay una única verdad absoluta: Jesucristo.</w:t>
      </w:r>
    </w:p>
    <w:p w14:paraId="658DDFE2" w14:textId="476D1A38" w:rsidR="008E0A32" w:rsidRPr="008E0A32" w:rsidRDefault="008E0A32" w:rsidP="008E0A32">
      <w:pPr>
        <w:tabs>
          <w:tab w:val="left" w:pos="2939"/>
        </w:tabs>
        <w:rPr>
          <w:color w:val="000000" w:themeColor="text1"/>
        </w:rPr>
      </w:pPr>
      <w:r w:rsidRPr="008E0A32">
        <w:rPr>
          <w:color w:val="0070C0"/>
        </w:rPr>
        <w:t>Jesús mismo declaró:</w:t>
      </w:r>
      <w:r w:rsidR="001B47F4">
        <w:rPr>
          <w:color w:val="0070C0"/>
        </w:rPr>
        <w:t xml:space="preserve"> </w:t>
      </w:r>
      <w:r w:rsidRPr="008E0A32">
        <w:rPr>
          <w:i/>
          <w:iCs/>
          <w:color w:val="0070C0"/>
        </w:rPr>
        <w:t>"Yo soy el camino, la verdad y la vida; nadie puede ir al Padre si no es por medio de mí</w:t>
      </w:r>
      <w:r w:rsidRPr="008E0A32">
        <w:rPr>
          <w:i/>
          <w:iCs/>
          <w:color w:val="000000" w:themeColor="text1"/>
        </w:rPr>
        <w:t>" (</w:t>
      </w:r>
      <w:r w:rsidRPr="008E0A32">
        <w:rPr>
          <w:b/>
          <w:bCs/>
          <w:i/>
          <w:iCs/>
          <w:color w:val="000000" w:themeColor="text1"/>
        </w:rPr>
        <w:t>Juan 14:6, NTV</w:t>
      </w:r>
      <w:r w:rsidRPr="008E0A32">
        <w:rPr>
          <w:i/>
          <w:iCs/>
          <w:color w:val="000000" w:themeColor="text1"/>
        </w:rPr>
        <w:t>).</w:t>
      </w:r>
    </w:p>
    <w:p w14:paraId="0ED2CA14" w14:textId="77777777" w:rsidR="008E0A32" w:rsidRPr="008E0A32" w:rsidRDefault="008E0A32" w:rsidP="008E0A32">
      <w:pPr>
        <w:tabs>
          <w:tab w:val="left" w:pos="2939"/>
        </w:tabs>
        <w:rPr>
          <w:color w:val="000000" w:themeColor="text1"/>
        </w:rPr>
      </w:pPr>
      <w:r w:rsidRPr="008E0A32">
        <w:rPr>
          <w:color w:val="000000" w:themeColor="text1"/>
        </w:rPr>
        <w:t>Dios nos ha dado el privilegio y la responsabilidad de proclamar esta verdad al mundo. En medio de una sociedad que cada día se aleja más de Él, somos llamados a ser portadores de esperanza, como aquella serpiente de bronce levantada en el desierto (</w:t>
      </w:r>
      <w:r w:rsidRPr="008E0A32">
        <w:rPr>
          <w:b/>
          <w:bCs/>
          <w:color w:val="000000" w:themeColor="text1"/>
        </w:rPr>
        <w:t>Números 21:8-9</w:t>
      </w:r>
      <w:r w:rsidRPr="008E0A32">
        <w:rPr>
          <w:color w:val="000000" w:themeColor="text1"/>
        </w:rPr>
        <w:t>). Así como los israelitas mordidos por serpientes podían mirar a la serpiente de bronce para ser sanados, hoy el mundo necesita volver su mirada a Cristo para encontrar salvación.</w:t>
      </w:r>
    </w:p>
    <w:p w14:paraId="479F2719" w14:textId="77777777" w:rsidR="008E0A32" w:rsidRPr="008E0A32" w:rsidRDefault="008E0A32" w:rsidP="008E0A32">
      <w:pPr>
        <w:tabs>
          <w:tab w:val="left" w:pos="2939"/>
        </w:tabs>
        <w:rPr>
          <w:color w:val="000000" w:themeColor="text1"/>
        </w:rPr>
      </w:pPr>
      <w:r w:rsidRPr="008E0A32">
        <w:rPr>
          <w:color w:val="000000" w:themeColor="text1"/>
        </w:rPr>
        <w:t>La iglesia de Cristo debe alzar su voz y su luz en cada rincón del planeta, proclamando que no hay otro nombre mediante el cual podamos ser salvos. Si sabemos que Jesús es el único camino a la salvación, no podemos quedarnos callados. Sería el mayor acto de indiferencia hacia un mundo perdido que desesperadamente necesita de Dios.</w:t>
      </w:r>
    </w:p>
    <w:p w14:paraId="3FABCF03" w14:textId="04F79A6F" w:rsidR="008E0A32" w:rsidRPr="008E0A32" w:rsidRDefault="008E0A32" w:rsidP="008E0A32">
      <w:pPr>
        <w:tabs>
          <w:tab w:val="left" w:pos="2939"/>
        </w:tabs>
        <w:rPr>
          <w:color w:val="000000" w:themeColor="text1"/>
        </w:rPr>
      </w:pPr>
      <w:r w:rsidRPr="008E0A32">
        <w:rPr>
          <w:color w:val="000000" w:themeColor="text1"/>
        </w:rPr>
        <w:br/>
      </w:r>
      <w:r w:rsidRPr="008E0A32">
        <w:rPr>
          <w:color w:val="FF0000"/>
        </w:rPr>
        <w:t xml:space="preserve">¿Estás anunciando esta verdad en tu vida diaria? </w:t>
      </w:r>
      <w:r w:rsidRPr="008E0A32">
        <w:rPr>
          <w:color w:val="000000" w:themeColor="text1"/>
        </w:rPr>
        <w:t>Jesús nos ha llamado a ser sus testigos, a compartir la salvación que Él ofrece con valentía y amor.</w:t>
      </w:r>
    </w:p>
    <w:p w14:paraId="7BF14279" w14:textId="4FECBD82" w:rsidR="001B47F4" w:rsidRDefault="008E0A32" w:rsidP="008E0A32">
      <w:pPr>
        <w:tabs>
          <w:tab w:val="left" w:pos="2939"/>
        </w:tabs>
        <w:rPr>
          <w:color w:val="000000" w:themeColor="text1"/>
        </w:rPr>
      </w:pPr>
      <w:r w:rsidRPr="008E0A32">
        <w:rPr>
          <w:color w:val="000000" w:themeColor="text1"/>
        </w:rPr>
        <w:br/>
      </w:r>
      <w:r w:rsidR="001B47F4" w:rsidRPr="001B47F4">
        <w:rPr>
          <w:b/>
          <w:bCs/>
          <w:color w:val="000000" w:themeColor="text1"/>
        </w:rPr>
        <w:t>Ora</w:t>
      </w:r>
      <w:r w:rsidR="001B47F4">
        <w:rPr>
          <w:color w:val="000000" w:themeColor="text1"/>
        </w:rPr>
        <w:t xml:space="preserve">: </w:t>
      </w:r>
      <w:r w:rsidRPr="008E0A32">
        <w:rPr>
          <w:color w:val="000000" w:themeColor="text1"/>
        </w:rPr>
        <w:t>Señor Jesús, gracias porque te he conocido y porque has transformado mi vida. Ayúdame a ser fiel al proclamar tu verdad, a hablar de tu salvación en cada lugar y en todo momento. Que mi vida sea un reflejo de tu amor y tu gracia para que otros puedan verte a través de mí. Amén.</w:t>
      </w:r>
    </w:p>
    <w:p w14:paraId="2D1FD4FE" w14:textId="1760E9AD" w:rsidR="008E0A32" w:rsidRPr="008E0A32" w:rsidRDefault="008E0A32" w:rsidP="008E0A32">
      <w:pPr>
        <w:tabs>
          <w:tab w:val="left" w:pos="2939"/>
        </w:tabs>
        <w:rPr>
          <w:color w:val="000000" w:themeColor="text1"/>
        </w:rPr>
      </w:pPr>
      <w:r w:rsidRPr="008E0A32">
        <w:rPr>
          <w:color w:val="000000" w:themeColor="text1"/>
        </w:rPr>
        <w:br/>
        <w:t>Hoy, toma un momento para compartir con alguien acerca de Jesús, el único camino, verdad y vida. No te guardes este tesoro, ¡anuncia al mundo dónde se encuentra la verdadera salvación!</w:t>
      </w:r>
    </w:p>
    <w:p w14:paraId="31D028D1" w14:textId="4711324B" w:rsidR="00B90B8E" w:rsidRDefault="008E0A32" w:rsidP="00EE2529">
      <w:pPr>
        <w:tabs>
          <w:tab w:val="left" w:pos="2939"/>
        </w:tabs>
        <w:rPr>
          <w:color w:val="000000" w:themeColor="text1"/>
        </w:rPr>
      </w:pPr>
      <w:r w:rsidRPr="008E0A32">
        <w:rPr>
          <w:color w:val="000000" w:themeColor="text1"/>
        </w:rPr>
        <w:t>Bendiciones.</w:t>
      </w:r>
      <w:bookmarkEnd w:id="98"/>
    </w:p>
    <w:p w14:paraId="5A051CFB" w14:textId="77777777" w:rsidR="004633E6" w:rsidRDefault="004633E6" w:rsidP="00EE2529">
      <w:pPr>
        <w:tabs>
          <w:tab w:val="left" w:pos="2939"/>
        </w:tabs>
        <w:rPr>
          <w:color w:val="000000" w:themeColor="text1"/>
        </w:rPr>
      </w:pPr>
    </w:p>
    <w:p w14:paraId="5148F406" w14:textId="77777777" w:rsidR="004633E6" w:rsidRDefault="004633E6" w:rsidP="00EE2529">
      <w:pPr>
        <w:tabs>
          <w:tab w:val="left" w:pos="2939"/>
        </w:tabs>
        <w:rPr>
          <w:color w:val="000000" w:themeColor="text1"/>
        </w:rPr>
      </w:pPr>
    </w:p>
    <w:p w14:paraId="359B929C" w14:textId="3F55FB33" w:rsidR="004633E6" w:rsidRPr="00A30854" w:rsidRDefault="004633E6" w:rsidP="00EE2529">
      <w:pPr>
        <w:tabs>
          <w:tab w:val="left" w:pos="2939"/>
        </w:tabs>
        <w:rPr>
          <w:color w:val="000000" w:themeColor="text1"/>
        </w:rPr>
      </w:pPr>
      <w:bookmarkStart w:id="99" w:name="OLE_LINK99"/>
      <w:r w:rsidRPr="00A30854">
        <w:rPr>
          <w:b/>
          <w:bCs/>
          <w:color w:val="000000" w:themeColor="text1"/>
        </w:rPr>
        <w:t>Juan 3:27-30 NTV.</w:t>
      </w:r>
      <w:r>
        <w:rPr>
          <w:color w:val="000000" w:themeColor="text1"/>
        </w:rPr>
        <w:t xml:space="preserve"> </w:t>
      </w:r>
      <w:r w:rsidRPr="00A30854">
        <w:rPr>
          <w:i/>
          <w:iCs/>
          <w:color w:val="0070C0"/>
          <w:lang w:val="es-ES"/>
        </w:rPr>
        <w:t xml:space="preserve">Juan respondió: </w:t>
      </w:r>
      <w:r w:rsidRPr="004633E6">
        <w:rPr>
          <w:i/>
          <w:iCs/>
          <w:color w:val="0070C0"/>
          <w:lang w:val="es-ES"/>
        </w:rPr>
        <w:t xml:space="preserve">—Nadie puede recibir nada a menos que Dios se lo conceda desde el cielo. </w:t>
      </w:r>
      <w:r w:rsidRPr="004633E6">
        <w:rPr>
          <w:i/>
          <w:iCs/>
          <w:color w:val="0070C0"/>
          <w:vertAlign w:val="superscript"/>
          <w:lang w:val="es-ES"/>
        </w:rPr>
        <w:t>28 </w:t>
      </w:r>
      <w:r w:rsidRPr="004633E6">
        <w:rPr>
          <w:i/>
          <w:iCs/>
          <w:color w:val="0070C0"/>
          <w:lang w:val="es-ES"/>
        </w:rPr>
        <w:t xml:space="preserve">Ustedes saben que les dije claramente: “Yo no soy el Mesías; estoy aquí sólo para prepararle el camino a él”. </w:t>
      </w:r>
      <w:r w:rsidRPr="004633E6">
        <w:rPr>
          <w:i/>
          <w:iCs/>
          <w:color w:val="0070C0"/>
          <w:vertAlign w:val="superscript"/>
          <w:lang w:val="es-ES"/>
        </w:rPr>
        <w:t>29 </w:t>
      </w:r>
      <w:r w:rsidRPr="004633E6">
        <w:rPr>
          <w:i/>
          <w:iCs/>
          <w:color w:val="0070C0"/>
          <w:lang w:val="es-ES"/>
        </w:rPr>
        <w:t xml:space="preserve">Es el novio quien se casa con la novia, y el amigo del novio simplemente se alegra de poder estar al lado del novio y oír sus votos. Por lo tanto, oír que él tiene éxito me llena de alegría. </w:t>
      </w:r>
      <w:r w:rsidRPr="004633E6">
        <w:rPr>
          <w:i/>
          <w:iCs/>
          <w:color w:val="0070C0"/>
          <w:vertAlign w:val="superscript"/>
          <w:lang w:val="es-ES"/>
        </w:rPr>
        <w:t>30 </w:t>
      </w:r>
      <w:r w:rsidRPr="004633E6">
        <w:rPr>
          <w:i/>
          <w:iCs/>
          <w:color w:val="0070C0"/>
          <w:lang w:val="es-ES"/>
        </w:rPr>
        <w:t>Él debe tener cada vez más importancia y yo, menos</w:t>
      </w:r>
      <w:r w:rsidR="00A30854">
        <w:rPr>
          <w:color w:val="000000" w:themeColor="text1"/>
          <w:lang w:val="es-ES"/>
        </w:rPr>
        <w:t>.</w:t>
      </w:r>
    </w:p>
    <w:p w14:paraId="31C7527F" w14:textId="77777777" w:rsidR="00A30854" w:rsidRPr="00A30854" w:rsidRDefault="00A30854" w:rsidP="00EE2529">
      <w:pPr>
        <w:tabs>
          <w:tab w:val="left" w:pos="2939"/>
        </w:tabs>
        <w:rPr>
          <w:color w:val="000000" w:themeColor="text1"/>
        </w:rPr>
      </w:pPr>
    </w:p>
    <w:p w14:paraId="14A2F38F" w14:textId="77777777" w:rsidR="00A62707" w:rsidRPr="00A62707" w:rsidRDefault="00A62707" w:rsidP="00A62707">
      <w:pPr>
        <w:tabs>
          <w:tab w:val="left" w:pos="2939"/>
        </w:tabs>
        <w:rPr>
          <w:color w:val="000000" w:themeColor="text1"/>
        </w:rPr>
      </w:pPr>
      <w:r w:rsidRPr="00A62707">
        <w:rPr>
          <w:color w:val="000000" w:themeColor="text1"/>
        </w:rPr>
        <w:t>Juan el Bautista es uno de los personajes más fascinantes de la Biblia. Su vida nos enseña la importancia de conocer los tiempos, aceptar nuestra misión y enfocarnos en cumplirla sin desviarnos. Desde antes de nacer, Juan fue destinado por Dios para una tarea especial: preparar el camino para el Mesías. Su vida fue diferente porque Dios lo diseñó con un propósito específico.</w:t>
      </w:r>
    </w:p>
    <w:p w14:paraId="4A666188" w14:textId="77777777" w:rsidR="00A62707" w:rsidRPr="00A62707" w:rsidRDefault="00A62707" w:rsidP="00A62707">
      <w:pPr>
        <w:tabs>
          <w:tab w:val="left" w:pos="2939"/>
        </w:tabs>
        <w:rPr>
          <w:color w:val="000000" w:themeColor="text1"/>
        </w:rPr>
      </w:pPr>
      <w:r w:rsidRPr="00A62707">
        <w:rPr>
          <w:color w:val="000000" w:themeColor="text1"/>
        </w:rPr>
        <w:t>A menudo, nos encontramos en una lucha por compararnos con otros o imitar caminos ajenos, olvidando que cada uno tiene un llamado único. La clave está en descubrir qué quiere Dios de nosotros y ser fieles a esa misión, aunque las circunstancias sean adversas.</w:t>
      </w:r>
    </w:p>
    <w:p w14:paraId="54B87B2B" w14:textId="77777777" w:rsidR="00A62707" w:rsidRPr="00A62707" w:rsidRDefault="00A62707" w:rsidP="00A62707">
      <w:pPr>
        <w:tabs>
          <w:tab w:val="left" w:pos="2939"/>
        </w:tabs>
        <w:rPr>
          <w:color w:val="000000" w:themeColor="text1"/>
        </w:rPr>
      </w:pPr>
      <w:r w:rsidRPr="00A62707">
        <w:rPr>
          <w:color w:val="000000" w:themeColor="text1"/>
        </w:rPr>
        <w:t>Hoy, reflexiono en un evento personal: hace 39 años, mi papá partió inesperadamente. Fue el momento más difícil de mi vida, y sí, el adversario quiso usar ese dolor para alejarme de mi recién comenzada relación con Dios. Sin embargo, mi Padre celestial me fortaleció y me sostuvo.</w:t>
      </w:r>
    </w:p>
    <w:p w14:paraId="4459F584" w14:textId="77777777" w:rsidR="00A62707" w:rsidRPr="00A62707" w:rsidRDefault="00A62707" w:rsidP="00A62707">
      <w:pPr>
        <w:tabs>
          <w:tab w:val="left" w:pos="2939"/>
        </w:tabs>
        <w:rPr>
          <w:color w:val="000000" w:themeColor="text1"/>
        </w:rPr>
      </w:pPr>
      <w:r w:rsidRPr="00A62707">
        <w:rPr>
          <w:color w:val="000000" w:themeColor="text1"/>
        </w:rPr>
        <w:t>El enemigo siempre intentará destruir el plan de Dios. Lo hizo desde el Edén con Adán y sigue haciéndolo hoy. Cada uno de nosotros es también un blanco. Pero debemos recordar la verdad que nos recuerda Juan: “</w:t>
      </w:r>
      <w:r w:rsidRPr="00A62707">
        <w:rPr>
          <w:i/>
          <w:iCs/>
          <w:color w:val="0070C0"/>
        </w:rPr>
        <w:t>Nadie puede tener nada a menos que Dios se lo conceda desde el cielo</w:t>
      </w:r>
      <w:r w:rsidRPr="00A62707">
        <w:rPr>
          <w:color w:val="000000" w:themeColor="text1"/>
        </w:rPr>
        <w:t>”.</w:t>
      </w:r>
    </w:p>
    <w:p w14:paraId="4A2C9B13" w14:textId="77777777" w:rsidR="00A62707" w:rsidRPr="00A62707" w:rsidRDefault="00A62707" w:rsidP="00A62707">
      <w:pPr>
        <w:tabs>
          <w:tab w:val="left" w:pos="2939"/>
        </w:tabs>
        <w:rPr>
          <w:color w:val="000000" w:themeColor="text1"/>
        </w:rPr>
      </w:pPr>
      <w:r w:rsidRPr="00A62707">
        <w:rPr>
          <w:color w:val="000000" w:themeColor="text1"/>
        </w:rPr>
        <w:t>En los éxitos y las dificultades, nuestro enfoque debe ser el mismo que tuvo Juan: darle más importancia a Cristo y menos a nosotros mismos. Hemos sido creados para glorificarlo a Él y darlo a conocer. No permitamos que los retos de la vida nos distraigan de este propósito eterno.</w:t>
      </w:r>
    </w:p>
    <w:p w14:paraId="05D7BCAF" w14:textId="377C4AC8" w:rsidR="00A62707" w:rsidRPr="0006218D" w:rsidRDefault="00A62707" w:rsidP="0006218D">
      <w:pPr>
        <w:pStyle w:val="Prrafodelista"/>
        <w:numPr>
          <w:ilvl w:val="0"/>
          <w:numId w:val="2"/>
        </w:numPr>
        <w:tabs>
          <w:tab w:val="left" w:pos="2939"/>
        </w:tabs>
        <w:rPr>
          <w:color w:val="000000" w:themeColor="text1"/>
          <w:lang w:val="es-US"/>
        </w:rPr>
      </w:pPr>
      <w:r w:rsidRPr="0006218D">
        <w:rPr>
          <w:b/>
          <w:bCs/>
          <w:color w:val="000000" w:themeColor="text1"/>
          <w:lang w:val="es-US"/>
        </w:rPr>
        <w:t>Reconoce tu llamado:</w:t>
      </w:r>
      <w:r w:rsidRPr="0006218D">
        <w:rPr>
          <w:color w:val="000000" w:themeColor="text1"/>
          <w:lang w:val="es-US"/>
        </w:rPr>
        <w:t> Dedica tiempo para orar y reflexionar sobre el propósito que Dios tiene para tu vida.</w:t>
      </w:r>
    </w:p>
    <w:p w14:paraId="406E3C6C" w14:textId="68CA2B30" w:rsidR="00A62707" w:rsidRPr="0006218D" w:rsidRDefault="00A62707" w:rsidP="0006218D">
      <w:pPr>
        <w:pStyle w:val="Prrafodelista"/>
        <w:numPr>
          <w:ilvl w:val="0"/>
          <w:numId w:val="2"/>
        </w:numPr>
        <w:tabs>
          <w:tab w:val="left" w:pos="2939"/>
        </w:tabs>
        <w:rPr>
          <w:color w:val="000000" w:themeColor="text1"/>
          <w:lang w:val="es-US"/>
        </w:rPr>
      </w:pPr>
      <w:r w:rsidRPr="0006218D">
        <w:rPr>
          <w:b/>
          <w:bCs/>
          <w:color w:val="000000" w:themeColor="text1"/>
          <w:lang w:val="es-US"/>
        </w:rPr>
        <w:t>No te compares:</w:t>
      </w:r>
      <w:r w:rsidRPr="0006218D">
        <w:rPr>
          <w:color w:val="000000" w:themeColor="text1"/>
          <w:lang w:val="es-US"/>
        </w:rPr>
        <w:t> Enfócate en desarrollar tus talentos y cumplir con la tarea que Dios te ha encomendado.</w:t>
      </w:r>
    </w:p>
    <w:p w14:paraId="6010D393" w14:textId="583B6C30" w:rsidR="00A62707" w:rsidRPr="0006218D" w:rsidRDefault="00A62707" w:rsidP="0006218D">
      <w:pPr>
        <w:pStyle w:val="Prrafodelista"/>
        <w:numPr>
          <w:ilvl w:val="0"/>
          <w:numId w:val="2"/>
        </w:numPr>
        <w:tabs>
          <w:tab w:val="left" w:pos="2939"/>
        </w:tabs>
        <w:rPr>
          <w:color w:val="000000" w:themeColor="text1"/>
          <w:lang w:val="es-US"/>
        </w:rPr>
      </w:pPr>
      <w:r w:rsidRPr="0006218D">
        <w:rPr>
          <w:b/>
          <w:bCs/>
          <w:color w:val="000000" w:themeColor="text1"/>
          <w:lang w:val="es-US"/>
        </w:rPr>
        <w:t>Busca a Dios diariamente:</w:t>
      </w:r>
      <w:r w:rsidRPr="0006218D">
        <w:rPr>
          <w:color w:val="000000" w:themeColor="text1"/>
          <w:lang w:val="es-US"/>
        </w:rPr>
        <w:t> Haz de la oración y la lectura de la Palabra una prioridad para mantenerte firme y alineado con Su voluntad.</w:t>
      </w:r>
    </w:p>
    <w:p w14:paraId="00918E2A" w14:textId="13B638AC" w:rsidR="00A62707" w:rsidRPr="0006218D" w:rsidRDefault="00A62707" w:rsidP="0006218D">
      <w:pPr>
        <w:pStyle w:val="Prrafodelista"/>
        <w:numPr>
          <w:ilvl w:val="0"/>
          <w:numId w:val="2"/>
        </w:numPr>
        <w:tabs>
          <w:tab w:val="left" w:pos="2939"/>
        </w:tabs>
        <w:rPr>
          <w:color w:val="000000" w:themeColor="text1"/>
          <w:lang w:val="es-US"/>
        </w:rPr>
      </w:pPr>
      <w:r w:rsidRPr="0006218D">
        <w:rPr>
          <w:b/>
          <w:bCs/>
          <w:color w:val="000000" w:themeColor="text1"/>
          <w:lang w:val="es-US"/>
        </w:rPr>
        <w:t>Glorifica a Cristo en todo:</w:t>
      </w:r>
      <w:r w:rsidRPr="0006218D">
        <w:rPr>
          <w:color w:val="000000" w:themeColor="text1"/>
          <w:lang w:val="es-US"/>
        </w:rPr>
        <w:t> Que cada acción, palabra y decisión refleje que Cristo es el centro de tu vida.</w:t>
      </w:r>
    </w:p>
    <w:p w14:paraId="431C205E" w14:textId="77777777" w:rsidR="00A62707" w:rsidRPr="00A62707" w:rsidRDefault="00A62707" w:rsidP="00A62707">
      <w:pPr>
        <w:tabs>
          <w:tab w:val="left" w:pos="2939"/>
        </w:tabs>
        <w:rPr>
          <w:color w:val="000000" w:themeColor="text1"/>
        </w:rPr>
      </w:pPr>
      <w:r w:rsidRPr="00A62707">
        <w:rPr>
          <w:b/>
          <w:bCs/>
          <w:color w:val="000000" w:themeColor="text1"/>
        </w:rPr>
        <w:t>Padre celestial</w:t>
      </w:r>
      <w:r w:rsidRPr="00A62707">
        <w:rPr>
          <w:color w:val="000000" w:themeColor="text1"/>
        </w:rPr>
        <w:t>, gracias por recordarme que todo lo que tengo proviene de ti. Ayúdame a enfocarme en el propósito que me diste, a no perderme en las comparaciones ni en las distracciones del enemigo. Que Cristo sea siempre el centro de mi vida, creciendo en importancia mientras yo menguo. Amén.</w:t>
      </w:r>
    </w:p>
    <w:p w14:paraId="29129D8D" w14:textId="77777777" w:rsidR="00A62707" w:rsidRPr="00A62707" w:rsidRDefault="00A62707" w:rsidP="00A62707">
      <w:pPr>
        <w:tabs>
          <w:tab w:val="left" w:pos="2939"/>
        </w:tabs>
        <w:rPr>
          <w:color w:val="000000" w:themeColor="text1"/>
        </w:rPr>
      </w:pPr>
      <w:r w:rsidRPr="00A62707">
        <w:rPr>
          <w:b/>
          <w:bCs/>
          <w:color w:val="000000" w:themeColor="text1"/>
        </w:rPr>
        <w:t>Bendiciones.</w:t>
      </w:r>
    </w:p>
    <w:bookmarkEnd w:id="99"/>
    <w:p w14:paraId="5FE47470" w14:textId="4A32F72C" w:rsidR="007D3492" w:rsidRDefault="007D3492" w:rsidP="00EE2529">
      <w:pPr>
        <w:tabs>
          <w:tab w:val="left" w:pos="2939"/>
        </w:tabs>
        <w:rPr>
          <w:color w:val="000000" w:themeColor="text1"/>
          <w:lang w:val="es-ES"/>
        </w:rPr>
      </w:pPr>
    </w:p>
    <w:p w14:paraId="43C8A992" w14:textId="77777777" w:rsidR="00AC1F86" w:rsidRDefault="00AC1F86" w:rsidP="00EE2529">
      <w:pPr>
        <w:tabs>
          <w:tab w:val="left" w:pos="2939"/>
        </w:tabs>
        <w:rPr>
          <w:color w:val="000000" w:themeColor="text1"/>
          <w:lang w:val="es-ES"/>
        </w:rPr>
      </w:pPr>
    </w:p>
    <w:p w14:paraId="0FF6B7B1" w14:textId="79FD1BF1" w:rsidR="00AC1F86" w:rsidRDefault="00AC1F86" w:rsidP="00EE2529">
      <w:pPr>
        <w:tabs>
          <w:tab w:val="left" w:pos="2939"/>
        </w:tabs>
        <w:rPr>
          <w:color w:val="000000" w:themeColor="text1"/>
          <w:lang w:val="es-ES"/>
        </w:rPr>
      </w:pPr>
      <w:bookmarkStart w:id="100" w:name="OLE_LINK100"/>
      <w:r w:rsidRPr="00AC1F86">
        <w:rPr>
          <w:b/>
          <w:bCs/>
          <w:color w:val="000000" w:themeColor="text1"/>
          <w:lang w:val="es-ES"/>
        </w:rPr>
        <w:t>Hebreos 2:3-4 NTV</w:t>
      </w:r>
      <w:r>
        <w:rPr>
          <w:color w:val="000000" w:themeColor="text1"/>
          <w:lang w:val="es-ES"/>
        </w:rPr>
        <w:t xml:space="preserve">. </w:t>
      </w:r>
      <w:r w:rsidRPr="00AC1F86">
        <w:rPr>
          <w:i/>
          <w:iCs/>
          <w:color w:val="0070C0"/>
          <w:vertAlign w:val="superscript"/>
          <w:lang w:val="es-ES"/>
        </w:rPr>
        <w:t>3 </w:t>
      </w:r>
      <w:r w:rsidRPr="00AC1F86">
        <w:rPr>
          <w:i/>
          <w:iCs/>
          <w:color w:val="0070C0"/>
          <w:lang w:val="es-ES"/>
        </w:rPr>
        <w:t xml:space="preserve">Entonces, ¿qué nos hace pensar que podemos escapar si descuidamos </w:t>
      </w:r>
      <w:r w:rsidRPr="00011101">
        <w:rPr>
          <w:b/>
          <w:bCs/>
          <w:i/>
          <w:iCs/>
          <w:color w:val="0070C0"/>
          <w:lang w:val="es-ES"/>
        </w:rPr>
        <w:t>esta salvación tan grande</w:t>
      </w:r>
      <w:r w:rsidRPr="00AC1F86">
        <w:rPr>
          <w:i/>
          <w:iCs/>
          <w:color w:val="0070C0"/>
          <w:lang w:val="es-ES"/>
        </w:rPr>
        <w:t xml:space="preserve">, que primeramente fue anunciada por el mismo Señor Jesús y luego nos fue transmitida por quienes lo oyeron hablar? </w:t>
      </w:r>
      <w:r w:rsidRPr="00AC1F86">
        <w:rPr>
          <w:i/>
          <w:iCs/>
          <w:color w:val="0070C0"/>
          <w:vertAlign w:val="superscript"/>
          <w:lang w:val="es-ES"/>
        </w:rPr>
        <w:t>4 </w:t>
      </w:r>
      <w:r w:rsidRPr="00AC1F86">
        <w:rPr>
          <w:i/>
          <w:iCs/>
          <w:color w:val="0070C0"/>
          <w:lang w:val="es-ES"/>
        </w:rPr>
        <w:t xml:space="preserve">Además, </w:t>
      </w:r>
      <w:r w:rsidRPr="0020184F">
        <w:rPr>
          <w:b/>
          <w:bCs/>
          <w:i/>
          <w:iCs/>
          <w:color w:val="0070C0"/>
          <w:lang w:val="es-ES"/>
        </w:rPr>
        <w:t>Dios confirmó el mensaje</w:t>
      </w:r>
      <w:r w:rsidRPr="00AC1F86">
        <w:rPr>
          <w:i/>
          <w:iCs/>
          <w:color w:val="0070C0"/>
          <w:lang w:val="es-ES"/>
        </w:rPr>
        <w:t xml:space="preserve"> mediante señales, maravillas, diversos milagros y dones del Espíritu Santo según su voluntad</w:t>
      </w:r>
      <w:r>
        <w:rPr>
          <w:color w:val="000000" w:themeColor="text1"/>
          <w:lang w:val="es-ES"/>
        </w:rPr>
        <w:t>.</w:t>
      </w:r>
    </w:p>
    <w:p w14:paraId="45D4EC06" w14:textId="77777777" w:rsidR="00B121E8" w:rsidRPr="00B121E8" w:rsidRDefault="00B121E8" w:rsidP="00B121E8">
      <w:pPr>
        <w:tabs>
          <w:tab w:val="left" w:pos="2939"/>
        </w:tabs>
        <w:rPr>
          <w:color w:val="000000" w:themeColor="text1"/>
        </w:rPr>
      </w:pPr>
      <w:r w:rsidRPr="00B121E8">
        <w:rPr>
          <w:color w:val="000000" w:themeColor="text1"/>
        </w:rPr>
        <w:br/>
        <w:t>La frase </w:t>
      </w:r>
      <w:r w:rsidRPr="00B121E8">
        <w:rPr>
          <w:i/>
          <w:iCs/>
          <w:color w:val="000000" w:themeColor="text1"/>
        </w:rPr>
        <w:t>“</w:t>
      </w:r>
      <w:r w:rsidRPr="00B121E8">
        <w:rPr>
          <w:i/>
          <w:iCs/>
          <w:color w:val="0070C0"/>
        </w:rPr>
        <w:t>esta salvación tan grande</w:t>
      </w:r>
      <w:r w:rsidRPr="00B121E8">
        <w:rPr>
          <w:i/>
          <w:iCs/>
          <w:color w:val="000000" w:themeColor="text1"/>
        </w:rPr>
        <w:t>”</w:t>
      </w:r>
      <w:r w:rsidRPr="00B121E8">
        <w:rPr>
          <w:color w:val="000000" w:themeColor="text1"/>
        </w:rPr>
        <w:t> merece ser guardada como un tesoro en nuestro corazón y mente. Solo Jesús puede otorgarnos esta salvación, y el capítulo 2 de Hebreos nos muestra cómo Él, siendo Dios, se hizo hombre para experimentar la muerte y así ofrecernos vida eterna.</w:t>
      </w:r>
    </w:p>
    <w:p w14:paraId="146F6971" w14:textId="77777777" w:rsidR="00B121E8" w:rsidRPr="00B121E8" w:rsidRDefault="00B121E8" w:rsidP="00B121E8">
      <w:pPr>
        <w:tabs>
          <w:tab w:val="left" w:pos="2939"/>
        </w:tabs>
        <w:rPr>
          <w:color w:val="000000" w:themeColor="text1"/>
        </w:rPr>
      </w:pPr>
      <w:r w:rsidRPr="00B121E8">
        <w:rPr>
          <w:color w:val="000000" w:themeColor="text1"/>
        </w:rPr>
        <w:t>Jesús fue el primero en proclamar esta gran noticia, y después de Él, sus discípulos continuaron extendiendo el mensaje. Esta salvación no fue algo barato; costó el sacrificio supremo de Cristo, quien se hizo semejante a su creación y, en esa condición, padeció hasta la muerte. Esto nos llama a valorar y cuidar lo que Él compró con tanto amor.</w:t>
      </w:r>
    </w:p>
    <w:p w14:paraId="112CBD90" w14:textId="77777777" w:rsidR="00B121E8" w:rsidRPr="00B121E8" w:rsidRDefault="00B121E8" w:rsidP="00B121E8">
      <w:pPr>
        <w:tabs>
          <w:tab w:val="left" w:pos="2939"/>
        </w:tabs>
        <w:rPr>
          <w:color w:val="000000" w:themeColor="text1"/>
        </w:rPr>
      </w:pPr>
      <w:r w:rsidRPr="00B121E8">
        <w:rPr>
          <w:color w:val="000000" w:themeColor="text1"/>
        </w:rPr>
        <w:t>No podemos descuidar este regalo. Dios ha confirmado este mensaje a través de transformaciones evidentes por el Espíritu Santo, señales, milagros y dones. Todo esto es prueba de que la salvación es obra divina, no una invención humana.</w:t>
      </w:r>
    </w:p>
    <w:p w14:paraId="7C7108E9" w14:textId="77777777" w:rsidR="00B121E8" w:rsidRDefault="00B121E8" w:rsidP="00B121E8">
      <w:pPr>
        <w:tabs>
          <w:tab w:val="left" w:pos="2939"/>
        </w:tabs>
        <w:rPr>
          <w:color w:val="000000" w:themeColor="text1"/>
        </w:rPr>
      </w:pPr>
      <w:r w:rsidRPr="00B121E8">
        <w:rPr>
          <w:color w:val="000000" w:themeColor="text1"/>
        </w:rPr>
        <w:t>En un mundo que cada día se acerca más a su final, no debemos perder de vista la promesa de Jesús: ¡Él volverá por su iglesia! Permanezcamos firmes en este camino, que es el único que conduce a la vida eterna.</w:t>
      </w:r>
    </w:p>
    <w:p w14:paraId="21C5805C" w14:textId="77777777" w:rsidR="00B121E8" w:rsidRPr="00B121E8" w:rsidRDefault="00B121E8" w:rsidP="00B121E8">
      <w:pPr>
        <w:tabs>
          <w:tab w:val="left" w:pos="2939"/>
        </w:tabs>
        <w:rPr>
          <w:color w:val="000000" w:themeColor="text1"/>
        </w:rPr>
      </w:pPr>
    </w:p>
    <w:p w14:paraId="398DEE45" w14:textId="55C30575" w:rsidR="00B121E8" w:rsidRPr="00B121E8" w:rsidRDefault="00B121E8" w:rsidP="00B121E8">
      <w:pPr>
        <w:tabs>
          <w:tab w:val="left" w:pos="2939"/>
        </w:tabs>
        <w:rPr>
          <w:color w:val="000000" w:themeColor="text1"/>
        </w:rPr>
      </w:pPr>
      <w:r w:rsidRPr="00B121E8">
        <w:rPr>
          <w:b/>
          <w:bCs/>
          <w:color w:val="000000" w:themeColor="text1"/>
        </w:rPr>
        <w:t>Judas 24 (NTV)</w:t>
      </w:r>
      <w:r>
        <w:rPr>
          <w:b/>
          <w:bCs/>
          <w:color w:val="000000" w:themeColor="text1"/>
        </w:rPr>
        <w:t xml:space="preserve"> </w:t>
      </w:r>
      <w:r w:rsidRPr="00B121E8">
        <w:rPr>
          <w:i/>
          <w:iCs/>
          <w:color w:val="000000" w:themeColor="text1"/>
        </w:rPr>
        <w:t>"</w:t>
      </w:r>
      <w:r w:rsidRPr="00B121E8">
        <w:rPr>
          <w:i/>
          <w:iCs/>
          <w:color w:val="0070C0"/>
        </w:rPr>
        <w:t>Y ahora, que toda la gloria sea para Dios, quien es poderoso para evitar que caigan, y para llevarlos sin mancha y con gran alegría a su gloriosa presencia.</w:t>
      </w:r>
      <w:r w:rsidRPr="00B121E8">
        <w:rPr>
          <w:i/>
          <w:iCs/>
          <w:color w:val="000000" w:themeColor="text1"/>
        </w:rPr>
        <w:t>"</w:t>
      </w:r>
    </w:p>
    <w:p w14:paraId="14FAA0D7" w14:textId="77777777" w:rsidR="00B121E8" w:rsidRPr="00B121E8" w:rsidRDefault="00B121E8" w:rsidP="00B121E8">
      <w:pPr>
        <w:tabs>
          <w:tab w:val="left" w:pos="2939"/>
        </w:tabs>
        <w:rPr>
          <w:color w:val="000000" w:themeColor="text1"/>
        </w:rPr>
      </w:pPr>
      <w:r w:rsidRPr="00B121E8">
        <w:rPr>
          <w:color w:val="000000" w:themeColor="text1"/>
        </w:rPr>
        <w:t>Dios es quien nos sostiene en este caminar. Él tiene el poder de guardarnos para que permanezcamos firmes y lleguemos con gozo a Su presencia. Cuida tu salvación, valórala cada día y recuerda que no estás solo en esta jornada.</w:t>
      </w:r>
    </w:p>
    <w:p w14:paraId="0FCBCE84" w14:textId="77777777" w:rsidR="00B121E8" w:rsidRDefault="00B121E8" w:rsidP="00B121E8">
      <w:pPr>
        <w:tabs>
          <w:tab w:val="left" w:pos="2939"/>
        </w:tabs>
        <w:rPr>
          <w:b/>
          <w:bCs/>
          <w:color w:val="000000" w:themeColor="text1"/>
        </w:rPr>
      </w:pPr>
    </w:p>
    <w:p w14:paraId="06AB5FE4" w14:textId="38903847" w:rsidR="00B121E8" w:rsidRPr="00B121E8" w:rsidRDefault="00B121E8" w:rsidP="00B121E8">
      <w:pPr>
        <w:tabs>
          <w:tab w:val="left" w:pos="2939"/>
        </w:tabs>
        <w:rPr>
          <w:color w:val="000000" w:themeColor="text1"/>
        </w:rPr>
      </w:pPr>
      <w:r w:rsidRPr="00B121E8">
        <w:rPr>
          <w:color w:val="000000" w:themeColor="text1"/>
        </w:rPr>
        <w:t>Señor, gracias por esta salvación tan grande que me has dado a través de Jesús. Ayúdame a no descuidarla, a vivir cada día con gratitud y obediencia, y a permanecer firme en tu camino. Gracias porque me sostienes y confirmas tu obra en mí. Te doy toda la gloria, ahora y siempre. Amén.</w:t>
      </w:r>
    </w:p>
    <w:bookmarkEnd w:id="100"/>
    <w:p w14:paraId="55FE36C6" w14:textId="572BE504" w:rsidR="003E35E4" w:rsidRDefault="003E35E4" w:rsidP="00EE2529">
      <w:pPr>
        <w:tabs>
          <w:tab w:val="left" w:pos="2939"/>
        </w:tabs>
        <w:rPr>
          <w:color w:val="000000" w:themeColor="text1"/>
        </w:rPr>
      </w:pPr>
    </w:p>
    <w:p w14:paraId="46090DC8" w14:textId="77777777" w:rsidR="00657AC2" w:rsidRDefault="00657AC2" w:rsidP="00EE2529">
      <w:pPr>
        <w:tabs>
          <w:tab w:val="left" w:pos="2939"/>
        </w:tabs>
        <w:rPr>
          <w:color w:val="000000" w:themeColor="text1"/>
        </w:rPr>
      </w:pPr>
    </w:p>
    <w:p w14:paraId="364E9920" w14:textId="62D35553" w:rsidR="00657AC2" w:rsidRDefault="002A13F6" w:rsidP="00EE2529">
      <w:pPr>
        <w:tabs>
          <w:tab w:val="left" w:pos="2939"/>
        </w:tabs>
        <w:rPr>
          <w:color w:val="000000" w:themeColor="text1"/>
        </w:rPr>
      </w:pPr>
      <w:r w:rsidRPr="002A13F6">
        <w:rPr>
          <w:b/>
          <w:bCs/>
          <w:color w:val="000000" w:themeColor="text1"/>
        </w:rPr>
        <w:t>Mas que un Carpintero</w:t>
      </w:r>
      <w:r>
        <w:rPr>
          <w:color w:val="000000" w:themeColor="text1"/>
        </w:rPr>
        <w:t xml:space="preserve">. </w:t>
      </w:r>
    </w:p>
    <w:p w14:paraId="5ECAEEC2" w14:textId="792052E2" w:rsidR="00657AC2" w:rsidRDefault="00657AC2" w:rsidP="00EE2529">
      <w:pPr>
        <w:tabs>
          <w:tab w:val="left" w:pos="2939"/>
        </w:tabs>
        <w:rPr>
          <w:color w:val="000000" w:themeColor="text1"/>
          <w:lang w:val="es-ES"/>
        </w:rPr>
      </w:pPr>
      <w:bookmarkStart w:id="101" w:name="OLE_LINK101"/>
      <w:r w:rsidRPr="00657AC2">
        <w:rPr>
          <w:b/>
          <w:bCs/>
          <w:color w:val="000000" w:themeColor="text1"/>
        </w:rPr>
        <w:t>Marcos 6:1-3 NTV</w:t>
      </w:r>
      <w:r>
        <w:rPr>
          <w:color w:val="000000" w:themeColor="text1"/>
        </w:rPr>
        <w:t xml:space="preserve">. </w:t>
      </w:r>
      <w:r w:rsidRPr="00657AC2">
        <w:rPr>
          <w:i/>
          <w:iCs/>
          <w:color w:val="0070C0"/>
          <w:lang w:val="es-ES"/>
        </w:rPr>
        <w:t xml:space="preserve">Jesús salió de esa región y regresó con sus discípulos a Nazaret, su pueblo. </w:t>
      </w:r>
      <w:r w:rsidRPr="00657AC2">
        <w:rPr>
          <w:i/>
          <w:iCs/>
          <w:color w:val="0070C0"/>
          <w:vertAlign w:val="superscript"/>
          <w:lang w:val="es-ES"/>
        </w:rPr>
        <w:t>2 </w:t>
      </w:r>
      <w:r w:rsidRPr="00657AC2">
        <w:rPr>
          <w:i/>
          <w:iCs/>
          <w:color w:val="0070C0"/>
          <w:lang w:val="es-ES"/>
        </w:rPr>
        <w:t xml:space="preserve">El siguiente día de descanso, comenzó a enseñar en la sinagoga, y muchos de los que lo oían quedaban asombrados. Preguntaban: «¿De dónde sacó toda esa sabiduría y el poder para realizar semejantes milagros?». </w:t>
      </w:r>
      <w:r w:rsidRPr="00657AC2">
        <w:rPr>
          <w:i/>
          <w:iCs/>
          <w:color w:val="0070C0"/>
          <w:vertAlign w:val="superscript"/>
          <w:lang w:val="es-ES"/>
        </w:rPr>
        <w:t>3 </w:t>
      </w:r>
      <w:r w:rsidRPr="00657AC2">
        <w:rPr>
          <w:i/>
          <w:iCs/>
          <w:color w:val="0070C0"/>
          <w:lang w:val="es-ES"/>
        </w:rPr>
        <w:t>Y se burlaban: «</w:t>
      </w:r>
      <w:r w:rsidRPr="00D95BF6">
        <w:rPr>
          <w:b/>
          <w:bCs/>
          <w:i/>
          <w:iCs/>
          <w:color w:val="0070C0"/>
          <w:lang w:val="es-ES"/>
        </w:rPr>
        <w:t>Es un simple carpintero</w:t>
      </w:r>
      <w:r w:rsidRPr="00657AC2">
        <w:rPr>
          <w:i/>
          <w:iCs/>
          <w:color w:val="0070C0"/>
          <w:lang w:val="es-ES"/>
        </w:rPr>
        <w:t>, hijo de María y hermano de Santiago, José, Judas y Simón. Y sus hermanas viven aquí mismo entre nosotros». Se sentían profundamente ofendidos y se negaron a creer en él</w:t>
      </w:r>
      <w:r>
        <w:rPr>
          <w:color w:val="000000" w:themeColor="text1"/>
          <w:lang w:val="es-ES"/>
        </w:rPr>
        <w:t>.</w:t>
      </w:r>
    </w:p>
    <w:p w14:paraId="2D794E09" w14:textId="77777777" w:rsidR="005605F4" w:rsidRPr="004A4EA9" w:rsidRDefault="005605F4" w:rsidP="00EE2529">
      <w:pPr>
        <w:tabs>
          <w:tab w:val="left" w:pos="2939"/>
        </w:tabs>
        <w:rPr>
          <w:color w:val="000000" w:themeColor="text1"/>
          <w:lang w:val="es-ES"/>
        </w:rPr>
      </w:pPr>
    </w:p>
    <w:p w14:paraId="01B16546" w14:textId="6F310C3E" w:rsidR="005605F4" w:rsidRPr="005605F4" w:rsidRDefault="005605F4" w:rsidP="005605F4">
      <w:pPr>
        <w:tabs>
          <w:tab w:val="left" w:pos="2939"/>
        </w:tabs>
        <w:rPr>
          <w:color w:val="000000" w:themeColor="text1"/>
        </w:rPr>
      </w:pPr>
      <w:r w:rsidRPr="005605F4">
        <w:rPr>
          <w:i/>
          <w:iCs/>
          <w:color w:val="000000" w:themeColor="text1"/>
        </w:rPr>
        <w:t>"</w:t>
      </w:r>
      <w:r w:rsidRPr="005605F4">
        <w:rPr>
          <w:i/>
          <w:iCs/>
          <w:color w:val="0070C0"/>
        </w:rPr>
        <w:t>Es un simple carpintero</w:t>
      </w:r>
      <w:r w:rsidRPr="005605F4">
        <w:rPr>
          <w:i/>
          <w:iCs/>
          <w:color w:val="000000" w:themeColor="text1"/>
        </w:rPr>
        <w:t>"</w:t>
      </w:r>
      <w:r w:rsidRPr="005605F4">
        <w:rPr>
          <w:color w:val="000000" w:themeColor="text1"/>
        </w:rPr>
        <w:t> Estas palabras fueron dichas para menospreciar a Jesús, cuestionando Su identidad y Su misión. A pesar de que Su sabiduría y milagros asombraban a muchos, algunos se negaron a creer porque no podían ver más allá de lo que consideraban una posición ordinaria.</w:t>
      </w:r>
    </w:p>
    <w:p w14:paraId="0D86DFD0" w14:textId="77777777" w:rsidR="005605F4" w:rsidRPr="005605F4" w:rsidRDefault="005605F4" w:rsidP="005605F4">
      <w:pPr>
        <w:tabs>
          <w:tab w:val="left" w:pos="2939"/>
        </w:tabs>
        <w:rPr>
          <w:color w:val="000000" w:themeColor="text1"/>
        </w:rPr>
      </w:pPr>
      <w:r w:rsidRPr="005605F4">
        <w:rPr>
          <w:color w:val="FF0000"/>
        </w:rPr>
        <w:t xml:space="preserve">¿Cuántas veces has sentido que otros te juzgan o te limitan por tu pasado, tu familia, tu lugar de origen o tu oficio? </w:t>
      </w:r>
      <w:r w:rsidRPr="005605F4">
        <w:rPr>
          <w:color w:val="000000" w:themeColor="text1"/>
        </w:rPr>
        <w:t>Jesús vivió esa experiencia. No solo enfrentó rechazo, sino que también fue subestimado por quienes lo conocían desde niño. Sin embargo, Jesús no permitió que las opiniones de otros definieran Su propósito.</w:t>
      </w:r>
    </w:p>
    <w:p w14:paraId="0A44D695" w14:textId="77777777" w:rsidR="005605F4" w:rsidRPr="005605F4" w:rsidRDefault="005605F4" w:rsidP="005605F4">
      <w:pPr>
        <w:tabs>
          <w:tab w:val="left" w:pos="2939"/>
        </w:tabs>
        <w:rPr>
          <w:color w:val="000000" w:themeColor="text1"/>
        </w:rPr>
      </w:pPr>
      <w:r w:rsidRPr="005605F4">
        <w:rPr>
          <w:color w:val="000000" w:themeColor="text1"/>
        </w:rPr>
        <w:t>Dios escogió que Su Hijo naciera en humildad, en un hogar común, como hijo de un carpintero en Nazaret, un lugar despreciado. Esto no fue un accidente, sino una enseñanza para nosotros. No importa cómo te vean los demás o lo que piensen de ti; lo que realmente importa es lo que Dios ha declarado sobre tu vida.</w:t>
      </w:r>
    </w:p>
    <w:p w14:paraId="6205F4DC" w14:textId="77777777" w:rsidR="005A33FA" w:rsidRDefault="005A33FA" w:rsidP="005605F4">
      <w:pPr>
        <w:tabs>
          <w:tab w:val="left" w:pos="2939"/>
        </w:tabs>
        <w:rPr>
          <w:b/>
          <w:bCs/>
          <w:color w:val="000000" w:themeColor="text1"/>
        </w:rPr>
      </w:pPr>
    </w:p>
    <w:p w14:paraId="339E97C1" w14:textId="2F40BFAC" w:rsidR="005605F4" w:rsidRPr="005605F4" w:rsidRDefault="005605F4" w:rsidP="005605F4">
      <w:pPr>
        <w:tabs>
          <w:tab w:val="left" w:pos="2939"/>
        </w:tabs>
        <w:rPr>
          <w:color w:val="000000" w:themeColor="text1"/>
        </w:rPr>
      </w:pPr>
      <w:r w:rsidRPr="005605F4">
        <w:rPr>
          <w:color w:val="000000" w:themeColor="text1"/>
        </w:rPr>
        <w:t>Jesús no se detuvo por el desprecio de aquellos que lo rodeaban. Cumplió Su misión con fidelidad, mostrando que nuestro valor y propósito no están determinados por las etiquetas que otros nos colocan.</w:t>
      </w:r>
    </w:p>
    <w:p w14:paraId="4EA29FDE" w14:textId="459B8C3F" w:rsidR="005605F4" w:rsidRPr="005605F4" w:rsidRDefault="005605F4" w:rsidP="005605F4">
      <w:pPr>
        <w:tabs>
          <w:tab w:val="left" w:pos="2939"/>
        </w:tabs>
        <w:rPr>
          <w:color w:val="000000" w:themeColor="text1"/>
        </w:rPr>
      </w:pPr>
      <w:r w:rsidRPr="005605F4">
        <w:rPr>
          <w:color w:val="000000" w:themeColor="text1"/>
        </w:rPr>
        <w:t>Hoy, recuerda que Dios ha puesto en ti un propósito especial. No importa si te llaman "simple carpintero" o te juzgan por tu pasado, porque Dios puede usar lo común para hacer algo extraordinario. Tal como Jesús asombró al mundo, tú también puedes impactar a otros cuando sigues Su plan para tu vida.</w:t>
      </w:r>
      <w:r w:rsidR="005A33FA" w:rsidRPr="005605F4">
        <w:rPr>
          <w:color w:val="000000" w:themeColor="text1"/>
        </w:rPr>
        <w:t xml:space="preserve"> </w:t>
      </w:r>
      <w:r w:rsidRPr="005605F4">
        <w:rPr>
          <w:color w:val="000000" w:themeColor="text1"/>
        </w:rPr>
        <w:br/>
      </w:r>
      <w:r w:rsidRPr="005605F4">
        <w:rPr>
          <w:i/>
          <w:iCs/>
          <w:color w:val="000000" w:themeColor="text1"/>
        </w:rPr>
        <w:t>"¡</w:t>
      </w:r>
      <w:r w:rsidRPr="005605F4">
        <w:rPr>
          <w:i/>
          <w:iCs/>
          <w:color w:val="0070C0"/>
        </w:rPr>
        <w:t>Nazaret! —exclamó Natanael—. ¿Acaso puede salir algo bueno de Nazaret</w:t>
      </w:r>
      <w:r w:rsidRPr="005605F4">
        <w:rPr>
          <w:i/>
          <w:iCs/>
          <w:color w:val="000000" w:themeColor="text1"/>
        </w:rPr>
        <w:t>?</w:t>
      </w:r>
      <w:r w:rsidR="005A33FA" w:rsidRPr="005A33FA">
        <w:rPr>
          <w:b/>
          <w:bCs/>
          <w:color w:val="000000" w:themeColor="text1"/>
        </w:rPr>
        <w:t xml:space="preserve"> </w:t>
      </w:r>
      <w:r w:rsidR="005A33FA" w:rsidRPr="005605F4">
        <w:rPr>
          <w:b/>
          <w:bCs/>
          <w:color w:val="000000" w:themeColor="text1"/>
        </w:rPr>
        <w:t>Juan 1:46 (NTV)</w:t>
      </w:r>
      <w:r w:rsidR="0029398D">
        <w:rPr>
          <w:color w:val="000000" w:themeColor="text1"/>
        </w:rPr>
        <w:t xml:space="preserve">. </w:t>
      </w:r>
      <w:r w:rsidRPr="005605F4">
        <w:rPr>
          <w:color w:val="000000" w:themeColor="text1"/>
        </w:rPr>
        <w:t>Dios tiene el poder de sacar lo mejor incluso de lo más humilde. No te desanimes cuando otros te subestimen. Confía en lo que Dios está haciendo en ti.</w:t>
      </w:r>
    </w:p>
    <w:p w14:paraId="19949F64" w14:textId="77777777" w:rsidR="005605F4" w:rsidRDefault="005605F4" w:rsidP="005605F4">
      <w:pPr>
        <w:tabs>
          <w:tab w:val="left" w:pos="2939"/>
        </w:tabs>
        <w:rPr>
          <w:b/>
          <w:bCs/>
          <w:color w:val="000000" w:themeColor="text1"/>
        </w:rPr>
      </w:pPr>
    </w:p>
    <w:p w14:paraId="41D6650A" w14:textId="4E5B2483" w:rsidR="005605F4" w:rsidRPr="005605F4" w:rsidRDefault="005605F4" w:rsidP="005605F4">
      <w:pPr>
        <w:tabs>
          <w:tab w:val="left" w:pos="2939"/>
        </w:tabs>
        <w:rPr>
          <w:color w:val="000000" w:themeColor="text1"/>
        </w:rPr>
      </w:pPr>
      <w:r w:rsidRPr="005605F4">
        <w:rPr>
          <w:color w:val="000000" w:themeColor="text1"/>
        </w:rPr>
        <w:t>Señor, gracias porque me recuerdas que mi valor no está en lo que otros piensan, sino en lo que Tú has declarado sobre mi vida. Ayúdame a vivir como Jesús, fiel a Tu propósito, sin dejarme detener por las críticas o los prejuicios. Gracias por usar lo común y lo humilde para manifestar Tu gloria. Amén.</w:t>
      </w:r>
    </w:p>
    <w:bookmarkEnd w:id="101"/>
    <w:p w14:paraId="1D7BF340" w14:textId="77777777" w:rsidR="005605F4" w:rsidRDefault="005605F4" w:rsidP="00EE2529">
      <w:pPr>
        <w:tabs>
          <w:tab w:val="left" w:pos="2939"/>
        </w:tabs>
        <w:rPr>
          <w:color w:val="000000" w:themeColor="text1"/>
          <w:lang w:val="es-ES"/>
        </w:rPr>
      </w:pPr>
    </w:p>
    <w:p w14:paraId="3B320D7D" w14:textId="77777777" w:rsidR="005605F4" w:rsidRDefault="005605F4" w:rsidP="00EE2529">
      <w:pPr>
        <w:tabs>
          <w:tab w:val="left" w:pos="2939"/>
        </w:tabs>
        <w:rPr>
          <w:color w:val="000000" w:themeColor="text1"/>
        </w:rPr>
      </w:pPr>
    </w:p>
    <w:p w14:paraId="6B1D7C6D" w14:textId="77777777" w:rsidR="00FD6C58" w:rsidRDefault="00FD6C58" w:rsidP="00EE2529">
      <w:pPr>
        <w:tabs>
          <w:tab w:val="left" w:pos="2939"/>
        </w:tabs>
        <w:rPr>
          <w:color w:val="000000" w:themeColor="text1"/>
        </w:rPr>
      </w:pPr>
    </w:p>
    <w:p w14:paraId="410611F9" w14:textId="77777777" w:rsidR="00AE39EA" w:rsidRPr="00AE39EA" w:rsidRDefault="00AE39EA" w:rsidP="00AE39EA">
      <w:pPr>
        <w:tabs>
          <w:tab w:val="left" w:pos="2939"/>
        </w:tabs>
        <w:rPr>
          <w:i/>
          <w:iCs/>
          <w:color w:val="0070C0"/>
        </w:rPr>
      </w:pPr>
      <w:r w:rsidRPr="00AE39EA">
        <w:rPr>
          <w:b/>
          <w:bCs/>
          <w:color w:val="000000" w:themeColor="text1"/>
        </w:rPr>
        <w:t>Juan 1:29-34 NTV</w:t>
      </w:r>
      <w:r>
        <w:rPr>
          <w:color w:val="000000" w:themeColor="text1"/>
        </w:rPr>
        <w:t xml:space="preserve">. </w:t>
      </w:r>
      <w:r w:rsidRPr="00AE39EA">
        <w:rPr>
          <w:i/>
          <w:iCs/>
          <w:color w:val="0070C0"/>
          <w:lang w:val="es-ES"/>
        </w:rPr>
        <w:t xml:space="preserve">Al día siguiente, Juan vio que Jesús se le acercaba y dijo: «¡Miren! </w:t>
      </w:r>
      <w:r w:rsidRPr="00AE39EA">
        <w:rPr>
          <w:b/>
          <w:bCs/>
          <w:i/>
          <w:iCs/>
          <w:color w:val="0070C0"/>
          <w:lang w:val="es-ES"/>
        </w:rPr>
        <w:t>¡El cordero de Dios, que quita el pecado del mundo!</w:t>
      </w:r>
      <w:r w:rsidRPr="00AE39EA">
        <w:rPr>
          <w:i/>
          <w:iCs/>
          <w:color w:val="0070C0"/>
          <w:lang w:val="es-ES"/>
        </w:rPr>
        <w:t xml:space="preserve"> </w:t>
      </w:r>
      <w:r w:rsidRPr="00AE39EA">
        <w:rPr>
          <w:i/>
          <w:iCs/>
          <w:color w:val="0070C0"/>
          <w:vertAlign w:val="superscript"/>
          <w:lang w:val="es-ES"/>
        </w:rPr>
        <w:t>30 </w:t>
      </w:r>
      <w:r w:rsidRPr="00AE39EA">
        <w:rPr>
          <w:i/>
          <w:iCs/>
          <w:color w:val="0070C0"/>
          <w:lang w:val="es-ES"/>
        </w:rPr>
        <w:t xml:space="preserve">A él me refería cuando yo decía: “Después de mí, vendrá un hombre que es superior a mí porque existe desde mucho antes que yo”. </w:t>
      </w:r>
      <w:r w:rsidRPr="00AE39EA">
        <w:rPr>
          <w:i/>
          <w:iCs/>
          <w:color w:val="0070C0"/>
          <w:vertAlign w:val="superscript"/>
          <w:lang w:val="es-ES"/>
        </w:rPr>
        <w:t>31 </w:t>
      </w:r>
      <w:r w:rsidRPr="00AE39EA">
        <w:rPr>
          <w:i/>
          <w:iCs/>
          <w:color w:val="0070C0"/>
          <w:lang w:val="es-ES"/>
        </w:rPr>
        <w:t xml:space="preserve">No lo reconocí como el Mesías, aunque estuve bautizando con agua para que él fuera revelado a Israel». </w:t>
      </w:r>
    </w:p>
    <w:p w14:paraId="313AF19F" w14:textId="79E93A7B" w:rsidR="00FD6C58" w:rsidRDefault="00AE39EA" w:rsidP="00EE2529">
      <w:pPr>
        <w:tabs>
          <w:tab w:val="left" w:pos="2939"/>
        </w:tabs>
        <w:rPr>
          <w:color w:val="000000" w:themeColor="text1"/>
          <w:lang w:val="es-ES"/>
        </w:rPr>
      </w:pPr>
      <w:r w:rsidRPr="00AE39EA">
        <w:rPr>
          <w:i/>
          <w:iCs/>
          <w:color w:val="0070C0"/>
          <w:vertAlign w:val="superscript"/>
          <w:lang w:val="es-ES"/>
        </w:rPr>
        <w:t>32 </w:t>
      </w:r>
      <w:r w:rsidRPr="00AE39EA">
        <w:rPr>
          <w:i/>
          <w:iCs/>
          <w:color w:val="0070C0"/>
          <w:lang w:val="es-ES"/>
        </w:rPr>
        <w:t xml:space="preserve">Entonces Juan dio testimonio: «Vi al Espíritu Santo descender del cielo como una paloma y reposar sobre él. </w:t>
      </w:r>
      <w:r w:rsidRPr="00AE39EA">
        <w:rPr>
          <w:i/>
          <w:iCs/>
          <w:color w:val="0070C0"/>
          <w:vertAlign w:val="superscript"/>
          <w:lang w:val="es-ES"/>
        </w:rPr>
        <w:t>33 </w:t>
      </w:r>
      <w:r w:rsidRPr="00AE39EA">
        <w:rPr>
          <w:i/>
          <w:iCs/>
          <w:color w:val="0070C0"/>
          <w:lang w:val="es-ES"/>
        </w:rPr>
        <w:t>Yo no sabía que era el Mesías, pero cuando Dios me envió a bautizar con agua, me dijo: “</w:t>
      </w:r>
      <w:r w:rsidRPr="00AE39EA">
        <w:rPr>
          <w:b/>
          <w:bCs/>
          <w:i/>
          <w:iCs/>
          <w:color w:val="0070C0"/>
          <w:lang w:val="es-ES"/>
        </w:rPr>
        <w:t>Aquél, sobre quien veas que el Espíritu desciende y reposa, es el que bautizará con el Espíritu Santo</w:t>
      </w:r>
      <w:r w:rsidRPr="00AE39EA">
        <w:rPr>
          <w:i/>
          <w:iCs/>
          <w:color w:val="0070C0"/>
          <w:lang w:val="es-ES"/>
        </w:rPr>
        <w:t xml:space="preserve">”. </w:t>
      </w:r>
      <w:r w:rsidRPr="00AE39EA">
        <w:rPr>
          <w:i/>
          <w:iCs/>
          <w:color w:val="0070C0"/>
          <w:vertAlign w:val="superscript"/>
          <w:lang w:val="es-ES"/>
        </w:rPr>
        <w:t>34 </w:t>
      </w:r>
      <w:r w:rsidRPr="00AE39EA">
        <w:rPr>
          <w:i/>
          <w:iCs/>
          <w:color w:val="0070C0"/>
          <w:lang w:val="es-ES"/>
        </w:rPr>
        <w:t xml:space="preserve">Vi que eso sucedió con Jesús, por eso doy testimonio de que </w:t>
      </w:r>
      <w:r w:rsidRPr="00AE39EA">
        <w:rPr>
          <w:b/>
          <w:bCs/>
          <w:i/>
          <w:iCs/>
          <w:color w:val="0070C0"/>
          <w:lang w:val="es-ES"/>
        </w:rPr>
        <w:t>él es el Elegido de Dios</w:t>
      </w:r>
      <w:r w:rsidRPr="00AE39EA">
        <w:rPr>
          <w:i/>
          <w:iCs/>
          <w:color w:val="0070C0"/>
          <w:lang w:val="es-ES"/>
        </w:rPr>
        <w:t>»</w:t>
      </w:r>
      <w:r>
        <w:rPr>
          <w:color w:val="000000" w:themeColor="text1"/>
          <w:lang w:val="es-ES"/>
        </w:rPr>
        <w:t>.</w:t>
      </w:r>
    </w:p>
    <w:p w14:paraId="4CDBA1DA" w14:textId="77777777" w:rsidR="0062714D" w:rsidRDefault="0062714D" w:rsidP="00EE2529">
      <w:pPr>
        <w:tabs>
          <w:tab w:val="left" w:pos="2939"/>
        </w:tabs>
        <w:rPr>
          <w:color w:val="000000" w:themeColor="text1"/>
          <w:lang w:val="es-ES"/>
        </w:rPr>
      </w:pPr>
    </w:p>
    <w:p w14:paraId="5DCA7720" w14:textId="77777777" w:rsidR="00A42AA3" w:rsidRPr="00A42AA3" w:rsidRDefault="00A42AA3" w:rsidP="00A42AA3">
      <w:pPr>
        <w:tabs>
          <w:tab w:val="left" w:pos="2939"/>
        </w:tabs>
      </w:pPr>
      <w:r w:rsidRPr="00A42AA3">
        <w:t>Las palabras de Juan el Bautista en este pasaje son profundas y llenas de revelación divina. Nadie puede hablar de Jesús con esa certeza y conocimiento si no es por el Espíritu Santo. A través de Juan, Dios nos da dos afirmaciones esenciales sobre el ministerio de Jesús que transforman nuestra perspectiva espiritual:</w:t>
      </w:r>
    </w:p>
    <w:p w14:paraId="3B48E183" w14:textId="1CC4CEE2" w:rsidR="00A42AA3" w:rsidRPr="00A42AA3" w:rsidRDefault="00A42AA3" w:rsidP="00A42AA3">
      <w:pPr>
        <w:numPr>
          <w:ilvl w:val="0"/>
          <w:numId w:val="13"/>
        </w:numPr>
        <w:tabs>
          <w:tab w:val="left" w:pos="2939"/>
        </w:tabs>
      </w:pPr>
      <w:r w:rsidRPr="00A42AA3">
        <w:rPr>
          <w:b/>
          <w:bCs/>
        </w:rPr>
        <w:t>"¡El Cordero de Dios, que quita el pecado del mundo!"</w:t>
      </w:r>
      <w:r>
        <w:t xml:space="preserve"> </w:t>
      </w:r>
      <w:r w:rsidRPr="00A42AA3">
        <w:t>En esta declaración, Juan proclama que Jesús es el sacrificio perfecto ofrecido por Dios para el perdón de los pecados. Perdonar pecados es algo que solo Dios puede hacer, y al llamarlo "el Cordero de Dios", Juan señala a Jesús como el cumplimiento del plan divino para redimir a la humanidad. Así como en el Antiguo Testamento se ofrecían corderos como sacrificios por los pecados, ahora Jesús se presenta como el sacrificio perfecto, capaz de quitar el pecado del mundo para siempre.</w:t>
      </w:r>
    </w:p>
    <w:p w14:paraId="76004517" w14:textId="395656AC" w:rsidR="00A42AA3" w:rsidRPr="00A42AA3" w:rsidRDefault="00A42AA3" w:rsidP="00A42AA3">
      <w:pPr>
        <w:numPr>
          <w:ilvl w:val="0"/>
          <w:numId w:val="13"/>
        </w:numPr>
        <w:tabs>
          <w:tab w:val="left" w:pos="2939"/>
        </w:tabs>
      </w:pPr>
      <w:r w:rsidRPr="00A42AA3">
        <w:rPr>
          <w:b/>
          <w:bCs/>
        </w:rPr>
        <w:t>"Es el que bautizará con el Espíritu Santo"</w:t>
      </w:r>
      <w:r>
        <w:t xml:space="preserve"> </w:t>
      </w:r>
      <w:r w:rsidRPr="00A42AA3">
        <w:t>Juan bautizaba con agua como una señal de arrepentimiento, pero aquí nos dirige a una realidad más profunda: Jesús es quien sumerge a los creyentes en el Espíritu Santo. Este bautismo simboliza una transformación completa, donde el Espíritu Santo llena cada aspecto de nuestras vidas y nos capacita para vivir conforme al propósito de Dios.</w:t>
      </w:r>
    </w:p>
    <w:p w14:paraId="03676FC8" w14:textId="77777777" w:rsidR="00A42AA3" w:rsidRPr="00A42AA3" w:rsidRDefault="00A42AA3" w:rsidP="00A42AA3">
      <w:pPr>
        <w:tabs>
          <w:tab w:val="left" w:pos="2939"/>
        </w:tabs>
      </w:pPr>
      <w:r w:rsidRPr="00A42AA3">
        <w:t>Juan el Bautista entendió que su misión era ser el precursor de Jesús, el encargado de preparar el camino para que el mundo conociera al Salvador. Su ministerio no se trataba de él mismo, sino de anunciar a Jesús, el Mesías esperado. Por eso hablaba con tanta claridad y autoridad sobre Él.</w:t>
      </w:r>
    </w:p>
    <w:p w14:paraId="285217E3" w14:textId="77777777" w:rsidR="00A42AA3" w:rsidRPr="00A42AA3" w:rsidRDefault="00A42AA3" w:rsidP="00A42AA3">
      <w:pPr>
        <w:tabs>
          <w:tab w:val="left" w:pos="2939"/>
        </w:tabs>
      </w:pPr>
      <w:r w:rsidRPr="00A42AA3">
        <w:t>Ahora que conocemos a Jesús, ¿qué estamos haciendo con Él? ¿Lo anunciamos como la solución para la humanidad?</w:t>
      </w:r>
    </w:p>
    <w:p w14:paraId="706B39C0" w14:textId="77777777" w:rsidR="00A42AA3" w:rsidRPr="00A42AA3" w:rsidRDefault="00A42AA3" w:rsidP="00A42AA3">
      <w:pPr>
        <w:tabs>
          <w:tab w:val="left" w:pos="2939"/>
        </w:tabs>
      </w:pPr>
      <w:r w:rsidRPr="00A42AA3">
        <w:t>La iglesia de Cristo está llamada a dar a conocer a Jesús en cada lugar y circunstancia. No solo con palabras, sino también mostrando Su amor en nuestras acciones y relaciones. Tal como Juan cumplió su misión, nosotros tenemos la responsabilidad de proclamar al Cordero de Dios que quita el pecado del mundo.</w:t>
      </w:r>
    </w:p>
    <w:p w14:paraId="5C93763B" w14:textId="610D44B7" w:rsidR="00A42AA3" w:rsidRPr="00A42AA3" w:rsidRDefault="00A42AA3" w:rsidP="00A42AA3">
      <w:pPr>
        <w:tabs>
          <w:tab w:val="left" w:pos="2939"/>
        </w:tabs>
      </w:pPr>
      <w:r w:rsidRPr="00A42AA3">
        <w:rPr>
          <w:i/>
          <w:iCs/>
        </w:rPr>
        <w:t>"Señor Jesús, gracias por ser el Cordero de Dios que quita el pecado del mundo. Ayúdame a anunciarte con valentía y a mostrar Tu amor en mi vida diaria. Que mi testimonio sea un reflejo de Tu gracia y poder. Amén."</w:t>
      </w:r>
    </w:p>
    <w:p w14:paraId="202B9C76" w14:textId="77777777" w:rsidR="00A42AA3" w:rsidRPr="00A42AA3" w:rsidRDefault="00A42AA3" w:rsidP="00A42AA3">
      <w:pPr>
        <w:tabs>
          <w:tab w:val="left" w:pos="2939"/>
        </w:tabs>
      </w:pPr>
      <w:r w:rsidRPr="00A42AA3">
        <w:rPr>
          <w:b/>
          <w:bCs/>
        </w:rPr>
        <w:t>Bendiciones.</w:t>
      </w:r>
    </w:p>
    <w:p w14:paraId="3A6F8AF2" w14:textId="77777777" w:rsidR="00A42AA3" w:rsidRDefault="00A42AA3" w:rsidP="00416024">
      <w:pPr>
        <w:tabs>
          <w:tab w:val="left" w:pos="2939"/>
        </w:tabs>
        <w:rPr>
          <w:lang w:val="es-ES"/>
        </w:rPr>
      </w:pPr>
    </w:p>
    <w:p w14:paraId="77517A72" w14:textId="77777777" w:rsidR="00A42AA3" w:rsidRDefault="00A42AA3" w:rsidP="00416024">
      <w:pPr>
        <w:tabs>
          <w:tab w:val="left" w:pos="2939"/>
        </w:tabs>
        <w:rPr>
          <w:lang w:val="es-ES"/>
        </w:rPr>
      </w:pPr>
    </w:p>
    <w:p w14:paraId="46A59C4E" w14:textId="77777777" w:rsidR="00A42AA3" w:rsidRDefault="00A42AA3" w:rsidP="00416024">
      <w:pPr>
        <w:tabs>
          <w:tab w:val="left" w:pos="2939"/>
        </w:tabs>
        <w:rPr>
          <w:color w:val="000000" w:themeColor="text1"/>
          <w:lang w:val="es-ES"/>
        </w:rPr>
      </w:pPr>
    </w:p>
    <w:p w14:paraId="2504D992" w14:textId="77777777" w:rsidR="0086407F" w:rsidRPr="0086407F" w:rsidRDefault="0086407F" w:rsidP="0086407F">
      <w:pPr>
        <w:tabs>
          <w:tab w:val="left" w:pos="2939"/>
        </w:tabs>
        <w:rPr>
          <w:i/>
          <w:iCs/>
          <w:color w:val="0070C0"/>
        </w:rPr>
      </w:pPr>
      <w:bookmarkStart w:id="102" w:name="OLE_LINK102"/>
      <w:r w:rsidRPr="0086407F">
        <w:rPr>
          <w:b/>
          <w:bCs/>
          <w:color w:val="000000" w:themeColor="text1"/>
          <w:lang w:val="es-ES"/>
        </w:rPr>
        <w:t>Marcos 3:1-6 NTV</w:t>
      </w:r>
      <w:r>
        <w:rPr>
          <w:color w:val="000000" w:themeColor="text1"/>
          <w:lang w:val="es-ES"/>
        </w:rPr>
        <w:t>.</w:t>
      </w:r>
      <w:r w:rsidRPr="0086407F">
        <w:rPr>
          <w:i/>
          <w:iCs/>
          <w:color w:val="0070C0"/>
          <w:lang w:val="es-ES"/>
        </w:rPr>
        <w:t xml:space="preserve"> </w:t>
      </w:r>
      <w:r w:rsidRPr="0086407F">
        <w:rPr>
          <w:i/>
          <w:iCs/>
          <w:color w:val="0070C0"/>
          <w:vertAlign w:val="superscript"/>
          <w:lang w:val="es-ES"/>
        </w:rPr>
        <w:t>1 </w:t>
      </w:r>
      <w:r w:rsidRPr="0086407F">
        <w:rPr>
          <w:i/>
          <w:iCs/>
          <w:color w:val="0070C0"/>
          <w:lang w:val="es-ES"/>
        </w:rPr>
        <w:t xml:space="preserve">Jesús entró de nuevo en la sinagoga y vio a un hombre que tenía una mano deforme. </w:t>
      </w:r>
      <w:r w:rsidRPr="0086407F">
        <w:rPr>
          <w:i/>
          <w:iCs/>
          <w:color w:val="0070C0"/>
          <w:vertAlign w:val="superscript"/>
          <w:lang w:val="es-ES"/>
        </w:rPr>
        <w:t>2 </w:t>
      </w:r>
      <w:r w:rsidRPr="0086407F">
        <w:rPr>
          <w:i/>
          <w:iCs/>
          <w:color w:val="0070C0"/>
          <w:lang w:val="es-ES"/>
        </w:rPr>
        <w:t xml:space="preserve">Como era el día de descanso, los enemigos de Jesús lo vigilaban de cerca. Si sanaba la mano del hombre, tenían pensado acusarlo por trabajar en el día de descanso. </w:t>
      </w:r>
    </w:p>
    <w:p w14:paraId="461B69E4" w14:textId="77777777" w:rsidR="0086407F" w:rsidRPr="0086407F" w:rsidRDefault="0086407F" w:rsidP="0086407F">
      <w:pPr>
        <w:tabs>
          <w:tab w:val="left" w:pos="2939"/>
        </w:tabs>
        <w:rPr>
          <w:i/>
          <w:iCs/>
          <w:color w:val="0070C0"/>
        </w:rPr>
      </w:pPr>
      <w:r w:rsidRPr="0086407F">
        <w:rPr>
          <w:i/>
          <w:iCs/>
          <w:color w:val="0070C0"/>
          <w:vertAlign w:val="superscript"/>
          <w:lang w:val="es-ES"/>
        </w:rPr>
        <w:t>3 </w:t>
      </w:r>
      <w:r w:rsidRPr="0086407F">
        <w:rPr>
          <w:i/>
          <w:iCs/>
          <w:color w:val="0070C0"/>
          <w:lang w:val="es-ES"/>
        </w:rPr>
        <w:t xml:space="preserve">Jesús le dijo al hombre con la mano deforme: «Ven y ponte de pie frente a todos». </w:t>
      </w:r>
      <w:r w:rsidRPr="0086407F">
        <w:rPr>
          <w:i/>
          <w:iCs/>
          <w:color w:val="0070C0"/>
          <w:vertAlign w:val="superscript"/>
          <w:lang w:val="es-ES"/>
        </w:rPr>
        <w:t>4 </w:t>
      </w:r>
      <w:r w:rsidRPr="0086407F">
        <w:rPr>
          <w:i/>
          <w:iCs/>
          <w:color w:val="0070C0"/>
          <w:lang w:val="es-ES"/>
        </w:rPr>
        <w:t xml:space="preserve">Luego se dirigió a sus acusadores y les preguntó: «¿Permite la ley hacer buenas acciones en el día de descanso o es un día para hacer el mal? ¿Es un día para salvar la vida o para destruirla?». Pero ellos no quisieron contestarle. </w:t>
      </w:r>
    </w:p>
    <w:p w14:paraId="2544D230" w14:textId="360FAAB7" w:rsidR="00674BAE" w:rsidRDefault="0086407F" w:rsidP="00416024">
      <w:pPr>
        <w:tabs>
          <w:tab w:val="left" w:pos="2939"/>
        </w:tabs>
        <w:rPr>
          <w:color w:val="000000" w:themeColor="text1"/>
          <w:lang w:val="es-ES"/>
        </w:rPr>
      </w:pPr>
      <w:r w:rsidRPr="0086407F">
        <w:rPr>
          <w:i/>
          <w:iCs/>
          <w:color w:val="0070C0"/>
          <w:vertAlign w:val="superscript"/>
          <w:lang w:val="es-ES"/>
        </w:rPr>
        <w:t>5 </w:t>
      </w:r>
      <w:r w:rsidRPr="0086407F">
        <w:rPr>
          <w:i/>
          <w:iCs/>
          <w:color w:val="0070C0"/>
          <w:lang w:val="es-ES"/>
        </w:rPr>
        <w:t xml:space="preserve">Jesús miró con enojo a los que lo rodeaban, profundamente entristecido por la dureza de su corazón. Entonces le dijo al hombre: «Extiende la mano». Así que el hombre la extendió, ¡y la mano quedó restaurada! </w:t>
      </w:r>
      <w:r w:rsidRPr="0086407F">
        <w:rPr>
          <w:i/>
          <w:iCs/>
          <w:color w:val="0070C0"/>
          <w:vertAlign w:val="superscript"/>
          <w:lang w:val="es-ES"/>
        </w:rPr>
        <w:t>6 </w:t>
      </w:r>
      <w:r w:rsidRPr="0086407F">
        <w:rPr>
          <w:i/>
          <w:iCs/>
          <w:color w:val="0070C0"/>
          <w:lang w:val="es-ES"/>
        </w:rPr>
        <w:t>Los fariseos salieron enseguida y se reunieron con los partidarios de Herodes para tramar cómo matar a Jesús</w:t>
      </w:r>
      <w:r>
        <w:rPr>
          <w:color w:val="000000" w:themeColor="text1"/>
          <w:lang w:val="es-ES"/>
        </w:rPr>
        <w:t>.</w:t>
      </w:r>
    </w:p>
    <w:p w14:paraId="4B5D49ED" w14:textId="77777777" w:rsidR="0086407F" w:rsidRDefault="0086407F" w:rsidP="00416024">
      <w:pPr>
        <w:tabs>
          <w:tab w:val="left" w:pos="2939"/>
        </w:tabs>
        <w:rPr>
          <w:color w:val="000000" w:themeColor="text1"/>
          <w:lang w:val="es-ES"/>
        </w:rPr>
      </w:pPr>
    </w:p>
    <w:p w14:paraId="08DB760A" w14:textId="319C27E2" w:rsidR="00D74C10" w:rsidRPr="00D74C10" w:rsidRDefault="00D74C10" w:rsidP="00D74C10">
      <w:pPr>
        <w:tabs>
          <w:tab w:val="left" w:pos="2939"/>
        </w:tabs>
        <w:rPr>
          <w:color w:val="000000" w:themeColor="text1"/>
        </w:rPr>
      </w:pPr>
      <w:r w:rsidRPr="00D74C10">
        <w:rPr>
          <w:color w:val="000000" w:themeColor="text1"/>
        </w:rPr>
        <w:t xml:space="preserve">Los fariseos, personajes que siempre estuvieron confrontando a Jesús y tratando de matarle, lo hacían solo porque Jesús andaba en la Verdad y vivía la Verdad. La Verdad confronta y saca a la luz nuestra falsa vida que intentamos ocultar. Como lo dice </w:t>
      </w:r>
      <w:r w:rsidRPr="00D74C10">
        <w:rPr>
          <w:b/>
          <w:bCs/>
          <w:color w:val="000000" w:themeColor="text1"/>
        </w:rPr>
        <w:t>Juan 3:20-21 (NTV)</w:t>
      </w:r>
      <w:r w:rsidRPr="00D74C10">
        <w:rPr>
          <w:color w:val="000000" w:themeColor="text1"/>
        </w:rPr>
        <w:t>:</w:t>
      </w:r>
      <w:r>
        <w:rPr>
          <w:color w:val="000000" w:themeColor="text1"/>
        </w:rPr>
        <w:t xml:space="preserve"> </w:t>
      </w:r>
      <w:r w:rsidRPr="00D74C10">
        <w:rPr>
          <w:color w:val="000000" w:themeColor="text1"/>
        </w:rPr>
        <w:t>"</w:t>
      </w:r>
      <w:r w:rsidRPr="00D74C10">
        <w:rPr>
          <w:i/>
          <w:iCs/>
          <w:color w:val="0070C0"/>
        </w:rPr>
        <w:t xml:space="preserve">Todos los que hacen el mal odian la luz y se niegan a acercarse a ella porque temen que sus pecados queden al descubierto, </w:t>
      </w:r>
      <w:r w:rsidRPr="00D74C10">
        <w:rPr>
          <w:i/>
          <w:iCs/>
          <w:color w:val="0070C0"/>
          <w:vertAlign w:val="superscript"/>
        </w:rPr>
        <w:t>21</w:t>
      </w:r>
      <w:r w:rsidRPr="00D74C10">
        <w:rPr>
          <w:i/>
          <w:iCs/>
          <w:color w:val="0070C0"/>
        </w:rPr>
        <w:t xml:space="preserve"> pero los que hacen lo correcto se acercan a la luz, para que otros puedan ver que están haciendo lo que Dios quiere</w:t>
      </w:r>
      <w:r w:rsidRPr="00D74C10">
        <w:rPr>
          <w:color w:val="000000" w:themeColor="text1"/>
        </w:rPr>
        <w:t>".</w:t>
      </w:r>
    </w:p>
    <w:p w14:paraId="664C190D" w14:textId="77777777" w:rsidR="00D74C10" w:rsidRPr="00D74C10" w:rsidRDefault="00D74C10" w:rsidP="00D74C10">
      <w:pPr>
        <w:tabs>
          <w:tab w:val="left" w:pos="2939"/>
        </w:tabs>
        <w:rPr>
          <w:color w:val="000000" w:themeColor="text1"/>
        </w:rPr>
      </w:pPr>
      <w:r w:rsidRPr="00D74C10">
        <w:rPr>
          <w:color w:val="000000" w:themeColor="text1"/>
        </w:rPr>
        <w:t>Jesús siempre actuó con compasión y valentía, mostrando que las obras de Dios no están limitadas por las normas humanas. Sin embargo, encontramos también personas dentro del pueblo de Dios a la cacería de lo que hacemos, no para apoyarnos, sino para juzgar y condenar. Este pasaje nos recuerda que nuestra misión es glorificar a Dios en todo, no detener el avance de su obra con actitudes críticas.</w:t>
      </w:r>
    </w:p>
    <w:p w14:paraId="5524B18B" w14:textId="77777777" w:rsidR="00D74C10" w:rsidRDefault="00D74C10" w:rsidP="00D74C10">
      <w:pPr>
        <w:tabs>
          <w:tab w:val="left" w:pos="2939"/>
        </w:tabs>
        <w:rPr>
          <w:b/>
          <w:bCs/>
          <w:color w:val="000000" w:themeColor="text1"/>
        </w:rPr>
      </w:pPr>
    </w:p>
    <w:p w14:paraId="0AB4A6A5" w14:textId="5420F7CC" w:rsidR="00D74C10" w:rsidRPr="00D74C10" w:rsidRDefault="00D74C10" w:rsidP="00D74C10">
      <w:pPr>
        <w:tabs>
          <w:tab w:val="left" w:pos="2939"/>
        </w:tabs>
        <w:rPr>
          <w:color w:val="000000" w:themeColor="text1"/>
        </w:rPr>
      </w:pPr>
      <w:r w:rsidRPr="00D74C10">
        <w:rPr>
          <w:color w:val="000000" w:themeColor="text1"/>
        </w:rPr>
        <w:t xml:space="preserve">Hoy quiero invitarte a que seamos colaboradores de Jesús, no sus críticos. </w:t>
      </w:r>
      <w:r w:rsidRPr="00D74C10">
        <w:rPr>
          <w:color w:val="000000" w:themeColor="text1"/>
        </w:rPr>
        <w:br/>
      </w:r>
      <w:r w:rsidRPr="00D74C10">
        <w:rPr>
          <w:color w:val="FF0000"/>
        </w:rPr>
        <w:t xml:space="preserve">¿Qué </w:t>
      </w:r>
      <w:r w:rsidR="000310B6" w:rsidRPr="000310B6">
        <w:rPr>
          <w:color w:val="FF0000"/>
        </w:rPr>
        <w:t>pasa</w:t>
      </w:r>
      <w:r w:rsidRPr="00D74C10">
        <w:rPr>
          <w:color w:val="FF0000"/>
        </w:rPr>
        <w:t xml:space="preserve"> si un hermano hace algo lo que hizo Jesús, confrontando a los religiosos </w:t>
      </w:r>
      <w:r w:rsidR="000310B6" w:rsidRPr="000310B6">
        <w:rPr>
          <w:color w:val="FF0000"/>
        </w:rPr>
        <w:t xml:space="preserve">de esa forma </w:t>
      </w:r>
      <w:r w:rsidRPr="00D74C10">
        <w:rPr>
          <w:color w:val="FF0000"/>
        </w:rPr>
        <w:t xml:space="preserve">en nuestras reuniones? </w:t>
      </w:r>
      <w:r w:rsidRPr="00D74C10">
        <w:rPr>
          <w:color w:val="000000" w:themeColor="text1"/>
        </w:rPr>
        <w:t>Jesús sanó al enfermo sabiendo</w:t>
      </w:r>
      <w:r w:rsidR="004600C3">
        <w:rPr>
          <w:color w:val="000000" w:themeColor="text1"/>
        </w:rPr>
        <w:t xml:space="preserve"> </w:t>
      </w:r>
      <w:r w:rsidRPr="00D74C10">
        <w:rPr>
          <w:color w:val="000000" w:themeColor="text1"/>
        </w:rPr>
        <w:t>que esto provocaría que sus enemigos lo criticarían e incluso desearían matarle</w:t>
      </w:r>
      <w:r w:rsidR="00E4668F">
        <w:rPr>
          <w:color w:val="000000" w:themeColor="text1"/>
        </w:rPr>
        <w:t xml:space="preserve">, no obstante Él lo hizo y el enfermo fue sano. </w:t>
      </w:r>
    </w:p>
    <w:p w14:paraId="4F69B7AC" w14:textId="235F88F0" w:rsidR="00D74C10" w:rsidRPr="00D74C10" w:rsidRDefault="00D74C10" w:rsidP="00D74C10">
      <w:pPr>
        <w:tabs>
          <w:tab w:val="left" w:pos="2939"/>
        </w:tabs>
        <w:rPr>
          <w:color w:val="000000" w:themeColor="text1"/>
        </w:rPr>
      </w:pPr>
      <w:r w:rsidRPr="00D74C10">
        <w:rPr>
          <w:color w:val="000000" w:themeColor="text1"/>
        </w:rPr>
        <w:t xml:space="preserve">Debemos tener cuidado de no caer en un espíritu crítico y confrontativo que solo busca juzgar y, en algunos casos, ocultar nuestros propios pecados. Como colaboradores de Cristo, nuestra meta debe </w:t>
      </w:r>
      <w:r w:rsidR="00B60B33">
        <w:rPr>
          <w:color w:val="000000" w:themeColor="text1"/>
        </w:rPr>
        <w:t>es</w:t>
      </w:r>
      <w:r w:rsidRPr="00D74C10">
        <w:rPr>
          <w:color w:val="000000" w:themeColor="text1"/>
        </w:rPr>
        <w:t xml:space="preserve"> apoyar y edificar. Recordemos que Jesús conoce los corazones y sabe nuestras intenciones.</w:t>
      </w:r>
    </w:p>
    <w:p w14:paraId="25B81003" w14:textId="77777777" w:rsidR="00D74C10" w:rsidRPr="00D74C10" w:rsidRDefault="00D74C10" w:rsidP="00D74C10">
      <w:pPr>
        <w:tabs>
          <w:tab w:val="left" w:pos="2939"/>
        </w:tabs>
        <w:rPr>
          <w:color w:val="000000" w:themeColor="text1"/>
        </w:rPr>
      </w:pPr>
      <w:r w:rsidRPr="00D74C10">
        <w:rPr>
          <w:color w:val="000000" w:themeColor="text1"/>
        </w:rPr>
        <w:t>Un colaborador de Cristo también es valiente para desafiar la dureza de corazón, pero siempre con amor y verdad. Esto implica no solo señalar lo que está mal, sino también actuar para restaurar y sanar, como lo hizo Jesús con el hombre de la mano deforme.</w:t>
      </w:r>
    </w:p>
    <w:p w14:paraId="2B076C9D" w14:textId="77777777" w:rsidR="00D74C10" w:rsidRDefault="00D74C10" w:rsidP="00D74C10">
      <w:pPr>
        <w:tabs>
          <w:tab w:val="left" w:pos="2939"/>
        </w:tabs>
        <w:rPr>
          <w:b/>
          <w:bCs/>
          <w:color w:val="000000" w:themeColor="text1"/>
        </w:rPr>
      </w:pPr>
    </w:p>
    <w:p w14:paraId="5F844D9A" w14:textId="564EE080" w:rsidR="00D74C10" w:rsidRPr="00D74C10" w:rsidRDefault="00D74C10" w:rsidP="00D74C10">
      <w:pPr>
        <w:tabs>
          <w:tab w:val="left" w:pos="2939"/>
        </w:tabs>
        <w:rPr>
          <w:color w:val="000000" w:themeColor="text1"/>
        </w:rPr>
      </w:pPr>
      <w:r w:rsidRPr="00D74C10">
        <w:rPr>
          <w:color w:val="000000" w:themeColor="text1"/>
        </w:rPr>
        <w:t>Seamos colaboradores de Cristo. Levantemos su nombre y provoquemos que Él sea glorificado. En lugar de criticar, ayudemos a que las obras de Dios se manifiesten en la vida de los demás. Apoyemos a nuestros hermanos en sus ministerios y busquemos oportunidades para ser parte del plan de Dios en lugar de obstaculizarlo.</w:t>
      </w:r>
    </w:p>
    <w:p w14:paraId="71A1F9BD" w14:textId="2D80C463" w:rsidR="00D74C10" w:rsidRPr="00D74C10" w:rsidRDefault="00D74C10" w:rsidP="00D74C10">
      <w:pPr>
        <w:tabs>
          <w:tab w:val="left" w:pos="2939"/>
        </w:tabs>
        <w:rPr>
          <w:color w:val="000000" w:themeColor="text1"/>
        </w:rPr>
      </w:pPr>
      <w:r w:rsidRPr="00D74C10">
        <w:rPr>
          <w:color w:val="000000" w:themeColor="text1"/>
        </w:rPr>
        <w:t>E</w:t>
      </w:r>
      <w:r w:rsidR="00640AB4">
        <w:rPr>
          <w:color w:val="000000" w:themeColor="text1"/>
        </w:rPr>
        <w:t>n estos días</w:t>
      </w:r>
      <w:r w:rsidRPr="00D74C10">
        <w:rPr>
          <w:color w:val="000000" w:themeColor="text1"/>
        </w:rPr>
        <w:t xml:space="preserve">, toma un momento para orar por alguien que esté sirviendo en tu iglesia o comunidad. Si puedes, encuentra una manera de apoyarle prácticamente. Que nuestras acciones reflejen el amor y la unidad que Jesús nos </w:t>
      </w:r>
      <w:r w:rsidR="00C56D09" w:rsidRPr="00D74C10">
        <w:rPr>
          <w:color w:val="000000" w:themeColor="text1"/>
        </w:rPr>
        <w:t>enseñó</w:t>
      </w:r>
      <w:r w:rsidRPr="00D74C10">
        <w:rPr>
          <w:color w:val="000000" w:themeColor="text1"/>
        </w:rPr>
        <w:t>.</w:t>
      </w:r>
    </w:p>
    <w:p w14:paraId="427F840A" w14:textId="77777777" w:rsidR="00D74C10" w:rsidRDefault="00D74C10" w:rsidP="00D74C10">
      <w:pPr>
        <w:tabs>
          <w:tab w:val="left" w:pos="2939"/>
        </w:tabs>
        <w:rPr>
          <w:b/>
          <w:bCs/>
          <w:color w:val="000000" w:themeColor="text1"/>
        </w:rPr>
      </w:pPr>
    </w:p>
    <w:p w14:paraId="6DF6BDF8" w14:textId="43CB8FBD" w:rsidR="00D74C10" w:rsidRPr="00D74C10" w:rsidRDefault="00C56D09" w:rsidP="00D74C10">
      <w:pPr>
        <w:tabs>
          <w:tab w:val="left" w:pos="2939"/>
        </w:tabs>
        <w:rPr>
          <w:color w:val="000000" w:themeColor="text1"/>
        </w:rPr>
      </w:pPr>
      <w:r w:rsidRPr="00B77187">
        <w:rPr>
          <w:b/>
          <w:bCs/>
          <w:color w:val="000000" w:themeColor="text1"/>
        </w:rPr>
        <w:t>Oremos:</w:t>
      </w:r>
      <w:r>
        <w:rPr>
          <w:color w:val="000000" w:themeColor="text1"/>
        </w:rPr>
        <w:t xml:space="preserve"> </w:t>
      </w:r>
      <w:r w:rsidR="00D74C10" w:rsidRPr="00D74C10">
        <w:rPr>
          <w:color w:val="000000" w:themeColor="text1"/>
        </w:rPr>
        <w:t>"</w:t>
      </w:r>
      <w:r w:rsidR="00D74C10" w:rsidRPr="00D74C10">
        <w:rPr>
          <w:i/>
          <w:iCs/>
          <w:color w:val="000000" w:themeColor="text1"/>
        </w:rPr>
        <w:t>Señor</w:t>
      </w:r>
      <w:r w:rsidR="00B77187">
        <w:rPr>
          <w:i/>
          <w:iCs/>
          <w:color w:val="000000" w:themeColor="text1"/>
        </w:rPr>
        <w:t xml:space="preserve"> Jesús</w:t>
      </w:r>
      <w:r w:rsidR="00D74C10" w:rsidRPr="00D74C10">
        <w:rPr>
          <w:i/>
          <w:iCs/>
          <w:color w:val="000000" w:themeColor="text1"/>
        </w:rPr>
        <w:t xml:space="preserve">, ayúdanos a ser colaboradores tuyos, personas que edifican y fortalecen tu obra. Libéranos de actitudes críticas y </w:t>
      </w:r>
      <w:r w:rsidRPr="00B77187">
        <w:rPr>
          <w:i/>
          <w:iCs/>
          <w:color w:val="000000" w:themeColor="text1"/>
        </w:rPr>
        <w:t>danos</w:t>
      </w:r>
      <w:r w:rsidR="00D74C10" w:rsidRPr="00D74C10">
        <w:rPr>
          <w:i/>
          <w:iCs/>
          <w:color w:val="000000" w:themeColor="text1"/>
        </w:rPr>
        <w:t xml:space="preserve"> corazones llenos de compasión y amor. Que todo lo que hagamos sea para tu gloria. Amén</w:t>
      </w:r>
      <w:r w:rsidR="00D74C10" w:rsidRPr="00D74C10">
        <w:rPr>
          <w:color w:val="000000" w:themeColor="text1"/>
        </w:rPr>
        <w:t>".</w:t>
      </w:r>
    </w:p>
    <w:p w14:paraId="70BCE8C5" w14:textId="77777777" w:rsidR="00D74C10" w:rsidRPr="00D74C10" w:rsidRDefault="00D74C10" w:rsidP="00D74C10">
      <w:pPr>
        <w:tabs>
          <w:tab w:val="left" w:pos="2939"/>
        </w:tabs>
        <w:rPr>
          <w:color w:val="000000" w:themeColor="text1"/>
        </w:rPr>
      </w:pPr>
      <w:r w:rsidRPr="00D74C10">
        <w:rPr>
          <w:b/>
          <w:bCs/>
          <w:color w:val="000000" w:themeColor="text1"/>
        </w:rPr>
        <w:t>Bendiciones.</w:t>
      </w:r>
    </w:p>
    <w:bookmarkEnd w:id="102"/>
    <w:p w14:paraId="67D63FA8" w14:textId="2F335AD0" w:rsidR="005D4849" w:rsidRDefault="005D4849" w:rsidP="00416024">
      <w:pPr>
        <w:tabs>
          <w:tab w:val="left" w:pos="2939"/>
        </w:tabs>
        <w:rPr>
          <w:color w:val="000000" w:themeColor="text1"/>
          <w:lang w:val="es-ES"/>
        </w:rPr>
      </w:pPr>
      <w:r>
        <w:rPr>
          <w:color w:val="000000" w:themeColor="text1"/>
          <w:lang w:val="es-ES"/>
        </w:rPr>
        <w:t xml:space="preserve"> </w:t>
      </w:r>
    </w:p>
    <w:p w14:paraId="01404C6E" w14:textId="77777777" w:rsidR="00933FF1" w:rsidRDefault="00933FF1" w:rsidP="00416024">
      <w:pPr>
        <w:tabs>
          <w:tab w:val="left" w:pos="2939"/>
        </w:tabs>
        <w:rPr>
          <w:color w:val="000000" w:themeColor="text1"/>
          <w:lang w:val="es-ES"/>
        </w:rPr>
      </w:pPr>
    </w:p>
    <w:p w14:paraId="70A580BB" w14:textId="77777777" w:rsidR="00933FF1" w:rsidRDefault="00933FF1" w:rsidP="00416024">
      <w:pPr>
        <w:tabs>
          <w:tab w:val="left" w:pos="2939"/>
        </w:tabs>
        <w:rPr>
          <w:color w:val="000000" w:themeColor="text1"/>
          <w:lang w:val="es-ES"/>
        </w:rPr>
      </w:pPr>
    </w:p>
    <w:p w14:paraId="2DEC156B" w14:textId="34579429" w:rsidR="00933FF1" w:rsidRDefault="00933FF1" w:rsidP="00416024">
      <w:pPr>
        <w:tabs>
          <w:tab w:val="left" w:pos="2939"/>
        </w:tabs>
        <w:rPr>
          <w:color w:val="000000" w:themeColor="text1"/>
          <w:lang w:val="es-ES"/>
        </w:rPr>
      </w:pPr>
      <w:bookmarkStart w:id="103" w:name="OLE_LINK103"/>
      <w:r w:rsidRPr="00933FF1">
        <w:rPr>
          <w:b/>
          <w:bCs/>
          <w:color w:val="000000" w:themeColor="text1"/>
          <w:lang w:val="es-ES"/>
        </w:rPr>
        <w:t>Lucas 6:12 NTV</w:t>
      </w:r>
      <w:r>
        <w:rPr>
          <w:color w:val="000000" w:themeColor="text1"/>
          <w:lang w:val="es-ES"/>
        </w:rPr>
        <w:t xml:space="preserve"> </w:t>
      </w:r>
      <w:r w:rsidRPr="00933FF1">
        <w:rPr>
          <w:i/>
          <w:iCs/>
          <w:color w:val="0070C0"/>
          <w:lang w:val="es-ES"/>
        </w:rPr>
        <w:t>Cierto día, poco tiempo después, Jesús subió a un monte a orar y oró a Dios toda la noche</w:t>
      </w:r>
      <w:r>
        <w:rPr>
          <w:color w:val="000000" w:themeColor="text1"/>
          <w:lang w:val="es-ES"/>
        </w:rPr>
        <w:t>.</w:t>
      </w:r>
    </w:p>
    <w:p w14:paraId="6CF6188E" w14:textId="77777777" w:rsidR="00933FF1" w:rsidRDefault="00933FF1" w:rsidP="00416024">
      <w:pPr>
        <w:tabs>
          <w:tab w:val="left" w:pos="2939"/>
        </w:tabs>
        <w:rPr>
          <w:color w:val="000000" w:themeColor="text1"/>
          <w:lang w:val="es-ES"/>
        </w:rPr>
      </w:pPr>
    </w:p>
    <w:p w14:paraId="5C017158" w14:textId="77777777" w:rsidR="003015A7" w:rsidRPr="003015A7" w:rsidRDefault="003015A7" w:rsidP="003015A7">
      <w:pPr>
        <w:tabs>
          <w:tab w:val="left" w:pos="2939"/>
        </w:tabs>
        <w:rPr>
          <w:color w:val="000000" w:themeColor="text1"/>
        </w:rPr>
      </w:pPr>
      <w:r w:rsidRPr="003015A7">
        <w:rPr>
          <w:color w:val="000000" w:themeColor="text1"/>
        </w:rPr>
        <w:t xml:space="preserve">La oración es el pilar de nuestra relación con Dios, pero, </w:t>
      </w:r>
      <w:r w:rsidRPr="003015A7">
        <w:rPr>
          <w:color w:val="FF0000"/>
        </w:rPr>
        <w:t xml:space="preserve">¿cuánto disfrutamos realmente orar? ¿Es para nosotros un deleite o una carga? ¿Le damos a Dios el espacio para hablarnos cuando oramos? </w:t>
      </w:r>
      <w:r w:rsidRPr="003015A7">
        <w:rPr>
          <w:color w:val="000000" w:themeColor="text1"/>
        </w:rPr>
        <w:t>Estas son preguntas que cada cristiano debería hacerse. Para muchos, la oración es una lucha constante, algo que les cuesta mantener con regularidad.</w:t>
      </w:r>
    </w:p>
    <w:p w14:paraId="3E661CE1" w14:textId="77777777" w:rsidR="003015A7" w:rsidRPr="003015A7" w:rsidRDefault="003015A7" w:rsidP="003015A7">
      <w:pPr>
        <w:tabs>
          <w:tab w:val="left" w:pos="2939"/>
        </w:tabs>
        <w:rPr>
          <w:color w:val="000000" w:themeColor="text1"/>
        </w:rPr>
      </w:pPr>
      <w:r w:rsidRPr="003015A7">
        <w:rPr>
          <w:color w:val="000000" w:themeColor="text1"/>
        </w:rPr>
        <w:t>Sin embargo, cuando aprendemos a disfrutar la oración, cuando dejamos de verla como un deber y comenzamos a verla como una oportunidad de encuentro con Dios, nuestra vida espiritual cambia por completo. La oración ya no es solo una rutina, sino un tiempo de comunión, un refugio y una fuente de fortaleza.</w:t>
      </w:r>
    </w:p>
    <w:p w14:paraId="6E6EAA65" w14:textId="77777777" w:rsidR="003015A7" w:rsidRPr="003015A7" w:rsidRDefault="003015A7" w:rsidP="003015A7">
      <w:pPr>
        <w:tabs>
          <w:tab w:val="left" w:pos="2939"/>
        </w:tabs>
        <w:rPr>
          <w:color w:val="000000" w:themeColor="text1"/>
        </w:rPr>
      </w:pPr>
      <w:r w:rsidRPr="003015A7">
        <w:rPr>
          <w:color w:val="000000" w:themeColor="text1"/>
        </w:rPr>
        <w:t xml:space="preserve">El pasaje de hoy nos muestra a Jesús orando toda la noche. ¡Qué impresionante es ver al mismo Hijo de Dios dedicando tiempo en oración! Si Jesús, siendo quien es, consideró necesario orar de esa manera, </w:t>
      </w:r>
      <w:r w:rsidRPr="003015A7">
        <w:rPr>
          <w:color w:val="FF0000"/>
        </w:rPr>
        <w:t xml:space="preserve">¿cuánto más nosotros deberíamos hacerlo? </w:t>
      </w:r>
      <w:r w:rsidRPr="003015A7">
        <w:rPr>
          <w:color w:val="000000" w:themeColor="text1"/>
        </w:rPr>
        <w:t>Más allá de la cantidad de tiempo que pasemos orando, lo importante es que la oración se convierta en un estilo de vida.</w:t>
      </w:r>
    </w:p>
    <w:p w14:paraId="268BC98C" w14:textId="77777777" w:rsidR="003015A7" w:rsidRPr="003015A7" w:rsidRDefault="003015A7" w:rsidP="003015A7">
      <w:pPr>
        <w:tabs>
          <w:tab w:val="left" w:pos="2939"/>
        </w:tabs>
        <w:rPr>
          <w:color w:val="000000" w:themeColor="text1"/>
        </w:rPr>
      </w:pPr>
      <w:r w:rsidRPr="003015A7">
        <w:rPr>
          <w:color w:val="000000" w:themeColor="text1"/>
        </w:rPr>
        <w:t>Jesús no solo oraba, sino que enseñó a sus discípulos a orar. Los apóstoles aprendieron de Él y nos dejaron el ejemplo de una vida de oración constante. Como cristianos, no podemos depender solo de las oraciones de otros; cada uno de nosotros tiene acceso directo al Padre. No necesitamos un mediador humano, porque Jesús es nuestro mediador y el Espíritu Santo nos ayuda en nuestra debilidad.</w:t>
      </w:r>
    </w:p>
    <w:p w14:paraId="5BBFC611" w14:textId="77777777" w:rsidR="003015A7" w:rsidRPr="003015A7" w:rsidRDefault="003015A7" w:rsidP="003015A7">
      <w:pPr>
        <w:tabs>
          <w:tab w:val="left" w:pos="2939"/>
        </w:tabs>
        <w:rPr>
          <w:color w:val="000000" w:themeColor="text1"/>
        </w:rPr>
      </w:pPr>
      <w:r w:rsidRPr="003015A7">
        <w:rPr>
          <w:color w:val="000000" w:themeColor="text1"/>
        </w:rPr>
        <w:t>Así que, hermanos, oremos. Oremos cuando necesitemos dirección, cuando busquemos sabiduría en la Palabra, cuando enfrentemos decisiones difíciles. Oremos en todo momento y en todo lugar, porque la Escritura nos exhorta: </w:t>
      </w:r>
      <w:r w:rsidRPr="003015A7">
        <w:rPr>
          <w:i/>
          <w:iCs/>
          <w:color w:val="000000" w:themeColor="text1"/>
        </w:rPr>
        <w:t>"</w:t>
      </w:r>
      <w:r w:rsidRPr="003015A7">
        <w:rPr>
          <w:i/>
          <w:iCs/>
          <w:color w:val="0070C0"/>
        </w:rPr>
        <w:t>Nunca dejen de orar</w:t>
      </w:r>
      <w:r w:rsidRPr="003015A7">
        <w:rPr>
          <w:i/>
          <w:iCs/>
          <w:color w:val="000000" w:themeColor="text1"/>
        </w:rPr>
        <w:t>."</w:t>
      </w:r>
      <w:r w:rsidRPr="003015A7">
        <w:rPr>
          <w:color w:val="000000" w:themeColor="text1"/>
        </w:rPr>
        <w:t> </w:t>
      </w:r>
      <w:r w:rsidRPr="003015A7">
        <w:rPr>
          <w:b/>
          <w:bCs/>
          <w:color w:val="000000" w:themeColor="text1"/>
        </w:rPr>
        <w:t>– 1 Tesalonicenses 5:17 (NTV).</w:t>
      </w:r>
    </w:p>
    <w:p w14:paraId="671E5B95" w14:textId="77777777" w:rsidR="003015A7" w:rsidRPr="003015A7" w:rsidRDefault="003015A7" w:rsidP="003015A7">
      <w:pPr>
        <w:tabs>
          <w:tab w:val="left" w:pos="2939"/>
        </w:tabs>
        <w:rPr>
          <w:color w:val="000000" w:themeColor="text1"/>
        </w:rPr>
      </w:pPr>
      <w:r w:rsidRPr="003015A7">
        <w:rPr>
          <w:color w:val="000000" w:themeColor="text1"/>
        </w:rPr>
        <w:t>Que la oración sea el aire que respira nuestra vida espiritual.</w:t>
      </w:r>
    </w:p>
    <w:p w14:paraId="12AC4211" w14:textId="77777777" w:rsidR="003015A7" w:rsidRPr="003015A7" w:rsidRDefault="003015A7" w:rsidP="003015A7">
      <w:pPr>
        <w:tabs>
          <w:tab w:val="left" w:pos="2939"/>
        </w:tabs>
        <w:rPr>
          <w:color w:val="000000" w:themeColor="text1"/>
        </w:rPr>
      </w:pPr>
      <w:r w:rsidRPr="003015A7">
        <w:rPr>
          <w:b/>
          <w:bCs/>
          <w:color w:val="000000" w:themeColor="text1"/>
        </w:rPr>
        <w:t>Bendiciones.</w:t>
      </w:r>
    </w:p>
    <w:bookmarkEnd w:id="103"/>
    <w:p w14:paraId="18D325D0" w14:textId="5C6DDA11" w:rsidR="00DA6040" w:rsidRDefault="00DA6040" w:rsidP="00416024">
      <w:pPr>
        <w:tabs>
          <w:tab w:val="left" w:pos="2939"/>
        </w:tabs>
        <w:rPr>
          <w:color w:val="000000" w:themeColor="text1"/>
        </w:rPr>
      </w:pPr>
    </w:p>
    <w:p w14:paraId="68A69A4A" w14:textId="77777777" w:rsidR="00D37A83" w:rsidRDefault="00D37A83" w:rsidP="00416024">
      <w:pPr>
        <w:tabs>
          <w:tab w:val="left" w:pos="2939"/>
        </w:tabs>
        <w:rPr>
          <w:color w:val="000000" w:themeColor="text1"/>
        </w:rPr>
      </w:pPr>
    </w:p>
    <w:p w14:paraId="165F66CE" w14:textId="77777777" w:rsidR="00D37A83" w:rsidRDefault="00D37A83" w:rsidP="00416024">
      <w:pPr>
        <w:tabs>
          <w:tab w:val="left" w:pos="2939"/>
        </w:tabs>
        <w:rPr>
          <w:color w:val="000000" w:themeColor="text1"/>
        </w:rPr>
      </w:pPr>
    </w:p>
    <w:p w14:paraId="3CDDEAB4" w14:textId="77777777" w:rsidR="00D37A83" w:rsidRPr="00E12C7C" w:rsidRDefault="00D37A83" w:rsidP="00D37A83">
      <w:r w:rsidRPr="00E12C7C">
        <w:rPr>
          <w:b/>
          <w:bCs/>
        </w:rPr>
        <w:t>"De camino con Jesús"</w:t>
      </w:r>
    </w:p>
    <w:p w14:paraId="2881DADA" w14:textId="77777777" w:rsidR="00D37A83" w:rsidRDefault="00D37A83" w:rsidP="00D37A83">
      <w:pPr>
        <w:rPr>
          <w:lang w:val="es-ES"/>
        </w:rPr>
      </w:pPr>
      <w:r w:rsidRPr="00E12C7C">
        <w:rPr>
          <w:b/>
          <w:bCs/>
        </w:rPr>
        <w:t>Lucas 24:17-21 NTV</w:t>
      </w:r>
      <w:r>
        <w:t xml:space="preserve">. </w:t>
      </w:r>
      <w:r w:rsidRPr="00B5131F">
        <w:rPr>
          <w:i/>
          <w:iCs/>
          <w:color w:val="0070C0"/>
          <w:lang w:val="es-ES"/>
        </w:rPr>
        <w:t xml:space="preserve">Él les preguntó: —¿De qué vienen discutiendo tan profundamente por el camino? Se detuvieron de golpe, con sus rostros cargados de tristeza. </w:t>
      </w:r>
      <w:r w:rsidRPr="00B5131F">
        <w:rPr>
          <w:i/>
          <w:iCs/>
          <w:color w:val="0070C0"/>
          <w:vertAlign w:val="superscript"/>
          <w:lang w:val="es-ES"/>
        </w:rPr>
        <w:t>18 </w:t>
      </w:r>
      <w:r w:rsidRPr="00B5131F">
        <w:rPr>
          <w:i/>
          <w:iCs/>
          <w:color w:val="0070C0"/>
          <w:lang w:val="es-ES"/>
        </w:rPr>
        <w:t xml:space="preserve">Entonces uno de ellos, llamado Cleofas, contestó: —Tú debes de ser la única persona en Jerusalén que no oyó acerca de las cosas que han sucedido allí en los últimos días. </w:t>
      </w:r>
      <w:r w:rsidRPr="00B5131F">
        <w:rPr>
          <w:i/>
          <w:iCs/>
          <w:color w:val="0070C0"/>
          <w:vertAlign w:val="superscript"/>
          <w:lang w:val="es-ES"/>
        </w:rPr>
        <w:t>19 </w:t>
      </w:r>
      <w:r w:rsidRPr="00B5131F">
        <w:rPr>
          <w:i/>
          <w:iCs/>
          <w:color w:val="0070C0"/>
          <w:lang w:val="es-ES"/>
        </w:rPr>
        <w:t xml:space="preserve">—¿Qué cosas? —preguntó Jesús. —Las cosas que le sucedieron a Jesús, el hombre de Nazaret —le dijeron—. Era un profeta que hizo milagros poderosos, y también era un gran maestro a los ojos de Dios y de todo el pueblo. </w:t>
      </w:r>
      <w:r w:rsidRPr="00B5131F">
        <w:rPr>
          <w:i/>
          <w:iCs/>
          <w:color w:val="0070C0"/>
          <w:vertAlign w:val="superscript"/>
          <w:lang w:val="es-ES"/>
        </w:rPr>
        <w:t>20 </w:t>
      </w:r>
      <w:r w:rsidRPr="00B5131F">
        <w:rPr>
          <w:i/>
          <w:iCs/>
          <w:color w:val="0070C0"/>
          <w:lang w:val="es-ES"/>
        </w:rPr>
        <w:t xml:space="preserve">Sin embargo, los principales sacerdotes y otros líderes religiosos lo entregaron para que fuera condenado a muerte, y lo crucificaron. </w:t>
      </w:r>
      <w:r w:rsidRPr="00B5131F">
        <w:rPr>
          <w:i/>
          <w:iCs/>
          <w:color w:val="0070C0"/>
          <w:vertAlign w:val="superscript"/>
          <w:lang w:val="es-ES"/>
        </w:rPr>
        <w:t>21 </w:t>
      </w:r>
      <w:r w:rsidRPr="00B5131F">
        <w:rPr>
          <w:i/>
          <w:iCs/>
          <w:color w:val="0070C0"/>
          <w:lang w:val="es-ES"/>
        </w:rPr>
        <w:t>Nosotros teníamos la esperanza de que fuera el Mesías que había venido para rescatar a Israel. Todo esto sucedió hace tres días</w:t>
      </w:r>
      <w:r>
        <w:rPr>
          <w:lang w:val="es-ES"/>
        </w:rPr>
        <w:t>.</w:t>
      </w:r>
    </w:p>
    <w:p w14:paraId="18B5A069" w14:textId="77777777" w:rsidR="00D37A83" w:rsidRDefault="00D37A83" w:rsidP="00D37A83">
      <w:pPr>
        <w:rPr>
          <w:lang w:val="es-ES"/>
        </w:rPr>
      </w:pPr>
    </w:p>
    <w:p w14:paraId="0AD78D00" w14:textId="77777777" w:rsidR="00D37A83" w:rsidRPr="00E12C7C" w:rsidRDefault="00D37A83" w:rsidP="00D37A83">
      <w:r w:rsidRPr="00E12C7C">
        <w:t>Qué emocionante es nuestro Dios. Siendo tan extraordinario y grande, también es profundamente personal. Por eso disfruto tanto ser cristiano… ¡y por eso le alabo!</w:t>
      </w:r>
    </w:p>
    <w:p w14:paraId="0A48FCF7" w14:textId="77777777" w:rsidR="00D37A83" w:rsidRPr="00E12C7C" w:rsidRDefault="00D37A83" w:rsidP="00D37A83">
      <w:r w:rsidRPr="00E12C7C">
        <w:t xml:space="preserve">En esta historia, dos discípulos caminan rumbo a Emaús. Recuerdo que hace unos años estuve muy cerca de ese camino, en la ladera de una montaña. </w:t>
      </w:r>
      <w:r>
        <w:t>Allí</w:t>
      </w:r>
      <w:r w:rsidRPr="00E12C7C">
        <w:t xml:space="preserve"> </w:t>
      </w:r>
      <w:r>
        <w:t xml:space="preserve">es </w:t>
      </w:r>
      <w:r w:rsidRPr="00E12C7C">
        <w:t>donde Jesús, resucitado, se unió a ellos en el camino. ¡Qué hermoso es saber que nuestro Dios se interesa tanto por nosotros, que camina con nosotros y se involucra incluso en nuestras conversaciones!</w:t>
      </w:r>
    </w:p>
    <w:p w14:paraId="2D1D398B" w14:textId="77777777" w:rsidR="00D37A83" w:rsidRPr="00E12C7C" w:rsidRDefault="00D37A83" w:rsidP="00D37A83">
      <w:r w:rsidRPr="00E12C7C">
        <w:t>Los discípulos hablaban llenos de tristeza. Habían perdido la esperanza. Y aunque todos en Jerusalén sabían lo que había pasado, ellos no podían ver lo que estaba pasando en ese momento: Jesús estaba vivo y justo a su lado.</w:t>
      </w:r>
    </w:p>
    <w:p w14:paraId="55354A9C" w14:textId="77777777" w:rsidR="00D37A83" w:rsidRPr="00E12C7C" w:rsidRDefault="00D37A83" w:rsidP="00D37A83">
      <w:r w:rsidRPr="00E12C7C">
        <w:t>Quizás tú también has sentido que la esperanza se ha apagado, que las circunstancias han golpeado tu fe. Pero ayer celebramos la resurrección de Cristo... ¡y eso lo cambia todo!</w:t>
      </w:r>
    </w:p>
    <w:p w14:paraId="787C1697" w14:textId="77777777" w:rsidR="00D37A83" w:rsidRPr="00E12C7C" w:rsidRDefault="00D37A83" w:rsidP="00D37A83">
      <w:r w:rsidRPr="00E12C7C">
        <w:t>Jesús sigue vivo, sigue caminando con nosotros, sigue salvando y transformando vidas.</w:t>
      </w:r>
      <w:r w:rsidRPr="00E12C7C">
        <w:br/>
        <w:t>Así como esos discípulos, levántate, cree y cuéntale a todos que Él vive.</w:t>
      </w:r>
    </w:p>
    <w:p w14:paraId="4B7B897A" w14:textId="77777777" w:rsidR="00D37A83" w:rsidRPr="00E12C7C" w:rsidRDefault="00D37A83" w:rsidP="00D37A83">
      <w:r w:rsidRPr="00E12C7C">
        <w:t>¡Bendiciones!</w:t>
      </w:r>
    </w:p>
    <w:p w14:paraId="6A530FE3" w14:textId="77777777" w:rsidR="00D37A83" w:rsidRDefault="00D37A83" w:rsidP="00416024">
      <w:pPr>
        <w:tabs>
          <w:tab w:val="left" w:pos="2939"/>
        </w:tabs>
        <w:rPr>
          <w:color w:val="000000" w:themeColor="text1"/>
        </w:rPr>
      </w:pPr>
    </w:p>
    <w:p w14:paraId="7938F43E" w14:textId="088ED682" w:rsidR="00D37A83" w:rsidRDefault="00D37A83" w:rsidP="00416024">
      <w:pPr>
        <w:tabs>
          <w:tab w:val="left" w:pos="2939"/>
        </w:tabs>
        <w:rPr>
          <w:color w:val="000000" w:themeColor="text1"/>
        </w:rPr>
      </w:pPr>
    </w:p>
    <w:p w14:paraId="77337DED" w14:textId="77777777" w:rsidR="00D97991" w:rsidRDefault="00D97991" w:rsidP="00416024">
      <w:pPr>
        <w:tabs>
          <w:tab w:val="left" w:pos="2939"/>
        </w:tabs>
        <w:rPr>
          <w:color w:val="000000" w:themeColor="text1"/>
        </w:rPr>
      </w:pPr>
    </w:p>
    <w:p w14:paraId="0ECDBC38" w14:textId="77777777" w:rsidR="008F6627" w:rsidRDefault="008F6627" w:rsidP="00416024">
      <w:pPr>
        <w:tabs>
          <w:tab w:val="left" w:pos="2939"/>
        </w:tabs>
        <w:rPr>
          <w:color w:val="000000" w:themeColor="text1"/>
        </w:rPr>
      </w:pPr>
    </w:p>
    <w:p w14:paraId="030302B0" w14:textId="77777777" w:rsidR="00D97991" w:rsidRPr="00D97991" w:rsidRDefault="00D97991" w:rsidP="00D97991">
      <w:pPr>
        <w:tabs>
          <w:tab w:val="left" w:pos="2939"/>
        </w:tabs>
        <w:rPr>
          <w:b/>
          <w:bCs/>
          <w:color w:val="000000" w:themeColor="text1"/>
        </w:rPr>
      </w:pPr>
      <w:r w:rsidRPr="00D97991">
        <w:rPr>
          <w:b/>
          <w:bCs/>
          <w:color w:val="000000" w:themeColor="text1"/>
        </w:rPr>
        <w:t>¿La mayoría tiene la razón?</w:t>
      </w:r>
    </w:p>
    <w:p w14:paraId="5DCECC9A" w14:textId="388E2FB7" w:rsidR="008F6627" w:rsidRPr="00007A45" w:rsidRDefault="00D97991" w:rsidP="00D97991">
      <w:pPr>
        <w:tabs>
          <w:tab w:val="left" w:pos="2939"/>
        </w:tabs>
        <w:rPr>
          <w:color w:val="0070C0"/>
        </w:rPr>
      </w:pPr>
      <w:r w:rsidRPr="00D97991">
        <w:rPr>
          <w:b/>
          <w:bCs/>
          <w:color w:val="000000" w:themeColor="text1"/>
        </w:rPr>
        <w:t>Mateo 27:22-23 (NTV)</w:t>
      </w:r>
      <w:r w:rsidR="008F6627">
        <w:rPr>
          <w:color w:val="000000" w:themeColor="text1"/>
        </w:rPr>
        <w:t xml:space="preserve"> </w:t>
      </w:r>
      <w:r w:rsidRPr="00D97991">
        <w:rPr>
          <w:color w:val="0070C0"/>
        </w:rPr>
        <w:t>Pilato respondió: —¿Entonces qué debo hacer con Jesús, llamado el Mesías?</w:t>
      </w:r>
      <w:r w:rsidR="008F6627" w:rsidRPr="008F6627">
        <w:rPr>
          <w:color w:val="0070C0"/>
        </w:rPr>
        <w:t xml:space="preserve"> </w:t>
      </w:r>
      <w:r w:rsidRPr="00D97991">
        <w:rPr>
          <w:color w:val="0070C0"/>
        </w:rPr>
        <w:t>¡Crucifícalo! —gritó la multitud.</w:t>
      </w:r>
      <w:r w:rsidR="008F6627" w:rsidRPr="008F6627">
        <w:rPr>
          <w:color w:val="0070C0"/>
        </w:rPr>
        <w:t xml:space="preserve"> </w:t>
      </w:r>
      <w:r w:rsidRPr="00D97991">
        <w:rPr>
          <w:color w:val="0070C0"/>
        </w:rPr>
        <w:t>—¿Por qué? —insistió Pilato—. ¿Qué crimen ha cometido?</w:t>
      </w:r>
      <w:r w:rsidR="008F6627" w:rsidRPr="008F6627">
        <w:rPr>
          <w:color w:val="0070C0"/>
        </w:rPr>
        <w:t xml:space="preserve"> </w:t>
      </w:r>
      <w:r w:rsidRPr="00D97991">
        <w:rPr>
          <w:color w:val="0070C0"/>
        </w:rPr>
        <w:t>Pero la turba rugió aún más fuerte: ¡Crucifícalo!</w:t>
      </w:r>
    </w:p>
    <w:p w14:paraId="1588DC01" w14:textId="4161BE50" w:rsidR="00D97991" w:rsidRPr="00D97991" w:rsidRDefault="00D97991" w:rsidP="00D97991">
      <w:pPr>
        <w:tabs>
          <w:tab w:val="left" w:pos="2939"/>
        </w:tabs>
        <w:rPr>
          <w:color w:val="000000" w:themeColor="text1"/>
        </w:rPr>
      </w:pPr>
      <w:r w:rsidRPr="00D97991">
        <w:rPr>
          <w:color w:val="000000" w:themeColor="text1"/>
        </w:rPr>
        <w:t>A lo largo de la historia, muchas veces la mayoría ha estado equivocada. Este pasaje lo deja claro: una multitud, llena de emoción, manipulada por los líderes religiosos y cegada por su propio orgullo, pidió la muerte del único hombre justo que ha pisado esta tierra: </w:t>
      </w:r>
      <w:r w:rsidRPr="00D97991">
        <w:rPr>
          <w:b/>
          <w:bCs/>
          <w:color w:val="000000" w:themeColor="text1"/>
        </w:rPr>
        <w:t>Jesús</w:t>
      </w:r>
      <w:r w:rsidRPr="00D97991">
        <w:rPr>
          <w:color w:val="000000" w:themeColor="text1"/>
        </w:rPr>
        <w:t>.</w:t>
      </w:r>
    </w:p>
    <w:p w14:paraId="3E6CC098" w14:textId="6DD307E5" w:rsidR="00D97991" w:rsidRPr="00D97991" w:rsidRDefault="00D97991" w:rsidP="00D97991">
      <w:pPr>
        <w:tabs>
          <w:tab w:val="left" w:pos="2939"/>
        </w:tabs>
        <w:rPr>
          <w:color w:val="000000" w:themeColor="text1"/>
        </w:rPr>
      </w:pPr>
      <w:r w:rsidRPr="00D97991">
        <w:rPr>
          <w:color w:val="000000" w:themeColor="text1"/>
        </w:rPr>
        <w:t>Pilato no encontró culpa en Él. Lo sabía. Pero al final, cedió a la presión del pueblo. Eligió complacer a la mayoría en lugar de hacer lo correcto.</w:t>
      </w:r>
      <w:r w:rsidRPr="00D97991">
        <w:rPr>
          <w:color w:val="000000" w:themeColor="text1"/>
        </w:rPr>
        <w:br/>
        <w:t>Y eso nos lleva a una pregunta clave para hoy: </w:t>
      </w:r>
      <w:r w:rsidRPr="00D97991">
        <w:rPr>
          <w:b/>
          <w:bCs/>
          <w:color w:val="000000" w:themeColor="text1"/>
        </w:rPr>
        <w:t>¿Tener muchos de acuerdo hace que algo sea correcto?</w:t>
      </w:r>
      <w:r w:rsidR="00CA0565">
        <w:rPr>
          <w:b/>
          <w:bCs/>
          <w:color w:val="000000" w:themeColor="text1"/>
        </w:rPr>
        <w:t xml:space="preserve"> </w:t>
      </w:r>
      <w:r w:rsidR="00CA0565" w:rsidRPr="00CA0565">
        <w:rPr>
          <w:b/>
          <w:bCs/>
          <w:color w:val="FF0000"/>
        </w:rPr>
        <w:t>NO</w:t>
      </w:r>
      <w:r w:rsidR="00CA0565">
        <w:rPr>
          <w:b/>
          <w:bCs/>
          <w:color w:val="000000" w:themeColor="text1"/>
        </w:rPr>
        <w:t xml:space="preserve">. </w:t>
      </w:r>
    </w:p>
    <w:p w14:paraId="6970E05A" w14:textId="0D0A6707" w:rsidR="008F6627" w:rsidRPr="00D97991" w:rsidRDefault="00D97991" w:rsidP="00D97991">
      <w:pPr>
        <w:tabs>
          <w:tab w:val="left" w:pos="2939"/>
        </w:tabs>
        <w:rPr>
          <w:color w:val="000000" w:themeColor="text1"/>
        </w:rPr>
      </w:pPr>
      <w:r w:rsidRPr="00D97991">
        <w:rPr>
          <w:color w:val="000000" w:themeColor="text1"/>
        </w:rPr>
        <w:t>La sociedad moderna nos empuja a seguir lo que "la mayoría" piensa o dice. Pero la Biblia nos enseña a no seguir la corriente de este mundo, sino a renovar nuestra mente con la verdad de Dios (</w:t>
      </w:r>
      <w:r w:rsidRPr="00D97991">
        <w:rPr>
          <w:b/>
          <w:bCs/>
          <w:color w:val="000000" w:themeColor="text1"/>
        </w:rPr>
        <w:t>Romanos 12:2</w:t>
      </w:r>
      <w:r w:rsidRPr="00D97991">
        <w:rPr>
          <w:color w:val="000000" w:themeColor="text1"/>
        </w:rPr>
        <w:t>). Jesús mismo dijo que el camino que lleva a la vida </w:t>
      </w:r>
      <w:r w:rsidRPr="00D97991">
        <w:rPr>
          <w:b/>
          <w:bCs/>
          <w:color w:val="000000" w:themeColor="text1"/>
        </w:rPr>
        <w:t>es estrecho y pocos lo encuentran</w:t>
      </w:r>
      <w:r w:rsidRPr="00D97991">
        <w:rPr>
          <w:color w:val="000000" w:themeColor="text1"/>
        </w:rPr>
        <w:t> (</w:t>
      </w:r>
      <w:r w:rsidRPr="00D97991">
        <w:rPr>
          <w:b/>
          <w:bCs/>
          <w:color w:val="000000" w:themeColor="text1"/>
        </w:rPr>
        <w:t>Mateo 7:13-14</w:t>
      </w:r>
      <w:r w:rsidRPr="00D97991">
        <w:rPr>
          <w:color w:val="000000" w:themeColor="text1"/>
        </w:rPr>
        <w:t>).</w:t>
      </w:r>
    </w:p>
    <w:p w14:paraId="59235044" w14:textId="77777777" w:rsidR="00D97991" w:rsidRPr="00D97991" w:rsidRDefault="00D97991" w:rsidP="00D97991">
      <w:pPr>
        <w:numPr>
          <w:ilvl w:val="0"/>
          <w:numId w:val="14"/>
        </w:numPr>
        <w:tabs>
          <w:tab w:val="left" w:pos="2939"/>
        </w:tabs>
        <w:rPr>
          <w:color w:val="000000" w:themeColor="text1"/>
        </w:rPr>
      </w:pPr>
      <w:r w:rsidRPr="00D97991">
        <w:rPr>
          <w:b/>
          <w:bCs/>
          <w:color w:val="000000" w:themeColor="text1"/>
        </w:rPr>
        <w:t>No sigas la voz de la mayoría sin antes consultar la voz de Dios.</w:t>
      </w:r>
    </w:p>
    <w:p w14:paraId="3ACB1F7D" w14:textId="77777777" w:rsidR="00D97991" w:rsidRPr="00D97991" w:rsidRDefault="00D97991" w:rsidP="00D97991">
      <w:pPr>
        <w:numPr>
          <w:ilvl w:val="0"/>
          <w:numId w:val="14"/>
        </w:numPr>
        <w:tabs>
          <w:tab w:val="left" w:pos="2939"/>
        </w:tabs>
        <w:rPr>
          <w:color w:val="000000" w:themeColor="text1"/>
        </w:rPr>
      </w:pPr>
      <w:r w:rsidRPr="00D97991">
        <w:rPr>
          <w:b/>
          <w:bCs/>
          <w:color w:val="000000" w:themeColor="text1"/>
        </w:rPr>
        <w:t>No tengas miedo de ser diferente si estás en la verdad.</w:t>
      </w:r>
    </w:p>
    <w:p w14:paraId="1D83CFA3" w14:textId="29CCB092" w:rsidR="00D97991" w:rsidRPr="00D97991" w:rsidRDefault="00D97991" w:rsidP="00D97991">
      <w:pPr>
        <w:numPr>
          <w:ilvl w:val="0"/>
          <w:numId w:val="14"/>
        </w:numPr>
        <w:tabs>
          <w:tab w:val="left" w:pos="2939"/>
        </w:tabs>
        <w:rPr>
          <w:color w:val="000000" w:themeColor="text1"/>
        </w:rPr>
      </w:pPr>
      <w:r w:rsidRPr="00D97991">
        <w:rPr>
          <w:b/>
          <w:bCs/>
          <w:color w:val="000000" w:themeColor="text1"/>
        </w:rPr>
        <w:t xml:space="preserve">No te dejes arrastrar por la presión social, cultural o </w:t>
      </w:r>
      <w:r w:rsidR="00DE6F3B">
        <w:rPr>
          <w:b/>
          <w:bCs/>
          <w:color w:val="000000" w:themeColor="text1"/>
        </w:rPr>
        <w:t>religión</w:t>
      </w:r>
      <w:r w:rsidRPr="00D97991">
        <w:rPr>
          <w:b/>
          <w:bCs/>
          <w:color w:val="000000" w:themeColor="text1"/>
        </w:rPr>
        <w:t>.</w:t>
      </w:r>
    </w:p>
    <w:p w14:paraId="64C14FCB" w14:textId="77777777" w:rsidR="00D97991" w:rsidRPr="00D97991" w:rsidRDefault="00D97991" w:rsidP="00D97991">
      <w:pPr>
        <w:tabs>
          <w:tab w:val="left" w:pos="2939"/>
        </w:tabs>
        <w:rPr>
          <w:color w:val="000000" w:themeColor="text1"/>
        </w:rPr>
      </w:pPr>
      <w:r w:rsidRPr="00D97991">
        <w:rPr>
          <w:color w:val="000000" w:themeColor="text1"/>
        </w:rPr>
        <w:t>Jesús fue rechazado por muchos, pero fue aprobado por el Padre.</w:t>
      </w:r>
      <w:r w:rsidRPr="00D97991">
        <w:rPr>
          <w:color w:val="000000" w:themeColor="text1"/>
        </w:rPr>
        <w:br/>
        <w:t>Pilato fue aprobado por la multitud, pero cayó en la historia como un cobarde sin convicción.</w:t>
      </w:r>
    </w:p>
    <w:p w14:paraId="6188DBB9" w14:textId="77777777" w:rsidR="008F6627" w:rsidRDefault="008F6627" w:rsidP="00D97991">
      <w:pPr>
        <w:tabs>
          <w:tab w:val="left" w:pos="2939"/>
        </w:tabs>
        <w:rPr>
          <w:rFonts w:ascii="Apple Color Emoji" w:hAnsi="Apple Color Emoji" w:cs="Apple Color Emoji"/>
          <w:b/>
          <w:bCs/>
          <w:color w:val="000000" w:themeColor="text1"/>
        </w:rPr>
      </w:pPr>
    </w:p>
    <w:p w14:paraId="72B8DB83" w14:textId="4828D53A" w:rsidR="00D97991" w:rsidRPr="00D97991" w:rsidRDefault="00D97991" w:rsidP="00D97991">
      <w:pPr>
        <w:tabs>
          <w:tab w:val="left" w:pos="2939"/>
        </w:tabs>
        <w:rPr>
          <w:color w:val="000000" w:themeColor="text1"/>
        </w:rPr>
      </w:pPr>
      <w:r w:rsidRPr="00D97991">
        <w:rPr>
          <w:color w:val="000000" w:themeColor="text1"/>
        </w:rPr>
        <w:t>Señor, ayúdame a no dejarme llevar por la presión de los demás. Enséñame a discernir lo que es justo, aunque pocos lo sigan. Que mi decisión no dependa del ruido de la mayoría, sino de la verdad de tu Palabra. Dame valor para hacer lo correcto aunque camine solo. Amén.</w:t>
      </w:r>
    </w:p>
    <w:p w14:paraId="0E738439" w14:textId="77777777" w:rsidR="00D97991" w:rsidRDefault="00D97991" w:rsidP="00416024">
      <w:pPr>
        <w:tabs>
          <w:tab w:val="left" w:pos="2939"/>
        </w:tabs>
        <w:rPr>
          <w:color w:val="000000" w:themeColor="text1"/>
        </w:rPr>
      </w:pPr>
    </w:p>
    <w:p w14:paraId="231B3E20" w14:textId="77777777" w:rsidR="00853F16" w:rsidRDefault="00853F16" w:rsidP="00416024">
      <w:pPr>
        <w:tabs>
          <w:tab w:val="left" w:pos="2939"/>
        </w:tabs>
        <w:rPr>
          <w:color w:val="000000" w:themeColor="text1"/>
        </w:rPr>
      </w:pPr>
    </w:p>
    <w:p w14:paraId="7ABFAD79" w14:textId="77777777" w:rsidR="00853F16" w:rsidRDefault="00853F16" w:rsidP="00416024">
      <w:pPr>
        <w:tabs>
          <w:tab w:val="left" w:pos="2939"/>
        </w:tabs>
        <w:rPr>
          <w:color w:val="000000" w:themeColor="text1"/>
        </w:rPr>
      </w:pPr>
    </w:p>
    <w:p w14:paraId="4DABA953" w14:textId="77777777" w:rsidR="009A434C" w:rsidRDefault="009A434C" w:rsidP="00853F16">
      <w:pPr>
        <w:tabs>
          <w:tab w:val="left" w:pos="2939"/>
        </w:tabs>
        <w:rPr>
          <w:b/>
          <w:bCs/>
          <w:color w:val="000000" w:themeColor="text1"/>
        </w:rPr>
      </w:pPr>
      <w:bookmarkStart w:id="104" w:name="OLE_LINK93"/>
    </w:p>
    <w:p w14:paraId="0354D17C" w14:textId="77777777" w:rsidR="009A434C" w:rsidRDefault="009A434C" w:rsidP="00853F16">
      <w:pPr>
        <w:tabs>
          <w:tab w:val="left" w:pos="2939"/>
        </w:tabs>
        <w:rPr>
          <w:b/>
          <w:bCs/>
          <w:color w:val="000000" w:themeColor="text1"/>
        </w:rPr>
      </w:pPr>
    </w:p>
    <w:p w14:paraId="01CE7DF8" w14:textId="4D8BB2BD" w:rsidR="00853F16" w:rsidRPr="00853F16" w:rsidRDefault="00853F16" w:rsidP="00853F16">
      <w:pPr>
        <w:tabs>
          <w:tab w:val="left" w:pos="2939"/>
        </w:tabs>
        <w:rPr>
          <w:b/>
          <w:bCs/>
          <w:color w:val="000000" w:themeColor="text1"/>
        </w:rPr>
      </w:pPr>
      <w:r w:rsidRPr="00853F16">
        <w:rPr>
          <w:b/>
          <w:bCs/>
          <w:color w:val="000000" w:themeColor="text1"/>
        </w:rPr>
        <w:t xml:space="preserve">Elegidos </w:t>
      </w:r>
      <w:r w:rsidR="00603462">
        <w:rPr>
          <w:b/>
          <w:bCs/>
          <w:color w:val="000000" w:themeColor="text1"/>
        </w:rPr>
        <w:t>en</w:t>
      </w:r>
      <w:r w:rsidRPr="00853F16">
        <w:rPr>
          <w:b/>
          <w:bCs/>
          <w:color w:val="000000" w:themeColor="text1"/>
        </w:rPr>
        <w:t xml:space="preserve"> Cristo</w:t>
      </w:r>
      <w:r w:rsidR="00603462">
        <w:rPr>
          <w:b/>
          <w:bCs/>
          <w:color w:val="000000" w:themeColor="text1"/>
        </w:rPr>
        <w:t>.</w:t>
      </w:r>
    </w:p>
    <w:p w14:paraId="280D0D7C" w14:textId="1A49FF94" w:rsidR="00853F16" w:rsidRPr="0006130B" w:rsidRDefault="00853F16" w:rsidP="00853F16">
      <w:pPr>
        <w:tabs>
          <w:tab w:val="left" w:pos="2939"/>
        </w:tabs>
        <w:rPr>
          <w:color w:val="000000" w:themeColor="text1"/>
        </w:rPr>
      </w:pPr>
      <w:r>
        <w:rPr>
          <w:b/>
          <w:bCs/>
          <w:color w:val="000000" w:themeColor="text1"/>
        </w:rPr>
        <w:t xml:space="preserve">Efesios </w:t>
      </w:r>
      <w:r w:rsidR="00603462">
        <w:rPr>
          <w:b/>
          <w:bCs/>
          <w:color w:val="000000" w:themeColor="text1"/>
        </w:rPr>
        <w:t xml:space="preserve">1:4 NTV. </w:t>
      </w:r>
      <w:r w:rsidRPr="00853F16">
        <w:rPr>
          <w:i/>
          <w:iCs/>
          <w:color w:val="000000" w:themeColor="text1"/>
        </w:rPr>
        <w:t>"</w:t>
      </w:r>
      <w:r w:rsidRPr="00853F16">
        <w:rPr>
          <w:i/>
          <w:iCs/>
          <w:color w:val="0070C0"/>
        </w:rPr>
        <w:t>Incluso antes de haber hecho el mundo, Dios nos amó y nos eligió en Cristo para que seamos santos e intachables a sus ojos</w:t>
      </w:r>
      <w:r w:rsidRPr="00853F16">
        <w:rPr>
          <w:i/>
          <w:iCs/>
          <w:color w:val="000000" w:themeColor="text1"/>
        </w:rPr>
        <w:t>."</w:t>
      </w:r>
      <w:r w:rsidRPr="00853F16">
        <w:rPr>
          <w:color w:val="000000" w:themeColor="text1"/>
        </w:rPr>
        <w:br/>
      </w:r>
    </w:p>
    <w:p w14:paraId="2FE1B76C" w14:textId="5B1AA3DC" w:rsidR="00853F16" w:rsidRPr="00853F16" w:rsidRDefault="00853F16" w:rsidP="00853F16">
      <w:pPr>
        <w:tabs>
          <w:tab w:val="left" w:pos="2939"/>
        </w:tabs>
        <w:rPr>
          <w:color w:val="000000" w:themeColor="text1"/>
        </w:rPr>
      </w:pPr>
      <w:r w:rsidRPr="00853F16">
        <w:rPr>
          <w:color w:val="000000" w:themeColor="text1"/>
        </w:rPr>
        <w:t>¡Qué gloriosa verdad!</w:t>
      </w:r>
      <w:r w:rsidRPr="00853F16">
        <w:rPr>
          <w:color w:val="000000" w:themeColor="text1"/>
        </w:rPr>
        <w:br/>
        <w:t>Antes de que existiera el mundo, </w:t>
      </w:r>
      <w:r w:rsidRPr="00853F16">
        <w:rPr>
          <w:b/>
          <w:bCs/>
          <w:color w:val="000000" w:themeColor="text1"/>
        </w:rPr>
        <w:t>Dios ya había pensado en nosotros</w:t>
      </w:r>
      <w:r w:rsidRPr="00853F16">
        <w:rPr>
          <w:color w:val="000000" w:themeColor="text1"/>
        </w:rPr>
        <w:t>. Nos amó y nos eligió, </w:t>
      </w:r>
      <w:r w:rsidRPr="00853F16">
        <w:rPr>
          <w:b/>
          <w:bCs/>
          <w:color w:val="000000" w:themeColor="text1"/>
        </w:rPr>
        <w:t>no para aislarnos, sino para unirnos a Cristo</w:t>
      </w:r>
      <w:r w:rsidRPr="00853F16">
        <w:rPr>
          <w:color w:val="000000" w:themeColor="text1"/>
        </w:rPr>
        <w:t> y ser transformados en Su imagen.</w:t>
      </w:r>
    </w:p>
    <w:p w14:paraId="12CC256A" w14:textId="77777777" w:rsidR="00257247" w:rsidRDefault="00853F16" w:rsidP="00853F16">
      <w:pPr>
        <w:tabs>
          <w:tab w:val="left" w:pos="2939"/>
        </w:tabs>
        <w:rPr>
          <w:color w:val="000000" w:themeColor="text1"/>
        </w:rPr>
      </w:pPr>
      <w:r w:rsidRPr="00853F16">
        <w:rPr>
          <w:color w:val="000000" w:themeColor="text1"/>
        </w:rPr>
        <w:t>La Biblia enseña que </w:t>
      </w:r>
      <w:r w:rsidRPr="00853F16">
        <w:rPr>
          <w:b/>
          <w:bCs/>
          <w:color w:val="000000" w:themeColor="text1"/>
        </w:rPr>
        <w:t>la elección es en Cristo</w:t>
      </w:r>
      <w:r w:rsidRPr="00853F16">
        <w:rPr>
          <w:color w:val="000000" w:themeColor="text1"/>
        </w:rPr>
        <w:t>.</w:t>
      </w:r>
      <w:r w:rsidR="005317DF">
        <w:rPr>
          <w:color w:val="000000" w:themeColor="text1"/>
        </w:rPr>
        <w:t xml:space="preserve"> “</w:t>
      </w:r>
      <w:r w:rsidR="005317DF" w:rsidRPr="005317DF">
        <w:rPr>
          <w:i/>
          <w:iCs/>
          <w:color w:val="0070C0"/>
          <w:lang w:val="es-ES"/>
        </w:rPr>
        <w:t>Dios nos amó y nos eligió en Cristo</w:t>
      </w:r>
      <w:r w:rsidR="005317DF">
        <w:rPr>
          <w:color w:val="000000" w:themeColor="text1"/>
          <w:lang w:val="es-ES"/>
        </w:rPr>
        <w:t>”</w:t>
      </w:r>
      <w:r w:rsidRPr="00853F16">
        <w:rPr>
          <w:color w:val="000000" w:themeColor="text1"/>
        </w:rPr>
        <w:br/>
        <w:t>No se trata de favoritismos, sino de un amor inmenso que</w:t>
      </w:r>
      <w:r w:rsidRPr="00853F16">
        <w:rPr>
          <w:b/>
          <w:bCs/>
          <w:color w:val="000000" w:themeColor="text1"/>
        </w:rPr>
        <w:t xml:space="preserve"> ofrece salvación a todo aquel que crea</w:t>
      </w:r>
      <w:r w:rsidRPr="00853F16">
        <w:rPr>
          <w:color w:val="000000" w:themeColor="text1"/>
        </w:rPr>
        <w:t>.</w:t>
      </w:r>
      <w:r w:rsidR="005317DF">
        <w:rPr>
          <w:color w:val="000000" w:themeColor="text1"/>
        </w:rPr>
        <w:t xml:space="preserve"> </w:t>
      </w:r>
    </w:p>
    <w:p w14:paraId="0146826E" w14:textId="41B362EB" w:rsidR="00853F16" w:rsidRPr="00853F16" w:rsidRDefault="005317DF" w:rsidP="00853F16">
      <w:pPr>
        <w:tabs>
          <w:tab w:val="left" w:pos="2939"/>
        </w:tabs>
        <w:rPr>
          <w:color w:val="000000" w:themeColor="text1"/>
        </w:rPr>
      </w:pPr>
      <w:r>
        <w:rPr>
          <w:color w:val="000000" w:themeColor="text1"/>
        </w:rPr>
        <w:t xml:space="preserve">Esta elección </w:t>
      </w:r>
      <w:r w:rsidR="000318F8">
        <w:rPr>
          <w:color w:val="000000" w:themeColor="text1"/>
        </w:rPr>
        <w:t xml:space="preserve">esta </w:t>
      </w:r>
      <w:r w:rsidR="009F508D">
        <w:rPr>
          <w:color w:val="000000" w:themeColor="text1"/>
        </w:rPr>
        <w:t xml:space="preserve">predeterminada para los que </w:t>
      </w:r>
      <w:r w:rsidR="00C21902">
        <w:rPr>
          <w:color w:val="000000" w:themeColor="text1"/>
        </w:rPr>
        <w:t xml:space="preserve">deciden </w:t>
      </w:r>
      <w:r w:rsidR="005A047C">
        <w:rPr>
          <w:color w:val="000000" w:themeColor="text1"/>
        </w:rPr>
        <w:t>entra</w:t>
      </w:r>
      <w:r w:rsidR="00C21902">
        <w:rPr>
          <w:color w:val="000000" w:themeColor="text1"/>
        </w:rPr>
        <w:t>r</w:t>
      </w:r>
      <w:r w:rsidR="005A047C">
        <w:rPr>
          <w:color w:val="000000" w:themeColor="text1"/>
        </w:rPr>
        <w:t xml:space="preserve"> por </w:t>
      </w:r>
      <w:r w:rsidR="005A047C" w:rsidRPr="00C21902">
        <w:rPr>
          <w:b/>
          <w:bCs/>
          <w:color w:val="000000" w:themeColor="text1"/>
        </w:rPr>
        <w:t>la puerta que es Cristo</w:t>
      </w:r>
      <w:r w:rsidR="005A047C">
        <w:rPr>
          <w:color w:val="000000" w:themeColor="text1"/>
        </w:rPr>
        <w:t xml:space="preserve"> y nos lleva </w:t>
      </w:r>
      <w:r w:rsidR="00AC314B">
        <w:rPr>
          <w:color w:val="000000" w:themeColor="text1"/>
        </w:rPr>
        <w:t>así</w:t>
      </w:r>
      <w:r w:rsidR="005A047C">
        <w:rPr>
          <w:color w:val="000000" w:themeColor="text1"/>
        </w:rPr>
        <w:t xml:space="preserve"> a ser parte de la familia </w:t>
      </w:r>
      <w:r w:rsidR="00257247">
        <w:rPr>
          <w:color w:val="000000" w:themeColor="text1"/>
        </w:rPr>
        <w:t>de Dios</w:t>
      </w:r>
      <w:r w:rsidR="00C21902">
        <w:rPr>
          <w:color w:val="000000" w:themeColor="text1"/>
        </w:rPr>
        <w:t>.</w:t>
      </w:r>
      <w:r w:rsidR="00B14F50">
        <w:rPr>
          <w:color w:val="000000" w:themeColor="text1"/>
        </w:rPr>
        <w:t xml:space="preserve"> </w:t>
      </w:r>
      <w:r w:rsidR="00853F16" w:rsidRPr="00853F16">
        <w:rPr>
          <w:color w:val="000000" w:themeColor="text1"/>
        </w:rPr>
        <w:br/>
        <w:t>Cuando tú respondiste a Jesús, entraste en el plan que Dios preparó desde la eternidad.</w:t>
      </w:r>
    </w:p>
    <w:p w14:paraId="0906616C" w14:textId="691C54C7" w:rsidR="00853F16" w:rsidRPr="00853F16" w:rsidRDefault="00853F16" w:rsidP="00853F16">
      <w:pPr>
        <w:tabs>
          <w:tab w:val="left" w:pos="2939"/>
        </w:tabs>
        <w:rPr>
          <w:color w:val="000000" w:themeColor="text1"/>
        </w:rPr>
      </w:pPr>
      <w:r w:rsidRPr="00853F16">
        <w:rPr>
          <w:color w:val="000000" w:themeColor="text1"/>
        </w:rPr>
        <w:t>El propósito de esta elección no es solo salvarnos, sino </w:t>
      </w:r>
      <w:r w:rsidRPr="00853F16">
        <w:rPr>
          <w:b/>
          <w:bCs/>
          <w:color w:val="000000" w:themeColor="text1"/>
        </w:rPr>
        <w:t>formarnos como personas santas, limpias, reflejando a Cristo</w:t>
      </w:r>
      <w:r w:rsidR="00C638D1">
        <w:rPr>
          <w:b/>
          <w:bCs/>
          <w:color w:val="000000" w:themeColor="text1"/>
        </w:rPr>
        <w:t xml:space="preserve"> </w:t>
      </w:r>
      <w:r w:rsidRPr="00853F16">
        <w:rPr>
          <w:color w:val="000000" w:themeColor="text1"/>
        </w:rPr>
        <w:t>en nuestras acciones y en nuestro corazón.</w:t>
      </w:r>
    </w:p>
    <w:p w14:paraId="410DC2B0" w14:textId="77777777" w:rsidR="00853F16" w:rsidRDefault="00853F16" w:rsidP="00853F16">
      <w:pPr>
        <w:tabs>
          <w:tab w:val="left" w:pos="2939"/>
        </w:tabs>
        <w:rPr>
          <w:rFonts w:ascii="Apple Color Emoji" w:hAnsi="Apple Color Emoji" w:cs="Apple Color Emoji"/>
          <w:b/>
          <w:bCs/>
          <w:color w:val="000000" w:themeColor="text1"/>
        </w:rPr>
      </w:pPr>
    </w:p>
    <w:p w14:paraId="4DD08147" w14:textId="12D2EE54" w:rsidR="00853F16" w:rsidRPr="00853F16" w:rsidRDefault="00853F16" w:rsidP="00853F16">
      <w:pPr>
        <w:tabs>
          <w:tab w:val="left" w:pos="2939"/>
        </w:tabs>
        <w:rPr>
          <w:color w:val="000000" w:themeColor="text1"/>
        </w:rPr>
      </w:pPr>
      <w:r w:rsidRPr="00853F16">
        <w:rPr>
          <w:color w:val="000000" w:themeColor="text1"/>
        </w:rPr>
        <w:t>Hoy, recuerda que:</w:t>
      </w:r>
    </w:p>
    <w:p w14:paraId="52FC5CE1" w14:textId="77777777" w:rsidR="00853F16" w:rsidRPr="00853F16" w:rsidRDefault="00853F16" w:rsidP="00853F16">
      <w:pPr>
        <w:numPr>
          <w:ilvl w:val="0"/>
          <w:numId w:val="15"/>
        </w:numPr>
        <w:tabs>
          <w:tab w:val="left" w:pos="2939"/>
        </w:tabs>
        <w:rPr>
          <w:color w:val="000000" w:themeColor="text1"/>
        </w:rPr>
      </w:pPr>
      <w:r w:rsidRPr="00853F16">
        <w:rPr>
          <w:b/>
          <w:bCs/>
          <w:color w:val="000000" w:themeColor="text1"/>
        </w:rPr>
        <w:t>No fuiste un accidente</w:t>
      </w:r>
      <w:r w:rsidRPr="00853F16">
        <w:rPr>
          <w:color w:val="000000" w:themeColor="text1"/>
        </w:rPr>
        <w:t> en el corazón de Dios.</w:t>
      </w:r>
    </w:p>
    <w:p w14:paraId="368406A5" w14:textId="77777777" w:rsidR="00853F16" w:rsidRPr="00853F16" w:rsidRDefault="00853F16" w:rsidP="00853F16">
      <w:pPr>
        <w:numPr>
          <w:ilvl w:val="0"/>
          <w:numId w:val="15"/>
        </w:numPr>
        <w:tabs>
          <w:tab w:val="left" w:pos="2939"/>
        </w:tabs>
        <w:rPr>
          <w:color w:val="000000" w:themeColor="text1"/>
        </w:rPr>
      </w:pPr>
      <w:r w:rsidRPr="00853F16">
        <w:rPr>
          <w:b/>
          <w:bCs/>
          <w:color w:val="000000" w:themeColor="text1"/>
        </w:rPr>
        <w:t>Fuiste elegido en Cristo</w:t>
      </w:r>
      <w:r w:rsidRPr="00853F16">
        <w:rPr>
          <w:color w:val="000000" w:themeColor="text1"/>
        </w:rPr>
        <w:t> para ser santo, para caminar en libertad y para llevar su luz donde vayas.</w:t>
      </w:r>
    </w:p>
    <w:p w14:paraId="01FFB8CB" w14:textId="77777777" w:rsidR="00853F16" w:rsidRPr="00853F16" w:rsidRDefault="00853F16" w:rsidP="00853F16">
      <w:pPr>
        <w:numPr>
          <w:ilvl w:val="0"/>
          <w:numId w:val="15"/>
        </w:numPr>
        <w:tabs>
          <w:tab w:val="left" w:pos="2939"/>
        </w:tabs>
        <w:rPr>
          <w:color w:val="000000" w:themeColor="text1"/>
        </w:rPr>
      </w:pPr>
      <w:r w:rsidRPr="00853F16">
        <w:rPr>
          <w:color w:val="000000" w:themeColor="text1"/>
        </w:rPr>
        <w:t>Tu vida tiene un propósito eterno: </w:t>
      </w:r>
      <w:r w:rsidRPr="00853F16">
        <w:rPr>
          <w:b/>
          <w:bCs/>
          <w:color w:val="000000" w:themeColor="text1"/>
        </w:rPr>
        <w:t>ser un reflejo vivo de Jesús</w:t>
      </w:r>
      <w:r w:rsidRPr="00853F16">
        <w:rPr>
          <w:color w:val="000000" w:themeColor="text1"/>
        </w:rPr>
        <w:t>.</w:t>
      </w:r>
    </w:p>
    <w:p w14:paraId="7459653F" w14:textId="77777777" w:rsidR="00853F16" w:rsidRDefault="00853F16" w:rsidP="00853F16">
      <w:pPr>
        <w:tabs>
          <w:tab w:val="left" w:pos="2939"/>
        </w:tabs>
        <w:rPr>
          <w:rFonts w:ascii="Apple Color Emoji" w:hAnsi="Apple Color Emoji" w:cs="Apple Color Emoji"/>
          <w:b/>
          <w:bCs/>
          <w:color w:val="000000" w:themeColor="text1"/>
        </w:rPr>
      </w:pPr>
    </w:p>
    <w:p w14:paraId="3BA2C32E" w14:textId="3BCE4C7F" w:rsidR="00853F16" w:rsidRPr="00853F16" w:rsidRDefault="00853F16" w:rsidP="00853F16">
      <w:pPr>
        <w:tabs>
          <w:tab w:val="left" w:pos="2939"/>
        </w:tabs>
        <w:rPr>
          <w:color w:val="000000" w:themeColor="text1"/>
        </w:rPr>
      </w:pPr>
      <w:r w:rsidRPr="00853F16">
        <w:rPr>
          <w:color w:val="000000" w:themeColor="text1"/>
        </w:rPr>
        <w:t>Señor, gracias por haberme amado antes de que yo existiera. Gracias por elegirme en Cristo para vivir una vida santa y llena de propósito. Ayúdame a caminar cada día recordando que pertenezco a Ti, y que fui llamado para reflejar Tu gloria. ¡Amén!</w:t>
      </w:r>
    </w:p>
    <w:bookmarkEnd w:id="104"/>
    <w:p w14:paraId="09D72EF5" w14:textId="77777777" w:rsidR="00853F16" w:rsidRDefault="00853F16" w:rsidP="00416024">
      <w:pPr>
        <w:tabs>
          <w:tab w:val="left" w:pos="2939"/>
        </w:tabs>
        <w:rPr>
          <w:color w:val="000000" w:themeColor="text1"/>
        </w:rPr>
      </w:pPr>
    </w:p>
    <w:p w14:paraId="387CD89F" w14:textId="77777777" w:rsidR="003E5719" w:rsidRDefault="003E5719" w:rsidP="00416024">
      <w:pPr>
        <w:tabs>
          <w:tab w:val="left" w:pos="2939"/>
        </w:tabs>
        <w:rPr>
          <w:color w:val="000000" w:themeColor="text1"/>
        </w:rPr>
      </w:pPr>
    </w:p>
    <w:p w14:paraId="246CA37E" w14:textId="77777777" w:rsidR="003E5719" w:rsidRDefault="003E5719" w:rsidP="00416024">
      <w:pPr>
        <w:tabs>
          <w:tab w:val="left" w:pos="2939"/>
        </w:tabs>
        <w:rPr>
          <w:color w:val="000000" w:themeColor="text1"/>
        </w:rPr>
      </w:pPr>
    </w:p>
    <w:p w14:paraId="1EDFC5E3" w14:textId="77777777" w:rsidR="003E5719" w:rsidRPr="00940CD5" w:rsidRDefault="003E5719" w:rsidP="003E5719">
      <w:pPr>
        <w:rPr>
          <w:b/>
          <w:bCs/>
        </w:rPr>
      </w:pPr>
      <w:r w:rsidRPr="00940CD5">
        <w:rPr>
          <w:rFonts w:asciiTheme="minorHAnsi" w:hAnsiTheme="minorHAnsi" w:cstheme="minorBidi"/>
          <w:b/>
          <w:bCs/>
        </w:rPr>
        <w:t>Corre la Piedra y Cree</w:t>
      </w:r>
    </w:p>
    <w:p w14:paraId="09B74A38" w14:textId="77777777" w:rsidR="003E5719" w:rsidRDefault="003E5719" w:rsidP="003E5719">
      <w:pPr>
        <w:rPr>
          <w:lang w:val="es-ES"/>
        </w:rPr>
      </w:pPr>
      <w:r w:rsidRPr="00940CD5">
        <w:rPr>
          <w:b/>
          <w:bCs/>
        </w:rPr>
        <w:t>Juan 11:25-27 NTV</w:t>
      </w:r>
      <w:r>
        <w:t xml:space="preserve">. </w:t>
      </w:r>
      <w:r w:rsidRPr="001145C5">
        <w:rPr>
          <w:i/>
          <w:iCs/>
          <w:color w:val="0070C0"/>
          <w:vertAlign w:val="superscript"/>
          <w:lang w:val="es-ES"/>
        </w:rPr>
        <w:t>25 </w:t>
      </w:r>
      <w:r w:rsidRPr="001145C5">
        <w:rPr>
          <w:i/>
          <w:iCs/>
          <w:color w:val="0070C0"/>
          <w:lang w:val="es-ES"/>
        </w:rPr>
        <w:t xml:space="preserve">Jesús le dijo: —Yo soy la resurrección y la vida. El que cree en mí vivirá aun después de haber muerto. </w:t>
      </w:r>
      <w:r w:rsidRPr="001145C5">
        <w:rPr>
          <w:i/>
          <w:iCs/>
          <w:color w:val="0070C0"/>
          <w:vertAlign w:val="superscript"/>
          <w:lang w:val="es-ES"/>
        </w:rPr>
        <w:t>26 </w:t>
      </w:r>
      <w:r w:rsidRPr="001145C5">
        <w:rPr>
          <w:i/>
          <w:iCs/>
          <w:color w:val="0070C0"/>
          <w:lang w:val="es-ES"/>
        </w:rPr>
        <w:t xml:space="preserve">Todo el que vive en mí y cree en mí jamás morirá. ¿Lo crees, Marta? </w:t>
      </w:r>
      <w:r w:rsidRPr="001145C5">
        <w:rPr>
          <w:i/>
          <w:iCs/>
          <w:color w:val="0070C0"/>
          <w:vertAlign w:val="superscript"/>
          <w:lang w:val="es-ES"/>
        </w:rPr>
        <w:t>27 </w:t>
      </w:r>
      <w:r w:rsidRPr="001145C5">
        <w:rPr>
          <w:i/>
          <w:iCs/>
          <w:color w:val="0070C0"/>
          <w:lang w:val="es-ES"/>
        </w:rPr>
        <w:t>—Sí, Señor —le dijo ella—. Siempre he creído que tú eres el Mesías, el Hijo de Dios, el que ha venido de Dios al mundo</w:t>
      </w:r>
      <w:r>
        <w:rPr>
          <w:lang w:val="es-ES"/>
        </w:rPr>
        <w:t>.</w:t>
      </w:r>
    </w:p>
    <w:p w14:paraId="57A6F506" w14:textId="77777777" w:rsidR="003E5719" w:rsidRDefault="003E5719" w:rsidP="003E5719">
      <w:pPr>
        <w:rPr>
          <w:lang w:val="es-ES"/>
        </w:rPr>
      </w:pPr>
    </w:p>
    <w:p w14:paraId="3B12C73D" w14:textId="77777777" w:rsidR="003E5719" w:rsidRPr="00940CD5" w:rsidRDefault="003E5719" w:rsidP="003E5719">
      <w:r w:rsidRPr="00940CD5">
        <w:t>Qué reconfortante es para todos creer esta verdad: Jesús es la resurrección y la vida. Sin embargo, ¡cuánto se batalla a veces para creerlo de verdad! Incluso muchos "cristianos" luchan con dudas cuando se enfrentan a circunstancias difíciles. Hoy te animo: </w:t>
      </w:r>
      <w:r w:rsidRPr="00940CD5">
        <w:rPr>
          <w:b/>
          <w:bCs/>
        </w:rPr>
        <w:t>no seas incrédulo, sino creyente</w:t>
      </w:r>
      <w:r w:rsidRPr="00940CD5">
        <w:t>.</w:t>
      </w:r>
    </w:p>
    <w:p w14:paraId="5A7243C1" w14:textId="77777777" w:rsidR="003E5719" w:rsidRPr="00940CD5" w:rsidRDefault="003E5719" w:rsidP="003E5719">
      <w:r w:rsidRPr="00940CD5">
        <w:t>Aun esta familia tan cercana a Jesús —Marta, María y Lázaro—, quienes habían visto de cerca Su poder, batallaron en el momento decisivo para ejercer su fe. Cuando llega el momento de creer, la duda muchas veces se levanta y nos confronta. Pero recuerda: el milagro no lo haces tú, lo hace Jesús. Tú eres simplemente un instrumento dispuesto a ser usado por Él. </w:t>
      </w:r>
      <w:r w:rsidRPr="00940CD5">
        <w:rPr>
          <w:b/>
          <w:bCs/>
        </w:rPr>
        <w:t>Toda la gloria es para Él</w:t>
      </w:r>
      <w:r w:rsidRPr="00940CD5">
        <w:t>.</w:t>
      </w:r>
    </w:p>
    <w:p w14:paraId="6C9E1FB9" w14:textId="77777777" w:rsidR="003E5719" w:rsidRPr="00940CD5" w:rsidRDefault="003E5719" w:rsidP="003E5719">
      <w:r w:rsidRPr="00940CD5">
        <w:t>Muchos creyentes creen que Jesús los resucitará cuando mueran, pero no creen que Jesús puede hacer milagros hoy. ¡Él es el mismo! ¡Él sigue obrando! Su poder no ha menguado; es la falta de fe de los hombres la que limita lo que Dios quiere hacer. Jesús tuvo que confrontar a Marta y a María, y ordenarles: </w:t>
      </w:r>
      <w:r w:rsidRPr="00940CD5">
        <w:rPr>
          <w:b/>
          <w:bCs/>
        </w:rPr>
        <w:t>"</w:t>
      </w:r>
      <w:r w:rsidRPr="00940CD5">
        <w:rPr>
          <w:b/>
          <w:bCs/>
          <w:i/>
          <w:iCs/>
          <w:color w:val="0070C0"/>
        </w:rPr>
        <w:t>Corran la piedra a un lado"</w:t>
      </w:r>
      <w:r w:rsidRPr="00940CD5">
        <w:rPr>
          <w:i/>
          <w:iCs/>
          <w:color w:val="0070C0"/>
        </w:rPr>
        <w:t>.</w:t>
      </w:r>
    </w:p>
    <w:p w14:paraId="0933E988" w14:textId="77777777" w:rsidR="003E5719" w:rsidRPr="00940CD5" w:rsidRDefault="003E5719" w:rsidP="003E5719">
      <w:r w:rsidRPr="00940CD5">
        <w:t>Hoy Jesús te dice lo mismo a ti:</w:t>
      </w:r>
      <w:r w:rsidRPr="00940CD5">
        <w:br/>
      </w:r>
      <w:r w:rsidRPr="00940CD5">
        <w:rPr>
          <w:b/>
          <w:bCs/>
          <w:i/>
          <w:iCs/>
          <w:color w:val="7030A0"/>
        </w:rPr>
        <w:t>Corre la piedra de la incredulidad, y deja que ocurra el milagro</w:t>
      </w:r>
      <w:r w:rsidRPr="00940CD5">
        <w:rPr>
          <w:b/>
          <w:bCs/>
        </w:rPr>
        <w:t>.</w:t>
      </w:r>
    </w:p>
    <w:p w14:paraId="13F0FB27" w14:textId="77777777" w:rsidR="003E5719" w:rsidRDefault="003E5719" w:rsidP="00416024">
      <w:pPr>
        <w:tabs>
          <w:tab w:val="left" w:pos="2939"/>
        </w:tabs>
        <w:rPr>
          <w:color w:val="000000" w:themeColor="text1"/>
        </w:rPr>
      </w:pPr>
    </w:p>
    <w:p w14:paraId="73D3E8CF" w14:textId="77777777" w:rsidR="003E5719" w:rsidRDefault="003E5719" w:rsidP="00416024">
      <w:pPr>
        <w:tabs>
          <w:tab w:val="left" w:pos="2939"/>
        </w:tabs>
        <w:rPr>
          <w:color w:val="000000" w:themeColor="text1"/>
        </w:rPr>
      </w:pPr>
    </w:p>
    <w:p w14:paraId="7BE6582A" w14:textId="77777777" w:rsidR="003E5719" w:rsidRDefault="003E5719" w:rsidP="00416024">
      <w:pPr>
        <w:tabs>
          <w:tab w:val="left" w:pos="2939"/>
        </w:tabs>
        <w:rPr>
          <w:color w:val="000000" w:themeColor="text1"/>
        </w:rPr>
      </w:pPr>
    </w:p>
    <w:p w14:paraId="3B7DEAFA" w14:textId="77777777" w:rsidR="00FF494F" w:rsidRPr="00E13601" w:rsidRDefault="00FF494F" w:rsidP="00FF494F">
      <w:pPr>
        <w:rPr>
          <w:b/>
          <w:bCs/>
          <w:sz w:val="28"/>
          <w:szCs w:val="28"/>
        </w:rPr>
      </w:pPr>
      <w:r w:rsidRPr="00E13601">
        <w:rPr>
          <w:b/>
          <w:bCs/>
          <w:sz w:val="28"/>
          <w:szCs w:val="28"/>
        </w:rPr>
        <w:t>¿Quién controla tu vida?</w:t>
      </w:r>
    </w:p>
    <w:p w14:paraId="68AC3CA1" w14:textId="77777777" w:rsidR="00FF494F" w:rsidRDefault="00FF494F" w:rsidP="00FF494F">
      <w:pPr>
        <w:rPr>
          <w:lang w:val="es-ES"/>
        </w:rPr>
      </w:pPr>
      <w:r w:rsidRPr="00AE0500">
        <w:rPr>
          <w:b/>
          <w:bCs/>
        </w:rPr>
        <w:t>Romanos 8.5-8 NTV.</w:t>
      </w:r>
      <w:r>
        <w:t xml:space="preserve"> </w:t>
      </w:r>
      <w:r w:rsidRPr="00AE0500">
        <w:rPr>
          <w:i/>
          <w:iCs/>
          <w:color w:val="0070C0"/>
          <w:vertAlign w:val="superscript"/>
          <w:lang w:val="es-ES"/>
        </w:rPr>
        <w:t>5 </w:t>
      </w:r>
      <w:r w:rsidRPr="00AE0500">
        <w:rPr>
          <w:i/>
          <w:iCs/>
          <w:color w:val="0070C0"/>
          <w:lang w:val="es-ES"/>
        </w:rPr>
        <w:t xml:space="preserve">Los que están dominados por la naturaleza pecaminosa piensan en cosas pecaminosas, pero los que son controlados por el Espíritu Santo piensan en las cosas que agradan al Espíritu. </w:t>
      </w:r>
      <w:r w:rsidRPr="00AE0500">
        <w:rPr>
          <w:i/>
          <w:iCs/>
          <w:color w:val="0070C0"/>
          <w:vertAlign w:val="superscript"/>
          <w:lang w:val="es-ES"/>
        </w:rPr>
        <w:t>6 </w:t>
      </w:r>
      <w:r w:rsidRPr="00AE0500">
        <w:rPr>
          <w:i/>
          <w:iCs/>
          <w:color w:val="0070C0"/>
          <w:lang w:val="es-ES"/>
        </w:rPr>
        <w:t xml:space="preserve">Por lo tanto, permitir que la naturaleza pecaminosa les controle la mente lleva a la muerte. Pero permitir que el Espíritu les controle la mente lleva a la vida y a la paz. </w:t>
      </w:r>
      <w:r w:rsidRPr="00AE0500">
        <w:rPr>
          <w:i/>
          <w:iCs/>
          <w:color w:val="0070C0"/>
          <w:vertAlign w:val="superscript"/>
          <w:lang w:val="es-ES"/>
        </w:rPr>
        <w:t>7 </w:t>
      </w:r>
      <w:r w:rsidRPr="00AE0500">
        <w:rPr>
          <w:i/>
          <w:iCs/>
          <w:color w:val="0070C0"/>
          <w:lang w:val="es-ES"/>
        </w:rPr>
        <w:t xml:space="preserve">Pues la naturaleza pecaminosa es enemiga de Dios siempre. Nunca obedeció las leyes de Dios y jamás lo hará. </w:t>
      </w:r>
      <w:r w:rsidRPr="00AE0500">
        <w:rPr>
          <w:i/>
          <w:iCs/>
          <w:color w:val="0070C0"/>
          <w:vertAlign w:val="superscript"/>
          <w:lang w:val="es-ES"/>
        </w:rPr>
        <w:t>8 </w:t>
      </w:r>
      <w:r w:rsidRPr="00AE0500">
        <w:rPr>
          <w:i/>
          <w:iCs/>
          <w:color w:val="0070C0"/>
          <w:lang w:val="es-ES"/>
        </w:rPr>
        <w:t>Por eso, los que todavía viven bajo el dominio de la naturaleza pecaminosa nunca pueden agradar a Dios</w:t>
      </w:r>
      <w:r>
        <w:rPr>
          <w:lang w:val="es-ES"/>
        </w:rPr>
        <w:t>.</w:t>
      </w:r>
    </w:p>
    <w:p w14:paraId="329ED517" w14:textId="77777777" w:rsidR="00FF494F" w:rsidRDefault="00FF494F" w:rsidP="00FF494F">
      <w:pPr>
        <w:rPr>
          <w:lang w:val="es-ES"/>
        </w:rPr>
      </w:pPr>
    </w:p>
    <w:p w14:paraId="12619CB7" w14:textId="77777777" w:rsidR="00FF494F" w:rsidRPr="00E13601" w:rsidRDefault="00FF494F" w:rsidP="00FF494F">
      <w:r w:rsidRPr="00E13601">
        <w:t>La Palabra de Dios siempre debe ser nuestra guía. Por medio de ella podemos conocer más a nuestro Dios, y también descubrir lo que verdaderamente hay en nuestro interior.</w:t>
      </w:r>
    </w:p>
    <w:p w14:paraId="45C5C54A" w14:textId="77777777" w:rsidR="00FF494F" w:rsidRPr="00E13601" w:rsidRDefault="00FF494F" w:rsidP="00FF494F">
      <w:pPr>
        <w:rPr>
          <w:color w:val="FF0000"/>
        </w:rPr>
      </w:pPr>
      <w:r w:rsidRPr="00E13601">
        <w:t>Hoy el Espíritu Santo nos hace una pregunta directa:</w:t>
      </w:r>
      <w:r w:rsidRPr="00E13601">
        <w:br/>
      </w:r>
      <w:r w:rsidRPr="00E13601">
        <w:rPr>
          <w:b/>
          <w:bCs/>
          <w:color w:val="FF0000"/>
        </w:rPr>
        <w:t>¿Quién te está guiando? ¿Tu naturaleza pecaminosa o el Espíritu de Dios?</w:t>
      </w:r>
    </w:p>
    <w:p w14:paraId="4F2E732F" w14:textId="77777777" w:rsidR="00FF494F" w:rsidRPr="00E13601" w:rsidRDefault="00FF494F" w:rsidP="00FF494F">
      <w:pPr>
        <w:rPr>
          <w:color w:val="FF0000"/>
        </w:rPr>
      </w:pPr>
      <w:r w:rsidRPr="00E13601">
        <w:rPr>
          <w:color w:val="FF0000"/>
        </w:rPr>
        <w:t>¿En qué cosas piensas? ¿Qué domina tu mente y tus deseos?</w:t>
      </w:r>
    </w:p>
    <w:p w14:paraId="4405C0F8" w14:textId="77777777" w:rsidR="00FF494F" w:rsidRPr="00E13601" w:rsidRDefault="00FF494F" w:rsidP="00FF494F">
      <w:r w:rsidRPr="00E13601">
        <w:t>Es un grave peligro dejarse arrastrar por los impulsos de la carne. Después de haber nacido de nuevo, no podemos permitir que la mente carnal siga gobernando nuestras decisiones. Cada día debemos tomar la cruz y hacer morir esos deseos que quieren alejarnos de Dios.</w:t>
      </w:r>
    </w:p>
    <w:p w14:paraId="2BC8BD57" w14:textId="77777777" w:rsidR="00FF494F" w:rsidRPr="00E13601" w:rsidRDefault="00FF494F" w:rsidP="00FF494F">
      <w:r w:rsidRPr="00E13601">
        <w:rPr>
          <w:i/>
          <w:iCs/>
        </w:rPr>
        <w:t>«</w:t>
      </w:r>
      <w:r w:rsidRPr="00E13601">
        <w:rPr>
          <w:i/>
          <w:iCs/>
          <w:color w:val="0070C0"/>
        </w:rPr>
        <w:t>Así que hagan morir las cosas pecaminosas y terrenales que acechan dentro de ustedes</w:t>
      </w:r>
      <w:r w:rsidRPr="00E13601">
        <w:rPr>
          <w:i/>
          <w:iCs/>
        </w:rPr>
        <w:t>.»</w:t>
      </w:r>
      <w:r>
        <w:t xml:space="preserve"> </w:t>
      </w:r>
      <w:r w:rsidRPr="00E13601">
        <w:rPr>
          <w:b/>
          <w:bCs/>
        </w:rPr>
        <w:t>Colosenses 3:5 NTV</w:t>
      </w:r>
    </w:p>
    <w:p w14:paraId="4F1484E0" w14:textId="77777777" w:rsidR="00FF494F" w:rsidRPr="00E13601" w:rsidRDefault="00FF494F" w:rsidP="00FF494F">
      <w:r w:rsidRPr="00E13601">
        <w:t>La clave para vivir en victoria no está en luchar con nuestras fuerzas, sino en </w:t>
      </w:r>
      <w:r w:rsidRPr="00E13601">
        <w:rPr>
          <w:b/>
          <w:bCs/>
        </w:rPr>
        <w:t>rendirse a Dios</w:t>
      </w:r>
      <w:r w:rsidRPr="00E13601">
        <w:t> y </w:t>
      </w:r>
      <w:r w:rsidRPr="00E13601">
        <w:rPr>
          <w:b/>
          <w:bCs/>
        </w:rPr>
        <w:t>someterse al Espíritu Santo</w:t>
      </w:r>
      <w:r w:rsidRPr="00E13601">
        <w:t>. Cuando alimentamos nuestro corazón cada día con la Palabra, la naturaleza pecaminosa es confrontada y mengua, y en su lugar el Espíritu toma más espacio en nosotros.</w:t>
      </w:r>
    </w:p>
    <w:p w14:paraId="613A7025" w14:textId="77777777" w:rsidR="00FF494F" w:rsidRPr="00E13601" w:rsidRDefault="00FF494F" w:rsidP="00FF494F">
      <w:r w:rsidRPr="00E13601">
        <w:t>Dejarse guiar por el Espíritu es la única manera de agradar verdaderamente al Padre Celestial.</w:t>
      </w:r>
    </w:p>
    <w:p w14:paraId="19ED356D" w14:textId="77777777" w:rsidR="00FF494F" w:rsidRPr="00E13601" w:rsidRDefault="00FF494F" w:rsidP="00FF494F">
      <w:r w:rsidRPr="00E13601">
        <w:t>Recuerda: esta lucha entre la carne y el Espíritu no terminará mientras estemos en este mundo, pero </w:t>
      </w:r>
      <w:r w:rsidRPr="00E13601">
        <w:rPr>
          <w:b/>
          <w:bCs/>
        </w:rPr>
        <w:t>cada día se vence cuando decides rendir tu voluntad a Cristo</w:t>
      </w:r>
      <w:r w:rsidRPr="00E13601">
        <w:t>.</w:t>
      </w:r>
    </w:p>
    <w:p w14:paraId="3C276559" w14:textId="77777777" w:rsidR="00FF494F" w:rsidRPr="00E13601" w:rsidRDefault="00FF494F" w:rsidP="00FF494F">
      <w:r w:rsidRPr="00E13601">
        <w:rPr>
          <w:i/>
          <w:iCs/>
        </w:rPr>
        <w:t>«</w:t>
      </w:r>
      <w:r w:rsidRPr="00E13601">
        <w:rPr>
          <w:i/>
          <w:iCs/>
          <w:color w:val="0070C0"/>
        </w:rPr>
        <w:t>Pero ustedes no están dominados por su naturaleza pecaminosa. Son controlados por el Espíritu si el Espíritu de Dios vive en ustedes</w:t>
      </w:r>
      <w:r w:rsidRPr="00E13601">
        <w:rPr>
          <w:i/>
          <w:iCs/>
        </w:rPr>
        <w:t>.»</w:t>
      </w:r>
      <w:r>
        <w:t xml:space="preserve"> </w:t>
      </w:r>
      <w:r w:rsidRPr="00E13601">
        <w:rPr>
          <w:b/>
          <w:bCs/>
        </w:rPr>
        <w:t>Romanos 8:9 NTV</w:t>
      </w:r>
    </w:p>
    <w:p w14:paraId="4E67DD80" w14:textId="77777777" w:rsidR="00FF494F" w:rsidRPr="00E13601" w:rsidRDefault="00FF494F" w:rsidP="00FF494F">
      <w:pPr>
        <w:rPr>
          <w:color w:val="FF0000"/>
        </w:rPr>
      </w:pPr>
      <w:r w:rsidRPr="00E13601">
        <w:t>Hoy, haz una pausa, examina tu corazón, y pregúntate:</w:t>
      </w:r>
      <w:r w:rsidRPr="00E13601">
        <w:br/>
      </w:r>
      <w:r w:rsidRPr="00E13601">
        <w:rPr>
          <w:b/>
          <w:bCs/>
          <w:color w:val="FF0000"/>
        </w:rPr>
        <w:t>¿Quién está controlando mi vida?</w:t>
      </w:r>
    </w:p>
    <w:p w14:paraId="01A94CFF" w14:textId="77777777" w:rsidR="00FF494F" w:rsidRPr="00E13601" w:rsidRDefault="00FF494F" w:rsidP="00FF494F">
      <w:r w:rsidRPr="00E13601">
        <w:t>Rinde todo a Cristo... y deja que el Espíritu Santo te llene y te dirija.</w:t>
      </w:r>
    </w:p>
    <w:p w14:paraId="56FB8FC7" w14:textId="77777777" w:rsidR="00FF494F" w:rsidRPr="00AE0500" w:rsidRDefault="00FF494F" w:rsidP="00FF494F">
      <w:pPr>
        <w:tabs>
          <w:tab w:val="left" w:pos="7478"/>
        </w:tabs>
      </w:pPr>
      <w:r>
        <w:tab/>
      </w:r>
    </w:p>
    <w:p w14:paraId="4D9CF176" w14:textId="77777777" w:rsidR="003E5719" w:rsidRDefault="003E5719" w:rsidP="00416024">
      <w:pPr>
        <w:tabs>
          <w:tab w:val="left" w:pos="2939"/>
        </w:tabs>
        <w:rPr>
          <w:color w:val="000000" w:themeColor="text1"/>
        </w:rPr>
      </w:pPr>
    </w:p>
    <w:p w14:paraId="3EC2601B" w14:textId="77777777" w:rsidR="00FF494F" w:rsidRDefault="00FF494F" w:rsidP="00416024">
      <w:pPr>
        <w:tabs>
          <w:tab w:val="left" w:pos="2939"/>
        </w:tabs>
        <w:rPr>
          <w:color w:val="000000" w:themeColor="text1"/>
        </w:rPr>
      </w:pPr>
    </w:p>
    <w:p w14:paraId="192AAE97" w14:textId="77777777" w:rsidR="00327971" w:rsidRDefault="00327971" w:rsidP="00327971">
      <w:pPr>
        <w:rPr>
          <w:b/>
          <w:bCs/>
          <w:sz w:val="28"/>
          <w:szCs w:val="28"/>
        </w:rPr>
      </w:pPr>
      <w:r w:rsidRPr="00147B46">
        <w:rPr>
          <w:b/>
          <w:bCs/>
          <w:sz w:val="28"/>
          <w:szCs w:val="28"/>
        </w:rPr>
        <w:t>Sé paciente y espera</w:t>
      </w:r>
      <w:r>
        <w:rPr>
          <w:b/>
          <w:bCs/>
          <w:sz w:val="28"/>
          <w:szCs w:val="28"/>
        </w:rPr>
        <w:t>.</w:t>
      </w:r>
    </w:p>
    <w:p w14:paraId="157887B6" w14:textId="77777777" w:rsidR="00327971" w:rsidRPr="00D77D15" w:rsidRDefault="00327971" w:rsidP="00327971">
      <w:pPr>
        <w:rPr>
          <w:i/>
          <w:iCs/>
          <w:color w:val="0070C0"/>
        </w:rPr>
      </w:pPr>
      <w:r w:rsidRPr="00D77D15">
        <w:rPr>
          <w:b/>
          <w:bCs/>
        </w:rPr>
        <w:t>Lucas 1:11-13 NTV</w:t>
      </w:r>
      <w:r>
        <w:t xml:space="preserve">. </w:t>
      </w:r>
      <w:r w:rsidRPr="00D77D15">
        <w:rPr>
          <w:i/>
          <w:iCs/>
          <w:color w:val="0070C0"/>
          <w:lang w:val="es-ES"/>
        </w:rPr>
        <w:t xml:space="preserve">Y mientras Zacarías estaba en el santuario, se le apareció un ángel del Señor, de pie a la derecha del altar del incienso. </w:t>
      </w:r>
      <w:r w:rsidRPr="00D77D15">
        <w:rPr>
          <w:i/>
          <w:iCs/>
          <w:color w:val="0070C0"/>
          <w:vertAlign w:val="superscript"/>
          <w:lang w:val="es-ES"/>
        </w:rPr>
        <w:t>12 </w:t>
      </w:r>
      <w:r w:rsidRPr="00D77D15">
        <w:rPr>
          <w:i/>
          <w:iCs/>
          <w:color w:val="0070C0"/>
          <w:lang w:val="es-ES"/>
        </w:rPr>
        <w:t xml:space="preserve">Cuando Zacarías lo vio, se alarmó y se llenó de temor, </w:t>
      </w:r>
      <w:r w:rsidRPr="00D77D15">
        <w:rPr>
          <w:i/>
          <w:iCs/>
          <w:color w:val="0070C0"/>
          <w:vertAlign w:val="superscript"/>
          <w:lang w:val="es-ES"/>
        </w:rPr>
        <w:t>13 </w:t>
      </w:r>
      <w:r w:rsidRPr="00D77D15">
        <w:rPr>
          <w:i/>
          <w:iCs/>
          <w:color w:val="0070C0"/>
          <w:lang w:val="es-ES"/>
        </w:rPr>
        <w:t xml:space="preserve">pero el ángel le dijo: </w:t>
      </w:r>
    </w:p>
    <w:p w14:paraId="4BFB1514" w14:textId="77777777" w:rsidR="00327971" w:rsidRPr="00D77D15" w:rsidRDefault="00327971" w:rsidP="00327971">
      <w:r w:rsidRPr="00D77D15">
        <w:rPr>
          <w:i/>
          <w:iCs/>
          <w:color w:val="0070C0"/>
          <w:lang w:val="es-ES"/>
        </w:rPr>
        <w:t>—¡No tengas miedo, Zacarías! Dios ha oído tu oración. Tu esposa, Elisabet, te dará un hijo, y lo llamarás Juan</w:t>
      </w:r>
      <w:r>
        <w:rPr>
          <w:lang w:val="es-ES"/>
        </w:rPr>
        <w:t>.</w:t>
      </w:r>
    </w:p>
    <w:p w14:paraId="7A647070" w14:textId="77777777" w:rsidR="00327971" w:rsidRDefault="00327971" w:rsidP="00327971">
      <w:pPr>
        <w:rPr>
          <w:i/>
          <w:iCs/>
          <w:color w:val="7030A0"/>
        </w:rPr>
      </w:pPr>
    </w:p>
    <w:p w14:paraId="7A3A6029" w14:textId="77777777" w:rsidR="00327971" w:rsidRPr="00147B46" w:rsidRDefault="00327971" w:rsidP="00327971">
      <w:pPr>
        <w:rPr>
          <w:color w:val="FF0000"/>
        </w:rPr>
      </w:pPr>
      <w:r w:rsidRPr="00147B46">
        <w:rPr>
          <w:color w:val="FF0000"/>
        </w:rPr>
        <w:t>¿Cuánto tiempo llevas orando por algo que todavía no sucede?</w:t>
      </w:r>
      <w:r w:rsidRPr="00147B46">
        <w:rPr>
          <w:color w:val="FF0000"/>
        </w:rPr>
        <w:br/>
        <w:t>¿Te has sentido frustrado al no ver respuesta?</w:t>
      </w:r>
    </w:p>
    <w:p w14:paraId="2C87FF41" w14:textId="77777777" w:rsidR="00327971" w:rsidRPr="00147B46" w:rsidRDefault="00327971" w:rsidP="00327971">
      <w:pPr>
        <w:rPr>
          <w:color w:val="000000" w:themeColor="text1"/>
        </w:rPr>
      </w:pPr>
      <w:r w:rsidRPr="00147B46">
        <w:rPr>
          <w:color w:val="000000" w:themeColor="text1"/>
        </w:rPr>
        <w:t>Zacarías y Elisabet habían orado por años sin ver resultado, y cuando ya era demasiado tarde humanamente hablando, </w:t>
      </w:r>
      <w:r w:rsidRPr="00147B46">
        <w:rPr>
          <w:b/>
          <w:bCs/>
          <w:color w:val="000000" w:themeColor="text1"/>
        </w:rPr>
        <w:t>Dios respondió</w:t>
      </w:r>
      <w:r w:rsidRPr="00147B46">
        <w:rPr>
          <w:color w:val="000000" w:themeColor="text1"/>
        </w:rPr>
        <w:t>.</w:t>
      </w:r>
      <w:r w:rsidRPr="00147B46">
        <w:rPr>
          <w:color w:val="000000" w:themeColor="text1"/>
        </w:rPr>
        <w:br/>
        <w:t>Su oración no había sido ignorada, solo estaba siendo respondida </w:t>
      </w:r>
      <w:r w:rsidRPr="00147B46">
        <w:rPr>
          <w:b/>
          <w:bCs/>
          <w:color w:val="000000" w:themeColor="text1"/>
        </w:rPr>
        <w:t>a Su tiempo</w:t>
      </w:r>
      <w:r w:rsidRPr="00147B46">
        <w:rPr>
          <w:color w:val="000000" w:themeColor="text1"/>
        </w:rPr>
        <w:t>.</w:t>
      </w:r>
    </w:p>
    <w:p w14:paraId="78582BEA" w14:textId="77777777" w:rsidR="00327971" w:rsidRPr="00147B46" w:rsidRDefault="00327971" w:rsidP="00327971">
      <w:pPr>
        <w:rPr>
          <w:color w:val="000000" w:themeColor="text1"/>
        </w:rPr>
      </w:pPr>
      <w:r w:rsidRPr="00147B46">
        <w:rPr>
          <w:color w:val="000000" w:themeColor="text1"/>
        </w:rPr>
        <w:t>A veces pensamos que si Dios no responde pronto, es porque no responderá. Pero Él es Señor del tiempo. Él sabe cuándo, cómo y por qué responde.</w:t>
      </w:r>
    </w:p>
    <w:p w14:paraId="69999EE6" w14:textId="77777777" w:rsidR="00327971" w:rsidRPr="00147B46" w:rsidRDefault="00327971" w:rsidP="00327971">
      <w:pPr>
        <w:rPr>
          <w:color w:val="000000" w:themeColor="text1"/>
        </w:rPr>
      </w:pPr>
      <w:r w:rsidRPr="00147B46">
        <w:rPr>
          <w:color w:val="000000" w:themeColor="text1"/>
        </w:rPr>
        <w:t>Dios escuchó a Zacarías. También </w:t>
      </w:r>
      <w:r w:rsidRPr="00147B46">
        <w:rPr>
          <w:b/>
          <w:bCs/>
          <w:color w:val="000000" w:themeColor="text1"/>
        </w:rPr>
        <w:t>te escucha a ti</w:t>
      </w:r>
      <w:r w:rsidRPr="00147B46">
        <w:rPr>
          <w:color w:val="000000" w:themeColor="text1"/>
        </w:rPr>
        <w:t>. Tal vez la respuesta aún no ha llegado, o no ha llegado como esperas, pero llegará con propósito.</w:t>
      </w:r>
      <w:r w:rsidRPr="00147B46">
        <w:rPr>
          <w:color w:val="000000" w:themeColor="text1"/>
        </w:rPr>
        <w:br/>
        <w:t>Y cuando lo haga, </w:t>
      </w:r>
      <w:r w:rsidRPr="00147B46">
        <w:rPr>
          <w:b/>
          <w:bCs/>
          <w:color w:val="000000" w:themeColor="text1"/>
        </w:rPr>
        <w:t>será perfecta y gloriosa</w:t>
      </w:r>
      <w:r w:rsidRPr="00147B46">
        <w:rPr>
          <w:color w:val="000000" w:themeColor="text1"/>
        </w:rPr>
        <w:t xml:space="preserve">, como lo fue Juan: </w:t>
      </w:r>
      <w:r w:rsidRPr="00147B46">
        <w:rPr>
          <w:b/>
          <w:bCs/>
          <w:i/>
          <w:iCs/>
          <w:color w:val="000000" w:themeColor="text1"/>
        </w:rPr>
        <w:t>una respuesta mayor que lo que sus padres imaginaron</w:t>
      </w:r>
      <w:r w:rsidRPr="00147B46">
        <w:rPr>
          <w:color w:val="000000" w:themeColor="text1"/>
        </w:rPr>
        <w:t>.</w:t>
      </w:r>
    </w:p>
    <w:p w14:paraId="4571D72A" w14:textId="77777777" w:rsidR="00327971" w:rsidRPr="00147B46" w:rsidRDefault="00327971" w:rsidP="00327971">
      <w:pPr>
        <w:jc w:val="center"/>
        <w:rPr>
          <w:i/>
          <w:iCs/>
          <w:color w:val="7030A0"/>
        </w:rPr>
      </w:pPr>
      <w:r w:rsidRPr="00147B46">
        <w:rPr>
          <w:b/>
          <w:bCs/>
          <w:i/>
          <w:iCs/>
          <w:color w:val="7030A0"/>
        </w:rPr>
        <w:t>No dejes de orar. No pierdas la fe. Sé paciente y espera en Dios.</w:t>
      </w:r>
    </w:p>
    <w:p w14:paraId="59120AFE" w14:textId="77777777" w:rsidR="00FF494F" w:rsidRDefault="00FF494F" w:rsidP="00416024">
      <w:pPr>
        <w:tabs>
          <w:tab w:val="left" w:pos="2939"/>
        </w:tabs>
        <w:rPr>
          <w:color w:val="000000" w:themeColor="text1"/>
        </w:rPr>
      </w:pPr>
    </w:p>
    <w:p w14:paraId="5131BAB7" w14:textId="77777777" w:rsidR="00327971" w:rsidRDefault="00327971" w:rsidP="00416024">
      <w:pPr>
        <w:tabs>
          <w:tab w:val="left" w:pos="2939"/>
        </w:tabs>
        <w:rPr>
          <w:color w:val="000000" w:themeColor="text1"/>
        </w:rPr>
      </w:pPr>
    </w:p>
    <w:p w14:paraId="2F8CD2B0" w14:textId="77777777" w:rsidR="00327971" w:rsidRDefault="00327971" w:rsidP="00416024">
      <w:pPr>
        <w:tabs>
          <w:tab w:val="left" w:pos="2939"/>
        </w:tabs>
        <w:rPr>
          <w:color w:val="000000" w:themeColor="text1"/>
        </w:rPr>
      </w:pPr>
    </w:p>
    <w:p w14:paraId="41B5666B" w14:textId="77777777" w:rsidR="00327971" w:rsidRDefault="00327971" w:rsidP="00416024">
      <w:pPr>
        <w:tabs>
          <w:tab w:val="left" w:pos="2939"/>
        </w:tabs>
        <w:rPr>
          <w:color w:val="000000" w:themeColor="text1"/>
        </w:rPr>
      </w:pPr>
    </w:p>
    <w:p w14:paraId="04009B49" w14:textId="77777777" w:rsidR="00745ACE" w:rsidRPr="000A65C6" w:rsidRDefault="00745ACE" w:rsidP="00745ACE">
      <w:pPr>
        <w:rPr>
          <w:b/>
          <w:bCs/>
          <w:sz w:val="28"/>
          <w:szCs w:val="28"/>
        </w:rPr>
      </w:pPr>
      <w:r w:rsidRPr="005A7AD2">
        <w:rPr>
          <w:b/>
          <w:bCs/>
          <w:sz w:val="28"/>
          <w:szCs w:val="28"/>
        </w:rPr>
        <w:t>No descuides lo más valioso</w:t>
      </w:r>
    </w:p>
    <w:p w14:paraId="2651E369" w14:textId="77777777" w:rsidR="00745ACE" w:rsidRPr="005A7AD2" w:rsidRDefault="00745ACE" w:rsidP="00745ACE">
      <w:pPr>
        <w:rPr>
          <w:lang w:val="es-ES"/>
        </w:rPr>
      </w:pPr>
      <w:r w:rsidRPr="005A7AD2">
        <w:rPr>
          <w:b/>
          <w:bCs/>
          <w:lang w:val="es-ES"/>
        </w:rPr>
        <w:t>Hebreos 2:1-4 NTV</w:t>
      </w:r>
      <w:r>
        <w:rPr>
          <w:lang w:val="es-ES"/>
        </w:rPr>
        <w:t xml:space="preserve">. </w:t>
      </w:r>
      <w:r w:rsidRPr="005A7AD2">
        <w:rPr>
          <w:i/>
          <w:iCs/>
          <w:color w:val="0070C0"/>
          <w:vertAlign w:val="superscript"/>
          <w:lang w:val="es-ES"/>
        </w:rPr>
        <w:t>1 </w:t>
      </w:r>
      <w:r w:rsidRPr="005A7AD2">
        <w:rPr>
          <w:i/>
          <w:iCs/>
          <w:color w:val="0070C0"/>
          <w:lang w:val="es-ES"/>
        </w:rPr>
        <w:t xml:space="preserve">Así que debemos prestar mucha atención a las verdades que hemos oído, no sea que nos desviemos de ellas. </w:t>
      </w:r>
      <w:r w:rsidRPr="005A7AD2">
        <w:rPr>
          <w:i/>
          <w:iCs/>
          <w:color w:val="0070C0"/>
          <w:vertAlign w:val="superscript"/>
          <w:lang w:val="es-ES"/>
        </w:rPr>
        <w:t>2 </w:t>
      </w:r>
      <w:r w:rsidRPr="005A7AD2">
        <w:rPr>
          <w:i/>
          <w:iCs/>
          <w:color w:val="0070C0"/>
          <w:lang w:val="es-ES"/>
        </w:rPr>
        <w:t xml:space="preserve">Pues el mensaje que Dios transmitió mediante los ángeles se ha mantenido siempre firme, y toda infracción de la ley y todo acto de desobediencia recibió el castigo que merecía. </w:t>
      </w:r>
      <w:r w:rsidRPr="005A7AD2">
        <w:rPr>
          <w:i/>
          <w:iCs/>
          <w:color w:val="0070C0"/>
          <w:vertAlign w:val="superscript"/>
          <w:lang w:val="es-ES"/>
        </w:rPr>
        <w:t>3 </w:t>
      </w:r>
      <w:r w:rsidRPr="005A7AD2">
        <w:rPr>
          <w:i/>
          <w:iCs/>
          <w:color w:val="0070C0"/>
          <w:lang w:val="es-ES"/>
        </w:rPr>
        <w:t>Entonces, ¿</w:t>
      </w:r>
      <w:r w:rsidRPr="005A7AD2">
        <w:rPr>
          <w:b/>
          <w:bCs/>
          <w:i/>
          <w:iCs/>
          <w:color w:val="0070C0"/>
          <w:lang w:val="es-ES"/>
        </w:rPr>
        <w:t>qué nos hace pensar que podemos escapar si descuidamos esta salvación tan grande, que primeramente fue anunciada por el mismo Señor Jesús y luego nos fue transmitida por quienes lo oyeron hablar</w:t>
      </w:r>
      <w:r w:rsidRPr="005A7AD2">
        <w:rPr>
          <w:i/>
          <w:iCs/>
          <w:color w:val="0070C0"/>
          <w:lang w:val="es-ES"/>
        </w:rPr>
        <w:t xml:space="preserve">? </w:t>
      </w:r>
      <w:r w:rsidRPr="005A7AD2">
        <w:rPr>
          <w:i/>
          <w:iCs/>
          <w:color w:val="0070C0"/>
          <w:vertAlign w:val="superscript"/>
          <w:lang w:val="es-ES"/>
        </w:rPr>
        <w:t>4 </w:t>
      </w:r>
      <w:r w:rsidRPr="005A7AD2">
        <w:rPr>
          <w:i/>
          <w:iCs/>
          <w:color w:val="0070C0"/>
          <w:lang w:val="es-ES"/>
        </w:rPr>
        <w:t>Además, Dios confirmó el mensaje mediante señales, maravillas, diversos milagros y dones del Espíritu Santo según su voluntad</w:t>
      </w:r>
      <w:r w:rsidRPr="005A7AD2">
        <w:rPr>
          <w:lang w:val="es-ES"/>
        </w:rPr>
        <w:t>.</w:t>
      </w:r>
    </w:p>
    <w:p w14:paraId="2E8E0D36" w14:textId="77777777" w:rsidR="00745ACE" w:rsidRPr="005A7AD2" w:rsidRDefault="00745ACE" w:rsidP="00745ACE">
      <w:r w:rsidRPr="005A7AD2">
        <w:br/>
        <w:t>La salvación que hemos recibido en Cristo no es cualquier cosa. Es la más grande demostración de amor que el cielo haya ofrecido jamás. No fue anunciada por un profeta, sino proclamada directamente por Jesús, el Hijo de Dios. Luego, sus testigos confirmaron ese mensaje con su vida y su fidelidad. Y como si eso fuera poco, </w:t>
      </w:r>
      <w:r w:rsidRPr="005A7AD2">
        <w:rPr>
          <w:b/>
          <w:bCs/>
        </w:rPr>
        <w:t>Dios mismo lo selló con señales, maravillas, milagros y dones del Espíritu Santo</w:t>
      </w:r>
      <w:r w:rsidRPr="005A7AD2">
        <w:t>.</w:t>
      </w:r>
    </w:p>
    <w:p w14:paraId="1A9D90D5" w14:textId="77777777" w:rsidR="00745ACE" w:rsidRPr="005A7AD2" w:rsidRDefault="00745ACE" w:rsidP="00745ACE">
      <w:r w:rsidRPr="005A7AD2">
        <w:rPr>
          <w:color w:val="FF0000"/>
        </w:rPr>
        <w:t xml:space="preserve">¿Cómo podríamos tomar a la ligera algo tan glorioso? </w:t>
      </w:r>
      <w:r w:rsidRPr="005A7AD2">
        <w:t>El autor de Hebreos nos da una advertencia clara: </w:t>
      </w:r>
      <w:r w:rsidRPr="005A7AD2">
        <w:rPr>
          <w:b/>
          <w:bCs/>
        </w:rPr>
        <w:t>cuidemos lo que se nos ha dado</w:t>
      </w:r>
      <w:r w:rsidRPr="005A7AD2">
        <w:t>. No dejemos que las distracciones, el pecado o la rutina espiritual nos roben el gozo y la seriedad de vivir como personas salvadas.</w:t>
      </w:r>
    </w:p>
    <w:p w14:paraId="29CA0868" w14:textId="77777777" w:rsidR="00745ACE" w:rsidRPr="005A7AD2" w:rsidRDefault="00745ACE" w:rsidP="00745ACE">
      <w:r w:rsidRPr="005A7AD2">
        <w:t>Cada milagro, cada toque del Espíritu Santo, cada transformación que hemos visto en nosotros y en otros… todo confirma que este mensaje es verdadero. </w:t>
      </w:r>
      <w:r w:rsidRPr="005A7AD2">
        <w:rPr>
          <w:b/>
          <w:bCs/>
        </w:rPr>
        <w:t>La salvación no es solo un hecho del pasado, sino un llamado diario a permanecer firmes en la gracia y a vivir agradecidos.</w:t>
      </w:r>
    </w:p>
    <w:p w14:paraId="46B14D21" w14:textId="77777777" w:rsidR="00745ACE" w:rsidRDefault="00745ACE" w:rsidP="00745ACE">
      <w:pPr>
        <w:rPr>
          <w:b/>
          <w:bCs/>
        </w:rPr>
      </w:pPr>
    </w:p>
    <w:p w14:paraId="1AE8D28B" w14:textId="77777777" w:rsidR="00745ACE" w:rsidRPr="005A7AD2" w:rsidRDefault="00745ACE" w:rsidP="00745ACE">
      <w:r w:rsidRPr="005A7AD2">
        <w:rPr>
          <w:i/>
          <w:iCs/>
        </w:rPr>
        <w:t>Detente y da gracias hoy por tu salvación.</w:t>
      </w:r>
      <w:r w:rsidRPr="005A7AD2">
        <w:br/>
      </w:r>
      <w:r w:rsidRPr="005A7AD2">
        <w:rPr>
          <w:i/>
          <w:iCs/>
        </w:rPr>
        <w:t>Examina si hay algo que estás descuidando en tu caminar con Dios.</w:t>
      </w:r>
      <w:r w:rsidRPr="005A7AD2">
        <w:br/>
      </w:r>
      <w:r w:rsidRPr="005A7AD2">
        <w:rPr>
          <w:i/>
          <w:iCs/>
        </w:rPr>
        <w:t>Pídele al Espíritu Santo que reavive tu pasión por lo eterno.</w:t>
      </w:r>
    </w:p>
    <w:p w14:paraId="70E1D305" w14:textId="77777777" w:rsidR="00745ACE" w:rsidRDefault="00745ACE" w:rsidP="00745ACE">
      <w:pPr>
        <w:rPr>
          <w:b/>
          <w:bCs/>
        </w:rPr>
      </w:pPr>
    </w:p>
    <w:p w14:paraId="22694D52" w14:textId="77777777" w:rsidR="00745ACE" w:rsidRPr="005A7AD2" w:rsidRDefault="00745ACE" w:rsidP="00745ACE">
      <w:r w:rsidRPr="005A7AD2">
        <w:t xml:space="preserve">Señor, gracias por tan grande </w:t>
      </w:r>
      <w:r>
        <w:t xml:space="preserve">regalo de la </w:t>
      </w:r>
      <w:r w:rsidRPr="005A7AD2">
        <w:t xml:space="preserve">salvación. Ayúdame a no acostumbrarme ni a ignorar su valor. Que cada día viva consciente del precio que pagaste y del poder con el que confirmaste tu amor. Espíritu Santo, despiértame si me estoy durmiendo. </w:t>
      </w:r>
      <w:r>
        <w:t>A</w:t>
      </w:r>
      <w:r w:rsidRPr="005A7AD2">
        <w:t>mén.</w:t>
      </w:r>
    </w:p>
    <w:p w14:paraId="3CC808D9" w14:textId="77777777" w:rsidR="00745ACE" w:rsidRPr="005A7AD2" w:rsidRDefault="00745ACE" w:rsidP="00745ACE"/>
    <w:p w14:paraId="6108404D" w14:textId="77777777" w:rsidR="00745ACE" w:rsidRDefault="00745ACE" w:rsidP="00745ACE">
      <w:pPr>
        <w:jc w:val="center"/>
        <w:rPr>
          <w:i/>
          <w:iCs/>
          <w:color w:val="7030A0"/>
        </w:rPr>
      </w:pPr>
      <w:r w:rsidRPr="005A7AD2">
        <w:rPr>
          <w:i/>
          <w:iCs/>
          <w:color w:val="7030A0"/>
        </w:rPr>
        <w:t>“Entonces, ¿qué nos hace pensar que podemos escapar si descuidamos esta salvación tan grande…?”</w:t>
      </w:r>
    </w:p>
    <w:p w14:paraId="6D5F81BA" w14:textId="77777777" w:rsidR="00745ACE" w:rsidRDefault="00745ACE" w:rsidP="00416024">
      <w:pPr>
        <w:tabs>
          <w:tab w:val="left" w:pos="2939"/>
        </w:tabs>
        <w:rPr>
          <w:color w:val="000000" w:themeColor="text1"/>
        </w:rPr>
      </w:pPr>
    </w:p>
    <w:p w14:paraId="4657FBDF" w14:textId="77777777" w:rsidR="00745ACE" w:rsidRDefault="00745ACE" w:rsidP="00416024">
      <w:pPr>
        <w:tabs>
          <w:tab w:val="left" w:pos="2939"/>
        </w:tabs>
        <w:rPr>
          <w:color w:val="000000" w:themeColor="text1"/>
        </w:rPr>
      </w:pPr>
    </w:p>
    <w:p w14:paraId="4DA4AD0E" w14:textId="77777777" w:rsidR="00795364" w:rsidRPr="00562B42" w:rsidRDefault="00795364" w:rsidP="00795364">
      <w:pPr>
        <w:rPr>
          <w:b/>
          <w:bCs/>
          <w:iCs/>
          <w:color w:val="000000" w:themeColor="text1"/>
          <w:sz w:val="28"/>
          <w:szCs w:val="28"/>
          <w:lang w:val="es-ES"/>
        </w:rPr>
      </w:pPr>
      <w:r w:rsidRPr="00562B42">
        <w:rPr>
          <w:b/>
          <w:bCs/>
          <w:iCs/>
          <w:color w:val="000000" w:themeColor="text1"/>
          <w:sz w:val="28"/>
          <w:szCs w:val="28"/>
        </w:rPr>
        <w:t>“El Poder que Transforma”</w:t>
      </w:r>
    </w:p>
    <w:p w14:paraId="418FBEE3" w14:textId="77777777" w:rsidR="00795364" w:rsidRDefault="00795364" w:rsidP="00795364">
      <w:pPr>
        <w:rPr>
          <w:color w:val="000000" w:themeColor="text1"/>
          <w:lang w:val="es-ES"/>
        </w:rPr>
      </w:pPr>
      <w:r w:rsidRPr="00B83819">
        <w:rPr>
          <w:b/>
          <w:bCs/>
          <w:color w:val="000000" w:themeColor="text1"/>
          <w:lang w:val="es-ES"/>
        </w:rPr>
        <w:t>Hechos 1:8 NTV</w:t>
      </w:r>
      <w:r>
        <w:rPr>
          <w:color w:val="000000" w:themeColor="text1"/>
          <w:lang w:val="es-ES"/>
        </w:rPr>
        <w:t xml:space="preserve">. </w:t>
      </w:r>
      <w:r w:rsidRPr="00B83819">
        <w:rPr>
          <w:i/>
          <w:iCs/>
          <w:color w:val="0070C0"/>
          <w:lang w:val="es-ES"/>
        </w:rPr>
        <w:t>pero recibirán poder cuando el Espíritu Santo descienda sobre ustedes; y serán mis testigos, y le hablarán a la gente acerca de mí en todas partes: en Jerusalén, por toda Judea, en Samaria y hasta los lugares más lejanos de la tierra</w:t>
      </w:r>
      <w:r w:rsidRPr="00B83819">
        <w:rPr>
          <w:color w:val="000000" w:themeColor="text1"/>
          <w:lang w:val="es-ES"/>
        </w:rPr>
        <w:t>.</w:t>
      </w:r>
    </w:p>
    <w:p w14:paraId="429AEB46" w14:textId="77777777" w:rsidR="00795364" w:rsidRDefault="00795364" w:rsidP="00795364">
      <w:pPr>
        <w:rPr>
          <w:color w:val="000000" w:themeColor="text1"/>
          <w:lang w:val="es-ES"/>
        </w:rPr>
      </w:pPr>
    </w:p>
    <w:p w14:paraId="4C40A9FB" w14:textId="77777777" w:rsidR="00795364" w:rsidRPr="00562B42" w:rsidRDefault="00795364" w:rsidP="00795364">
      <w:pPr>
        <w:rPr>
          <w:color w:val="000000" w:themeColor="text1"/>
        </w:rPr>
      </w:pPr>
      <w:r w:rsidRPr="00562B42">
        <w:rPr>
          <w:color w:val="000000" w:themeColor="text1"/>
        </w:rPr>
        <w:t>Durante los cuarenta días entre la resurrección y la ascensión, Jesús enseñó sobre dos cosas: el </w:t>
      </w:r>
      <w:r w:rsidRPr="00562B42">
        <w:rPr>
          <w:b/>
          <w:bCs/>
          <w:color w:val="000000" w:themeColor="text1"/>
        </w:rPr>
        <w:t>Reino de Dios</w:t>
      </w:r>
      <w:r w:rsidRPr="00562B42">
        <w:rPr>
          <w:color w:val="000000" w:themeColor="text1"/>
        </w:rPr>
        <w:t> y el </w:t>
      </w:r>
      <w:r w:rsidRPr="00562B42">
        <w:rPr>
          <w:b/>
          <w:bCs/>
          <w:color w:val="000000" w:themeColor="text1"/>
        </w:rPr>
        <w:t>Espíritu Santo</w:t>
      </w:r>
      <w:r w:rsidRPr="00562B42">
        <w:rPr>
          <w:color w:val="000000" w:themeColor="text1"/>
        </w:rPr>
        <w:t>. Él mismo prometió que el Espíritu vendría sobre sus seguidores como una bendición clave del reinado del Mesías.</w:t>
      </w:r>
    </w:p>
    <w:p w14:paraId="67C5DBF2" w14:textId="77777777" w:rsidR="00795364" w:rsidRPr="00562B42" w:rsidRDefault="00795364" w:rsidP="00795364">
      <w:pPr>
        <w:rPr>
          <w:color w:val="000000" w:themeColor="text1"/>
        </w:rPr>
      </w:pPr>
      <w:r w:rsidRPr="00562B42">
        <w:rPr>
          <w:color w:val="000000" w:themeColor="text1"/>
        </w:rPr>
        <w:t>Pero sus discípulos aún no lo entendían bien. Le preguntaron si restauraría el reino a Israel, mostrando una visión limitada y muy centrada en lo terrenal.</w:t>
      </w:r>
    </w:p>
    <w:p w14:paraId="2C93C3FB" w14:textId="77777777" w:rsidR="00795364" w:rsidRPr="00562B42" w:rsidRDefault="00795364" w:rsidP="00795364">
      <w:pPr>
        <w:rPr>
          <w:color w:val="000000" w:themeColor="text1"/>
        </w:rPr>
      </w:pPr>
      <w:r w:rsidRPr="00562B42">
        <w:rPr>
          <w:color w:val="000000" w:themeColor="text1"/>
        </w:rPr>
        <w:t xml:space="preserve">Y hoy… </w:t>
      </w:r>
      <w:r w:rsidRPr="00562B42">
        <w:rPr>
          <w:color w:val="FF0000"/>
        </w:rPr>
        <w:t xml:space="preserve">¿no pasa lo mismo? </w:t>
      </w:r>
      <w:r w:rsidRPr="00562B42">
        <w:rPr>
          <w:color w:val="000000" w:themeColor="text1"/>
        </w:rPr>
        <w:t>Muchos buscan a Jesús solo para que les resuelva sus problemas. Su compromiso con Dios depende de su necesidad, no de una relación con el Espíritu Santo.</w:t>
      </w:r>
    </w:p>
    <w:p w14:paraId="3BD251B2" w14:textId="77777777" w:rsidR="00795364" w:rsidRPr="00562B42" w:rsidRDefault="00795364" w:rsidP="00795364">
      <w:pPr>
        <w:rPr>
          <w:color w:val="000000" w:themeColor="text1"/>
        </w:rPr>
      </w:pPr>
      <w:r w:rsidRPr="00562B42">
        <w:rPr>
          <w:color w:val="000000" w:themeColor="text1"/>
        </w:rPr>
        <w:t>Cuando ves eso, estás viendo a cristianos como los discípulos </w:t>
      </w:r>
      <w:r w:rsidRPr="00562B42">
        <w:rPr>
          <w:i/>
          <w:iCs/>
          <w:color w:val="000000" w:themeColor="text1"/>
        </w:rPr>
        <w:t>antes de Pentecostés</w:t>
      </w:r>
      <w:r w:rsidRPr="00562B42">
        <w:rPr>
          <w:color w:val="000000" w:themeColor="text1"/>
        </w:rPr>
        <w:t>: confundidos, sin dirección, sin poder.</w:t>
      </w:r>
    </w:p>
    <w:p w14:paraId="0E94E785" w14:textId="77777777" w:rsidR="00795364" w:rsidRPr="00562B42" w:rsidRDefault="00795364" w:rsidP="00795364">
      <w:pPr>
        <w:rPr>
          <w:color w:val="FF0000"/>
        </w:rPr>
      </w:pPr>
      <w:r w:rsidRPr="00562B42">
        <w:rPr>
          <w:b/>
          <w:bCs/>
          <w:color w:val="FF0000"/>
        </w:rPr>
        <w:t>¿Y tú?</w:t>
      </w:r>
      <w:r w:rsidRPr="00562B42">
        <w:rPr>
          <w:color w:val="FF0000"/>
        </w:rPr>
        <w:br/>
        <w:t>¿Eres de los que buscan a Dios solo por los beneficios, o eres de los que viven comprometidos con Él?</w:t>
      </w:r>
    </w:p>
    <w:p w14:paraId="0182823B" w14:textId="77777777" w:rsidR="00795364" w:rsidRPr="00562B42" w:rsidRDefault="00795364" w:rsidP="00795364">
      <w:pPr>
        <w:rPr>
          <w:color w:val="000000" w:themeColor="text1"/>
        </w:rPr>
      </w:pPr>
      <w:r w:rsidRPr="00562B42">
        <w:rPr>
          <w:i/>
          <w:iCs/>
          <w:color w:val="000000" w:themeColor="text1"/>
        </w:rPr>
        <w:t>Esto fue lo último que Jesús dijo antes de ascender:</w:t>
      </w:r>
      <w:r w:rsidRPr="00562B42">
        <w:rPr>
          <w:color w:val="000000" w:themeColor="text1"/>
        </w:rPr>
        <w:br/>
        <w:t>Busca ser lleno del Espíritu Santo.</w:t>
      </w:r>
      <w:r w:rsidRPr="00562B42">
        <w:rPr>
          <w:color w:val="000000" w:themeColor="text1"/>
        </w:rPr>
        <w:br/>
        <w:t>No es solo doctrina.</w:t>
      </w:r>
      <w:r w:rsidRPr="00562B42">
        <w:rPr>
          <w:color w:val="000000" w:themeColor="text1"/>
        </w:rPr>
        <w:br/>
      </w:r>
      <w:r w:rsidRPr="00562B42">
        <w:rPr>
          <w:b/>
          <w:bCs/>
          <w:color w:val="000000" w:themeColor="text1"/>
        </w:rPr>
        <w:t>Es una necesidad.</w:t>
      </w:r>
    </w:p>
    <w:p w14:paraId="4F15313E" w14:textId="77777777" w:rsidR="00745ACE" w:rsidRDefault="00745ACE" w:rsidP="00416024">
      <w:pPr>
        <w:tabs>
          <w:tab w:val="left" w:pos="2939"/>
        </w:tabs>
        <w:rPr>
          <w:color w:val="000000" w:themeColor="text1"/>
        </w:rPr>
      </w:pPr>
    </w:p>
    <w:p w14:paraId="43FC087E" w14:textId="77777777" w:rsidR="00795364" w:rsidRDefault="00795364" w:rsidP="00416024">
      <w:pPr>
        <w:tabs>
          <w:tab w:val="left" w:pos="2939"/>
        </w:tabs>
        <w:rPr>
          <w:color w:val="000000" w:themeColor="text1"/>
        </w:rPr>
      </w:pPr>
    </w:p>
    <w:p w14:paraId="15CD347F" w14:textId="77777777" w:rsidR="00795364" w:rsidRDefault="00795364" w:rsidP="00416024">
      <w:pPr>
        <w:tabs>
          <w:tab w:val="left" w:pos="2939"/>
        </w:tabs>
        <w:rPr>
          <w:color w:val="000000" w:themeColor="text1"/>
        </w:rPr>
      </w:pPr>
    </w:p>
    <w:p w14:paraId="1BC23D8C" w14:textId="77777777" w:rsidR="009A7803" w:rsidRPr="00E9738F" w:rsidRDefault="009A7803" w:rsidP="009A7803">
      <w:pPr>
        <w:rPr>
          <w:b/>
          <w:bCs/>
          <w:sz w:val="28"/>
          <w:szCs w:val="28"/>
        </w:rPr>
      </w:pPr>
      <w:r w:rsidRPr="00E9738F">
        <w:rPr>
          <w:b/>
          <w:bCs/>
          <w:sz w:val="28"/>
          <w:szCs w:val="28"/>
        </w:rPr>
        <w:t>“Hasta que Él Regrese con Poder”</w:t>
      </w:r>
    </w:p>
    <w:p w14:paraId="05BFD863" w14:textId="77777777" w:rsidR="009A7803" w:rsidRPr="00C15F89" w:rsidRDefault="009A7803" w:rsidP="009A7803">
      <w:r w:rsidRPr="00074C5A">
        <w:rPr>
          <w:b/>
          <w:bCs/>
        </w:rPr>
        <w:t>Lucas 24:49-53 NTV</w:t>
      </w:r>
      <w:r>
        <w:t xml:space="preserve">. </w:t>
      </w:r>
      <w:r w:rsidRPr="00074C5A">
        <w:rPr>
          <w:lang w:val="es-ES"/>
        </w:rPr>
        <w:t>»</w:t>
      </w:r>
      <w:r w:rsidRPr="00074C5A">
        <w:rPr>
          <w:b/>
          <w:bCs/>
          <w:i/>
          <w:iCs/>
          <w:color w:val="0070C0"/>
          <w:lang w:val="es-ES"/>
        </w:rPr>
        <w:t>Ahora enviaré al Espíritu Santo, tal como prometió mi Padre</w:t>
      </w:r>
      <w:r w:rsidRPr="00074C5A">
        <w:rPr>
          <w:i/>
          <w:iCs/>
          <w:color w:val="0070C0"/>
          <w:lang w:val="es-ES"/>
        </w:rPr>
        <w:t xml:space="preserve">; </w:t>
      </w:r>
      <w:r w:rsidRPr="00074C5A">
        <w:rPr>
          <w:b/>
          <w:bCs/>
          <w:i/>
          <w:iCs/>
          <w:color w:val="0070C0"/>
          <w:lang w:val="es-ES"/>
        </w:rPr>
        <w:t>pero quédense aquí en la ciudad hasta que el Espíritu Santo venga y los llene con poder del cielo</w:t>
      </w:r>
      <w:r w:rsidRPr="00074C5A">
        <w:rPr>
          <w:i/>
          <w:iCs/>
          <w:color w:val="0070C0"/>
          <w:lang w:val="es-ES"/>
        </w:rPr>
        <w:t xml:space="preserve">». </w:t>
      </w:r>
      <w:r w:rsidRPr="00074C5A">
        <w:rPr>
          <w:i/>
          <w:iCs/>
          <w:color w:val="0070C0"/>
          <w:vertAlign w:val="superscript"/>
          <w:lang w:val="es-ES"/>
        </w:rPr>
        <w:t>50 </w:t>
      </w:r>
      <w:r w:rsidRPr="00074C5A">
        <w:rPr>
          <w:i/>
          <w:iCs/>
          <w:color w:val="0070C0"/>
          <w:lang w:val="es-ES"/>
        </w:rPr>
        <w:t xml:space="preserve">Entonces Jesús los llevó a Betania, levantó sus manos al cielo y los bendijo. </w:t>
      </w:r>
      <w:r w:rsidRPr="00074C5A">
        <w:rPr>
          <w:i/>
          <w:iCs/>
          <w:color w:val="0070C0"/>
          <w:vertAlign w:val="superscript"/>
          <w:lang w:val="es-ES"/>
        </w:rPr>
        <w:t>51 </w:t>
      </w:r>
      <w:r w:rsidRPr="00074C5A">
        <w:rPr>
          <w:i/>
          <w:iCs/>
          <w:color w:val="0070C0"/>
          <w:lang w:val="es-ES"/>
        </w:rPr>
        <w:t xml:space="preserve">Mientras los bendecía, los dejó y fue levantado al cielo. </w:t>
      </w:r>
      <w:r w:rsidRPr="00074C5A">
        <w:rPr>
          <w:i/>
          <w:iCs/>
          <w:color w:val="0070C0"/>
          <w:vertAlign w:val="superscript"/>
          <w:lang w:val="es-ES"/>
        </w:rPr>
        <w:t>52 </w:t>
      </w:r>
      <w:r w:rsidRPr="00074C5A">
        <w:rPr>
          <w:i/>
          <w:iCs/>
          <w:color w:val="0070C0"/>
          <w:lang w:val="es-ES"/>
        </w:rPr>
        <w:t xml:space="preserve">Entonces ellos lo adoraron y regresaron a Jerusalén llenos de gran alegría; </w:t>
      </w:r>
      <w:r w:rsidRPr="00074C5A">
        <w:rPr>
          <w:i/>
          <w:iCs/>
          <w:color w:val="0070C0"/>
          <w:vertAlign w:val="superscript"/>
          <w:lang w:val="es-ES"/>
        </w:rPr>
        <w:t>53 </w:t>
      </w:r>
      <w:r w:rsidRPr="00074C5A">
        <w:rPr>
          <w:i/>
          <w:iCs/>
          <w:color w:val="0070C0"/>
          <w:lang w:val="es-ES"/>
        </w:rPr>
        <w:t>y pasaban todo su tiempo en el templo, adorando a Dios</w:t>
      </w:r>
      <w:r>
        <w:rPr>
          <w:lang w:val="es-ES"/>
        </w:rPr>
        <w:t>.</w:t>
      </w:r>
    </w:p>
    <w:p w14:paraId="2BDD0E1B" w14:textId="77777777" w:rsidR="009A7803" w:rsidRPr="00E9738F" w:rsidRDefault="009A7803" w:rsidP="009A7803"/>
    <w:p w14:paraId="5A72E7DE" w14:textId="77777777" w:rsidR="009A7803" w:rsidRPr="00E9738F" w:rsidRDefault="009A7803" w:rsidP="009A7803">
      <w:pPr>
        <w:tabs>
          <w:tab w:val="left" w:pos="6488"/>
        </w:tabs>
      </w:pPr>
      <w:r w:rsidRPr="00E9738F">
        <w:t>Quizás recuerdes despedidas llenas de nostalgia: al dejar la escuela, la familia o incluso el país. La despedida de Jesús, sin embargo, supera todas las demás, porque detrás de su adiós hay la promesa de una presencia poderosa</w:t>
      </w:r>
      <w:r>
        <w:t xml:space="preserve"> y constante en sus discípulos</w:t>
      </w:r>
      <w:r w:rsidRPr="00E9738F">
        <w:t xml:space="preserve">. Al ascender, Jesús no nos dejó huérfanos; </w:t>
      </w:r>
      <w:r>
        <w:t>prometió el</w:t>
      </w:r>
      <w:r w:rsidRPr="00E9738F">
        <w:t xml:space="preserve"> Espíritu Santo para morar en nuestro interior y transformarnos desde adentro.</w:t>
      </w:r>
    </w:p>
    <w:p w14:paraId="0536031F" w14:textId="77777777" w:rsidR="009A7803" w:rsidRPr="00E9738F" w:rsidRDefault="009A7803" w:rsidP="009A7803">
      <w:pPr>
        <w:tabs>
          <w:tab w:val="left" w:pos="6488"/>
        </w:tabs>
      </w:pPr>
      <w:r w:rsidRPr="00E9738F">
        <w:t>Aquel</w:t>
      </w:r>
      <w:r>
        <w:t xml:space="preserve"> día</w:t>
      </w:r>
      <w:r w:rsidRPr="00E9738F">
        <w:t xml:space="preserve"> en Betania, mientras Jesús levantaba sus manos al cielo y bendecía a sus discípulos, el Cielo mismo se abrió para </w:t>
      </w:r>
      <w:r>
        <w:t>recibirlo</w:t>
      </w:r>
      <w:r w:rsidRPr="00E9738F">
        <w:t xml:space="preserve">. Aunque sus seguidores ya no lo vieron caminar con ellos, su bendición siguió viva, llenándolos de </w:t>
      </w:r>
      <w:r>
        <w:t>su poder</w:t>
      </w:r>
      <w:r w:rsidRPr="00E9738F">
        <w:t>. Volvieron a Jerusalén rebosantes de gratitud, dedicándose a</w:t>
      </w:r>
      <w:r>
        <w:t xml:space="preserve"> la oración </w:t>
      </w:r>
      <w:r w:rsidRPr="00E9738F">
        <w:t xml:space="preserve">y adorando sin descanso, sabiendo que su Maestro </w:t>
      </w:r>
      <w:r>
        <w:t>les enviaría lo prometido</w:t>
      </w:r>
      <w:r w:rsidRPr="00E9738F">
        <w:t>.</w:t>
      </w:r>
    </w:p>
    <w:p w14:paraId="04227D14" w14:textId="77777777" w:rsidR="009A7803" w:rsidRPr="00E9738F" w:rsidRDefault="009A7803" w:rsidP="009A7803">
      <w:pPr>
        <w:tabs>
          <w:tab w:val="left" w:pos="6488"/>
        </w:tabs>
      </w:pPr>
      <w:r w:rsidRPr="00E9738F">
        <w:t xml:space="preserve">Hoy, caminando en un mundo de incertidumbres, podemos recrear esa misma espera llena de esperanza. Cada vez que abrimos la Biblia o alzamos nuestra voz en oración, recordamos que el Espíritu que Jesús prometió es </w:t>
      </w:r>
      <w:r>
        <w:t>su presencia</w:t>
      </w:r>
      <w:r w:rsidRPr="00E9738F">
        <w:t xml:space="preserve"> glorios</w:t>
      </w:r>
      <w:r>
        <w:t>a en nosotros</w:t>
      </w:r>
      <w:r w:rsidRPr="00E9738F">
        <w:t xml:space="preserve">. Vivamos con el corazón encendido por la certeza de que Él volverá por nosotros. Que esta verdad impulse tu alabanza diaria y despierte en ti un anhelo profundo: ¡que </w:t>
      </w:r>
      <w:r>
        <w:t xml:space="preserve">a </w:t>
      </w:r>
      <w:r w:rsidRPr="00E9738F">
        <w:t xml:space="preserve">su venida nos encuentre firmes, llenos de fe y </w:t>
      </w:r>
      <w:r>
        <w:t xml:space="preserve">de su </w:t>
      </w:r>
      <w:r w:rsidRPr="00E9738F">
        <w:t>poder!</w:t>
      </w:r>
    </w:p>
    <w:p w14:paraId="3A252050" w14:textId="77777777" w:rsidR="009A7803" w:rsidRPr="00E9738F" w:rsidRDefault="009A7803" w:rsidP="009A7803">
      <w:pPr>
        <w:tabs>
          <w:tab w:val="left" w:pos="6488"/>
        </w:tabs>
      </w:pPr>
      <w:r w:rsidRPr="00E9738F">
        <w:t xml:space="preserve">Señor Jesús, gracias por tu promesa y por habitar en mí a través del Espíritu Santo. Mientras espero tu regreso, enséñame a vivir con gozo, adoración y confianza en tu </w:t>
      </w:r>
      <w:r>
        <w:t>en Ti</w:t>
      </w:r>
      <w:r w:rsidRPr="00E9738F">
        <w:t>. ¡Ven pronto, Señor!</w:t>
      </w:r>
    </w:p>
    <w:p w14:paraId="27059217" w14:textId="77777777" w:rsidR="009A7803" w:rsidRDefault="009A7803" w:rsidP="00416024">
      <w:pPr>
        <w:tabs>
          <w:tab w:val="left" w:pos="2939"/>
        </w:tabs>
        <w:rPr>
          <w:color w:val="000000" w:themeColor="text1"/>
        </w:rPr>
      </w:pPr>
    </w:p>
    <w:p w14:paraId="2E585F56" w14:textId="77777777" w:rsidR="009A7803" w:rsidRDefault="009A7803" w:rsidP="00416024">
      <w:pPr>
        <w:tabs>
          <w:tab w:val="left" w:pos="2939"/>
        </w:tabs>
        <w:rPr>
          <w:color w:val="000000" w:themeColor="text1"/>
        </w:rPr>
      </w:pPr>
    </w:p>
    <w:p w14:paraId="4559B5B1" w14:textId="77777777" w:rsidR="009A7803" w:rsidRDefault="009A7803" w:rsidP="00416024">
      <w:pPr>
        <w:tabs>
          <w:tab w:val="left" w:pos="2939"/>
        </w:tabs>
        <w:rPr>
          <w:color w:val="000000" w:themeColor="text1"/>
        </w:rPr>
      </w:pPr>
    </w:p>
    <w:p w14:paraId="28756885" w14:textId="77777777" w:rsidR="00B27EE7" w:rsidRDefault="00B27EE7" w:rsidP="00B27EE7">
      <w:pPr>
        <w:rPr>
          <w:b/>
          <w:bCs/>
        </w:rPr>
      </w:pPr>
      <w:r>
        <w:rPr>
          <w:b/>
          <w:bCs/>
        </w:rPr>
        <w:t xml:space="preserve">Pentecostés sin barreras. </w:t>
      </w:r>
    </w:p>
    <w:p w14:paraId="3B377C60" w14:textId="77777777" w:rsidR="00B27EE7" w:rsidRDefault="00B27EE7" w:rsidP="00B27EE7">
      <w:pPr>
        <w:rPr>
          <w:lang w:val="es-ES"/>
        </w:rPr>
      </w:pPr>
      <w:r w:rsidRPr="00786BF4">
        <w:rPr>
          <w:b/>
          <w:bCs/>
        </w:rPr>
        <w:t>Hechos 10:44-46 NTV</w:t>
      </w:r>
      <w:r>
        <w:t xml:space="preserve">. </w:t>
      </w:r>
      <w:r w:rsidRPr="00786BF4">
        <w:rPr>
          <w:i/>
          <w:iCs/>
          <w:color w:val="0070C0"/>
          <w:lang w:val="es-ES"/>
        </w:rPr>
        <w:t xml:space="preserve">Mientras Pedro aún estaba diciendo estas cosas, </w:t>
      </w:r>
      <w:r w:rsidRPr="00786BF4">
        <w:rPr>
          <w:b/>
          <w:bCs/>
          <w:i/>
          <w:iCs/>
          <w:color w:val="0070C0"/>
          <w:lang w:val="es-ES"/>
        </w:rPr>
        <w:t>el Espíritu Santo descendió sobre todos los que escuchaban el mensaje</w:t>
      </w:r>
      <w:r w:rsidRPr="00786BF4">
        <w:rPr>
          <w:i/>
          <w:iCs/>
          <w:color w:val="0070C0"/>
          <w:lang w:val="es-ES"/>
        </w:rPr>
        <w:t xml:space="preserve">. </w:t>
      </w:r>
      <w:r w:rsidRPr="00786BF4">
        <w:rPr>
          <w:i/>
          <w:iCs/>
          <w:color w:val="0070C0"/>
          <w:vertAlign w:val="superscript"/>
          <w:lang w:val="es-ES"/>
        </w:rPr>
        <w:t>45 </w:t>
      </w:r>
      <w:r w:rsidRPr="00786BF4">
        <w:rPr>
          <w:i/>
          <w:iCs/>
          <w:color w:val="0070C0"/>
          <w:lang w:val="es-ES"/>
        </w:rPr>
        <w:t xml:space="preserve">Los creyentes judíos que habían llegado con Pedro quedaron asombrados al ver que </w:t>
      </w:r>
      <w:r w:rsidRPr="00786BF4">
        <w:rPr>
          <w:b/>
          <w:bCs/>
          <w:i/>
          <w:iCs/>
          <w:color w:val="0070C0"/>
          <w:lang w:val="es-ES"/>
        </w:rPr>
        <w:t>el don del Espíritu Santo también era derramado sobre los gentiles</w:t>
      </w:r>
      <w:r w:rsidRPr="00786BF4">
        <w:rPr>
          <w:i/>
          <w:iCs/>
          <w:color w:val="0070C0"/>
          <w:lang w:val="es-ES"/>
        </w:rPr>
        <w:t xml:space="preserve">. </w:t>
      </w:r>
      <w:r w:rsidRPr="00786BF4">
        <w:rPr>
          <w:i/>
          <w:iCs/>
          <w:color w:val="0070C0"/>
          <w:vertAlign w:val="superscript"/>
          <w:lang w:val="es-ES"/>
        </w:rPr>
        <w:t>46 </w:t>
      </w:r>
      <w:r w:rsidRPr="00786BF4">
        <w:rPr>
          <w:i/>
          <w:iCs/>
          <w:color w:val="0070C0"/>
          <w:lang w:val="es-ES"/>
        </w:rPr>
        <w:t>Pues los oyeron hablar en otras lenguas y alabar a Dios</w:t>
      </w:r>
      <w:r w:rsidRPr="00786BF4">
        <w:rPr>
          <w:lang w:val="es-ES"/>
        </w:rPr>
        <w:t>.</w:t>
      </w:r>
    </w:p>
    <w:p w14:paraId="5AAB4258" w14:textId="77777777" w:rsidR="00B27EE7" w:rsidRDefault="00B27EE7" w:rsidP="00B27EE7">
      <w:pPr>
        <w:rPr>
          <w:lang w:val="es-ES"/>
        </w:rPr>
      </w:pPr>
    </w:p>
    <w:p w14:paraId="771D1124" w14:textId="77777777" w:rsidR="00B27EE7" w:rsidRPr="00F57C7D" w:rsidRDefault="00B27EE7" w:rsidP="00B27EE7">
      <w:r w:rsidRPr="00F57C7D">
        <w:t xml:space="preserve">El mismo Espíritu que se derramó en Pentecostés siguió su obra más allá de Jerusalén y de las fronteras del pueblo judío. Hoy, este pasaje nos recuerda que Dios no hace acepción de personas: su regalo es para todos los que creen y se arrepienten. Así como los gentiles fueron injertados en el pueblo de Dios por medio de Cristo, somos nosotros, los no judíos, quienes </w:t>
      </w:r>
      <w:r>
        <w:t xml:space="preserve">también </w:t>
      </w:r>
      <w:r w:rsidRPr="00F57C7D">
        <w:t>recibimos el mismo don del Espíritu Santo.</w:t>
      </w:r>
    </w:p>
    <w:p w14:paraId="312796DA" w14:textId="77777777" w:rsidR="00B27EE7" w:rsidRPr="00F57C7D" w:rsidRDefault="00B27EE7" w:rsidP="00B27EE7">
      <w:r w:rsidRPr="00F57C7D">
        <w:t xml:space="preserve">No permitas que nadie limite el poder de Dios ni ponga barreras donde Él derrama su gracia. Cuando el Espíritu desciende, </w:t>
      </w:r>
      <w:r>
        <w:t xml:space="preserve">Él te llena y pone en ti un nuevo </w:t>
      </w:r>
      <w:r w:rsidRPr="00F57C7D">
        <w:t>corazón</w:t>
      </w:r>
      <w:r>
        <w:t xml:space="preserve">. </w:t>
      </w:r>
      <w:r w:rsidRPr="00F57C7D">
        <w:t>Hablar en otras lenguas no es un fin en sí mismo, sino la manifestación de un encuentro vivo con el Dios que nos acepta</w:t>
      </w:r>
      <w:r>
        <w:t xml:space="preserve">, </w:t>
      </w:r>
      <w:r w:rsidRPr="00F57C7D">
        <w:t>transforma</w:t>
      </w:r>
      <w:r>
        <w:t xml:space="preserve"> y capacita. </w:t>
      </w:r>
    </w:p>
    <w:p w14:paraId="56D2FDF0" w14:textId="77777777" w:rsidR="00B27EE7" w:rsidRPr="00F57C7D" w:rsidRDefault="00B27EE7" w:rsidP="00B27EE7">
      <w:pPr>
        <w:numPr>
          <w:ilvl w:val="0"/>
          <w:numId w:val="16"/>
        </w:numPr>
        <w:rPr>
          <w:color w:val="FF0000"/>
        </w:rPr>
      </w:pPr>
      <w:r w:rsidRPr="00F57C7D">
        <w:rPr>
          <w:color w:val="FF0000"/>
        </w:rPr>
        <w:t>¿Te has detenido a dar gracias por el don del Espíritu en tu vida?</w:t>
      </w:r>
    </w:p>
    <w:p w14:paraId="7764CABC" w14:textId="77777777" w:rsidR="00B27EE7" w:rsidRPr="00F57C7D" w:rsidRDefault="00B27EE7" w:rsidP="00B27EE7">
      <w:pPr>
        <w:numPr>
          <w:ilvl w:val="0"/>
          <w:numId w:val="16"/>
        </w:numPr>
        <w:rPr>
          <w:color w:val="FF0000"/>
        </w:rPr>
      </w:pPr>
      <w:r w:rsidRPr="00F57C7D">
        <w:rPr>
          <w:color w:val="FF0000"/>
        </w:rPr>
        <w:t>¿Buscas cada día ser lleno de su presencia, no solo en celebración sino en intimidad constante?</w:t>
      </w:r>
    </w:p>
    <w:p w14:paraId="70C2735F" w14:textId="77777777" w:rsidR="00B27EE7" w:rsidRPr="00F57C7D" w:rsidRDefault="00B27EE7" w:rsidP="00B27EE7">
      <w:r w:rsidRPr="00F57C7D">
        <w:t xml:space="preserve">Señor, gracias por tu Espíritu que rompe todo muro y nos une en un solo cuerpo. Te pido que hoy me llenes de tu presencia, que renueves mi corazón y me capacites para </w:t>
      </w:r>
      <w:r>
        <w:t>ser un instrumento efectivo</w:t>
      </w:r>
      <w:r w:rsidRPr="00F57C7D">
        <w:t>. Que este Pentecostés no sea solo una fecha en el calendario, sino un momento real de encuentro contigo. Amén.</w:t>
      </w:r>
    </w:p>
    <w:p w14:paraId="0B06445D" w14:textId="77777777" w:rsidR="009A7803" w:rsidRDefault="009A7803" w:rsidP="00416024">
      <w:pPr>
        <w:tabs>
          <w:tab w:val="left" w:pos="2939"/>
        </w:tabs>
        <w:rPr>
          <w:color w:val="000000" w:themeColor="text1"/>
        </w:rPr>
      </w:pPr>
    </w:p>
    <w:p w14:paraId="1389F9C4" w14:textId="77777777" w:rsidR="00B27EE7" w:rsidRDefault="00B27EE7" w:rsidP="00416024">
      <w:pPr>
        <w:tabs>
          <w:tab w:val="left" w:pos="2939"/>
        </w:tabs>
        <w:rPr>
          <w:color w:val="000000" w:themeColor="text1"/>
        </w:rPr>
      </w:pPr>
    </w:p>
    <w:p w14:paraId="36754B28" w14:textId="77777777" w:rsidR="00B27EE7" w:rsidRDefault="00B27EE7" w:rsidP="00416024">
      <w:pPr>
        <w:tabs>
          <w:tab w:val="left" w:pos="2939"/>
        </w:tabs>
        <w:rPr>
          <w:color w:val="000000" w:themeColor="text1"/>
        </w:rPr>
      </w:pPr>
    </w:p>
    <w:p w14:paraId="0BCD60DF" w14:textId="77777777" w:rsidR="0089289F" w:rsidRDefault="0089289F" w:rsidP="00416024">
      <w:pPr>
        <w:tabs>
          <w:tab w:val="left" w:pos="2939"/>
        </w:tabs>
        <w:rPr>
          <w:color w:val="000000" w:themeColor="text1"/>
        </w:rPr>
      </w:pPr>
    </w:p>
    <w:p w14:paraId="4AF6ABC3" w14:textId="77777777" w:rsidR="0089289F" w:rsidRDefault="0089289F" w:rsidP="0089289F">
      <w:pPr>
        <w:rPr>
          <w:b/>
          <w:bCs/>
        </w:rPr>
      </w:pPr>
      <w:r>
        <w:rPr>
          <w:b/>
          <w:bCs/>
        </w:rPr>
        <w:t xml:space="preserve">No por tus fuerzas, sino por el Espiritu. </w:t>
      </w:r>
    </w:p>
    <w:p w14:paraId="742847DB" w14:textId="77777777" w:rsidR="0089289F" w:rsidRDefault="0089289F" w:rsidP="0089289F">
      <w:pPr>
        <w:rPr>
          <w:lang w:val="es-ES"/>
        </w:rPr>
      </w:pPr>
      <w:r w:rsidRPr="00B41628">
        <w:rPr>
          <w:b/>
          <w:bCs/>
        </w:rPr>
        <w:t>Galatas 3:10-11 NTV</w:t>
      </w:r>
      <w:r>
        <w:t xml:space="preserve">. </w:t>
      </w:r>
      <w:r w:rsidRPr="00B41628">
        <w:rPr>
          <w:i/>
          <w:iCs/>
          <w:color w:val="0070C0"/>
          <w:lang w:val="es-ES"/>
        </w:rPr>
        <w:t xml:space="preserve">Sin embargo, los que dependen de la ley para hacerse justos ante Dios están bajo la maldición de Dios, porque las Escrituras dicen: «Maldito es todo el que no cumple ni obedece cada uno de los mandatos que están escritos en el libro de la ley de Dios». </w:t>
      </w:r>
      <w:r w:rsidRPr="00B41628">
        <w:rPr>
          <w:i/>
          <w:iCs/>
          <w:color w:val="0070C0"/>
          <w:vertAlign w:val="superscript"/>
          <w:lang w:val="es-ES"/>
        </w:rPr>
        <w:t>11 </w:t>
      </w:r>
      <w:r w:rsidRPr="00B41628">
        <w:rPr>
          <w:i/>
          <w:iCs/>
          <w:color w:val="0070C0"/>
          <w:lang w:val="es-ES"/>
        </w:rPr>
        <w:t>Queda claro, entonces, que nadie puede hacerse justo ante Dios por tratar de cumplir la ley, ya que las Escrituras dicen: «Es por medio de la fe que el justo tiene vida</w:t>
      </w:r>
      <w:r>
        <w:rPr>
          <w:lang w:val="es-ES"/>
        </w:rPr>
        <w:t xml:space="preserve">. </w:t>
      </w:r>
    </w:p>
    <w:p w14:paraId="48598B9A" w14:textId="77777777" w:rsidR="0089289F" w:rsidRDefault="0089289F" w:rsidP="0089289F">
      <w:pPr>
        <w:rPr>
          <w:lang w:val="es-ES"/>
        </w:rPr>
      </w:pPr>
    </w:p>
    <w:p w14:paraId="2E4D7421" w14:textId="77777777" w:rsidR="0089289F" w:rsidRPr="00FD1C27" w:rsidRDefault="0089289F" w:rsidP="0089289F">
      <w:r w:rsidRPr="00FD1C27">
        <w:t>Muchas religiones exigen a sus fieles cumplir ritos para alcanzar la salvación. La Iglesia Católica impuso penitencias e incluso pagos para salir del purgatorio; es lamentable que alguien lucre con el don de Dios. Pero resulta igual de grave que, dentro de la iglesia evangélica, repitamos prácticas similares: no me refiero solo al dinero, sino a ignorar la obra completa del Espíritu. Hay quienes proclaman la gracia y, sin embargo, pasan por alto su poder transformador.</w:t>
      </w:r>
    </w:p>
    <w:p w14:paraId="6C6CE004" w14:textId="77777777" w:rsidR="0089289F" w:rsidRPr="00FD1C27" w:rsidRDefault="0089289F" w:rsidP="0089289F">
      <w:r w:rsidRPr="00FD1C27">
        <w:t>Pablo fue muy claro en Gálatas: la salvación es por fe, pero la obra del Espíritu es esencial. Él no solo nos convence de nuestro pecado, sino que nos guía, fortalece y corrige, recordándonos siempre la verdad.</w:t>
      </w:r>
    </w:p>
    <w:p w14:paraId="27DAE4FA" w14:textId="77777777" w:rsidR="0089289F" w:rsidRPr="00FD1C27" w:rsidRDefault="0089289F" w:rsidP="0089289F">
      <w:r w:rsidRPr="00FD1C27">
        <w:t>Te animo a que escudriñes las Escrituras, pero no descuides al Espíritu que da vida. No seas como los gálatas que, después de comenzar en el Espíritu, quisieron perfeccionarse por sus propias fuerzas.</w:t>
      </w:r>
    </w:p>
    <w:p w14:paraId="138F177A" w14:textId="77777777" w:rsidR="0089289F" w:rsidRDefault="0089289F" w:rsidP="0089289F">
      <w:pPr>
        <w:rPr>
          <w:lang w:val="es-ES"/>
        </w:rPr>
      </w:pPr>
    </w:p>
    <w:p w14:paraId="73844FD3" w14:textId="77777777" w:rsidR="0089289F" w:rsidRPr="003E1EC8" w:rsidRDefault="0089289F" w:rsidP="0089289F">
      <w:r w:rsidRPr="003E1EC8">
        <w:rPr>
          <w:b/>
          <w:bCs/>
          <w:lang w:val="es-ES"/>
        </w:rPr>
        <w:t>Gálatas 3:3 NTV</w:t>
      </w:r>
      <w:r>
        <w:rPr>
          <w:lang w:val="es-ES"/>
        </w:rPr>
        <w:t xml:space="preserve"> </w:t>
      </w:r>
      <w:r w:rsidRPr="003E1EC8">
        <w:rPr>
          <w:i/>
          <w:iCs/>
          <w:color w:val="0070C0"/>
          <w:lang w:val="es-ES"/>
        </w:rPr>
        <w:t>¿Será posible que sean tan tontos? Después de haber comenzado a vivir la vida cristiana en el Espíritu, ¿por qué ahora tratan de ser perfectos mediante sus propios esfuerzos?</w:t>
      </w:r>
    </w:p>
    <w:p w14:paraId="5AC4CCEE" w14:textId="77777777" w:rsidR="0089289F" w:rsidRDefault="0089289F" w:rsidP="00416024">
      <w:pPr>
        <w:tabs>
          <w:tab w:val="left" w:pos="2939"/>
        </w:tabs>
        <w:rPr>
          <w:color w:val="000000" w:themeColor="text1"/>
        </w:rPr>
      </w:pPr>
    </w:p>
    <w:p w14:paraId="0C5B381D" w14:textId="77777777" w:rsidR="0089289F" w:rsidRDefault="0089289F" w:rsidP="00416024">
      <w:pPr>
        <w:tabs>
          <w:tab w:val="left" w:pos="2939"/>
        </w:tabs>
        <w:rPr>
          <w:color w:val="000000" w:themeColor="text1"/>
        </w:rPr>
      </w:pPr>
    </w:p>
    <w:p w14:paraId="748094DF" w14:textId="77777777" w:rsidR="00187816" w:rsidRPr="00FB7386" w:rsidRDefault="00187816" w:rsidP="00187816">
      <w:pPr>
        <w:rPr>
          <w:b/>
          <w:bCs/>
          <w:sz w:val="28"/>
          <w:szCs w:val="28"/>
        </w:rPr>
      </w:pPr>
      <w:r w:rsidRPr="00FB7386">
        <w:rPr>
          <w:b/>
          <w:bCs/>
          <w:sz w:val="28"/>
          <w:szCs w:val="28"/>
        </w:rPr>
        <w:t>La fragancia de la verdadera adoración</w:t>
      </w:r>
    </w:p>
    <w:p w14:paraId="03DC1631" w14:textId="77777777" w:rsidR="00187816" w:rsidRPr="00FB7386" w:rsidRDefault="00187816" w:rsidP="00187816">
      <w:r w:rsidRPr="00FB7386">
        <w:rPr>
          <w:b/>
          <w:bCs/>
        </w:rPr>
        <w:t>Juan 12:3 (NTV)</w:t>
      </w:r>
      <w:r>
        <w:t xml:space="preserve"> </w:t>
      </w:r>
      <w:r w:rsidRPr="00FB7386">
        <w:rPr>
          <w:i/>
          <w:iCs/>
        </w:rPr>
        <w:t>“</w:t>
      </w:r>
      <w:r w:rsidRPr="00FB7386">
        <w:rPr>
          <w:i/>
          <w:iCs/>
          <w:color w:val="0070C0"/>
        </w:rPr>
        <w:t>Entonces María tomó un frasco con casi medio litro de un costoso perfume preparado con esencia de nardo, le ungió los pies a Jesús y los secó con sus propios cabellos. La casa se llenó de la fragancia del perfume</w:t>
      </w:r>
      <w:r w:rsidRPr="00FB7386">
        <w:rPr>
          <w:i/>
          <w:iCs/>
        </w:rPr>
        <w:t>.”</w:t>
      </w:r>
    </w:p>
    <w:p w14:paraId="2D4C0DEC" w14:textId="77777777" w:rsidR="00187816" w:rsidRPr="00FB7386" w:rsidRDefault="00187816" w:rsidP="00187816">
      <w:r w:rsidRPr="00FB7386">
        <w:t>En un momento íntimo, María hace algo profundamente escandaloso para su cultura, pero profundamente hermoso a los ojos de Dios. Toma un perfume extremadamente costoso</w:t>
      </w:r>
      <w:r>
        <w:t xml:space="preserve">, </w:t>
      </w:r>
      <w:r w:rsidRPr="00FB7386">
        <w:t>equivalente al salario de un año y lo derrama sobre los pies de Jesús. Pero no se detiene ahí. Con una humildad asombrosa, </w:t>
      </w:r>
      <w:r w:rsidRPr="00FB7386">
        <w:rPr>
          <w:b/>
          <w:bCs/>
        </w:rPr>
        <w:t>usa su cabello suelto para secarlos</w:t>
      </w:r>
      <w:r w:rsidRPr="00FB7386">
        <w:t>, dejando que la fragancia inunde la casa.</w:t>
      </w:r>
    </w:p>
    <w:p w14:paraId="59BEF272" w14:textId="77777777" w:rsidR="00187816" w:rsidRPr="00FB7386" w:rsidRDefault="00187816" w:rsidP="00187816">
      <w:r w:rsidRPr="00FB7386">
        <w:t>Este acto desafía las normas sociales de su tiempo. Una mujer soltándose el cabello en público se consideraba impropio, pero María entendió algo que muchos no: </w:t>
      </w:r>
      <w:r w:rsidRPr="00FB7386">
        <w:rPr>
          <w:b/>
          <w:bCs/>
          <w:i/>
          <w:iCs/>
          <w:color w:val="7030A0"/>
        </w:rPr>
        <w:t>la verdadera adoración no se mide por normas humanas, sino por el valor que damos a Cristo</w:t>
      </w:r>
      <w:r w:rsidRPr="00FB7386">
        <w:t>.</w:t>
      </w:r>
    </w:p>
    <w:p w14:paraId="0D67E5D8" w14:textId="77777777" w:rsidR="00187816" w:rsidRPr="00FB7386" w:rsidRDefault="00187816" w:rsidP="00187816">
      <w:r w:rsidRPr="00FB7386">
        <w:t>Su cabello: símbolo de su honra, lo usó para servir a Jesús.</w:t>
      </w:r>
      <w:r w:rsidRPr="00FB7386">
        <w:br/>
        <w:t>Su perfume</w:t>
      </w:r>
      <w:r>
        <w:t xml:space="preserve">: </w:t>
      </w:r>
      <w:r w:rsidRPr="00FB7386">
        <w:t>símbolo de su tesoro</w:t>
      </w:r>
      <w:r>
        <w:t>,</w:t>
      </w:r>
      <w:r w:rsidRPr="00FB7386">
        <w:t xml:space="preserve"> lo derramó a sus pies.</w:t>
      </w:r>
      <w:r w:rsidRPr="00FB7386">
        <w:br/>
        <w:t>Su acto</w:t>
      </w:r>
      <w:r>
        <w:t xml:space="preserve">: </w:t>
      </w:r>
      <w:r w:rsidRPr="00FB7386">
        <w:t>símbolo de su alma</w:t>
      </w:r>
      <w:r>
        <w:t>,</w:t>
      </w:r>
      <w:r w:rsidRPr="00FB7386">
        <w:t xml:space="preserve"> lo rindió sin reservas.</w:t>
      </w:r>
    </w:p>
    <w:p w14:paraId="65E94E8E" w14:textId="77777777" w:rsidR="00187816" w:rsidRPr="00FB7386" w:rsidRDefault="00187816" w:rsidP="00187816">
      <w:r w:rsidRPr="00FB7386">
        <w:rPr>
          <w:b/>
          <w:bCs/>
        </w:rPr>
        <w:t>La casa se llenó del perfume</w:t>
      </w:r>
      <w:r w:rsidRPr="00FB7386">
        <w:t>, pero también se llenó del testimonio de alguien que no le importó el juicio de otros con tal de honrar al Maestro.</w:t>
      </w:r>
    </w:p>
    <w:p w14:paraId="42779B8A" w14:textId="77777777" w:rsidR="00187816" w:rsidRDefault="00187816" w:rsidP="00187816">
      <w:pPr>
        <w:rPr>
          <w:b/>
          <w:bCs/>
        </w:rPr>
      </w:pPr>
    </w:p>
    <w:p w14:paraId="0196E3F0" w14:textId="77777777" w:rsidR="00187816" w:rsidRPr="00FB7386" w:rsidRDefault="00187816" w:rsidP="00187816">
      <w:pPr>
        <w:rPr>
          <w:color w:val="FF0000"/>
        </w:rPr>
      </w:pPr>
      <w:r w:rsidRPr="00FB7386">
        <w:rPr>
          <w:color w:val="FF0000"/>
        </w:rPr>
        <w:t>¿Estamos dispuestos a romper nuestros frascos de orgullo, de reputación, de comodidad, para adorar a Cristo? ¿Hay algo que no hemos querido soltar, que aún no hemos puesto a sus pies?</w:t>
      </w:r>
    </w:p>
    <w:p w14:paraId="14B329C2" w14:textId="77777777" w:rsidR="00187816" w:rsidRDefault="00187816" w:rsidP="00187816">
      <w:r w:rsidRPr="00FB7386">
        <w:t>Que nuestra vida también sea una fragancia que lo honre.</w:t>
      </w:r>
      <w:r w:rsidRPr="00FB7386">
        <w:br/>
        <w:t>Que nuestra adoración no tenga límites.</w:t>
      </w:r>
      <w:r w:rsidRPr="00FB7386">
        <w:br/>
        <w:t>Que, como María, estemos dispuestos a rendirlo todo.</w:t>
      </w:r>
    </w:p>
    <w:p w14:paraId="3855BA77" w14:textId="77777777" w:rsidR="00187816" w:rsidRPr="00FB7386" w:rsidRDefault="00187816" w:rsidP="00187816">
      <w:r>
        <w:t xml:space="preserve">Bendiciones. </w:t>
      </w:r>
    </w:p>
    <w:p w14:paraId="4C457587" w14:textId="77777777" w:rsidR="0089289F" w:rsidRDefault="0089289F" w:rsidP="00416024">
      <w:pPr>
        <w:tabs>
          <w:tab w:val="left" w:pos="2939"/>
        </w:tabs>
        <w:rPr>
          <w:color w:val="000000" w:themeColor="text1"/>
        </w:rPr>
      </w:pPr>
    </w:p>
    <w:p w14:paraId="254DC134" w14:textId="77777777" w:rsidR="00187816" w:rsidRDefault="00187816" w:rsidP="00416024">
      <w:pPr>
        <w:tabs>
          <w:tab w:val="left" w:pos="2939"/>
        </w:tabs>
        <w:rPr>
          <w:color w:val="000000" w:themeColor="text1"/>
        </w:rPr>
      </w:pPr>
    </w:p>
    <w:p w14:paraId="2F9036E1" w14:textId="77777777" w:rsidR="00187816" w:rsidRDefault="00187816" w:rsidP="00416024">
      <w:pPr>
        <w:tabs>
          <w:tab w:val="left" w:pos="2939"/>
        </w:tabs>
        <w:rPr>
          <w:color w:val="000000" w:themeColor="text1"/>
        </w:rPr>
      </w:pPr>
    </w:p>
    <w:p w14:paraId="6D5B4885" w14:textId="77777777" w:rsidR="00C7747E" w:rsidRPr="00FE1781" w:rsidRDefault="00C7747E" w:rsidP="00C7747E">
      <w:pPr>
        <w:rPr>
          <w:b/>
          <w:bCs/>
          <w:sz w:val="28"/>
          <w:szCs w:val="28"/>
        </w:rPr>
      </w:pPr>
      <w:r w:rsidRPr="00FE1781">
        <w:rPr>
          <w:b/>
          <w:bCs/>
          <w:sz w:val="28"/>
          <w:szCs w:val="28"/>
        </w:rPr>
        <w:t xml:space="preserve">Fe sobre las aguas. </w:t>
      </w:r>
    </w:p>
    <w:p w14:paraId="61F9FF5D" w14:textId="77777777" w:rsidR="00C7747E" w:rsidRDefault="00C7747E" w:rsidP="00C7747E">
      <w:pPr>
        <w:rPr>
          <w:lang w:val="es-ES"/>
        </w:rPr>
      </w:pPr>
      <w:r w:rsidRPr="00F3349F">
        <w:rPr>
          <w:b/>
          <w:bCs/>
        </w:rPr>
        <w:t>Exodo 2:1-4 NTV.</w:t>
      </w:r>
      <w:r>
        <w:t xml:space="preserve"> </w:t>
      </w:r>
      <w:r w:rsidRPr="00F3349F">
        <w:rPr>
          <w:i/>
          <w:iCs/>
          <w:color w:val="0070C0"/>
          <w:lang w:val="es-ES"/>
        </w:rPr>
        <w:t xml:space="preserve">En esos días, un hombre y una mujer de la tribu de Leví se casaron. </w:t>
      </w:r>
      <w:r w:rsidRPr="00F3349F">
        <w:rPr>
          <w:i/>
          <w:iCs/>
          <w:color w:val="0070C0"/>
          <w:vertAlign w:val="superscript"/>
          <w:lang w:val="es-ES"/>
        </w:rPr>
        <w:t>2 </w:t>
      </w:r>
      <w:r w:rsidRPr="00F3349F">
        <w:rPr>
          <w:i/>
          <w:iCs/>
          <w:color w:val="0070C0"/>
          <w:lang w:val="es-ES"/>
        </w:rPr>
        <w:t xml:space="preserve">La mujer quedó embarazada y dio a luz un hijo. Al ver que era un niño excepcional, lo escondió durante tres meses. </w:t>
      </w:r>
      <w:r w:rsidRPr="00F3349F">
        <w:rPr>
          <w:i/>
          <w:iCs/>
          <w:color w:val="0070C0"/>
          <w:vertAlign w:val="superscript"/>
          <w:lang w:val="es-ES"/>
        </w:rPr>
        <w:t>3 </w:t>
      </w:r>
      <w:r w:rsidRPr="00F3349F">
        <w:rPr>
          <w:i/>
          <w:iCs/>
          <w:color w:val="0070C0"/>
          <w:lang w:val="es-ES"/>
        </w:rPr>
        <w:t xml:space="preserve">Cuando ya no pudo ocultarlo más, tomó una canasta de juncos de papiro y la recubrió con brea y resina para hacerla resistente al agua. Después puso al niño en la canasta y la acomodó entre los juncos, a la orilla del río Nilo. </w:t>
      </w:r>
      <w:r w:rsidRPr="00F3349F">
        <w:rPr>
          <w:i/>
          <w:iCs/>
          <w:color w:val="0070C0"/>
          <w:vertAlign w:val="superscript"/>
          <w:lang w:val="es-ES"/>
        </w:rPr>
        <w:t>4 </w:t>
      </w:r>
      <w:r w:rsidRPr="00F3349F">
        <w:rPr>
          <w:i/>
          <w:iCs/>
          <w:color w:val="0070C0"/>
          <w:lang w:val="es-ES"/>
        </w:rPr>
        <w:t>La hermana del bebé se mantuvo a cierta distancia para ver qué le pasaría al niño</w:t>
      </w:r>
      <w:r w:rsidRPr="00F3349F">
        <w:rPr>
          <w:lang w:val="es-ES"/>
        </w:rPr>
        <w:t>.</w:t>
      </w:r>
    </w:p>
    <w:p w14:paraId="4EC685F3" w14:textId="77777777" w:rsidR="00C7747E" w:rsidRDefault="00C7747E" w:rsidP="00C7747E">
      <w:pPr>
        <w:rPr>
          <w:lang w:val="es-ES"/>
        </w:rPr>
      </w:pPr>
    </w:p>
    <w:p w14:paraId="310D9C16" w14:textId="77777777" w:rsidR="00C7747E" w:rsidRPr="00F3349F" w:rsidRDefault="00C7747E" w:rsidP="00C7747E">
      <w:r w:rsidRPr="00F3349F">
        <w:rPr>
          <w:color w:val="FF0000"/>
        </w:rPr>
        <w:t xml:space="preserve">¿Puedes valorar lo difícil que habrá sido para esta joven madre poner a su hijo en el río y dejarlo solo, confiando en que su Dios lo cuidaría? </w:t>
      </w:r>
      <w:r w:rsidRPr="00F3349F">
        <w:t>Esta es una de las historias bíblicas más impactantes, donde vemos a una m</w:t>
      </w:r>
      <w:r>
        <w:t xml:space="preserve">adre joven </w:t>
      </w:r>
      <w:r w:rsidRPr="00F3349F">
        <w:t>entregando a su hijo y confiando plenamente en el cuidado de Dios.</w:t>
      </w:r>
    </w:p>
    <w:p w14:paraId="7229C58A" w14:textId="77777777" w:rsidR="00C7747E" w:rsidRPr="00F3349F" w:rsidRDefault="00C7747E" w:rsidP="00C7747E">
      <w:r w:rsidRPr="00F3349F">
        <w:t>Confiar en Dios va más allá de las palabras: implica actos de fe. Seguramente te viene a la mente el momento cuando Abraham estuvo dispuesto a ofrecer a su hijo Isaac, y Dios aceptó el sacrificio sin que Abraham tuviera que consumarlo. A muchos nos sucede que, en medio de la prueba, no llegamos hasta el final; nos rendimos y dejamos de confiar en Dios.</w:t>
      </w:r>
    </w:p>
    <w:p w14:paraId="478C3F43" w14:textId="77777777" w:rsidR="00C7747E" w:rsidRPr="00F3349F" w:rsidRDefault="00C7747E" w:rsidP="00C7747E">
      <w:r w:rsidRPr="00F3349F">
        <w:t>El acto de Jocabed muestra la fe de una madre en un momento extremo. Madres, no desmayen: confíen “hasta el final” como nos anima nuestro hermano Cosme, y veremos la gloria de nuestro Dios.</w:t>
      </w:r>
    </w:p>
    <w:p w14:paraId="6A63B80B" w14:textId="77777777" w:rsidR="00C7747E" w:rsidRPr="00F3349F" w:rsidRDefault="00C7747E" w:rsidP="00C7747E">
      <w:r w:rsidRPr="00F3349F">
        <w:t>Dios es fiel y no nos abandonará.</w:t>
      </w:r>
    </w:p>
    <w:p w14:paraId="0E985B83" w14:textId="77777777" w:rsidR="00C7747E" w:rsidRDefault="00C7747E" w:rsidP="00C7747E">
      <w:r w:rsidRPr="00F3349F">
        <w:t>Felicidades a todas las madres en este día.</w:t>
      </w:r>
    </w:p>
    <w:p w14:paraId="204A3807" w14:textId="77777777" w:rsidR="00EB06B2" w:rsidRDefault="00EB06B2" w:rsidP="00C7747E"/>
    <w:p w14:paraId="5ED93C29" w14:textId="77777777" w:rsidR="005D0884" w:rsidRDefault="005D0884" w:rsidP="00C7747E"/>
    <w:p w14:paraId="6C4BEE62" w14:textId="77777777" w:rsidR="00EB06B2" w:rsidRDefault="00EB06B2" w:rsidP="00C7747E"/>
    <w:p w14:paraId="37EFC85D" w14:textId="77777777" w:rsidR="00EB06B2" w:rsidRDefault="00EB06B2" w:rsidP="00C7747E"/>
    <w:p w14:paraId="6AFE5AFF" w14:textId="77777777" w:rsidR="005D0884" w:rsidRPr="005D0884" w:rsidRDefault="005D0884" w:rsidP="005D0884">
      <w:pPr>
        <w:rPr>
          <w:rFonts w:eastAsiaTheme="minorEastAsia"/>
          <w:lang w:val="es-ES" w:eastAsia="es-ES"/>
        </w:rPr>
      </w:pPr>
      <w:r w:rsidRPr="005D0884">
        <w:rPr>
          <w:rFonts w:eastAsiaTheme="minorEastAsia"/>
          <w:b/>
          <w:bCs/>
          <w:lang w:val="es-ES" w:eastAsia="es-ES"/>
        </w:rPr>
        <w:t>Ya Él pago el precio</w:t>
      </w:r>
      <w:r w:rsidRPr="005D0884">
        <w:rPr>
          <w:rFonts w:eastAsiaTheme="minorEastAsia"/>
          <w:lang w:val="es-ES" w:eastAsia="es-ES"/>
        </w:rPr>
        <w:t xml:space="preserve">. </w:t>
      </w:r>
    </w:p>
    <w:p w14:paraId="3AF5D2E3" w14:textId="77777777" w:rsidR="005D0884" w:rsidRPr="005D0884" w:rsidRDefault="005D0884" w:rsidP="005D0884">
      <w:pPr>
        <w:rPr>
          <w:rFonts w:eastAsiaTheme="minorEastAsia"/>
          <w:lang w:val="es-ES" w:eastAsia="es-ES"/>
        </w:rPr>
      </w:pPr>
      <w:r w:rsidRPr="005D0884">
        <w:rPr>
          <w:rFonts w:eastAsiaTheme="minorEastAsia"/>
          <w:b/>
          <w:bCs/>
          <w:lang w:val="es-ES" w:eastAsia="es-ES"/>
        </w:rPr>
        <w:t>Juan 17:15-19 NTV</w:t>
      </w:r>
      <w:r w:rsidRPr="005D0884">
        <w:rPr>
          <w:rFonts w:eastAsiaTheme="minorEastAsia"/>
          <w:lang w:val="es-ES" w:eastAsia="es-ES"/>
        </w:rPr>
        <w:t xml:space="preserve">. </w:t>
      </w:r>
      <w:r w:rsidRPr="005D0884">
        <w:rPr>
          <w:rFonts w:eastAsiaTheme="minorEastAsia"/>
          <w:i/>
          <w:iCs/>
          <w:color w:val="0070C0"/>
          <w:vertAlign w:val="superscript"/>
          <w:lang w:val="es-ES" w:eastAsia="es-ES"/>
        </w:rPr>
        <w:t>15 </w:t>
      </w:r>
      <w:r w:rsidRPr="005D0884">
        <w:rPr>
          <w:rFonts w:eastAsiaTheme="minorEastAsia"/>
          <w:i/>
          <w:iCs/>
          <w:color w:val="0070C0"/>
          <w:lang w:val="es-ES" w:eastAsia="es-ES"/>
        </w:rPr>
        <w:t xml:space="preserve">No te pido que los quites del mundo, sino que los protejas del maligno. </w:t>
      </w:r>
      <w:r w:rsidRPr="005D0884">
        <w:rPr>
          <w:rFonts w:eastAsiaTheme="minorEastAsia"/>
          <w:i/>
          <w:iCs/>
          <w:color w:val="0070C0"/>
          <w:vertAlign w:val="superscript"/>
          <w:lang w:val="es-ES" w:eastAsia="es-ES"/>
        </w:rPr>
        <w:t>16 </w:t>
      </w:r>
      <w:r w:rsidRPr="005D0884">
        <w:rPr>
          <w:rFonts w:eastAsiaTheme="minorEastAsia"/>
          <w:i/>
          <w:iCs/>
          <w:color w:val="0070C0"/>
          <w:lang w:val="es-ES" w:eastAsia="es-ES"/>
        </w:rPr>
        <w:t xml:space="preserve">Al igual que yo, ellos no pertenecen a este mundo. </w:t>
      </w:r>
      <w:r w:rsidRPr="005D0884">
        <w:rPr>
          <w:rFonts w:eastAsiaTheme="minorEastAsia"/>
          <w:i/>
          <w:iCs/>
          <w:color w:val="0070C0"/>
          <w:vertAlign w:val="superscript"/>
          <w:lang w:val="es-ES" w:eastAsia="es-ES"/>
        </w:rPr>
        <w:t>17 </w:t>
      </w:r>
      <w:r w:rsidRPr="005D0884">
        <w:rPr>
          <w:rFonts w:eastAsiaTheme="minorEastAsia"/>
          <w:i/>
          <w:iCs/>
          <w:color w:val="0070C0"/>
          <w:lang w:val="es-ES" w:eastAsia="es-ES"/>
        </w:rPr>
        <w:t xml:space="preserve">Hazlos santos con tu verdad; enséñales tu palabra, la cual es verdad. </w:t>
      </w:r>
      <w:r w:rsidRPr="005D0884">
        <w:rPr>
          <w:rFonts w:eastAsiaTheme="minorEastAsia"/>
          <w:i/>
          <w:iCs/>
          <w:color w:val="0070C0"/>
          <w:vertAlign w:val="superscript"/>
          <w:lang w:val="es-ES" w:eastAsia="es-ES"/>
        </w:rPr>
        <w:t>18 </w:t>
      </w:r>
      <w:r w:rsidRPr="005D0884">
        <w:rPr>
          <w:rFonts w:eastAsiaTheme="minorEastAsia"/>
          <w:i/>
          <w:iCs/>
          <w:color w:val="0070C0"/>
          <w:lang w:val="es-ES" w:eastAsia="es-ES"/>
        </w:rPr>
        <w:t xml:space="preserve">Así como tú me enviaste al mundo, yo los envío al mundo. </w:t>
      </w:r>
      <w:r w:rsidRPr="005D0884">
        <w:rPr>
          <w:rFonts w:eastAsiaTheme="minorEastAsia"/>
          <w:i/>
          <w:iCs/>
          <w:color w:val="0070C0"/>
          <w:vertAlign w:val="superscript"/>
          <w:lang w:val="es-ES" w:eastAsia="es-ES"/>
        </w:rPr>
        <w:t>19 </w:t>
      </w:r>
      <w:r w:rsidRPr="005D0884">
        <w:rPr>
          <w:rFonts w:eastAsiaTheme="minorEastAsia"/>
          <w:i/>
          <w:iCs/>
          <w:color w:val="0070C0"/>
          <w:lang w:val="es-ES" w:eastAsia="es-ES"/>
        </w:rPr>
        <w:t>Y me entrego por ellos como un sacrificio santo, para que tu verdad pueda hacerlos santos</w:t>
      </w:r>
      <w:r w:rsidRPr="005D0884">
        <w:rPr>
          <w:rFonts w:eastAsiaTheme="minorEastAsia"/>
          <w:lang w:val="es-ES" w:eastAsia="es-ES"/>
        </w:rPr>
        <w:t>.</w:t>
      </w:r>
    </w:p>
    <w:p w14:paraId="03A817AC" w14:textId="77777777" w:rsidR="005D0884" w:rsidRPr="005D0884" w:rsidRDefault="005D0884" w:rsidP="005D0884">
      <w:pPr>
        <w:rPr>
          <w:rFonts w:eastAsiaTheme="minorEastAsia"/>
          <w:lang w:val="es-ES" w:eastAsia="es-ES"/>
        </w:rPr>
      </w:pPr>
    </w:p>
    <w:p w14:paraId="62A0E6B7" w14:textId="77777777" w:rsidR="005D0884" w:rsidRPr="005D0884" w:rsidRDefault="005D0884" w:rsidP="005D0884">
      <w:pPr>
        <w:rPr>
          <w:rFonts w:eastAsiaTheme="minorEastAsia"/>
          <w:lang w:val="es-ES" w:eastAsia="es-ES"/>
        </w:rPr>
      </w:pPr>
      <w:r w:rsidRPr="005D0884">
        <w:rPr>
          <w:rFonts w:eastAsiaTheme="minorEastAsia"/>
          <w:lang w:val="es-ES" w:eastAsia="es-ES"/>
        </w:rPr>
        <w:t xml:space="preserve">Que bien nos hace conocer la palabra de Dios, y en este caso que estamos ahora en el campo misionero (Rusia) nos ayuda a confiar en la protección de nuestro Dios. </w:t>
      </w:r>
    </w:p>
    <w:p w14:paraId="51BFF463" w14:textId="77777777" w:rsidR="005D0884" w:rsidRPr="005D0884" w:rsidRDefault="005D0884" w:rsidP="005D0884">
      <w:pPr>
        <w:rPr>
          <w:rFonts w:eastAsiaTheme="minorEastAsia"/>
          <w:lang w:val="es-ES" w:eastAsia="es-ES"/>
        </w:rPr>
      </w:pPr>
      <w:r w:rsidRPr="005D0884">
        <w:rPr>
          <w:rFonts w:eastAsiaTheme="minorEastAsia"/>
          <w:lang w:val="es-ES" w:eastAsia="es-ES"/>
        </w:rPr>
        <w:t xml:space="preserve">Recordar también que somos enviados como ovejas en medio de lobos puede preocuparnos, pero cuando conozco que nuestro Dios nos proteja del maligno y se entrego en sacrifico por nosotros nos hace estar confiados en Él, así ya todo cambia y nos da paz. </w:t>
      </w:r>
    </w:p>
    <w:p w14:paraId="4C0F681C" w14:textId="77777777" w:rsidR="005D0884" w:rsidRPr="005D0884" w:rsidRDefault="005D0884" w:rsidP="005D0884">
      <w:pPr>
        <w:rPr>
          <w:rFonts w:eastAsiaTheme="minorEastAsia"/>
          <w:lang w:val="es-ES" w:eastAsia="es-ES"/>
        </w:rPr>
      </w:pPr>
      <w:r w:rsidRPr="005D0884">
        <w:rPr>
          <w:rFonts w:eastAsiaTheme="minorEastAsia"/>
          <w:lang w:val="es-ES" w:eastAsia="es-ES"/>
        </w:rPr>
        <w:t xml:space="preserve">Traigo este tema a colación porque estando aquí en Moscú conversando con algunos cristianos cuando les comento que trabajamos en lugares musulmanes se asombran y muestran miedo en lo que hacemos, oro que Dios en estos dos días aquí me ayude, siendo una herramienta para que desaparezca el miedo que estos cristianos tienen y se sumen a la tarea de llevar el evangelio hasta lo ultimo de la tierra. </w:t>
      </w:r>
    </w:p>
    <w:p w14:paraId="0619D477" w14:textId="77777777" w:rsidR="005D0884" w:rsidRPr="005D0884" w:rsidRDefault="005D0884" w:rsidP="005D0884">
      <w:pPr>
        <w:rPr>
          <w:rFonts w:eastAsiaTheme="minorEastAsia"/>
          <w:lang w:val="es-ES" w:eastAsia="es-ES"/>
        </w:rPr>
      </w:pPr>
      <w:r w:rsidRPr="005D0884">
        <w:rPr>
          <w:rFonts w:eastAsiaTheme="minorEastAsia"/>
          <w:lang w:val="es-ES" w:eastAsia="es-ES"/>
        </w:rPr>
        <w:t xml:space="preserve">Señor Jesús gracias por la paz que nos has dado para hacer la misión en lugares difíciles en el mundo, permite que nuestros hermanos aquí en Rusia pierdan ese miedo y se sumen a esta labor, amén. </w:t>
      </w:r>
    </w:p>
    <w:p w14:paraId="27F887FD" w14:textId="77777777" w:rsidR="005D0884" w:rsidRPr="005D0884" w:rsidRDefault="005D0884" w:rsidP="005D0884">
      <w:pPr>
        <w:rPr>
          <w:rFonts w:eastAsiaTheme="minorEastAsia"/>
          <w:lang w:val="es-ES" w:eastAsia="es-ES"/>
        </w:rPr>
      </w:pPr>
      <w:r w:rsidRPr="005D0884">
        <w:rPr>
          <w:rFonts w:eastAsiaTheme="minorEastAsia"/>
          <w:lang w:val="es-ES" w:eastAsia="es-ES"/>
        </w:rPr>
        <w:t xml:space="preserve">Bendiciones. </w:t>
      </w:r>
    </w:p>
    <w:p w14:paraId="15CD4DE1" w14:textId="77777777" w:rsidR="00EB06B2" w:rsidRDefault="00EB06B2" w:rsidP="00C7747E"/>
    <w:p w14:paraId="7722092E" w14:textId="77777777" w:rsidR="005D0884" w:rsidRDefault="005D0884" w:rsidP="00C7747E"/>
    <w:p w14:paraId="4796FCA2" w14:textId="77777777" w:rsidR="005D0884" w:rsidRDefault="005D0884" w:rsidP="00C7747E"/>
    <w:p w14:paraId="375BFE29" w14:textId="027EDB5D" w:rsidR="00831287" w:rsidRDefault="00831287" w:rsidP="00C7747E">
      <w:r w:rsidRPr="00D67E5A">
        <w:rPr>
          <w:b/>
          <w:bCs/>
        </w:rPr>
        <w:t>Siendo uno en Cristo</w:t>
      </w:r>
      <w:r>
        <w:t xml:space="preserve">. </w:t>
      </w:r>
    </w:p>
    <w:p w14:paraId="78852C25" w14:textId="4800F4C9" w:rsidR="000836EC" w:rsidRPr="000836EC" w:rsidRDefault="00873500" w:rsidP="00873500">
      <w:r w:rsidRPr="00831287">
        <w:rPr>
          <w:b/>
          <w:bCs/>
        </w:rPr>
        <w:t>Juan 17:20-21 NTV</w:t>
      </w:r>
      <w:r>
        <w:t xml:space="preserve">. </w:t>
      </w:r>
      <w:r w:rsidR="000836EC" w:rsidRPr="000836EC">
        <w:rPr>
          <w:rFonts w:eastAsiaTheme="minorEastAsia"/>
          <w:vertAlign w:val="superscript"/>
          <w:lang w:val="es-ES" w:eastAsia="es-ES"/>
        </w:rPr>
        <w:t>20 </w:t>
      </w:r>
      <w:r w:rsidR="000836EC" w:rsidRPr="000836EC">
        <w:rPr>
          <w:rFonts w:eastAsiaTheme="minorEastAsia"/>
          <w:lang w:val="es-ES" w:eastAsia="es-ES"/>
        </w:rPr>
        <w:t>»</w:t>
      </w:r>
      <w:r w:rsidR="000836EC" w:rsidRPr="000836EC">
        <w:rPr>
          <w:rFonts w:eastAsiaTheme="minorEastAsia"/>
          <w:i/>
          <w:iCs/>
          <w:color w:val="0070C0"/>
          <w:lang w:val="es-ES" w:eastAsia="es-ES"/>
        </w:rPr>
        <w:t xml:space="preserve">No te pido sólo por estos discípulos, sino también por todos los que creerán en mí por el mensaje de ellos. </w:t>
      </w:r>
      <w:r w:rsidR="000836EC" w:rsidRPr="000836EC">
        <w:rPr>
          <w:rFonts w:eastAsiaTheme="minorEastAsia"/>
          <w:i/>
          <w:iCs/>
          <w:color w:val="0070C0"/>
          <w:vertAlign w:val="superscript"/>
          <w:lang w:val="es-ES" w:eastAsia="es-ES"/>
        </w:rPr>
        <w:t>21 </w:t>
      </w:r>
      <w:r w:rsidR="000836EC" w:rsidRPr="000836EC">
        <w:rPr>
          <w:rFonts w:eastAsiaTheme="minorEastAsia"/>
          <w:i/>
          <w:iCs/>
          <w:color w:val="0070C0"/>
          <w:lang w:val="es-ES" w:eastAsia="es-ES"/>
        </w:rPr>
        <w:t>Te pido que todos sean uno, así como tú y yo somos uno, es decir, como tú estás en mí, Padre, y yo estoy en ti. Y que ellos estén en nosotros, para que el mundo crea que tú me enviaste</w:t>
      </w:r>
      <w:r w:rsidR="000836EC" w:rsidRPr="000836EC">
        <w:rPr>
          <w:rFonts w:eastAsiaTheme="minorEastAsia"/>
          <w:lang w:val="es-ES" w:eastAsia="es-ES"/>
        </w:rPr>
        <w:t>.</w:t>
      </w:r>
    </w:p>
    <w:p w14:paraId="7B8A1684" w14:textId="77777777" w:rsidR="00187816" w:rsidRDefault="00187816" w:rsidP="00416024">
      <w:pPr>
        <w:tabs>
          <w:tab w:val="left" w:pos="2939"/>
        </w:tabs>
        <w:rPr>
          <w:color w:val="000000" w:themeColor="text1"/>
        </w:rPr>
      </w:pPr>
    </w:p>
    <w:p w14:paraId="6A16C7D3" w14:textId="690B8AED" w:rsidR="00831287" w:rsidRDefault="001D64EF" w:rsidP="00416024">
      <w:pPr>
        <w:tabs>
          <w:tab w:val="left" w:pos="2939"/>
        </w:tabs>
        <w:rPr>
          <w:color w:val="000000" w:themeColor="text1"/>
        </w:rPr>
      </w:pPr>
      <w:r>
        <w:rPr>
          <w:color w:val="000000" w:themeColor="text1"/>
        </w:rPr>
        <w:t>Jesús cre</w:t>
      </w:r>
      <w:r w:rsidR="00DF5D11">
        <w:rPr>
          <w:color w:val="000000" w:themeColor="text1"/>
        </w:rPr>
        <w:t>ó</w:t>
      </w:r>
      <w:r>
        <w:rPr>
          <w:color w:val="000000" w:themeColor="text1"/>
        </w:rPr>
        <w:t xml:space="preserve"> una iglesia, nosotros los hombres nos hemos dividido en muchas iglesias, nuestras culturas, nuestras interpretaciones bíblicas, </w:t>
      </w:r>
      <w:r w:rsidR="00591198">
        <w:rPr>
          <w:color w:val="000000" w:themeColor="text1"/>
        </w:rPr>
        <w:t xml:space="preserve">nuestras tradiciones, y tantas otras cosas mas </w:t>
      </w:r>
      <w:r w:rsidR="00DF5D11">
        <w:rPr>
          <w:color w:val="000000" w:themeColor="text1"/>
        </w:rPr>
        <w:t xml:space="preserve">que </w:t>
      </w:r>
      <w:r w:rsidR="00591198">
        <w:rPr>
          <w:color w:val="000000" w:themeColor="text1"/>
        </w:rPr>
        <w:t xml:space="preserve">hemos usado para </w:t>
      </w:r>
      <w:r w:rsidR="00093F29">
        <w:rPr>
          <w:color w:val="000000" w:themeColor="text1"/>
        </w:rPr>
        <w:t xml:space="preserve">crear barreras, cuan sabemos bien que solo hay una iglesia. Te has preguntado como sera el cielo, como podremos habitar </w:t>
      </w:r>
      <w:r w:rsidR="00DF5D11">
        <w:rPr>
          <w:color w:val="000000" w:themeColor="text1"/>
        </w:rPr>
        <w:t>en</w:t>
      </w:r>
      <w:r w:rsidR="00093F29">
        <w:rPr>
          <w:color w:val="000000" w:themeColor="text1"/>
        </w:rPr>
        <w:t xml:space="preserve"> armonía en el cielo con tantas barreras que pone</w:t>
      </w:r>
      <w:r w:rsidR="00DF5D11">
        <w:rPr>
          <w:color w:val="000000" w:themeColor="text1"/>
        </w:rPr>
        <w:t>mos</w:t>
      </w:r>
      <w:r w:rsidR="00093F29">
        <w:rPr>
          <w:color w:val="000000" w:themeColor="text1"/>
        </w:rPr>
        <w:t xml:space="preserve"> </w:t>
      </w:r>
      <w:r w:rsidR="00657A29">
        <w:rPr>
          <w:color w:val="000000" w:themeColor="text1"/>
        </w:rPr>
        <w:t xml:space="preserve">y que cada día son mas, hasta el punto que nos afectan para convivir juntos. </w:t>
      </w:r>
    </w:p>
    <w:p w14:paraId="72FD9B1C" w14:textId="67190D63" w:rsidR="009F03F3" w:rsidRDefault="009F03F3" w:rsidP="00416024">
      <w:pPr>
        <w:tabs>
          <w:tab w:val="left" w:pos="2939"/>
        </w:tabs>
        <w:rPr>
          <w:color w:val="000000" w:themeColor="text1"/>
        </w:rPr>
      </w:pPr>
      <w:r>
        <w:rPr>
          <w:color w:val="000000" w:themeColor="text1"/>
        </w:rPr>
        <w:t xml:space="preserve">Hay un lugar en la tierra donde conviven juntos las diferentes </w:t>
      </w:r>
      <w:r w:rsidR="00DF5D11">
        <w:rPr>
          <w:color w:val="000000" w:themeColor="text1"/>
        </w:rPr>
        <w:t>“</w:t>
      </w:r>
      <w:r>
        <w:rPr>
          <w:color w:val="000000" w:themeColor="text1"/>
        </w:rPr>
        <w:t>iglesias</w:t>
      </w:r>
      <w:r w:rsidR="00DF5D11">
        <w:rPr>
          <w:color w:val="000000" w:themeColor="text1"/>
        </w:rPr>
        <w:t>”</w:t>
      </w:r>
      <w:r>
        <w:rPr>
          <w:color w:val="000000" w:themeColor="text1"/>
        </w:rPr>
        <w:t>, es en las misiones</w:t>
      </w:r>
      <w:r w:rsidR="005B1B29">
        <w:rPr>
          <w:color w:val="000000" w:themeColor="text1"/>
        </w:rPr>
        <w:t xml:space="preserve">, cuando estamos haciendo misiones no nos enfocamos en nuestros puntos </w:t>
      </w:r>
      <w:r w:rsidR="00DF5D11">
        <w:rPr>
          <w:color w:val="000000" w:themeColor="text1"/>
        </w:rPr>
        <w:t>d</w:t>
      </w:r>
      <w:r w:rsidR="005B1B29">
        <w:rPr>
          <w:color w:val="000000" w:themeColor="text1"/>
        </w:rPr>
        <w:t>o</w:t>
      </w:r>
      <w:r w:rsidR="00DF5D11">
        <w:rPr>
          <w:color w:val="000000" w:themeColor="text1"/>
        </w:rPr>
        <w:t>c</w:t>
      </w:r>
      <w:r w:rsidR="005B1B29">
        <w:rPr>
          <w:color w:val="000000" w:themeColor="text1"/>
        </w:rPr>
        <w:t>trinales</w:t>
      </w:r>
      <w:r w:rsidR="008F7120">
        <w:rPr>
          <w:color w:val="000000" w:themeColor="text1"/>
        </w:rPr>
        <w:t>, solo nos interesa dar a conocer a Jesús y su palabra, justo estamos ahora en un viaje misioner</w:t>
      </w:r>
      <w:r w:rsidR="00DF5D11">
        <w:rPr>
          <w:color w:val="000000" w:themeColor="text1"/>
        </w:rPr>
        <w:t>o,</w:t>
      </w:r>
      <w:r w:rsidR="008F7120">
        <w:rPr>
          <w:color w:val="000000" w:themeColor="text1"/>
        </w:rPr>
        <w:t xml:space="preserve"> tenemos algunas diferencias en la interpretación de algunas doctrinas </w:t>
      </w:r>
      <w:r w:rsidR="009323AC">
        <w:rPr>
          <w:color w:val="000000" w:themeColor="text1"/>
        </w:rPr>
        <w:t xml:space="preserve">que no afectan la salvación y aun estamos ministrando juntos y tenemos una perfecta armonía. </w:t>
      </w:r>
    </w:p>
    <w:p w14:paraId="4BB61B96" w14:textId="640B6DA0" w:rsidR="00C7747E" w:rsidRDefault="009323AC" w:rsidP="00416024">
      <w:pPr>
        <w:tabs>
          <w:tab w:val="left" w:pos="2939"/>
        </w:tabs>
        <w:rPr>
          <w:color w:val="000000" w:themeColor="text1"/>
        </w:rPr>
      </w:pPr>
      <w:r>
        <w:rPr>
          <w:color w:val="000000" w:themeColor="text1"/>
        </w:rPr>
        <w:t xml:space="preserve">Mi hermano la unida de la iglesia es esencial para que el mundo crea, Jesús nos envió a mostrar unidad, a mostrar solo a Jesús, cuando la intención es mostrar a Jesús </w:t>
      </w:r>
      <w:r w:rsidR="00F85330">
        <w:rPr>
          <w:color w:val="000000" w:themeColor="text1"/>
        </w:rPr>
        <w:t xml:space="preserve">las diferencias se acaban, lo malo es cuando queremos dar a conocer nuestro ministerio, iglesia, denominación, como le llames, </w:t>
      </w:r>
      <w:r w:rsidR="00F204B1">
        <w:rPr>
          <w:color w:val="000000" w:themeColor="text1"/>
        </w:rPr>
        <w:t xml:space="preserve">solo Jesús es lo que el mundo necesita conocer. </w:t>
      </w:r>
    </w:p>
    <w:p w14:paraId="42892109" w14:textId="0CD51043" w:rsidR="00F204B1" w:rsidRDefault="00F204B1" w:rsidP="00416024">
      <w:pPr>
        <w:tabs>
          <w:tab w:val="left" w:pos="2939"/>
        </w:tabs>
        <w:rPr>
          <w:color w:val="000000" w:themeColor="text1"/>
        </w:rPr>
      </w:pPr>
      <w:r>
        <w:rPr>
          <w:color w:val="000000" w:themeColor="text1"/>
        </w:rPr>
        <w:t xml:space="preserve">Seamos uno como Jesús lo fue con el Padre. </w:t>
      </w:r>
    </w:p>
    <w:p w14:paraId="6A584FAB" w14:textId="77777777" w:rsidR="00D67E5A" w:rsidRDefault="00D67E5A" w:rsidP="00416024">
      <w:pPr>
        <w:tabs>
          <w:tab w:val="left" w:pos="2939"/>
        </w:tabs>
        <w:rPr>
          <w:color w:val="000000" w:themeColor="text1"/>
        </w:rPr>
      </w:pPr>
    </w:p>
    <w:p w14:paraId="51CA7F87" w14:textId="28C07DCD" w:rsidR="00D67E5A" w:rsidRDefault="00D67E5A" w:rsidP="00416024">
      <w:pPr>
        <w:tabs>
          <w:tab w:val="left" w:pos="2939"/>
        </w:tabs>
        <w:rPr>
          <w:color w:val="000000" w:themeColor="text1"/>
        </w:rPr>
      </w:pPr>
      <w:r>
        <w:rPr>
          <w:color w:val="000000" w:themeColor="text1"/>
        </w:rPr>
        <w:t xml:space="preserve">NOTA: Estamos ahora en el aeropuerto de Moscú para volar a Dagestan, oren por nosotros. Bendiciones </w:t>
      </w:r>
    </w:p>
    <w:p w14:paraId="525B736B" w14:textId="77777777" w:rsidR="005404C4" w:rsidRDefault="005404C4" w:rsidP="00416024">
      <w:pPr>
        <w:tabs>
          <w:tab w:val="left" w:pos="2939"/>
        </w:tabs>
        <w:rPr>
          <w:color w:val="000000" w:themeColor="text1"/>
        </w:rPr>
      </w:pPr>
    </w:p>
    <w:p w14:paraId="3BEBBA00" w14:textId="77777777" w:rsidR="005404C4" w:rsidRDefault="005404C4" w:rsidP="00416024">
      <w:pPr>
        <w:tabs>
          <w:tab w:val="left" w:pos="2939"/>
        </w:tabs>
        <w:rPr>
          <w:color w:val="000000" w:themeColor="text1"/>
        </w:rPr>
      </w:pPr>
    </w:p>
    <w:p w14:paraId="31FC02B3" w14:textId="261E0855" w:rsidR="005404C4" w:rsidRPr="005404C4" w:rsidRDefault="005404C4" w:rsidP="00416024">
      <w:pPr>
        <w:tabs>
          <w:tab w:val="left" w:pos="2939"/>
        </w:tabs>
        <w:rPr>
          <w:color w:val="000000" w:themeColor="text1"/>
          <w:lang w:val="es-419"/>
        </w:rPr>
      </w:pPr>
    </w:p>
    <w:p w14:paraId="3173D49F" w14:textId="77777777" w:rsidR="005404C4" w:rsidRDefault="005404C4" w:rsidP="00416024">
      <w:pPr>
        <w:tabs>
          <w:tab w:val="left" w:pos="2939"/>
        </w:tabs>
        <w:rPr>
          <w:color w:val="000000" w:themeColor="text1"/>
        </w:rPr>
      </w:pPr>
    </w:p>
    <w:p w14:paraId="6A1C0F53" w14:textId="75ACB6B2" w:rsidR="005404C4" w:rsidRDefault="005E23B4" w:rsidP="00416024">
      <w:pPr>
        <w:tabs>
          <w:tab w:val="left" w:pos="2939"/>
        </w:tabs>
        <w:rPr>
          <w:color w:val="000000" w:themeColor="text1"/>
        </w:rPr>
      </w:pPr>
      <w:r w:rsidRPr="0047236D">
        <w:rPr>
          <w:b/>
          <w:bCs/>
          <w:color w:val="000000" w:themeColor="text1"/>
          <w:sz w:val="28"/>
          <w:szCs w:val="28"/>
        </w:rPr>
        <w:t>Trabajan</w:t>
      </w:r>
      <w:r w:rsidR="00991048" w:rsidRPr="0047236D">
        <w:rPr>
          <w:b/>
          <w:bCs/>
          <w:color w:val="000000" w:themeColor="text1"/>
          <w:sz w:val="28"/>
          <w:szCs w:val="28"/>
        </w:rPr>
        <w:t>do juntos</w:t>
      </w:r>
      <w:r w:rsidR="00991048">
        <w:rPr>
          <w:color w:val="000000" w:themeColor="text1"/>
        </w:rPr>
        <w:t xml:space="preserve">. </w:t>
      </w:r>
    </w:p>
    <w:p w14:paraId="582CD2BF" w14:textId="4685C66F" w:rsidR="00DA10E1" w:rsidRDefault="00522CFC" w:rsidP="00DA10E1">
      <w:pPr>
        <w:tabs>
          <w:tab w:val="left" w:pos="2939"/>
        </w:tabs>
        <w:rPr>
          <w:color w:val="000000" w:themeColor="text1"/>
        </w:rPr>
      </w:pPr>
      <w:r w:rsidRPr="00EE3484">
        <w:rPr>
          <w:b/>
          <w:bCs/>
          <w:color w:val="000000" w:themeColor="text1"/>
        </w:rPr>
        <w:t>H</w:t>
      </w:r>
      <w:r w:rsidR="00DA10E1" w:rsidRPr="00EE3484">
        <w:rPr>
          <w:b/>
          <w:bCs/>
          <w:color w:val="000000" w:themeColor="text1"/>
        </w:rPr>
        <w:t>echos 2:46-47 NTV</w:t>
      </w:r>
      <w:r w:rsidR="00DA10E1">
        <w:rPr>
          <w:color w:val="000000" w:themeColor="text1"/>
        </w:rPr>
        <w:t xml:space="preserve">. </w:t>
      </w:r>
      <w:r w:rsidR="00DA10E1" w:rsidRPr="00DA10E1">
        <w:rPr>
          <w:color w:val="000000" w:themeColor="text1"/>
        </w:rPr>
        <w:t>“</w:t>
      </w:r>
      <w:r w:rsidR="00DA10E1" w:rsidRPr="005E23B4">
        <w:rPr>
          <w:b/>
          <w:bCs/>
          <w:i/>
          <w:iCs/>
          <w:color w:val="0070C0"/>
        </w:rPr>
        <w:t>Adoraban juntos</w:t>
      </w:r>
      <w:r w:rsidR="00DA10E1" w:rsidRPr="006D52F8">
        <w:rPr>
          <w:i/>
          <w:iCs/>
          <w:color w:val="0070C0"/>
        </w:rPr>
        <w:t xml:space="preserve"> en el templo cada día, se reunían en casas para la Cena del Señor y </w:t>
      </w:r>
      <w:r w:rsidR="00DA10E1" w:rsidRPr="00EE3484">
        <w:rPr>
          <w:i/>
          <w:iCs/>
          <w:color w:val="0070C0"/>
        </w:rPr>
        <w:t>compartían sus comidas con gran gozo y generosidad, todo el tiempo alabando a Dios y disfrutando de la buena voluntad de toda la gente. Y cada día el Señor agregaba a esa comunidad cristiana los que iban siendo salvos</w:t>
      </w:r>
      <w:r w:rsidR="00DA10E1" w:rsidRPr="00DA10E1">
        <w:rPr>
          <w:color w:val="000000" w:themeColor="text1"/>
        </w:rPr>
        <w:t>.”</w:t>
      </w:r>
    </w:p>
    <w:p w14:paraId="30C6B48F" w14:textId="77777777" w:rsidR="006D52F8" w:rsidRDefault="006D52F8" w:rsidP="00DA10E1">
      <w:pPr>
        <w:tabs>
          <w:tab w:val="left" w:pos="2939"/>
        </w:tabs>
        <w:rPr>
          <w:color w:val="000000" w:themeColor="text1"/>
        </w:rPr>
      </w:pPr>
    </w:p>
    <w:p w14:paraId="72A0956B" w14:textId="406E3AD4" w:rsidR="00BD3C93" w:rsidRPr="00911187" w:rsidRDefault="00991048" w:rsidP="00BD3C93">
      <w:pPr>
        <w:tabs>
          <w:tab w:val="left" w:pos="2939"/>
        </w:tabs>
        <w:rPr>
          <w:color w:val="000000" w:themeColor="text1"/>
          <w:lang w:val="es-ES_tradnl"/>
        </w:rPr>
      </w:pPr>
      <w:r w:rsidRPr="00911187">
        <w:rPr>
          <w:color w:val="000000" w:themeColor="text1"/>
          <w:lang w:val="es-ES_tradnl"/>
        </w:rPr>
        <w:t xml:space="preserve">Este pasaje lo he disfrutado esta semana que estoy en esta </w:t>
      </w:r>
      <w:r w:rsidR="00E860C3" w:rsidRPr="00911187">
        <w:rPr>
          <w:color w:val="000000" w:themeColor="text1"/>
          <w:lang w:val="es-ES_tradnl"/>
        </w:rPr>
        <w:t>región</w:t>
      </w:r>
      <w:r w:rsidRPr="00911187">
        <w:rPr>
          <w:color w:val="000000" w:themeColor="text1"/>
          <w:lang w:val="es-ES_tradnl"/>
        </w:rPr>
        <w:t xml:space="preserve"> del mundo tan diferente a </w:t>
      </w:r>
      <w:r w:rsidR="00B613A9" w:rsidRPr="00911187">
        <w:rPr>
          <w:color w:val="000000" w:themeColor="text1"/>
          <w:lang w:val="es-ES_tradnl"/>
        </w:rPr>
        <w:t xml:space="preserve">nuestra zona, aquí (Dagestan) donde Jesús no es casi conocido </w:t>
      </w:r>
      <w:r w:rsidR="00A320A7" w:rsidRPr="00911187">
        <w:rPr>
          <w:color w:val="000000" w:themeColor="text1"/>
          <w:lang w:val="es-ES_tradnl"/>
        </w:rPr>
        <w:t>encontrar hermanos en la fe nos da un gran gozo, recuerdo cuando a los finales de los añ</w:t>
      </w:r>
      <w:r w:rsidR="003B31BC" w:rsidRPr="00911187">
        <w:rPr>
          <w:color w:val="000000" w:themeColor="text1"/>
          <w:lang w:val="es-ES_tradnl"/>
        </w:rPr>
        <w:t>os 80 comenzaron a llegar algunos cristianos a cuba de otros países y nos dab</w:t>
      </w:r>
      <w:r w:rsidR="002A43F6" w:rsidRPr="00911187">
        <w:rPr>
          <w:color w:val="000000" w:themeColor="text1"/>
          <w:lang w:val="es-ES_tradnl"/>
        </w:rPr>
        <w:t>a una gran alegría recibirles y compartí con ellos, saber que no estábamos solo</w:t>
      </w:r>
      <w:r w:rsidR="00AC5247" w:rsidRPr="00911187">
        <w:rPr>
          <w:color w:val="000000" w:themeColor="text1"/>
          <w:lang w:val="es-ES_tradnl"/>
        </w:rPr>
        <w:t xml:space="preserve">s y que Dios enviaba a otros hermanos para estimularnos a la fe nos daba animo para continuar, esto es lo mismo que </w:t>
      </w:r>
      <w:r w:rsidR="00365935" w:rsidRPr="00911187">
        <w:rPr>
          <w:color w:val="000000" w:themeColor="text1"/>
          <w:lang w:val="es-ES_tradnl"/>
        </w:rPr>
        <w:t xml:space="preserve">estamos viviendo aquí al llegar a la única iglesia legal en esta </w:t>
      </w:r>
      <w:r w:rsidR="00052267" w:rsidRPr="00911187">
        <w:rPr>
          <w:color w:val="000000" w:themeColor="text1"/>
          <w:lang w:val="es-ES_tradnl"/>
        </w:rPr>
        <w:t>región</w:t>
      </w:r>
      <w:r w:rsidR="00365935" w:rsidRPr="00911187">
        <w:rPr>
          <w:color w:val="000000" w:themeColor="text1"/>
          <w:lang w:val="es-ES_tradnl"/>
        </w:rPr>
        <w:t xml:space="preserve"> y que tiene una correcta doctrina, </w:t>
      </w:r>
      <w:r w:rsidR="000E3B93" w:rsidRPr="00911187">
        <w:rPr>
          <w:color w:val="000000" w:themeColor="text1"/>
          <w:lang w:val="es-ES_tradnl"/>
        </w:rPr>
        <w:t>escuchar nuestros mismo cantos, oír la palabra en otro idioma pero con el mismo Es</w:t>
      </w:r>
      <w:r w:rsidR="00575C67" w:rsidRPr="00911187">
        <w:rPr>
          <w:color w:val="000000" w:themeColor="text1"/>
          <w:lang w:val="es-ES_tradnl"/>
        </w:rPr>
        <w:t>píritu nos llena de gozo, el amor con el</w:t>
      </w:r>
      <w:r w:rsidR="00E8422C" w:rsidRPr="00911187">
        <w:rPr>
          <w:color w:val="000000" w:themeColor="text1"/>
          <w:lang w:val="es-ES_tradnl"/>
        </w:rPr>
        <w:t xml:space="preserve"> que nos recibieron y como </w:t>
      </w:r>
      <w:r w:rsidR="00FB51D5" w:rsidRPr="00911187">
        <w:rPr>
          <w:color w:val="000000" w:themeColor="text1"/>
          <w:lang w:val="es-ES_tradnl"/>
        </w:rPr>
        <w:t xml:space="preserve">compartíamos </w:t>
      </w:r>
      <w:r w:rsidR="00E8422C" w:rsidRPr="00911187">
        <w:rPr>
          <w:color w:val="000000" w:themeColor="text1"/>
          <w:lang w:val="es-ES_tradnl"/>
        </w:rPr>
        <w:t xml:space="preserve">el pan en la mesa, nos </w:t>
      </w:r>
      <w:r w:rsidR="00E860C3" w:rsidRPr="00911187">
        <w:rPr>
          <w:color w:val="000000" w:themeColor="text1"/>
          <w:lang w:val="es-ES_tradnl"/>
        </w:rPr>
        <w:t>sentíamos</w:t>
      </w:r>
      <w:r w:rsidR="00E8422C" w:rsidRPr="00911187">
        <w:rPr>
          <w:color w:val="000000" w:themeColor="text1"/>
          <w:lang w:val="es-ES_tradnl"/>
        </w:rPr>
        <w:t xml:space="preserve"> </w:t>
      </w:r>
      <w:r w:rsidR="00FB51D5" w:rsidRPr="00911187">
        <w:rPr>
          <w:color w:val="000000" w:themeColor="text1"/>
          <w:lang w:val="es-ES_tradnl"/>
        </w:rPr>
        <w:t xml:space="preserve">como </w:t>
      </w:r>
      <w:r w:rsidR="00E8422C" w:rsidRPr="00911187">
        <w:rPr>
          <w:color w:val="000000" w:themeColor="text1"/>
          <w:lang w:val="es-ES_tradnl"/>
        </w:rPr>
        <w:t>en casa</w:t>
      </w:r>
      <w:r w:rsidR="0004793F" w:rsidRPr="00911187">
        <w:rPr>
          <w:color w:val="000000" w:themeColor="text1"/>
          <w:lang w:val="es-ES_tradnl"/>
        </w:rPr>
        <w:t xml:space="preserve">. </w:t>
      </w:r>
    </w:p>
    <w:p w14:paraId="4B17FCC1" w14:textId="1C54879B" w:rsidR="0004793F" w:rsidRPr="00911187" w:rsidRDefault="0004793F" w:rsidP="00BD3C93">
      <w:pPr>
        <w:tabs>
          <w:tab w:val="left" w:pos="2939"/>
        </w:tabs>
        <w:rPr>
          <w:color w:val="000000" w:themeColor="text1"/>
          <w:lang w:val="es-ES_tradnl"/>
        </w:rPr>
      </w:pPr>
      <w:r w:rsidRPr="00911187">
        <w:rPr>
          <w:color w:val="000000" w:themeColor="text1"/>
          <w:lang w:val="es-ES_tradnl"/>
        </w:rPr>
        <w:t>Mi hermano dejemos de mirarnos diferentes porque hay algunos que tienen algunas inter</w:t>
      </w:r>
      <w:r w:rsidR="00030F34" w:rsidRPr="00911187">
        <w:rPr>
          <w:color w:val="000000" w:themeColor="text1"/>
          <w:lang w:val="es-ES_tradnl"/>
        </w:rPr>
        <w:t>pretaciones</w:t>
      </w:r>
      <w:r w:rsidR="00A40FF7" w:rsidRPr="00911187">
        <w:rPr>
          <w:color w:val="000000" w:themeColor="text1"/>
          <w:lang w:val="es-ES_tradnl"/>
        </w:rPr>
        <w:t xml:space="preserve"> </w:t>
      </w:r>
      <w:r w:rsidR="00030F34" w:rsidRPr="00911187">
        <w:rPr>
          <w:color w:val="000000" w:themeColor="text1"/>
          <w:lang w:val="es-ES_tradnl"/>
        </w:rPr>
        <w:t>de la palabra</w:t>
      </w:r>
      <w:r w:rsidR="00A40FF7" w:rsidRPr="00911187">
        <w:rPr>
          <w:color w:val="000000" w:themeColor="text1"/>
          <w:lang w:val="es-ES_tradnl"/>
        </w:rPr>
        <w:t xml:space="preserve"> que varían con la nuestra</w:t>
      </w:r>
      <w:r w:rsidR="00030F34" w:rsidRPr="00911187">
        <w:rPr>
          <w:color w:val="000000" w:themeColor="text1"/>
          <w:lang w:val="es-ES_tradnl"/>
        </w:rPr>
        <w:t xml:space="preserve">, </w:t>
      </w:r>
      <w:r w:rsidR="00E860C3" w:rsidRPr="00911187">
        <w:rPr>
          <w:color w:val="000000" w:themeColor="text1"/>
          <w:lang w:val="es-ES_tradnl"/>
        </w:rPr>
        <w:t>recuerda</w:t>
      </w:r>
      <w:r w:rsidR="00175F16" w:rsidRPr="00911187">
        <w:rPr>
          <w:color w:val="000000" w:themeColor="text1"/>
          <w:lang w:val="es-ES_tradnl"/>
        </w:rPr>
        <w:t xml:space="preserve"> que </w:t>
      </w:r>
      <w:r w:rsidR="00030F34" w:rsidRPr="00911187">
        <w:rPr>
          <w:color w:val="000000" w:themeColor="text1"/>
          <w:lang w:val="es-ES_tradnl"/>
        </w:rPr>
        <w:t>hemos sido redimido</w:t>
      </w:r>
      <w:r w:rsidR="00175F16" w:rsidRPr="00911187">
        <w:rPr>
          <w:color w:val="000000" w:themeColor="text1"/>
          <w:lang w:val="es-ES_tradnl"/>
        </w:rPr>
        <w:t>s</w:t>
      </w:r>
      <w:r w:rsidR="00030F34" w:rsidRPr="00911187">
        <w:rPr>
          <w:color w:val="000000" w:themeColor="text1"/>
          <w:lang w:val="es-ES_tradnl"/>
        </w:rPr>
        <w:t xml:space="preserve"> por la sangre de Jesús, </w:t>
      </w:r>
      <w:r w:rsidR="00267823" w:rsidRPr="00911187">
        <w:rPr>
          <w:color w:val="000000" w:themeColor="text1"/>
          <w:lang w:val="es-ES_tradnl"/>
        </w:rPr>
        <w:t xml:space="preserve">Él pago el precio mas alto para que seamos una familia lavada por esa </w:t>
      </w:r>
      <w:r w:rsidR="003F2850" w:rsidRPr="00911187">
        <w:rPr>
          <w:color w:val="000000" w:themeColor="text1"/>
          <w:lang w:val="es-ES_tradnl"/>
        </w:rPr>
        <w:t xml:space="preserve">sangre y restaurados al plan original, seamos una iglesia pura y santa, sin manchas. </w:t>
      </w:r>
    </w:p>
    <w:p w14:paraId="5B28BD80" w14:textId="5DBF21CB" w:rsidR="003F2850" w:rsidRPr="00911187" w:rsidRDefault="003F2850" w:rsidP="00BD3C93">
      <w:pPr>
        <w:tabs>
          <w:tab w:val="left" w:pos="2939"/>
        </w:tabs>
        <w:rPr>
          <w:color w:val="000000" w:themeColor="text1"/>
          <w:lang w:val="es-ES_tradnl"/>
        </w:rPr>
      </w:pPr>
      <w:r w:rsidRPr="00911187">
        <w:rPr>
          <w:color w:val="000000" w:themeColor="text1"/>
          <w:lang w:val="es-ES_tradnl"/>
        </w:rPr>
        <w:t xml:space="preserve">Adoremos </w:t>
      </w:r>
      <w:r w:rsidR="0047236D" w:rsidRPr="00911187">
        <w:rPr>
          <w:color w:val="000000" w:themeColor="text1"/>
          <w:lang w:val="es-ES_tradnl"/>
        </w:rPr>
        <w:t xml:space="preserve">juntos a nuestro Dios y colaboremos con la extensión de Su reino en toda la tierra. Bendiciones. </w:t>
      </w:r>
    </w:p>
    <w:p w14:paraId="55D25CBA" w14:textId="343F250F" w:rsidR="0089289F" w:rsidRDefault="0089289F" w:rsidP="00416024">
      <w:pPr>
        <w:tabs>
          <w:tab w:val="left" w:pos="2939"/>
        </w:tabs>
        <w:rPr>
          <w:color w:val="000000" w:themeColor="text1"/>
        </w:rPr>
      </w:pPr>
    </w:p>
    <w:p w14:paraId="5F50A015" w14:textId="77777777" w:rsidR="00605B8B" w:rsidRDefault="00605B8B" w:rsidP="00416024">
      <w:pPr>
        <w:tabs>
          <w:tab w:val="left" w:pos="2939"/>
        </w:tabs>
        <w:rPr>
          <w:color w:val="000000" w:themeColor="text1"/>
        </w:rPr>
      </w:pPr>
    </w:p>
    <w:p w14:paraId="0EDC71BF" w14:textId="77777777" w:rsidR="00605B8B" w:rsidRDefault="00605B8B" w:rsidP="00416024">
      <w:pPr>
        <w:tabs>
          <w:tab w:val="left" w:pos="2939"/>
        </w:tabs>
        <w:rPr>
          <w:color w:val="000000" w:themeColor="text1"/>
        </w:rPr>
      </w:pPr>
    </w:p>
    <w:p w14:paraId="588788CC" w14:textId="76E95419" w:rsidR="00605B8B" w:rsidRPr="001B785E" w:rsidRDefault="00761543" w:rsidP="00416024">
      <w:pPr>
        <w:tabs>
          <w:tab w:val="left" w:pos="2939"/>
        </w:tabs>
        <w:rPr>
          <w:b/>
          <w:bCs/>
          <w:color w:val="000000" w:themeColor="text1"/>
        </w:rPr>
      </w:pPr>
      <w:r>
        <w:rPr>
          <w:b/>
          <w:bCs/>
          <w:color w:val="000000" w:themeColor="text1"/>
        </w:rPr>
        <w:t>¿Dónde estas,</w:t>
      </w:r>
      <w:r w:rsidR="00101B76" w:rsidRPr="001B785E">
        <w:rPr>
          <w:b/>
          <w:bCs/>
          <w:color w:val="000000" w:themeColor="text1"/>
        </w:rPr>
        <w:t xml:space="preserve"> dentro o afuera</w:t>
      </w:r>
      <w:r>
        <w:rPr>
          <w:b/>
          <w:bCs/>
          <w:color w:val="000000" w:themeColor="text1"/>
        </w:rPr>
        <w:t>?</w:t>
      </w:r>
    </w:p>
    <w:p w14:paraId="20AA8189" w14:textId="068AA78A" w:rsidR="00101B76" w:rsidRDefault="00605B8B" w:rsidP="00101B76">
      <w:pPr>
        <w:tabs>
          <w:tab w:val="left" w:pos="2939"/>
        </w:tabs>
        <w:rPr>
          <w:color w:val="000000" w:themeColor="text1"/>
        </w:rPr>
      </w:pPr>
      <w:r w:rsidRPr="001B785E">
        <w:rPr>
          <w:b/>
          <w:bCs/>
          <w:color w:val="000000" w:themeColor="text1"/>
        </w:rPr>
        <w:t>Hechos 3:</w:t>
      </w:r>
      <w:r w:rsidR="00101B76" w:rsidRPr="001B785E">
        <w:rPr>
          <w:b/>
          <w:bCs/>
          <w:color w:val="000000" w:themeColor="text1"/>
        </w:rPr>
        <w:t>3-6 NTV</w:t>
      </w:r>
      <w:r w:rsidR="00101B76">
        <w:rPr>
          <w:color w:val="000000" w:themeColor="text1"/>
        </w:rPr>
        <w:t xml:space="preserve">. </w:t>
      </w:r>
      <w:r w:rsidRPr="00605B8B">
        <w:rPr>
          <w:color w:val="000000" w:themeColor="text1"/>
        </w:rPr>
        <w:t>“</w:t>
      </w:r>
      <w:r w:rsidRPr="001B785E">
        <w:rPr>
          <w:i/>
          <w:iCs/>
          <w:color w:val="0070C0"/>
        </w:rPr>
        <w:t>Cuando el hombre vio que Pedro y Juan estaban por entrar, les pidió dinero. Pedro y Juan lo miraron fijamente, y Pedro le dijo: «¡Míranos!». El hombre lisiado los miró ansiosamente, esperando recibir un poco de dinero, pero Pedro le dijo: «Yo no tengo plata ni oro para ti, pero te daré lo que tengo. En el nombre de Jesucristo de Nazaret, ¡levántate y camina!»</w:t>
      </w:r>
      <w:r w:rsidRPr="00605B8B">
        <w:rPr>
          <w:color w:val="000000" w:themeColor="text1"/>
        </w:rPr>
        <w:t>.”</w:t>
      </w:r>
    </w:p>
    <w:p w14:paraId="6832C3CE" w14:textId="77777777" w:rsidR="001B785E" w:rsidRDefault="001B785E" w:rsidP="00101B76">
      <w:pPr>
        <w:tabs>
          <w:tab w:val="left" w:pos="2939"/>
        </w:tabs>
        <w:rPr>
          <w:color w:val="000000" w:themeColor="text1"/>
        </w:rPr>
      </w:pPr>
    </w:p>
    <w:p w14:paraId="42917ED3" w14:textId="36D34435" w:rsidR="001B785E" w:rsidRPr="008855D5" w:rsidRDefault="001B785E" w:rsidP="00101B76">
      <w:pPr>
        <w:tabs>
          <w:tab w:val="left" w:pos="2939"/>
        </w:tabs>
        <w:rPr>
          <w:color w:val="000000" w:themeColor="text1"/>
          <w:lang w:val="es-ES"/>
        </w:rPr>
      </w:pPr>
      <w:r w:rsidRPr="008855D5">
        <w:rPr>
          <w:color w:val="000000" w:themeColor="text1"/>
          <w:lang w:val="es-ES"/>
        </w:rPr>
        <w:t xml:space="preserve">El mundo nos </w:t>
      </w:r>
      <w:r w:rsidR="00DC0ADB" w:rsidRPr="008855D5">
        <w:rPr>
          <w:color w:val="000000" w:themeColor="text1"/>
          <w:lang w:val="es-ES"/>
        </w:rPr>
        <w:t>va a</w:t>
      </w:r>
      <w:r w:rsidRPr="008855D5">
        <w:rPr>
          <w:color w:val="000000" w:themeColor="text1"/>
          <w:lang w:val="es-ES"/>
        </w:rPr>
        <w:t xml:space="preserve"> pedir lo que ellos necesitan </w:t>
      </w:r>
      <w:r w:rsidR="00EE3811" w:rsidRPr="008855D5">
        <w:rPr>
          <w:color w:val="000000" w:themeColor="text1"/>
          <w:lang w:val="es-ES"/>
        </w:rPr>
        <w:t>para</w:t>
      </w:r>
      <w:r w:rsidRPr="008855D5">
        <w:rPr>
          <w:color w:val="000000" w:themeColor="text1"/>
          <w:lang w:val="es-ES"/>
        </w:rPr>
        <w:t xml:space="preserve"> el momento</w:t>
      </w:r>
      <w:r w:rsidR="00566793" w:rsidRPr="008855D5">
        <w:rPr>
          <w:color w:val="000000" w:themeColor="text1"/>
          <w:lang w:val="es-ES"/>
        </w:rPr>
        <w:t xml:space="preserve">, esto </w:t>
      </w:r>
      <w:r w:rsidR="008855D5" w:rsidRPr="008855D5">
        <w:rPr>
          <w:color w:val="000000" w:themeColor="text1"/>
          <w:lang w:val="es-ES"/>
        </w:rPr>
        <w:t>está</w:t>
      </w:r>
      <w:r w:rsidR="00566793" w:rsidRPr="008855D5">
        <w:rPr>
          <w:color w:val="000000" w:themeColor="text1"/>
          <w:lang w:val="es-ES"/>
        </w:rPr>
        <w:t xml:space="preserve"> dado a que ellos han estado acostumbrados a que le demos </w:t>
      </w:r>
      <w:r w:rsidR="00BB55ED" w:rsidRPr="008855D5">
        <w:rPr>
          <w:color w:val="000000" w:themeColor="text1"/>
          <w:lang w:val="es-ES"/>
        </w:rPr>
        <w:t>lo que nos piden, en lugar de mostrarles el poder de Dios</w:t>
      </w:r>
      <w:r w:rsidRPr="008855D5">
        <w:rPr>
          <w:color w:val="000000" w:themeColor="text1"/>
          <w:lang w:val="es-ES"/>
        </w:rPr>
        <w:t xml:space="preserve"> </w:t>
      </w:r>
      <w:r w:rsidR="00F31F67" w:rsidRPr="008855D5">
        <w:rPr>
          <w:color w:val="000000" w:themeColor="text1"/>
          <w:lang w:val="es-ES"/>
        </w:rPr>
        <w:t xml:space="preserve">que </w:t>
      </w:r>
      <w:r w:rsidR="008855D5" w:rsidRPr="008855D5">
        <w:rPr>
          <w:color w:val="000000" w:themeColor="text1"/>
          <w:lang w:val="es-ES"/>
        </w:rPr>
        <w:t>está</w:t>
      </w:r>
      <w:r w:rsidR="00F31F67" w:rsidRPr="008855D5">
        <w:rPr>
          <w:color w:val="000000" w:themeColor="text1"/>
          <w:lang w:val="es-ES"/>
        </w:rPr>
        <w:t xml:space="preserve"> en nosotros y lo cambia todo. </w:t>
      </w:r>
    </w:p>
    <w:p w14:paraId="04F9FD61" w14:textId="5118AD7C" w:rsidR="00DC0ADB" w:rsidRPr="008855D5" w:rsidRDefault="00DC0ADB" w:rsidP="00101B76">
      <w:pPr>
        <w:tabs>
          <w:tab w:val="left" w:pos="2939"/>
        </w:tabs>
        <w:rPr>
          <w:color w:val="000000" w:themeColor="text1"/>
          <w:lang w:val="es-ES"/>
        </w:rPr>
      </w:pPr>
      <w:r w:rsidRPr="008855D5">
        <w:rPr>
          <w:color w:val="000000" w:themeColor="text1"/>
          <w:lang w:val="es-ES"/>
        </w:rPr>
        <w:t xml:space="preserve">Pero también </w:t>
      </w:r>
      <w:r w:rsidR="0080606B" w:rsidRPr="008855D5">
        <w:rPr>
          <w:color w:val="000000" w:themeColor="text1"/>
          <w:lang w:val="es-ES"/>
        </w:rPr>
        <w:t xml:space="preserve">nosotros </w:t>
      </w:r>
      <w:r w:rsidR="002520E6" w:rsidRPr="008855D5">
        <w:rPr>
          <w:color w:val="000000" w:themeColor="text1"/>
          <w:lang w:val="es-ES"/>
        </w:rPr>
        <w:t>muchas veces</w:t>
      </w:r>
      <w:r w:rsidR="0080606B" w:rsidRPr="008855D5">
        <w:rPr>
          <w:color w:val="000000" w:themeColor="text1"/>
          <w:lang w:val="es-ES"/>
        </w:rPr>
        <w:t xml:space="preserve"> nos sumamos </w:t>
      </w:r>
      <w:r w:rsidR="002520E6" w:rsidRPr="008855D5">
        <w:rPr>
          <w:color w:val="000000" w:themeColor="text1"/>
          <w:lang w:val="es-ES"/>
        </w:rPr>
        <w:t xml:space="preserve">a darle al mundo lo que pide en lugar de lo que necesita, </w:t>
      </w:r>
      <w:r w:rsidR="00334915" w:rsidRPr="008855D5">
        <w:rPr>
          <w:color w:val="000000" w:themeColor="text1"/>
          <w:lang w:val="es-ES"/>
        </w:rPr>
        <w:t>por favor,</w:t>
      </w:r>
      <w:r w:rsidR="002520E6" w:rsidRPr="008855D5">
        <w:rPr>
          <w:color w:val="000000" w:themeColor="text1"/>
          <w:lang w:val="es-ES"/>
        </w:rPr>
        <w:t xml:space="preserve"> mi hermano, </w:t>
      </w:r>
      <w:r w:rsidR="008855D5" w:rsidRPr="008855D5">
        <w:rPr>
          <w:color w:val="000000" w:themeColor="text1"/>
          <w:lang w:val="es-ES"/>
        </w:rPr>
        <w:t>tú</w:t>
      </w:r>
      <w:r w:rsidR="003D61AC" w:rsidRPr="008855D5">
        <w:rPr>
          <w:color w:val="000000" w:themeColor="text1"/>
          <w:lang w:val="es-ES"/>
        </w:rPr>
        <w:t xml:space="preserve"> no eres de los fariseos que están dentro para hacer sus prácticas religiosas, </w:t>
      </w:r>
      <w:r w:rsidR="008855D5" w:rsidRPr="008855D5">
        <w:rPr>
          <w:color w:val="000000" w:themeColor="text1"/>
          <w:lang w:val="es-ES"/>
        </w:rPr>
        <w:t>tú</w:t>
      </w:r>
      <w:r w:rsidR="003D61AC" w:rsidRPr="008855D5">
        <w:rPr>
          <w:color w:val="000000" w:themeColor="text1"/>
          <w:lang w:val="es-ES"/>
        </w:rPr>
        <w:t xml:space="preserve"> has sido lleno del poder de Dios</w:t>
      </w:r>
      <w:r w:rsidR="0003422A" w:rsidRPr="008855D5">
        <w:rPr>
          <w:color w:val="000000" w:themeColor="text1"/>
          <w:lang w:val="es-ES"/>
        </w:rPr>
        <w:t>, no para tu disfrute, sino para que el mundo ven</w:t>
      </w:r>
      <w:r w:rsidR="00334915" w:rsidRPr="008855D5">
        <w:rPr>
          <w:color w:val="000000" w:themeColor="text1"/>
          <w:lang w:val="es-ES"/>
        </w:rPr>
        <w:t>g</w:t>
      </w:r>
      <w:r w:rsidR="0003422A" w:rsidRPr="008855D5">
        <w:rPr>
          <w:color w:val="000000" w:themeColor="text1"/>
          <w:lang w:val="es-ES"/>
        </w:rPr>
        <w:t xml:space="preserve">a </w:t>
      </w:r>
      <w:r w:rsidR="008855D5" w:rsidRPr="008855D5">
        <w:rPr>
          <w:color w:val="000000" w:themeColor="text1"/>
          <w:lang w:val="es-ES"/>
        </w:rPr>
        <w:t>Jesús</w:t>
      </w:r>
      <w:r w:rsidR="0003422A" w:rsidRPr="008855D5">
        <w:rPr>
          <w:color w:val="000000" w:themeColor="text1"/>
          <w:lang w:val="es-ES"/>
        </w:rPr>
        <w:t xml:space="preserve"> y sea salvo. </w:t>
      </w:r>
    </w:p>
    <w:p w14:paraId="32F9BBB8" w14:textId="69273628" w:rsidR="0003422A" w:rsidRPr="008855D5" w:rsidRDefault="0003422A" w:rsidP="00101B76">
      <w:pPr>
        <w:tabs>
          <w:tab w:val="left" w:pos="2939"/>
        </w:tabs>
        <w:rPr>
          <w:color w:val="000000" w:themeColor="text1"/>
          <w:lang w:val="es-ES"/>
        </w:rPr>
      </w:pPr>
      <w:r w:rsidRPr="008855D5">
        <w:rPr>
          <w:color w:val="000000" w:themeColor="text1"/>
          <w:lang w:val="es-ES"/>
        </w:rPr>
        <w:t>¿</w:t>
      </w:r>
      <w:r w:rsidRPr="008855D5">
        <w:rPr>
          <w:color w:val="FF0000"/>
          <w:lang w:val="es-ES"/>
        </w:rPr>
        <w:t>Dame dinero</w:t>
      </w:r>
      <w:r w:rsidRPr="008855D5">
        <w:rPr>
          <w:color w:val="000000" w:themeColor="text1"/>
          <w:lang w:val="es-ES"/>
        </w:rPr>
        <w:t xml:space="preserve">? Nos dirán muchos y nosotros miraremos en nuestra cartera </w:t>
      </w:r>
      <w:r w:rsidR="004610F2" w:rsidRPr="008855D5">
        <w:rPr>
          <w:color w:val="000000" w:themeColor="text1"/>
          <w:lang w:val="es-ES"/>
        </w:rPr>
        <w:t xml:space="preserve">para ver </w:t>
      </w:r>
      <w:r w:rsidR="008855D5" w:rsidRPr="008855D5">
        <w:rPr>
          <w:color w:val="000000" w:themeColor="text1"/>
          <w:lang w:val="es-ES"/>
        </w:rPr>
        <w:t>cuánto</w:t>
      </w:r>
      <w:r w:rsidRPr="008855D5">
        <w:rPr>
          <w:color w:val="000000" w:themeColor="text1"/>
          <w:lang w:val="es-ES"/>
        </w:rPr>
        <w:t xml:space="preserve"> le podemos dar, pero </w:t>
      </w:r>
      <w:r w:rsidR="008855D5" w:rsidRPr="008855D5">
        <w:rPr>
          <w:color w:val="000000" w:themeColor="text1"/>
          <w:lang w:val="es-ES"/>
        </w:rPr>
        <w:t>tú</w:t>
      </w:r>
      <w:r w:rsidRPr="008855D5">
        <w:rPr>
          <w:color w:val="000000" w:themeColor="text1"/>
          <w:lang w:val="es-ES"/>
        </w:rPr>
        <w:t xml:space="preserve"> no tienes que hacer eso, </w:t>
      </w:r>
      <w:r w:rsidR="008855D5" w:rsidRPr="008855D5">
        <w:rPr>
          <w:color w:val="000000" w:themeColor="text1"/>
          <w:lang w:val="es-ES"/>
        </w:rPr>
        <w:t>tú</w:t>
      </w:r>
      <w:r w:rsidR="00FA63F5" w:rsidRPr="008855D5">
        <w:rPr>
          <w:color w:val="000000" w:themeColor="text1"/>
          <w:lang w:val="es-ES"/>
        </w:rPr>
        <w:t xml:space="preserve"> tienes algo mucho mejor que darles. </w:t>
      </w:r>
    </w:p>
    <w:p w14:paraId="1D22413A" w14:textId="6AA66208" w:rsidR="00D70D6D" w:rsidRPr="008855D5" w:rsidRDefault="00FA63F5" w:rsidP="00101B76">
      <w:pPr>
        <w:tabs>
          <w:tab w:val="left" w:pos="2939"/>
        </w:tabs>
        <w:rPr>
          <w:color w:val="000000" w:themeColor="text1"/>
          <w:lang w:val="es-ES"/>
        </w:rPr>
      </w:pPr>
      <w:r w:rsidRPr="008855D5">
        <w:rPr>
          <w:color w:val="000000" w:themeColor="text1"/>
          <w:lang w:val="es-ES"/>
        </w:rPr>
        <w:t>¿</w:t>
      </w:r>
      <w:r w:rsidRPr="008855D5">
        <w:rPr>
          <w:color w:val="FF0000"/>
          <w:lang w:val="es-ES"/>
        </w:rPr>
        <w:t>Sabes que ocurre</w:t>
      </w:r>
      <w:r w:rsidRPr="008855D5">
        <w:rPr>
          <w:color w:val="000000" w:themeColor="text1"/>
          <w:lang w:val="es-ES"/>
        </w:rPr>
        <w:t xml:space="preserve">? Que muchas veces salimos al mundo con la misma necesidad que ellos </w:t>
      </w:r>
      <w:r w:rsidR="00D70D6D" w:rsidRPr="008855D5">
        <w:rPr>
          <w:color w:val="000000" w:themeColor="text1"/>
          <w:lang w:val="es-ES"/>
        </w:rPr>
        <w:t>muestran “</w:t>
      </w:r>
      <w:r w:rsidR="00D70D6D" w:rsidRPr="008855D5">
        <w:rPr>
          <w:b/>
          <w:bCs/>
          <w:color w:val="000000" w:themeColor="text1"/>
          <w:lang w:val="es-ES"/>
        </w:rPr>
        <w:t>buscar dinero</w:t>
      </w:r>
      <w:r w:rsidR="00D70D6D" w:rsidRPr="008855D5">
        <w:rPr>
          <w:color w:val="000000" w:themeColor="text1"/>
          <w:lang w:val="es-ES"/>
        </w:rPr>
        <w:t>” tu debes buscar ser llenos de Dios para entonces poder dar</w:t>
      </w:r>
      <w:r w:rsidR="00350EB9" w:rsidRPr="008855D5">
        <w:rPr>
          <w:color w:val="000000" w:themeColor="text1"/>
          <w:lang w:val="es-ES"/>
        </w:rPr>
        <w:t>le de</w:t>
      </w:r>
      <w:r w:rsidR="00D70D6D" w:rsidRPr="008855D5">
        <w:rPr>
          <w:color w:val="000000" w:themeColor="text1"/>
          <w:lang w:val="es-ES"/>
        </w:rPr>
        <w:t xml:space="preserve"> Dios al mundo que te rodea.</w:t>
      </w:r>
    </w:p>
    <w:p w14:paraId="76EE2F2B" w14:textId="20CB8F31" w:rsidR="00D70D6D" w:rsidRPr="008855D5" w:rsidRDefault="00D70D6D" w:rsidP="00101B76">
      <w:pPr>
        <w:tabs>
          <w:tab w:val="left" w:pos="2939"/>
        </w:tabs>
        <w:rPr>
          <w:color w:val="000000" w:themeColor="text1"/>
          <w:lang w:val="es-ES"/>
        </w:rPr>
      </w:pPr>
      <w:r w:rsidRPr="008855D5">
        <w:rPr>
          <w:color w:val="000000" w:themeColor="text1"/>
          <w:lang w:val="es-ES"/>
        </w:rPr>
        <w:t xml:space="preserve">Es increíble que </w:t>
      </w:r>
      <w:r w:rsidR="004D6261" w:rsidRPr="008855D5">
        <w:rPr>
          <w:color w:val="000000" w:themeColor="text1"/>
          <w:lang w:val="es-ES"/>
        </w:rPr>
        <w:t xml:space="preserve">ayer </w:t>
      </w:r>
      <w:r w:rsidRPr="008855D5">
        <w:rPr>
          <w:color w:val="000000" w:themeColor="text1"/>
          <w:lang w:val="es-ES"/>
        </w:rPr>
        <w:t xml:space="preserve">al conversar con el hijo de un pastor mártir de la fe en esta zona del Cáucaso nos dijo que en esta zona el buscar dinero es la prioridad de las personas, y lo pudimos ver, autos caros, </w:t>
      </w:r>
      <w:r w:rsidR="0055597B" w:rsidRPr="008855D5">
        <w:rPr>
          <w:color w:val="000000" w:themeColor="text1"/>
          <w:lang w:val="es-ES"/>
        </w:rPr>
        <w:t>casas inmensas</w:t>
      </w:r>
      <w:r w:rsidRPr="008855D5">
        <w:rPr>
          <w:color w:val="000000" w:themeColor="text1"/>
          <w:lang w:val="es-ES"/>
        </w:rPr>
        <w:t xml:space="preserve">, </w:t>
      </w:r>
      <w:r w:rsidR="0055597B" w:rsidRPr="008855D5">
        <w:rPr>
          <w:color w:val="000000" w:themeColor="text1"/>
          <w:lang w:val="es-ES"/>
        </w:rPr>
        <w:t xml:space="preserve">tiendas ostentosas, pero un corazón vacío y un dios que no responde. </w:t>
      </w:r>
    </w:p>
    <w:p w14:paraId="271F5C2B" w14:textId="0E2BE21F" w:rsidR="004D6261" w:rsidRPr="008855D5" w:rsidRDefault="007C14B8" w:rsidP="00101B76">
      <w:pPr>
        <w:tabs>
          <w:tab w:val="left" w:pos="2939"/>
        </w:tabs>
        <w:rPr>
          <w:color w:val="000000" w:themeColor="text1"/>
          <w:lang w:val="es-ES"/>
        </w:rPr>
      </w:pPr>
      <w:r w:rsidRPr="008855D5">
        <w:rPr>
          <w:color w:val="000000" w:themeColor="text1"/>
          <w:lang w:val="es-ES"/>
        </w:rPr>
        <w:t>Por favor,</w:t>
      </w:r>
      <w:r w:rsidR="004D6261" w:rsidRPr="008855D5">
        <w:rPr>
          <w:color w:val="000000" w:themeColor="text1"/>
          <w:lang w:val="es-ES"/>
        </w:rPr>
        <w:t xml:space="preserve"> mi hermano, no busquemos ser como el Vaticano que un día </w:t>
      </w:r>
      <w:r w:rsidR="00C664C4" w:rsidRPr="008855D5">
        <w:rPr>
          <w:color w:val="000000" w:themeColor="text1"/>
          <w:lang w:val="es-ES"/>
        </w:rPr>
        <w:t>alguien de ellos dice</w:t>
      </w:r>
      <w:r w:rsidR="001A17E6" w:rsidRPr="008855D5">
        <w:rPr>
          <w:color w:val="000000" w:themeColor="text1"/>
          <w:lang w:val="es-ES"/>
        </w:rPr>
        <w:t xml:space="preserve"> que</w:t>
      </w:r>
      <w:r w:rsidR="004D6261" w:rsidRPr="008855D5">
        <w:rPr>
          <w:color w:val="000000" w:themeColor="text1"/>
          <w:lang w:val="es-ES"/>
        </w:rPr>
        <w:t xml:space="preserve"> dijo: “</w:t>
      </w:r>
      <w:r w:rsidR="004D6261" w:rsidRPr="008855D5">
        <w:rPr>
          <w:i/>
          <w:iCs/>
          <w:color w:val="000000" w:themeColor="text1"/>
          <w:lang w:val="es-ES"/>
        </w:rPr>
        <w:t xml:space="preserve">Ya no tenemos que decir como Pedro que no tenemos plata ni oro” pero alguien que le escucho le dijo: “pero </w:t>
      </w:r>
      <w:r w:rsidR="005B30C9" w:rsidRPr="008855D5">
        <w:rPr>
          <w:i/>
          <w:iCs/>
          <w:color w:val="000000" w:themeColor="text1"/>
          <w:lang w:val="es-ES"/>
        </w:rPr>
        <w:t xml:space="preserve">ahora no tienen el poder de decir como Pedro, </w:t>
      </w:r>
      <w:r w:rsidRPr="008855D5">
        <w:rPr>
          <w:i/>
          <w:iCs/>
          <w:color w:val="0070C0"/>
          <w:lang w:val="es-ES"/>
        </w:rPr>
        <w:t>En el nombre de Jesucristo de Nazaret, ¡levántate y camina</w:t>
      </w:r>
      <w:r w:rsidR="001A17E6" w:rsidRPr="008855D5">
        <w:rPr>
          <w:i/>
          <w:iCs/>
          <w:color w:val="0070C0"/>
          <w:lang w:val="es-ES"/>
        </w:rPr>
        <w:t>”</w:t>
      </w:r>
      <w:r w:rsidRPr="008855D5">
        <w:rPr>
          <w:i/>
          <w:iCs/>
          <w:color w:val="0070C0"/>
          <w:lang w:val="es-ES"/>
        </w:rPr>
        <w:t>.</w:t>
      </w:r>
    </w:p>
    <w:p w14:paraId="76B46F85" w14:textId="20580B31" w:rsidR="00A06081" w:rsidRPr="008855D5" w:rsidRDefault="00A06081" w:rsidP="00101B76">
      <w:pPr>
        <w:tabs>
          <w:tab w:val="left" w:pos="2939"/>
        </w:tabs>
        <w:rPr>
          <w:color w:val="000000" w:themeColor="text1"/>
          <w:lang w:val="es-ES"/>
        </w:rPr>
      </w:pPr>
      <w:r w:rsidRPr="008855D5">
        <w:rPr>
          <w:color w:val="000000" w:themeColor="text1"/>
          <w:lang w:val="es-ES"/>
        </w:rPr>
        <w:t xml:space="preserve">Tu tienes lo que el mundo necesita, dáselo. </w:t>
      </w:r>
    </w:p>
    <w:p w14:paraId="08F5ACCA" w14:textId="25CA164E" w:rsidR="00A06081" w:rsidRPr="008855D5" w:rsidRDefault="00A06081" w:rsidP="00101B76">
      <w:pPr>
        <w:tabs>
          <w:tab w:val="left" w:pos="2939"/>
        </w:tabs>
        <w:rPr>
          <w:color w:val="000000" w:themeColor="text1"/>
          <w:lang w:val="es-ES"/>
        </w:rPr>
      </w:pPr>
      <w:r w:rsidRPr="008855D5">
        <w:rPr>
          <w:color w:val="000000" w:themeColor="text1"/>
          <w:lang w:val="es-ES"/>
        </w:rPr>
        <w:t xml:space="preserve">Bendiciones </w:t>
      </w:r>
    </w:p>
    <w:p w14:paraId="0953874D" w14:textId="64DFB5B6" w:rsidR="00605B8B" w:rsidRDefault="00605B8B" w:rsidP="00416024">
      <w:pPr>
        <w:tabs>
          <w:tab w:val="left" w:pos="2939"/>
        </w:tabs>
        <w:rPr>
          <w:color w:val="000000" w:themeColor="text1"/>
        </w:rPr>
      </w:pPr>
    </w:p>
    <w:p w14:paraId="20249DF3" w14:textId="77777777" w:rsidR="00F8204B" w:rsidRDefault="00F8204B" w:rsidP="00416024">
      <w:pPr>
        <w:tabs>
          <w:tab w:val="left" w:pos="2939"/>
        </w:tabs>
        <w:rPr>
          <w:color w:val="000000" w:themeColor="text1"/>
        </w:rPr>
      </w:pPr>
    </w:p>
    <w:p w14:paraId="7933F986" w14:textId="2E987F9A" w:rsidR="006A7DF3" w:rsidRPr="00D44807" w:rsidRDefault="00002A50" w:rsidP="00416024">
      <w:pPr>
        <w:tabs>
          <w:tab w:val="left" w:pos="2939"/>
        </w:tabs>
        <w:rPr>
          <w:rFonts w:asciiTheme="minorHAnsi" w:hAnsiTheme="minorHAnsi"/>
          <w:color w:val="000000" w:themeColor="text1"/>
        </w:rPr>
      </w:pPr>
      <w:bookmarkStart w:id="105" w:name="OLE_LINK104"/>
      <w:r w:rsidRPr="00D44807">
        <w:rPr>
          <w:rFonts w:asciiTheme="minorHAnsi" w:hAnsiTheme="minorHAnsi"/>
          <w:b/>
          <w:bCs/>
          <w:color w:val="000000" w:themeColor="text1"/>
        </w:rPr>
        <w:t>Sin perder t</w:t>
      </w:r>
      <w:r w:rsidR="006A26A7" w:rsidRPr="00D44807">
        <w:rPr>
          <w:rFonts w:asciiTheme="minorHAnsi" w:hAnsiTheme="minorHAnsi"/>
          <w:b/>
          <w:bCs/>
          <w:color w:val="000000" w:themeColor="text1"/>
        </w:rPr>
        <w:t>iempo</w:t>
      </w:r>
      <w:r w:rsidR="006A26A7" w:rsidRPr="00D44807">
        <w:rPr>
          <w:rFonts w:asciiTheme="minorHAnsi" w:hAnsiTheme="minorHAnsi"/>
          <w:color w:val="000000" w:themeColor="text1"/>
        </w:rPr>
        <w:t xml:space="preserve">. </w:t>
      </w:r>
    </w:p>
    <w:p w14:paraId="1B0DCDF7" w14:textId="641990F8" w:rsidR="006A7DF3" w:rsidRPr="00D44807" w:rsidRDefault="006A7DF3" w:rsidP="006A7DF3">
      <w:pPr>
        <w:tabs>
          <w:tab w:val="left" w:pos="2939"/>
        </w:tabs>
        <w:rPr>
          <w:rFonts w:asciiTheme="minorHAnsi" w:hAnsiTheme="minorHAnsi"/>
          <w:color w:val="000000" w:themeColor="text1"/>
        </w:rPr>
      </w:pPr>
      <w:r w:rsidRPr="00D44807">
        <w:rPr>
          <w:rFonts w:asciiTheme="minorHAnsi" w:hAnsiTheme="minorHAnsi"/>
          <w:b/>
          <w:bCs/>
          <w:color w:val="000000" w:themeColor="text1"/>
        </w:rPr>
        <w:t>Hechos 3:12 NTV</w:t>
      </w:r>
      <w:r w:rsidRPr="00D44807">
        <w:rPr>
          <w:rFonts w:asciiTheme="minorHAnsi" w:hAnsiTheme="minorHAnsi"/>
          <w:color w:val="000000" w:themeColor="text1"/>
        </w:rPr>
        <w:t>. “</w:t>
      </w:r>
      <w:r w:rsidRPr="00D44807">
        <w:rPr>
          <w:rFonts w:asciiTheme="minorHAnsi" w:hAnsiTheme="minorHAnsi"/>
          <w:i/>
          <w:iCs/>
          <w:color w:val="0070C0"/>
        </w:rPr>
        <w:t>Pedro vio esto como una oportunidad y se dirigió a la multitud: «Pueblo de Israel —dijo—, ¿qué hay de sorprendente en esto? ¿Y por qué nos quedan viendo como si hubiéramos hecho caminar a este hombre con nuestro propio poder o nuestra propia rectitud?</w:t>
      </w:r>
      <w:r w:rsidRPr="00D44807">
        <w:rPr>
          <w:rFonts w:asciiTheme="minorHAnsi" w:hAnsiTheme="minorHAnsi"/>
          <w:color w:val="000000" w:themeColor="text1"/>
        </w:rPr>
        <w:t>”</w:t>
      </w:r>
    </w:p>
    <w:p w14:paraId="092C28C3" w14:textId="77777777" w:rsidR="00D44807" w:rsidRPr="00D44807" w:rsidRDefault="00D44807" w:rsidP="00D44807">
      <w:pPr>
        <w:spacing w:before="100" w:beforeAutospacing="1" w:after="100" w:afterAutospacing="1"/>
        <w:rPr>
          <w:rFonts w:asciiTheme="minorHAnsi" w:hAnsiTheme="minorHAnsi"/>
          <w:color w:val="000000"/>
        </w:rPr>
      </w:pPr>
      <w:r w:rsidRPr="00D44807">
        <w:rPr>
          <w:rFonts w:asciiTheme="minorHAnsi" w:hAnsiTheme="minorHAnsi"/>
          <w:color w:val="000000"/>
        </w:rPr>
        <w:t>Todo cristiano debe estar siempre listo, como lo estuvo Pedro en esta ocasión, para compartir las buenas noticias. Pedro aprovechó el milagro que Dios hizo para exaltar Su nombre y dar a conocer de dónde venía el poder, y quién era realmente el poderoso. En los versículos que siguen, Pedro enumera una serie de títulos y atributos de Jesús para mostrar claramente quién es Jesús de Nazaret.</w:t>
      </w:r>
    </w:p>
    <w:p w14:paraId="7E2472D0" w14:textId="77777777" w:rsidR="00D44807" w:rsidRPr="00D44807" w:rsidRDefault="00D44807" w:rsidP="00D44807">
      <w:pPr>
        <w:spacing w:before="100" w:beforeAutospacing="1" w:after="100" w:afterAutospacing="1"/>
        <w:rPr>
          <w:rFonts w:asciiTheme="minorHAnsi" w:hAnsiTheme="minorHAnsi"/>
          <w:color w:val="000000"/>
        </w:rPr>
      </w:pPr>
      <w:r w:rsidRPr="00D44807">
        <w:rPr>
          <w:rFonts w:asciiTheme="minorHAnsi" w:hAnsiTheme="minorHAnsi"/>
          <w:color w:val="FF0000"/>
        </w:rPr>
        <w:t>¿Cuántas veces hemos perdido oportunidades como esa?</w:t>
      </w:r>
      <w:r w:rsidRPr="00D44807">
        <w:rPr>
          <w:rFonts w:asciiTheme="minorHAnsi" w:hAnsiTheme="minorHAnsi"/>
          <w:color w:val="000000"/>
        </w:rPr>
        <w:br/>
        <w:t>A mí me vienen a la mente hermanos de nuestra congregación como Toniel y Pedro Rojas, quienes siempre están atentos y dispuestos a compartir el mensaje. Ellos han aprovechado cada momento y, como resultado, han ganado muchas almas para Cristo.</w:t>
      </w:r>
    </w:p>
    <w:p w14:paraId="57559BAF" w14:textId="77777777" w:rsidR="00D44807" w:rsidRPr="00D44807" w:rsidRDefault="00D44807" w:rsidP="00D44807">
      <w:pPr>
        <w:spacing w:before="100" w:beforeAutospacing="1" w:after="100" w:afterAutospacing="1"/>
        <w:rPr>
          <w:rFonts w:asciiTheme="minorHAnsi" w:hAnsiTheme="minorHAnsi"/>
          <w:color w:val="000000"/>
        </w:rPr>
      </w:pPr>
      <w:r w:rsidRPr="00D44807">
        <w:rPr>
          <w:rFonts w:asciiTheme="minorHAnsi" w:hAnsiTheme="minorHAnsi"/>
          <w:color w:val="000000"/>
        </w:rPr>
        <w:t>Recuerda que nosotros hemos sido llamados a anunciar el mensaje de salvación que Jesús vino a dar. Esta tarea fue confiada a nosotros, no a otros. ¡No perdamos tiempo!</w:t>
      </w:r>
    </w:p>
    <w:p w14:paraId="0A4267A9" w14:textId="77777777" w:rsidR="00D44807" w:rsidRDefault="00D44807" w:rsidP="00D44807">
      <w:pPr>
        <w:spacing w:before="100" w:beforeAutospacing="1" w:after="100" w:afterAutospacing="1"/>
        <w:rPr>
          <w:rFonts w:asciiTheme="minorHAnsi" w:hAnsiTheme="minorHAnsi"/>
          <w:b/>
          <w:bCs/>
          <w:color w:val="000000"/>
        </w:rPr>
      </w:pPr>
      <w:r w:rsidRPr="00D44807">
        <w:rPr>
          <w:rFonts w:asciiTheme="minorHAnsi" w:hAnsiTheme="minorHAnsi"/>
          <w:b/>
          <w:bCs/>
          <w:color w:val="000000"/>
        </w:rPr>
        <w:t>Hoy puede ser tu oportunidad. Que el Señor te dé sensibilidad para verla y valentía para aprovecharla. Dios te bendiga y te use con poder.</w:t>
      </w:r>
    </w:p>
    <w:p w14:paraId="19479E62" w14:textId="77777777" w:rsidR="002211F0" w:rsidRDefault="002211F0" w:rsidP="00657128">
      <w:pPr>
        <w:rPr>
          <w:rFonts w:asciiTheme="minorHAnsi" w:hAnsiTheme="minorHAnsi"/>
          <w:b/>
          <w:bCs/>
          <w:color w:val="000000"/>
        </w:rPr>
      </w:pPr>
    </w:p>
    <w:p w14:paraId="4B2818F1" w14:textId="7811B111" w:rsidR="002211F0" w:rsidRPr="00657128" w:rsidRDefault="002211F0" w:rsidP="00657128">
      <w:pPr>
        <w:rPr>
          <w:rFonts w:asciiTheme="minorHAnsi" w:hAnsiTheme="minorHAnsi"/>
          <w:color w:val="000000"/>
        </w:rPr>
      </w:pPr>
    </w:p>
    <w:p w14:paraId="5EDA52E3" w14:textId="77777777" w:rsidR="00475C7A" w:rsidRPr="00475C7A" w:rsidRDefault="00475C7A" w:rsidP="00475C7A">
      <w:pPr>
        <w:outlineLvl w:val="1"/>
        <w:rPr>
          <w:rFonts w:asciiTheme="minorHAnsi" w:hAnsiTheme="minorHAnsi"/>
          <w:b/>
          <w:bCs/>
          <w:color w:val="000000"/>
        </w:rPr>
      </w:pPr>
      <w:bookmarkStart w:id="106" w:name="OLE_LINK105"/>
      <w:bookmarkEnd w:id="105"/>
      <w:r w:rsidRPr="00475C7A">
        <w:rPr>
          <w:rFonts w:asciiTheme="minorHAnsi" w:hAnsiTheme="minorHAnsi"/>
          <w:b/>
          <w:bCs/>
          <w:color w:val="000000"/>
        </w:rPr>
        <w:t>¿Y el amor?</w:t>
      </w:r>
    </w:p>
    <w:p w14:paraId="78AABEEE" w14:textId="056A074D" w:rsidR="00475C7A" w:rsidRDefault="00475C7A" w:rsidP="00475C7A">
      <w:pPr>
        <w:rPr>
          <w:rFonts w:asciiTheme="minorHAnsi" w:hAnsiTheme="minorHAnsi"/>
          <w:i/>
          <w:iCs/>
          <w:color w:val="000000"/>
        </w:rPr>
      </w:pPr>
      <w:r w:rsidRPr="00475C7A">
        <w:rPr>
          <w:rFonts w:asciiTheme="minorHAnsi" w:hAnsiTheme="minorHAnsi"/>
          <w:b/>
          <w:bCs/>
          <w:color w:val="000000"/>
        </w:rPr>
        <w:t>Mateo 22:37-40 (NTV)</w:t>
      </w:r>
      <w:r>
        <w:rPr>
          <w:rFonts w:asciiTheme="minorHAnsi" w:hAnsiTheme="minorHAnsi"/>
          <w:color w:val="000000"/>
        </w:rPr>
        <w:t xml:space="preserve"> </w:t>
      </w:r>
      <w:r w:rsidRPr="00475C7A">
        <w:rPr>
          <w:rFonts w:asciiTheme="minorHAnsi" w:hAnsiTheme="minorHAnsi"/>
          <w:i/>
          <w:iCs/>
          <w:color w:val="0070C0"/>
        </w:rPr>
        <w:t>Jesús contestó: —“Amarás al SEÑOR tu Dios con todo tu corazón, con toda tu alma y con toda tu mente”. 38 Este es el primer mandamiento y el más importante. 39 Hay un segundo mandamiento que es igualmente importante: “Amarás a tu prójimo como a ti mismo”. 40 Toda la ley y las exigencias de los profetas se basan en estos dos mandamientos</w:t>
      </w:r>
      <w:r w:rsidRPr="00475C7A">
        <w:rPr>
          <w:rFonts w:asciiTheme="minorHAnsi" w:hAnsiTheme="minorHAnsi"/>
          <w:i/>
          <w:iCs/>
          <w:color w:val="000000"/>
        </w:rPr>
        <w:t>.</w:t>
      </w:r>
    </w:p>
    <w:p w14:paraId="2AA16D58" w14:textId="77777777" w:rsidR="00AA212D" w:rsidRPr="00475C7A" w:rsidRDefault="00AA212D" w:rsidP="00475C7A">
      <w:pPr>
        <w:rPr>
          <w:rFonts w:asciiTheme="minorHAnsi" w:hAnsiTheme="minorHAnsi"/>
          <w:color w:val="000000"/>
        </w:rPr>
      </w:pPr>
    </w:p>
    <w:p w14:paraId="496BAE6A" w14:textId="77777777" w:rsidR="00475C7A" w:rsidRPr="00475C7A" w:rsidRDefault="00475C7A" w:rsidP="00475C7A">
      <w:pPr>
        <w:rPr>
          <w:rFonts w:asciiTheme="minorHAnsi" w:hAnsiTheme="minorHAnsi"/>
          <w:color w:val="000000"/>
        </w:rPr>
      </w:pPr>
      <w:r w:rsidRPr="00475C7A">
        <w:rPr>
          <w:rFonts w:asciiTheme="minorHAnsi" w:hAnsiTheme="minorHAnsi"/>
          <w:color w:val="000000"/>
        </w:rPr>
        <w:t>El </w:t>
      </w:r>
      <w:r w:rsidRPr="00475C7A">
        <w:rPr>
          <w:rFonts w:asciiTheme="minorHAnsi" w:hAnsiTheme="minorHAnsi"/>
          <w:b/>
          <w:bCs/>
          <w:color w:val="000000"/>
        </w:rPr>
        <w:t>amor</w:t>
      </w:r>
      <w:r w:rsidRPr="00475C7A">
        <w:rPr>
          <w:rFonts w:asciiTheme="minorHAnsi" w:hAnsiTheme="minorHAnsi"/>
          <w:color w:val="000000"/>
        </w:rPr>
        <w:t>, la esencia del evangelio, es también el </w:t>
      </w:r>
      <w:r w:rsidRPr="00475C7A">
        <w:rPr>
          <w:rFonts w:asciiTheme="minorHAnsi" w:hAnsiTheme="minorHAnsi"/>
          <w:b/>
          <w:bCs/>
          <w:color w:val="000000"/>
        </w:rPr>
        <w:t>blanco preferido de Satanás</w:t>
      </w:r>
      <w:r w:rsidRPr="00475C7A">
        <w:rPr>
          <w:rFonts w:asciiTheme="minorHAnsi" w:hAnsiTheme="minorHAnsi"/>
          <w:color w:val="000000"/>
        </w:rPr>
        <w:t>.</w:t>
      </w:r>
    </w:p>
    <w:p w14:paraId="430EFF62" w14:textId="77777777" w:rsidR="00475C7A" w:rsidRPr="00475C7A" w:rsidRDefault="00475C7A" w:rsidP="00475C7A">
      <w:pPr>
        <w:rPr>
          <w:rFonts w:asciiTheme="minorHAnsi" w:hAnsiTheme="minorHAnsi"/>
          <w:color w:val="000000"/>
        </w:rPr>
      </w:pPr>
      <w:r w:rsidRPr="00475C7A">
        <w:rPr>
          <w:rFonts w:asciiTheme="minorHAnsi" w:hAnsiTheme="minorHAnsi"/>
          <w:color w:val="000000"/>
        </w:rPr>
        <w:t>A pesar de ser el aspecto central del evangelio y el fundamento de la vida cristiana, el amor muchas veces se ve afectado... y lo peor es que algunos no le prestan atención. No buscan llenarse del amor de Dios, como si fuera algo opcional.</w:t>
      </w:r>
    </w:p>
    <w:p w14:paraId="31683B81" w14:textId="77777777" w:rsidR="00475C7A" w:rsidRPr="00475C7A" w:rsidRDefault="00475C7A" w:rsidP="00475C7A">
      <w:pPr>
        <w:rPr>
          <w:rFonts w:asciiTheme="minorHAnsi" w:hAnsiTheme="minorHAnsi"/>
          <w:color w:val="000000"/>
        </w:rPr>
      </w:pPr>
      <w:r w:rsidRPr="00475C7A">
        <w:rPr>
          <w:rFonts w:asciiTheme="minorHAnsi" w:hAnsiTheme="minorHAnsi"/>
          <w:color w:val="000000"/>
        </w:rPr>
        <w:t>Algunos creen que lo único importante es </w:t>
      </w:r>
      <w:r w:rsidRPr="00475C7A">
        <w:rPr>
          <w:rFonts w:asciiTheme="minorHAnsi" w:hAnsiTheme="minorHAnsi"/>
          <w:b/>
          <w:bCs/>
          <w:color w:val="000000"/>
        </w:rPr>
        <w:t>tener conocimiento bíblico</w:t>
      </w:r>
      <w:r w:rsidRPr="00475C7A">
        <w:rPr>
          <w:rFonts w:asciiTheme="minorHAnsi" w:hAnsiTheme="minorHAnsi"/>
          <w:color w:val="000000"/>
        </w:rPr>
        <w:t>, otros piensan que lo esencial es </w:t>
      </w:r>
      <w:r w:rsidRPr="00475C7A">
        <w:rPr>
          <w:rFonts w:asciiTheme="minorHAnsi" w:hAnsiTheme="minorHAnsi"/>
          <w:b/>
          <w:bCs/>
          <w:color w:val="000000"/>
        </w:rPr>
        <w:t>estar llenos del Espíritu Santo</w:t>
      </w:r>
      <w:r w:rsidRPr="00475C7A">
        <w:rPr>
          <w:rFonts w:asciiTheme="minorHAnsi" w:hAnsiTheme="minorHAnsi"/>
          <w:color w:val="000000"/>
        </w:rPr>
        <w:t>.</w:t>
      </w:r>
      <w:r w:rsidRPr="00475C7A">
        <w:rPr>
          <w:rFonts w:asciiTheme="minorHAnsi" w:hAnsiTheme="minorHAnsi"/>
          <w:color w:val="000000"/>
        </w:rPr>
        <w:br/>
        <w:t>¡Cuidado, mis hermanos!</w:t>
      </w:r>
      <w:r w:rsidRPr="00475C7A">
        <w:rPr>
          <w:rFonts w:asciiTheme="minorHAnsi" w:hAnsiTheme="minorHAnsi"/>
          <w:color w:val="000000"/>
        </w:rPr>
        <w:br/>
        <w:t>Sí, necesitamos conocer la Palabra.</w:t>
      </w:r>
      <w:r w:rsidRPr="00475C7A">
        <w:rPr>
          <w:rFonts w:asciiTheme="minorHAnsi" w:hAnsiTheme="minorHAnsi"/>
          <w:color w:val="000000"/>
        </w:rPr>
        <w:br/>
        <w:t>Sí, necesitamos la unción del Espíritu Santo.</w:t>
      </w:r>
      <w:r w:rsidRPr="00475C7A">
        <w:rPr>
          <w:rFonts w:asciiTheme="minorHAnsi" w:hAnsiTheme="minorHAnsi"/>
          <w:color w:val="000000"/>
        </w:rPr>
        <w:br/>
        <w:t>Pero </w:t>
      </w:r>
      <w:r w:rsidRPr="00475C7A">
        <w:rPr>
          <w:rFonts w:asciiTheme="minorHAnsi" w:hAnsiTheme="minorHAnsi"/>
          <w:b/>
          <w:bCs/>
          <w:color w:val="000000"/>
        </w:rPr>
        <w:t>amar a Dios</w:t>
      </w:r>
      <w:r w:rsidRPr="00475C7A">
        <w:rPr>
          <w:rFonts w:asciiTheme="minorHAnsi" w:hAnsiTheme="minorHAnsi"/>
          <w:color w:val="000000"/>
        </w:rPr>
        <w:t> es lo primero, y </w:t>
      </w:r>
      <w:r w:rsidRPr="00475C7A">
        <w:rPr>
          <w:rFonts w:asciiTheme="minorHAnsi" w:hAnsiTheme="minorHAnsi"/>
          <w:b/>
          <w:bCs/>
          <w:color w:val="000000"/>
        </w:rPr>
        <w:t>amar a los demás</w:t>
      </w:r>
      <w:r w:rsidRPr="00475C7A">
        <w:rPr>
          <w:rFonts w:asciiTheme="minorHAnsi" w:hAnsiTheme="minorHAnsi"/>
          <w:color w:val="000000"/>
        </w:rPr>
        <w:t> es igual de esencial para vivir como verdaderos cristianos.</w:t>
      </w:r>
    </w:p>
    <w:p w14:paraId="06BF82BB" w14:textId="77777777" w:rsidR="00475C7A" w:rsidRPr="00475C7A" w:rsidRDefault="00475C7A" w:rsidP="00475C7A">
      <w:pPr>
        <w:rPr>
          <w:rFonts w:asciiTheme="minorHAnsi" w:hAnsiTheme="minorHAnsi"/>
          <w:color w:val="FF0000"/>
        </w:rPr>
      </w:pPr>
      <w:r w:rsidRPr="00475C7A">
        <w:rPr>
          <w:rFonts w:asciiTheme="minorHAnsi" w:hAnsiTheme="minorHAnsi"/>
          <w:b/>
          <w:bCs/>
          <w:color w:val="FF0000"/>
        </w:rPr>
        <w:t>¿Dónde quedó tu amor?</w:t>
      </w:r>
      <w:r w:rsidRPr="00475C7A">
        <w:rPr>
          <w:rFonts w:asciiTheme="minorHAnsi" w:hAnsiTheme="minorHAnsi"/>
          <w:color w:val="FF0000"/>
        </w:rPr>
        <w:br/>
      </w:r>
      <w:r w:rsidRPr="00475C7A">
        <w:rPr>
          <w:rFonts w:asciiTheme="minorHAnsi" w:hAnsiTheme="minorHAnsi"/>
          <w:color w:val="000000"/>
        </w:rPr>
        <w:t>Tú, que solo piensas en tu comodidad y bienestar...</w:t>
      </w:r>
      <w:r w:rsidRPr="00475C7A">
        <w:rPr>
          <w:rFonts w:asciiTheme="minorHAnsi" w:hAnsiTheme="minorHAnsi"/>
          <w:color w:val="000000"/>
        </w:rPr>
        <w:br/>
        <w:t>Tú, que te crees superior a los demás...</w:t>
      </w:r>
      <w:r w:rsidRPr="00475C7A">
        <w:rPr>
          <w:rFonts w:asciiTheme="minorHAnsi" w:hAnsiTheme="minorHAnsi"/>
          <w:color w:val="000000"/>
        </w:rPr>
        <w:br/>
      </w:r>
      <w:r w:rsidRPr="00475C7A">
        <w:rPr>
          <w:rFonts w:asciiTheme="minorHAnsi" w:hAnsiTheme="minorHAnsi"/>
          <w:b/>
          <w:bCs/>
          <w:color w:val="FF0000"/>
        </w:rPr>
        <w:t>¿Dónde está el amor de Dios en ti?</w:t>
      </w:r>
    </w:p>
    <w:p w14:paraId="33FC5A90" w14:textId="20D25905" w:rsidR="00475C7A" w:rsidRPr="00475C7A" w:rsidRDefault="00475C7A" w:rsidP="00475C7A">
      <w:pPr>
        <w:rPr>
          <w:rFonts w:asciiTheme="minorHAnsi" w:hAnsiTheme="minorHAnsi"/>
          <w:color w:val="000000"/>
        </w:rPr>
      </w:pPr>
      <w:r w:rsidRPr="00475C7A">
        <w:rPr>
          <w:rFonts w:asciiTheme="minorHAnsi" w:hAnsiTheme="minorHAnsi"/>
          <w:b/>
          <w:bCs/>
          <w:color w:val="000000"/>
        </w:rPr>
        <w:t>Jesús lo dejó claro</w:t>
      </w:r>
      <w:r w:rsidR="00E75913" w:rsidRPr="00E75913">
        <w:rPr>
          <w:rFonts w:asciiTheme="minorHAnsi" w:hAnsiTheme="minorHAnsi"/>
          <w:b/>
          <w:bCs/>
          <w:color w:val="000000"/>
        </w:rPr>
        <w:t xml:space="preserve"> en </w:t>
      </w:r>
      <w:r w:rsidRPr="00475C7A">
        <w:rPr>
          <w:rFonts w:asciiTheme="minorHAnsi" w:hAnsiTheme="minorHAnsi"/>
          <w:b/>
          <w:bCs/>
          <w:color w:val="000000"/>
        </w:rPr>
        <w:t>Juan 13:34-35 (NTV)</w:t>
      </w:r>
      <w:r w:rsidR="00E75913">
        <w:rPr>
          <w:rFonts w:asciiTheme="minorHAnsi" w:hAnsiTheme="minorHAnsi"/>
          <w:b/>
          <w:bCs/>
          <w:color w:val="000000"/>
        </w:rPr>
        <w:t xml:space="preserve"> </w:t>
      </w:r>
      <w:r w:rsidRPr="00475C7A">
        <w:rPr>
          <w:rFonts w:asciiTheme="minorHAnsi" w:hAnsiTheme="minorHAnsi"/>
          <w:i/>
          <w:iCs/>
          <w:color w:val="000000"/>
        </w:rPr>
        <w:t>"</w:t>
      </w:r>
      <w:r w:rsidRPr="00475C7A">
        <w:rPr>
          <w:rFonts w:asciiTheme="minorHAnsi" w:hAnsiTheme="minorHAnsi"/>
          <w:i/>
          <w:iCs/>
          <w:color w:val="0070C0"/>
        </w:rPr>
        <w:t>Así que ahora les doy un nuevo mandamiento: Ámense unos a otros. Tal como yo los he amado, ustedes deben amarse unos a otros. El amor que tengan unos por otros será la prueba ante el mundo de que son mis discípulos</w:t>
      </w:r>
      <w:r w:rsidRPr="00475C7A">
        <w:rPr>
          <w:rFonts w:asciiTheme="minorHAnsi" w:hAnsiTheme="minorHAnsi"/>
          <w:i/>
          <w:iCs/>
          <w:color w:val="000000"/>
        </w:rPr>
        <w:t>."</w:t>
      </w:r>
    </w:p>
    <w:p w14:paraId="732B2731" w14:textId="6CB3C0AD" w:rsidR="00475C7A" w:rsidRPr="00475C7A" w:rsidRDefault="00E75913" w:rsidP="00475C7A">
      <w:pPr>
        <w:rPr>
          <w:rFonts w:asciiTheme="minorHAnsi" w:hAnsiTheme="minorHAnsi"/>
          <w:color w:val="000000"/>
        </w:rPr>
      </w:pPr>
      <w:r>
        <w:rPr>
          <w:rFonts w:asciiTheme="minorHAnsi" w:hAnsiTheme="minorHAnsi"/>
          <w:b/>
          <w:bCs/>
          <w:color w:val="000000"/>
        </w:rPr>
        <w:t>A</w:t>
      </w:r>
      <w:r w:rsidR="00475C7A" w:rsidRPr="00475C7A">
        <w:rPr>
          <w:rFonts w:asciiTheme="minorHAnsi" w:hAnsiTheme="minorHAnsi"/>
          <w:b/>
          <w:bCs/>
          <w:color w:val="000000"/>
        </w:rPr>
        <w:t>lgunos</w:t>
      </w:r>
      <w:r>
        <w:rPr>
          <w:rFonts w:asciiTheme="minorHAnsi" w:hAnsiTheme="minorHAnsi"/>
          <w:b/>
          <w:bCs/>
          <w:color w:val="000000"/>
        </w:rPr>
        <w:t xml:space="preserve"> dicen</w:t>
      </w:r>
      <w:r w:rsidR="00475C7A" w:rsidRPr="00475C7A">
        <w:rPr>
          <w:rFonts w:asciiTheme="minorHAnsi" w:hAnsiTheme="minorHAnsi"/>
          <w:b/>
          <w:bCs/>
          <w:color w:val="000000"/>
        </w:rPr>
        <w:t>:</w:t>
      </w:r>
      <w:r>
        <w:rPr>
          <w:rFonts w:asciiTheme="minorHAnsi" w:hAnsiTheme="minorHAnsi"/>
          <w:b/>
          <w:bCs/>
          <w:color w:val="000000"/>
        </w:rPr>
        <w:t xml:space="preserve"> </w:t>
      </w:r>
      <w:r w:rsidR="00475C7A" w:rsidRPr="00475C7A">
        <w:rPr>
          <w:rFonts w:asciiTheme="minorHAnsi" w:hAnsiTheme="minorHAnsi"/>
          <w:color w:val="FF0000"/>
        </w:rPr>
        <w:t>¿La prueba de que eres discípulo de Cristo es la unción que portas?</w:t>
      </w:r>
      <w:r w:rsidR="00475C7A" w:rsidRPr="00475C7A">
        <w:rPr>
          <w:rFonts w:asciiTheme="minorHAnsi" w:hAnsiTheme="minorHAnsi"/>
          <w:color w:val="FF0000"/>
        </w:rPr>
        <w:br/>
      </w:r>
      <w:r w:rsidRPr="00E75913">
        <w:rPr>
          <w:rFonts w:asciiTheme="minorHAnsi" w:hAnsiTheme="minorHAnsi"/>
          <w:b/>
          <w:bCs/>
          <w:color w:val="000000" w:themeColor="text1"/>
        </w:rPr>
        <w:t>Y otro dicen:</w:t>
      </w:r>
      <w:r w:rsidRPr="00E75913">
        <w:rPr>
          <w:rFonts w:asciiTheme="minorHAnsi" w:hAnsiTheme="minorHAnsi"/>
          <w:color w:val="000000" w:themeColor="text1"/>
        </w:rPr>
        <w:t xml:space="preserve"> </w:t>
      </w:r>
      <w:r w:rsidR="00475C7A" w:rsidRPr="00475C7A">
        <w:rPr>
          <w:rFonts w:asciiTheme="minorHAnsi" w:hAnsiTheme="minorHAnsi"/>
          <w:color w:val="FF0000"/>
        </w:rPr>
        <w:t>¿La evidencia de tu fe es cuántas doctrinas dominas y conoces?</w:t>
      </w:r>
      <w:r w:rsidR="00475C7A" w:rsidRPr="00475C7A">
        <w:rPr>
          <w:rFonts w:asciiTheme="minorHAnsi" w:hAnsiTheme="minorHAnsi"/>
          <w:color w:val="FF0000"/>
        </w:rPr>
        <w:br/>
      </w:r>
      <w:r w:rsidR="00475C7A" w:rsidRPr="00475C7A">
        <w:rPr>
          <w:rFonts w:asciiTheme="minorHAnsi" w:hAnsiTheme="minorHAnsi"/>
          <w:b/>
          <w:bCs/>
          <w:color w:val="000000"/>
        </w:rPr>
        <w:t>No.</w:t>
      </w:r>
      <w:r>
        <w:rPr>
          <w:rFonts w:asciiTheme="minorHAnsi" w:hAnsiTheme="minorHAnsi"/>
          <w:color w:val="000000"/>
        </w:rPr>
        <w:t xml:space="preserve"> </w:t>
      </w:r>
      <w:r w:rsidR="00475C7A" w:rsidRPr="00475C7A">
        <w:rPr>
          <w:rFonts w:asciiTheme="minorHAnsi" w:hAnsiTheme="minorHAnsi"/>
          <w:color w:val="000000"/>
        </w:rPr>
        <w:t>La verdadera evidencia es </w:t>
      </w:r>
      <w:r w:rsidR="00475C7A" w:rsidRPr="00475C7A">
        <w:rPr>
          <w:rFonts w:asciiTheme="minorHAnsi" w:hAnsiTheme="minorHAnsi"/>
          <w:b/>
          <w:bCs/>
          <w:color w:val="000000"/>
        </w:rPr>
        <w:t>el amor</w:t>
      </w:r>
      <w:r w:rsidR="00475C7A" w:rsidRPr="00475C7A">
        <w:rPr>
          <w:rFonts w:asciiTheme="minorHAnsi" w:hAnsiTheme="minorHAnsi"/>
          <w:color w:val="000000"/>
        </w:rPr>
        <w:t> que se ve en ti.</w:t>
      </w:r>
    </w:p>
    <w:p w14:paraId="598B7DAF" w14:textId="77777777" w:rsidR="00475C7A" w:rsidRPr="00475C7A" w:rsidRDefault="00475C7A" w:rsidP="00475C7A">
      <w:pPr>
        <w:rPr>
          <w:rFonts w:asciiTheme="minorHAnsi" w:hAnsiTheme="minorHAnsi"/>
          <w:color w:val="000000"/>
        </w:rPr>
      </w:pPr>
      <w:r w:rsidRPr="00475C7A">
        <w:rPr>
          <w:rFonts w:asciiTheme="minorHAnsi" w:hAnsiTheme="minorHAnsi"/>
          <w:color w:val="000000"/>
        </w:rPr>
        <w:t>Sí, necesitamos </w:t>
      </w:r>
      <w:r w:rsidRPr="00475C7A">
        <w:rPr>
          <w:rFonts w:asciiTheme="minorHAnsi" w:hAnsiTheme="minorHAnsi"/>
          <w:b/>
          <w:bCs/>
          <w:color w:val="000000"/>
        </w:rPr>
        <w:t>vivir la Palabra</w:t>
      </w:r>
      <w:r w:rsidRPr="00475C7A">
        <w:rPr>
          <w:rFonts w:asciiTheme="minorHAnsi" w:hAnsiTheme="minorHAnsi"/>
          <w:color w:val="000000"/>
        </w:rPr>
        <w:t>.</w:t>
      </w:r>
      <w:r w:rsidRPr="00475C7A">
        <w:rPr>
          <w:rFonts w:asciiTheme="minorHAnsi" w:hAnsiTheme="minorHAnsi"/>
          <w:color w:val="000000"/>
        </w:rPr>
        <w:br/>
        <w:t>Sí, necesitamos </w:t>
      </w:r>
      <w:r w:rsidRPr="00475C7A">
        <w:rPr>
          <w:rFonts w:asciiTheme="minorHAnsi" w:hAnsiTheme="minorHAnsi"/>
          <w:b/>
          <w:bCs/>
          <w:color w:val="000000"/>
        </w:rPr>
        <w:t>la unción del Espíritu Santo</w:t>
      </w:r>
      <w:r w:rsidRPr="00475C7A">
        <w:rPr>
          <w:rFonts w:asciiTheme="minorHAnsi" w:hAnsiTheme="minorHAnsi"/>
          <w:color w:val="000000"/>
        </w:rPr>
        <w:t>.</w:t>
      </w:r>
      <w:r w:rsidRPr="00475C7A">
        <w:rPr>
          <w:rFonts w:asciiTheme="minorHAnsi" w:hAnsiTheme="minorHAnsi"/>
          <w:color w:val="000000"/>
        </w:rPr>
        <w:br/>
        <w:t>Pero el </w:t>
      </w:r>
      <w:r w:rsidRPr="00475C7A">
        <w:rPr>
          <w:rFonts w:asciiTheme="minorHAnsi" w:hAnsiTheme="minorHAnsi"/>
          <w:b/>
          <w:bCs/>
          <w:color w:val="000000"/>
        </w:rPr>
        <w:t>amor de Dios</w:t>
      </w:r>
      <w:r w:rsidRPr="00475C7A">
        <w:rPr>
          <w:rFonts w:asciiTheme="minorHAnsi" w:hAnsiTheme="minorHAnsi"/>
          <w:color w:val="000000"/>
        </w:rPr>
        <w:t> debe ser visible en la vida de </w:t>
      </w:r>
      <w:r w:rsidRPr="00475C7A">
        <w:rPr>
          <w:rFonts w:asciiTheme="minorHAnsi" w:hAnsiTheme="minorHAnsi"/>
          <w:b/>
          <w:bCs/>
          <w:color w:val="000000"/>
        </w:rPr>
        <w:t>cada hijo suyo</w:t>
      </w:r>
      <w:r w:rsidRPr="00475C7A">
        <w:rPr>
          <w:rFonts w:asciiTheme="minorHAnsi" w:hAnsiTheme="minorHAnsi"/>
          <w:color w:val="000000"/>
        </w:rPr>
        <w:t>.</w:t>
      </w:r>
    </w:p>
    <w:p w14:paraId="57617837" w14:textId="77777777" w:rsidR="00475C7A" w:rsidRPr="00475C7A" w:rsidRDefault="00475C7A" w:rsidP="00475C7A">
      <w:pPr>
        <w:rPr>
          <w:rFonts w:asciiTheme="minorHAnsi" w:hAnsiTheme="minorHAnsi"/>
          <w:color w:val="000000"/>
        </w:rPr>
      </w:pPr>
      <w:r w:rsidRPr="00475C7A">
        <w:rPr>
          <w:rFonts w:asciiTheme="minorHAnsi" w:hAnsiTheme="minorHAnsi"/>
          <w:color w:val="000000"/>
        </w:rPr>
        <w:t>Que ese amor se vea en ti hoy.</w:t>
      </w:r>
      <w:r w:rsidRPr="00475C7A">
        <w:rPr>
          <w:rFonts w:asciiTheme="minorHAnsi" w:hAnsiTheme="minorHAnsi"/>
          <w:color w:val="000000"/>
        </w:rPr>
        <w:br/>
        <w:t>Que sea evidente que Cristo vive en ti.</w:t>
      </w:r>
    </w:p>
    <w:p w14:paraId="514DC76C" w14:textId="77777777" w:rsidR="00475C7A" w:rsidRPr="00475C7A" w:rsidRDefault="00475C7A" w:rsidP="00475C7A">
      <w:pPr>
        <w:rPr>
          <w:rFonts w:asciiTheme="minorHAnsi" w:hAnsiTheme="minorHAnsi"/>
          <w:color w:val="000000"/>
        </w:rPr>
      </w:pPr>
      <w:r w:rsidRPr="00475C7A">
        <w:rPr>
          <w:rFonts w:asciiTheme="minorHAnsi" w:hAnsiTheme="minorHAnsi"/>
          <w:b/>
          <w:bCs/>
          <w:color w:val="000000"/>
        </w:rPr>
        <w:t>Bendiciones.</w:t>
      </w:r>
    </w:p>
    <w:bookmarkEnd w:id="106"/>
    <w:p w14:paraId="15C70778" w14:textId="5C89F0CA" w:rsidR="006A7DF3" w:rsidRDefault="006A7DF3" w:rsidP="00657128">
      <w:pPr>
        <w:tabs>
          <w:tab w:val="left" w:pos="2939"/>
        </w:tabs>
        <w:rPr>
          <w:rFonts w:asciiTheme="minorHAnsi" w:hAnsiTheme="minorHAnsi"/>
          <w:color w:val="000000" w:themeColor="text1"/>
        </w:rPr>
      </w:pPr>
    </w:p>
    <w:p w14:paraId="0517E42F" w14:textId="77777777" w:rsidR="009A49C1" w:rsidRDefault="009A49C1" w:rsidP="00657128">
      <w:pPr>
        <w:tabs>
          <w:tab w:val="left" w:pos="2939"/>
        </w:tabs>
        <w:rPr>
          <w:rFonts w:asciiTheme="minorHAnsi" w:hAnsiTheme="minorHAnsi"/>
          <w:color w:val="000000" w:themeColor="text1"/>
        </w:rPr>
      </w:pPr>
    </w:p>
    <w:p w14:paraId="1E5E7F7C" w14:textId="77777777" w:rsidR="009A49C1" w:rsidRDefault="009A49C1" w:rsidP="00657128">
      <w:pPr>
        <w:tabs>
          <w:tab w:val="left" w:pos="2939"/>
        </w:tabs>
        <w:rPr>
          <w:rFonts w:asciiTheme="minorHAnsi" w:hAnsiTheme="minorHAnsi"/>
          <w:color w:val="000000" w:themeColor="text1"/>
        </w:rPr>
      </w:pPr>
    </w:p>
    <w:p w14:paraId="5E4535FA" w14:textId="77777777" w:rsidR="009A49C1" w:rsidRPr="00C450E6" w:rsidRDefault="009A49C1" w:rsidP="009A49C1">
      <w:pPr>
        <w:rPr>
          <w:rFonts w:asciiTheme="minorHAnsi" w:hAnsiTheme="minorHAnsi"/>
        </w:rPr>
      </w:pPr>
    </w:p>
    <w:p w14:paraId="203490C3" w14:textId="77777777" w:rsidR="009A49C1" w:rsidRPr="00C450E6" w:rsidRDefault="009A49C1" w:rsidP="009A49C1">
      <w:pPr>
        <w:outlineLvl w:val="1"/>
        <w:rPr>
          <w:rFonts w:asciiTheme="minorHAnsi" w:hAnsiTheme="minorHAnsi"/>
          <w:b/>
          <w:bCs/>
          <w:color w:val="000000"/>
        </w:rPr>
      </w:pPr>
      <w:bookmarkStart w:id="107" w:name="OLE_LINK106"/>
      <w:r w:rsidRPr="00C450E6">
        <w:rPr>
          <w:rFonts w:asciiTheme="minorHAnsi" w:hAnsiTheme="minorHAnsi"/>
          <w:b/>
          <w:bCs/>
          <w:i/>
          <w:iCs/>
          <w:color w:val="000000"/>
        </w:rPr>
        <w:t>"Un corazón verdadero ante Dios"</w:t>
      </w:r>
    </w:p>
    <w:p w14:paraId="1BA2539F" w14:textId="77777777" w:rsidR="009A49C1" w:rsidRDefault="009A49C1" w:rsidP="009A49C1">
      <w:pPr>
        <w:rPr>
          <w:b/>
          <w:bCs/>
          <w:color w:val="000000"/>
        </w:rPr>
      </w:pPr>
      <w:r w:rsidRPr="00C450E6">
        <w:rPr>
          <w:rFonts w:asciiTheme="minorHAnsi" w:hAnsiTheme="minorHAnsi"/>
          <w:i/>
          <w:iCs/>
          <w:color w:val="0070C0"/>
        </w:rPr>
        <w:t>"¿Por qué has permitido que Satanás llenara tu corazón? Le mentiste al Espíritu Santo</w:t>
      </w:r>
      <w:r w:rsidRPr="00C450E6">
        <w:rPr>
          <w:i/>
          <w:iCs/>
          <w:color w:val="0070C0"/>
        </w:rPr>
        <w:t xml:space="preserve"> …</w:t>
      </w:r>
      <w:r w:rsidRPr="00C450E6">
        <w:rPr>
          <w:rFonts w:asciiTheme="minorHAnsi" w:hAnsiTheme="minorHAnsi"/>
          <w:i/>
          <w:iCs/>
          <w:color w:val="0070C0"/>
        </w:rPr>
        <w:t xml:space="preserve"> ¡No nos mentiste a nosotros sino a Dios!"</w:t>
      </w:r>
      <w:r w:rsidRPr="00C450E6">
        <w:rPr>
          <w:rFonts w:asciiTheme="minorHAnsi" w:hAnsiTheme="minorHAnsi"/>
          <w:color w:val="0070C0"/>
        </w:rPr>
        <w:t> </w:t>
      </w:r>
      <w:r w:rsidRPr="00C450E6">
        <w:rPr>
          <w:rFonts w:asciiTheme="minorHAnsi" w:hAnsiTheme="minorHAnsi"/>
          <w:color w:val="000000"/>
        </w:rPr>
        <w:t xml:space="preserve"> </w:t>
      </w:r>
      <w:r w:rsidRPr="00C450E6">
        <w:rPr>
          <w:rFonts w:asciiTheme="minorHAnsi" w:hAnsiTheme="minorHAnsi"/>
          <w:b/>
          <w:bCs/>
          <w:color w:val="000000"/>
        </w:rPr>
        <w:t>Hechos 5:3-4</w:t>
      </w:r>
      <w:r w:rsidRPr="00C450E6">
        <w:rPr>
          <w:b/>
          <w:bCs/>
          <w:color w:val="000000"/>
        </w:rPr>
        <w:t xml:space="preserve"> NTV</w:t>
      </w:r>
    </w:p>
    <w:p w14:paraId="3D6EB8E1" w14:textId="77777777" w:rsidR="009A49C1" w:rsidRDefault="009A49C1" w:rsidP="009A49C1">
      <w:pPr>
        <w:rPr>
          <w:b/>
          <w:bCs/>
          <w:color w:val="000000"/>
        </w:rPr>
      </w:pPr>
      <w:r>
        <w:rPr>
          <w:b/>
          <w:bCs/>
          <w:color w:val="000000"/>
        </w:rPr>
        <w:t xml:space="preserve">Lee Hechos 5:1-4 NTV. </w:t>
      </w:r>
    </w:p>
    <w:p w14:paraId="5BB75977" w14:textId="77777777" w:rsidR="009A49C1" w:rsidRPr="00C450E6" w:rsidRDefault="009A49C1" w:rsidP="009A49C1">
      <w:pPr>
        <w:rPr>
          <w:rFonts w:asciiTheme="minorHAnsi" w:hAnsiTheme="minorHAnsi"/>
          <w:b/>
          <w:bCs/>
          <w:color w:val="000000"/>
        </w:rPr>
      </w:pPr>
    </w:p>
    <w:p w14:paraId="23F0203F" w14:textId="77777777" w:rsidR="009A49C1" w:rsidRPr="00C450E6" w:rsidRDefault="009A49C1" w:rsidP="009A49C1">
      <w:pPr>
        <w:rPr>
          <w:rFonts w:asciiTheme="minorHAnsi" w:hAnsiTheme="minorHAnsi"/>
          <w:color w:val="000000"/>
        </w:rPr>
      </w:pPr>
      <w:r w:rsidRPr="00C450E6">
        <w:rPr>
          <w:rFonts w:asciiTheme="minorHAnsi" w:hAnsiTheme="minorHAnsi"/>
          <w:color w:val="000000"/>
        </w:rPr>
        <w:t xml:space="preserve">El relato de Ananías y Safira puede parecer duro y hasta inquietante. En medio de una iglesia naciente, llena del Espíritu y del amor fraternal, esta historia </w:t>
      </w:r>
      <w:r>
        <w:rPr>
          <w:color w:val="000000"/>
        </w:rPr>
        <w:t>aparece</w:t>
      </w:r>
      <w:r w:rsidRPr="00C450E6">
        <w:rPr>
          <w:rFonts w:asciiTheme="minorHAnsi" w:hAnsiTheme="minorHAnsi"/>
          <w:color w:val="000000"/>
        </w:rPr>
        <w:t xml:space="preserve"> con una advertencia clara: </w:t>
      </w:r>
      <w:r w:rsidRPr="00C450E6">
        <w:rPr>
          <w:rFonts w:asciiTheme="minorHAnsi" w:hAnsiTheme="minorHAnsi"/>
          <w:b/>
          <w:bCs/>
          <w:color w:val="000000"/>
        </w:rPr>
        <w:t>Dios no está interesado en apariencias, sino en corazones íntegros</w:t>
      </w:r>
      <w:r w:rsidRPr="00C450E6">
        <w:rPr>
          <w:rFonts w:asciiTheme="minorHAnsi" w:hAnsiTheme="minorHAnsi"/>
          <w:color w:val="000000"/>
        </w:rPr>
        <w:t>.</w:t>
      </w:r>
    </w:p>
    <w:p w14:paraId="4E11C795" w14:textId="77777777" w:rsidR="009A49C1" w:rsidRPr="00C450E6" w:rsidRDefault="009A49C1" w:rsidP="009A49C1">
      <w:pPr>
        <w:rPr>
          <w:rFonts w:asciiTheme="minorHAnsi" w:hAnsiTheme="minorHAnsi"/>
          <w:color w:val="000000"/>
        </w:rPr>
      </w:pPr>
      <w:r w:rsidRPr="00C450E6">
        <w:rPr>
          <w:rFonts w:asciiTheme="minorHAnsi" w:hAnsiTheme="minorHAnsi"/>
          <w:color w:val="000000"/>
        </w:rPr>
        <w:t>Ananías y Safira no murieron por no dar todo el dinero, sino por </w:t>
      </w:r>
      <w:r w:rsidRPr="00C450E6">
        <w:rPr>
          <w:rFonts w:asciiTheme="minorHAnsi" w:hAnsiTheme="minorHAnsi"/>
          <w:b/>
          <w:bCs/>
          <w:color w:val="000000"/>
        </w:rPr>
        <w:t>pretender una espiritualidad falsa</w:t>
      </w:r>
      <w:r w:rsidRPr="00C450E6">
        <w:rPr>
          <w:rFonts w:asciiTheme="minorHAnsi" w:hAnsiTheme="minorHAnsi"/>
          <w:color w:val="000000"/>
        </w:rPr>
        <w:t>. Lo que Dios juzgó no fue la cantidad que dieron, sino la mentira encubierta con religiosidad.</w:t>
      </w:r>
    </w:p>
    <w:p w14:paraId="1B228FE6" w14:textId="77777777" w:rsidR="009A49C1" w:rsidRPr="00C450E6" w:rsidRDefault="009A49C1" w:rsidP="009A49C1">
      <w:pPr>
        <w:rPr>
          <w:rFonts w:asciiTheme="minorHAnsi" w:hAnsiTheme="minorHAnsi"/>
          <w:color w:val="000000"/>
        </w:rPr>
      </w:pPr>
      <w:r w:rsidRPr="00C450E6">
        <w:rPr>
          <w:rFonts w:asciiTheme="minorHAnsi" w:hAnsiTheme="minorHAnsi"/>
          <w:color w:val="000000"/>
        </w:rPr>
        <w:t xml:space="preserve">En </w:t>
      </w:r>
      <w:r>
        <w:rPr>
          <w:color w:val="000000"/>
        </w:rPr>
        <w:t>estos</w:t>
      </w:r>
      <w:r w:rsidRPr="00C450E6">
        <w:rPr>
          <w:rFonts w:asciiTheme="minorHAnsi" w:hAnsiTheme="minorHAnsi"/>
          <w:color w:val="000000"/>
        </w:rPr>
        <w:t xml:space="preserve"> tiempo donde muchos sienten que tienen que "aparentar" estar bien espiritualmente, este pasaje nos recuerda que </w:t>
      </w:r>
      <w:r w:rsidRPr="00C450E6">
        <w:rPr>
          <w:rFonts w:asciiTheme="minorHAnsi" w:hAnsiTheme="minorHAnsi"/>
          <w:b/>
          <w:bCs/>
          <w:color w:val="000000"/>
        </w:rPr>
        <w:t>lo que más honra a Dios es la transparencia</w:t>
      </w:r>
      <w:r w:rsidRPr="00C450E6">
        <w:rPr>
          <w:rFonts w:asciiTheme="minorHAnsi" w:hAnsiTheme="minorHAnsi"/>
          <w:color w:val="000000"/>
        </w:rPr>
        <w:t>. Él no se impresiona con nuestras ofrendas si el corazón está dividido, si nuestras intenciones no son limpias.</w:t>
      </w:r>
    </w:p>
    <w:p w14:paraId="17F72C32" w14:textId="77777777" w:rsidR="009A49C1" w:rsidRPr="00C450E6" w:rsidRDefault="009A49C1" w:rsidP="009A49C1">
      <w:pPr>
        <w:rPr>
          <w:rFonts w:asciiTheme="minorHAnsi" w:hAnsiTheme="minorHAnsi"/>
          <w:color w:val="000000"/>
        </w:rPr>
      </w:pPr>
      <w:r w:rsidRPr="00C450E6">
        <w:rPr>
          <w:rFonts w:asciiTheme="minorHAnsi" w:hAnsiTheme="minorHAnsi"/>
          <w:color w:val="000000"/>
        </w:rPr>
        <w:t>Este mensaje </w:t>
      </w:r>
      <w:r w:rsidRPr="00C450E6">
        <w:rPr>
          <w:rFonts w:asciiTheme="minorHAnsi" w:hAnsiTheme="minorHAnsi"/>
          <w:b/>
          <w:bCs/>
          <w:color w:val="000000"/>
        </w:rPr>
        <w:t>no es para infundir miedo</w:t>
      </w:r>
      <w:r w:rsidRPr="00C450E6">
        <w:rPr>
          <w:rFonts w:asciiTheme="minorHAnsi" w:hAnsiTheme="minorHAnsi"/>
          <w:color w:val="000000"/>
        </w:rPr>
        <w:t>, sino para darnos esperanza: </w:t>
      </w:r>
      <w:r w:rsidRPr="00C450E6">
        <w:rPr>
          <w:rFonts w:asciiTheme="minorHAnsi" w:hAnsiTheme="minorHAnsi"/>
          <w:b/>
          <w:bCs/>
          <w:color w:val="000000"/>
        </w:rPr>
        <w:t>¡Dios recibe con amor al que viene con un corazón verdadero!</w:t>
      </w:r>
      <w:r w:rsidRPr="00C450E6">
        <w:rPr>
          <w:rFonts w:asciiTheme="minorHAnsi" w:hAnsiTheme="minorHAnsi"/>
          <w:color w:val="000000"/>
        </w:rPr>
        <w:t> Aun cuando hemos fallado, Dios no cierra Su puerta. Él quiere restaurar, sanar y formar un carácter genuino en nosotros.</w:t>
      </w:r>
    </w:p>
    <w:p w14:paraId="00673224" w14:textId="77777777" w:rsidR="009A49C1" w:rsidRPr="00C450E6" w:rsidRDefault="009A49C1" w:rsidP="009A49C1">
      <w:pPr>
        <w:rPr>
          <w:rFonts w:asciiTheme="minorHAnsi" w:hAnsiTheme="minorHAnsi"/>
          <w:color w:val="000000"/>
        </w:rPr>
      </w:pPr>
      <w:r w:rsidRPr="00C450E6">
        <w:rPr>
          <w:rFonts w:asciiTheme="minorHAnsi" w:hAnsiTheme="minorHAnsi"/>
          <w:color w:val="000000"/>
        </w:rPr>
        <w:t>Iglesia, este es un llamado al </w:t>
      </w:r>
      <w:r w:rsidRPr="00C450E6">
        <w:rPr>
          <w:rFonts w:asciiTheme="minorHAnsi" w:hAnsiTheme="minorHAnsi"/>
          <w:b/>
          <w:bCs/>
          <w:color w:val="000000"/>
        </w:rPr>
        <w:t>despertar espiritual</w:t>
      </w:r>
      <w:r w:rsidRPr="00C450E6">
        <w:rPr>
          <w:rFonts w:asciiTheme="minorHAnsi" w:hAnsiTheme="minorHAnsi"/>
          <w:color w:val="000000"/>
        </w:rPr>
        <w:t xml:space="preserve">. </w:t>
      </w:r>
      <w:r>
        <w:rPr>
          <w:color w:val="000000"/>
        </w:rPr>
        <w:t>P</w:t>
      </w:r>
      <w:r w:rsidRPr="00C450E6">
        <w:rPr>
          <w:rFonts w:asciiTheme="minorHAnsi" w:hAnsiTheme="minorHAnsi"/>
          <w:color w:val="000000"/>
        </w:rPr>
        <w:t>ara vivir en </w:t>
      </w:r>
      <w:r w:rsidRPr="00C450E6">
        <w:rPr>
          <w:rFonts w:asciiTheme="minorHAnsi" w:hAnsiTheme="minorHAnsi"/>
          <w:b/>
          <w:bCs/>
          <w:color w:val="000000"/>
        </w:rPr>
        <w:t>la libertad de la verdad</w:t>
      </w:r>
      <w:r>
        <w:rPr>
          <w:b/>
          <w:bCs/>
          <w:color w:val="000000"/>
        </w:rPr>
        <w:t xml:space="preserve"> y no imitar al mundo</w:t>
      </w:r>
      <w:r w:rsidRPr="00C450E6">
        <w:rPr>
          <w:rFonts w:asciiTheme="minorHAnsi" w:hAnsiTheme="minorHAnsi"/>
          <w:color w:val="000000"/>
        </w:rPr>
        <w:t>. Cuando vivimos con un corazón sin doblez, no solo agradamos a Dios, sino que nuestra comunión con los demás se hace más fuerte, más profunda y más real.</w:t>
      </w:r>
    </w:p>
    <w:p w14:paraId="11FB367E" w14:textId="77777777" w:rsidR="009A49C1" w:rsidRDefault="009A49C1" w:rsidP="009A49C1">
      <w:pPr>
        <w:rPr>
          <w:b/>
          <w:bCs/>
          <w:color w:val="000000"/>
        </w:rPr>
      </w:pPr>
      <w:r w:rsidRPr="00C450E6">
        <w:rPr>
          <w:rFonts w:asciiTheme="minorHAnsi" w:hAnsiTheme="minorHAnsi"/>
          <w:color w:val="000000"/>
        </w:rPr>
        <w:t>Dios está edificando una iglesia sin manchas ni arrugas (</w:t>
      </w:r>
      <w:r w:rsidRPr="00C450E6">
        <w:rPr>
          <w:rFonts w:asciiTheme="minorHAnsi" w:hAnsiTheme="minorHAnsi"/>
          <w:b/>
          <w:bCs/>
          <w:color w:val="000000"/>
        </w:rPr>
        <w:t>Efesios 5:27</w:t>
      </w:r>
      <w:r w:rsidRPr="00C450E6">
        <w:rPr>
          <w:rFonts w:asciiTheme="minorHAnsi" w:hAnsiTheme="minorHAnsi"/>
          <w:color w:val="000000"/>
        </w:rPr>
        <w:t>), y eso comienza con personas que dicen:</w:t>
      </w:r>
      <w:r>
        <w:rPr>
          <w:color w:val="000000"/>
        </w:rPr>
        <w:t xml:space="preserve"> </w:t>
      </w:r>
      <w:r w:rsidRPr="00C450E6">
        <w:rPr>
          <w:rFonts w:asciiTheme="minorHAnsi" w:hAnsiTheme="minorHAnsi"/>
          <w:b/>
          <w:bCs/>
          <w:color w:val="000000"/>
        </w:rPr>
        <w:t>“Señor, quiero ser verdadero delante de Ti.”</w:t>
      </w:r>
      <w:bookmarkEnd w:id="107"/>
    </w:p>
    <w:p w14:paraId="6D664814" w14:textId="77777777" w:rsidR="009A49C1" w:rsidRDefault="009A49C1" w:rsidP="009A49C1">
      <w:pPr>
        <w:rPr>
          <w:b/>
          <w:bCs/>
          <w:color w:val="000000"/>
        </w:rPr>
      </w:pPr>
    </w:p>
    <w:p w14:paraId="07E81A57" w14:textId="77777777" w:rsidR="009A49C1" w:rsidRPr="00FF09C0" w:rsidRDefault="009A49C1" w:rsidP="009A49C1">
      <w:pPr>
        <w:rPr>
          <w:rFonts w:asciiTheme="minorHAnsi" w:hAnsiTheme="minorHAnsi"/>
          <w:color w:val="000000"/>
          <w:lang w:val="es-ES"/>
        </w:rPr>
      </w:pPr>
      <w:r>
        <w:rPr>
          <w:color w:val="000000"/>
          <w:lang w:val="es-ES"/>
        </w:rPr>
        <w:t xml:space="preserve"> </w:t>
      </w:r>
    </w:p>
    <w:p w14:paraId="77EC07CC" w14:textId="77777777" w:rsidR="009A49C1" w:rsidRDefault="009A49C1" w:rsidP="00657128">
      <w:pPr>
        <w:tabs>
          <w:tab w:val="left" w:pos="2939"/>
        </w:tabs>
        <w:rPr>
          <w:rFonts w:asciiTheme="minorHAnsi" w:hAnsiTheme="minorHAnsi"/>
          <w:color w:val="000000" w:themeColor="text1"/>
          <w:lang w:val="es-ES"/>
        </w:rPr>
      </w:pPr>
    </w:p>
    <w:p w14:paraId="29862442" w14:textId="77777777" w:rsidR="0094752B" w:rsidRPr="008906DF" w:rsidRDefault="0094752B" w:rsidP="0094752B">
      <w:pPr>
        <w:outlineLvl w:val="2"/>
        <w:rPr>
          <w:rFonts w:asciiTheme="minorHAnsi" w:hAnsiTheme="minorHAnsi"/>
          <w:b/>
          <w:bCs/>
          <w:color w:val="000000"/>
          <w:sz w:val="28"/>
          <w:szCs w:val="28"/>
        </w:rPr>
      </w:pPr>
      <w:r w:rsidRPr="008906DF">
        <w:rPr>
          <w:rFonts w:asciiTheme="minorHAnsi" w:hAnsiTheme="minorHAnsi"/>
          <w:b/>
          <w:bCs/>
          <w:color w:val="000000"/>
          <w:sz w:val="28"/>
          <w:szCs w:val="28"/>
        </w:rPr>
        <w:t>“Cada uno en su lugar”</w:t>
      </w:r>
    </w:p>
    <w:p w14:paraId="1A29C3F5" w14:textId="77777777" w:rsidR="0094752B" w:rsidRPr="008906DF" w:rsidRDefault="0094752B" w:rsidP="0094752B">
      <w:pPr>
        <w:rPr>
          <w:rFonts w:asciiTheme="minorHAnsi" w:hAnsiTheme="minorHAnsi"/>
          <w:color w:val="000000"/>
        </w:rPr>
      </w:pPr>
      <w:r w:rsidRPr="008906DF">
        <w:rPr>
          <w:rFonts w:asciiTheme="minorHAnsi" w:hAnsiTheme="minorHAnsi"/>
          <w:b/>
          <w:bCs/>
          <w:color w:val="000000"/>
        </w:rPr>
        <w:t>Hechos 6:1-3 (NTV)</w:t>
      </w:r>
      <w:r w:rsidRPr="008906DF">
        <w:rPr>
          <w:rFonts w:asciiTheme="minorHAnsi" w:hAnsiTheme="minorHAnsi"/>
          <w:color w:val="000000"/>
        </w:rPr>
        <w:t xml:space="preserve"> </w:t>
      </w:r>
      <w:r w:rsidRPr="008906DF">
        <w:rPr>
          <w:rFonts w:asciiTheme="minorHAnsi" w:hAnsiTheme="minorHAnsi"/>
          <w:i/>
          <w:iCs/>
          <w:color w:val="0070C0"/>
          <w:vertAlign w:val="superscript"/>
        </w:rPr>
        <w:t>1</w:t>
      </w:r>
      <w:r w:rsidRPr="008906DF">
        <w:rPr>
          <w:rFonts w:asciiTheme="minorHAnsi" w:hAnsiTheme="minorHAnsi"/>
          <w:i/>
          <w:iCs/>
          <w:color w:val="0070C0"/>
        </w:rPr>
        <w:t>Al multiplicarse los creyentes rápidamente, hubo muestras de descontento. Los creyentes que hablaban griego se quejaban de los que hablaban hebreo, diciendo que sus viudas eran discriminadas en la distribución diaria de los alimentos.</w:t>
      </w:r>
      <w:r w:rsidRPr="008906DF">
        <w:rPr>
          <w:rFonts w:asciiTheme="minorHAnsi" w:hAnsiTheme="minorHAnsi"/>
          <w:i/>
          <w:iCs/>
          <w:color w:val="0070C0"/>
        </w:rPr>
        <w:br/>
      </w:r>
      <w:r w:rsidRPr="008906DF">
        <w:rPr>
          <w:rFonts w:asciiTheme="minorHAnsi" w:hAnsiTheme="minorHAnsi"/>
          <w:i/>
          <w:iCs/>
          <w:color w:val="0070C0"/>
          <w:vertAlign w:val="superscript"/>
        </w:rPr>
        <w:t xml:space="preserve">2 </w:t>
      </w:r>
      <w:r w:rsidRPr="008906DF">
        <w:rPr>
          <w:rFonts w:asciiTheme="minorHAnsi" w:hAnsiTheme="minorHAnsi"/>
          <w:i/>
          <w:iCs/>
          <w:color w:val="0070C0"/>
        </w:rPr>
        <w:t>De manera que los doce convocaron a todos los creyentes a una reunión. Dijeron: «Nosotros, los apóstoles, deberíamos ocupar nuestro tiempo en enseñar la palabra de Dios, y no en dirigir la distribución de alimento.</w:t>
      </w:r>
      <w:r w:rsidRPr="008906DF">
        <w:rPr>
          <w:rFonts w:asciiTheme="minorHAnsi" w:hAnsiTheme="minorHAnsi"/>
          <w:i/>
          <w:iCs/>
          <w:color w:val="0070C0"/>
          <w:vertAlign w:val="superscript"/>
        </w:rPr>
        <w:t xml:space="preserve">3 </w:t>
      </w:r>
      <w:r w:rsidRPr="008906DF">
        <w:rPr>
          <w:rFonts w:asciiTheme="minorHAnsi" w:hAnsiTheme="minorHAnsi"/>
          <w:i/>
          <w:iCs/>
          <w:color w:val="0070C0"/>
        </w:rPr>
        <w:t>Por lo tanto, hermanos, escojan a siete hombres que sean muy respetados, que estén llenos del Espíritu y de sabiduría</w:t>
      </w:r>
      <w:r w:rsidRPr="008906DF">
        <w:rPr>
          <w:rFonts w:asciiTheme="minorHAnsi" w:hAnsiTheme="minorHAnsi"/>
          <w:color w:val="000000"/>
        </w:rPr>
        <w:t>».</w:t>
      </w:r>
    </w:p>
    <w:p w14:paraId="4F4F4886" w14:textId="77777777" w:rsidR="0094752B" w:rsidRPr="008906DF" w:rsidRDefault="0094752B" w:rsidP="0094752B">
      <w:pPr>
        <w:rPr>
          <w:rFonts w:asciiTheme="minorHAnsi" w:hAnsiTheme="minorHAnsi"/>
          <w:color w:val="000000"/>
        </w:rPr>
      </w:pPr>
    </w:p>
    <w:p w14:paraId="2F9E1133" w14:textId="77777777" w:rsidR="0094752B" w:rsidRPr="008906DF" w:rsidRDefault="0094752B" w:rsidP="0094752B">
      <w:pPr>
        <w:rPr>
          <w:rFonts w:asciiTheme="minorHAnsi" w:hAnsiTheme="minorHAnsi"/>
          <w:color w:val="000000"/>
        </w:rPr>
      </w:pPr>
      <w:r w:rsidRPr="008906DF">
        <w:rPr>
          <w:rFonts w:asciiTheme="minorHAnsi" w:hAnsiTheme="minorHAnsi"/>
          <w:color w:val="000000"/>
        </w:rPr>
        <w:t>Conocer la responsabilidad que nos corresponde sin sentirnos discriminados ni exaltados es parte esencial del desarrollo y la extensión del Reino de Dios.</w:t>
      </w:r>
    </w:p>
    <w:p w14:paraId="5E06A72B" w14:textId="77777777" w:rsidR="0094752B" w:rsidRPr="008906DF" w:rsidRDefault="0094752B" w:rsidP="0094752B">
      <w:pPr>
        <w:rPr>
          <w:rFonts w:asciiTheme="minorHAnsi" w:hAnsiTheme="minorHAnsi"/>
          <w:color w:val="000000"/>
        </w:rPr>
      </w:pPr>
      <w:r w:rsidRPr="008906DF">
        <w:rPr>
          <w:rFonts w:asciiTheme="minorHAnsi" w:hAnsiTheme="minorHAnsi"/>
          <w:color w:val="000000"/>
        </w:rPr>
        <w:t>En este pasaje, había surgido un problema dentro de la iglesia primitiva: comenzó a haber murmuración, y esto estaba generando conflictos. Entre los efectos de esa situación, se estaba viendo afectada la vida espiritual y la misión evangelizadora. En otras palabras, la extensión y madurez del evangelio se estaba poniendo en riesgo, y eso podía detener el avance del mensaje que debía llegar a toda la tierra.</w:t>
      </w:r>
    </w:p>
    <w:p w14:paraId="40480E10" w14:textId="77777777" w:rsidR="0094752B" w:rsidRPr="008906DF" w:rsidRDefault="0094752B" w:rsidP="0094752B">
      <w:pPr>
        <w:rPr>
          <w:rFonts w:asciiTheme="minorHAnsi" w:hAnsiTheme="minorHAnsi"/>
          <w:color w:val="000000"/>
        </w:rPr>
      </w:pPr>
      <w:r w:rsidRPr="008906DF">
        <w:rPr>
          <w:rFonts w:asciiTheme="minorHAnsi" w:hAnsiTheme="minorHAnsi"/>
          <w:color w:val="000000"/>
        </w:rPr>
        <w:t>Los apóstoles, con sabiduría, analizaron lo que estaba ocurriendo y tomaron una decisión clara para resolver el conflicto de manera que no se detuviera la misión principal.</w:t>
      </w:r>
    </w:p>
    <w:p w14:paraId="275055CE" w14:textId="77777777" w:rsidR="0094752B" w:rsidRPr="008906DF" w:rsidRDefault="0094752B" w:rsidP="0094752B">
      <w:pPr>
        <w:rPr>
          <w:rFonts w:asciiTheme="minorHAnsi" w:hAnsiTheme="minorHAnsi"/>
          <w:color w:val="000000"/>
        </w:rPr>
      </w:pPr>
      <w:r w:rsidRPr="008906DF">
        <w:rPr>
          <w:rFonts w:asciiTheme="minorHAnsi" w:hAnsiTheme="minorHAnsi"/>
          <w:color w:val="000000"/>
        </w:rPr>
        <w:t>Te pregunto: </w:t>
      </w:r>
      <w:r w:rsidRPr="008906DF">
        <w:rPr>
          <w:rFonts w:asciiTheme="minorHAnsi" w:hAnsiTheme="minorHAnsi"/>
          <w:b/>
          <w:bCs/>
          <w:color w:val="FF0000"/>
        </w:rPr>
        <w:t>¿Estás cumpliendo con la función que te corresponde dentro de la iglesia de Cristo?</w:t>
      </w:r>
    </w:p>
    <w:p w14:paraId="4FF87915" w14:textId="77777777" w:rsidR="0094752B" w:rsidRPr="008906DF" w:rsidRDefault="0094752B" w:rsidP="0094752B">
      <w:pPr>
        <w:rPr>
          <w:rFonts w:asciiTheme="minorHAnsi" w:hAnsiTheme="minorHAnsi"/>
          <w:color w:val="000000"/>
        </w:rPr>
      </w:pPr>
      <w:r w:rsidRPr="008906DF">
        <w:rPr>
          <w:rFonts w:asciiTheme="minorHAnsi" w:hAnsiTheme="minorHAnsi"/>
          <w:color w:val="000000"/>
        </w:rPr>
        <w:t>Esto me habla directamente a mí también, porque suelo involucrarme en muchos quehaceres. Y lo digo así, muchas veces, porque me he dado cuenta de que hay cosas que debo dejar de hacer... para enfocarme más en aquellas que son mi verdadera responsabilidad y de las que depende mucho el avance de lo que Dios ha puesto en mis manos.</w:t>
      </w:r>
    </w:p>
    <w:p w14:paraId="0A49EBC8" w14:textId="77777777" w:rsidR="0094752B" w:rsidRPr="008906DF" w:rsidRDefault="0094752B" w:rsidP="0094752B">
      <w:pPr>
        <w:rPr>
          <w:rFonts w:asciiTheme="minorHAnsi" w:hAnsiTheme="minorHAnsi"/>
          <w:color w:val="000000"/>
        </w:rPr>
      </w:pPr>
      <w:r w:rsidRPr="008906DF">
        <w:rPr>
          <w:rFonts w:asciiTheme="minorHAnsi" w:hAnsiTheme="minorHAnsi"/>
          <w:color w:val="000000"/>
        </w:rPr>
        <w:t>Mi hermano, cuando no nos ocupamos de aquello que nos corresponde, la iglesia de Cristo se ve afectada. Ora a Dios y permite que Él te guíe para cumplir con tu parte.</w:t>
      </w:r>
    </w:p>
    <w:p w14:paraId="50E70044" w14:textId="77777777" w:rsidR="0094752B" w:rsidRPr="008906DF" w:rsidRDefault="0094752B" w:rsidP="0094752B">
      <w:pPr>
        <w:rPr>
          <w:rFonts w:asciiTheme="minorHAnsi" w:hAnsiTheme="minorHAnsi"/>
          <w:color w:val="000000"/>
        </w:rPr>
      </w:pPr>
      <w:r w:rsidRPr="008906DF">
        <w:rPr>
          <w:rFonts w:asciiTheme="minorHAnsi" w:hAnsiTheme="minorHAnsi"/>
          <w:color w:val="000000"/>
        </w:rPr>
        <w:t>Un abrazo. ¡Bendiciones!</w:t>
      </w:r>
    </w:p>
    <w:p w14:paraId="01BE1864" w14:textId="77777777" w:rsidR="0094752B" w:rsidRDefault="0094752B" w:rsidP="00657128">
      <w:pPr>
        <w:tabs>
          <w:tab w:val="left" w:pos="2939"/>
        </w:tabs>
        <w:rPr>
          <w:rFonts w:asciiTheme="minorHAnsi" w:hAnsiTheme="minorHAnsi"/>
          <w:color w:val="000000" w:themeColor="text1"/>
          <w:lang w:val="es-ES"/>
        </w:rPr>
      </w:pPr>
    </w:p>
    <w:p w14:paraId="2FDF27FC" w14:textId="77777777" w:rsidR="0094752B" w:rsidRDefault="0094752B" w:rsidP="00657128">
      <w:pPr>
        <w:tabs>
          <w:tab w:val="left" w:pos="2939"/>
        </w:tabs>
        <w:rPr>
          <w:rFonts w:asciiTheme="minorHAnsi" w:hAnsiTheme="minorHAnsi"/>
          <w:color w:val="000000" w:themeColor="text1"/>
          <w:lang w:val="es-ES"/>
        </w:rPr>
      </w:pPr>
    </w:p>
    <w:p w14:paraId="6B29F989" w14:textId="77777777" w:rsidR="0094752B" w:rsidRDefault="0094752B" w:rsidP="00657128">
      <w:pPr>
        <w:tabs>
          <w:tab w:val="left" w:pos="2939"/>
        </w:tabs>
        <w:rPr>
          <w:rFonts w:asciiTheme="minorHAnsi" w:hAnsiTheme="minorHAnsi"/>
          <w:color w:val="000000" w:themeColor="text1"/>
          <w:lang w:val="es-ES"/>
        </w:rPr>
      </w:pPr>
    </w:p>
    <w:p w14:paraId="7D8BBBD0" w14:textId="77777777" w:rsidR="003845E1" w:rsidRPr="003845E1" w:rsidRDefault="003845E1" w:rsidP="00C01206">
      <w:pPr>
        <w:rPr>
          <w:rFonts w:asciiTheme="minorHAnsi" w:hAnsiTheme="minorHAnsi"/>
          <w:color w:val="000000"/>
          <w:sz w:val="28"/>
          <w:szCs w:val="28"/>
        </w:rPr>
      </w:pPr>
      <w:bookmarkStart w:id="108" w:name="OLE_LINK107"/>
      <w:r w:rsidRPr="003845E1">
        <w:rPr>
          <w:rFonts w:asciiTheme="minorHAnsi" w:hAnsiTheme="minorHAnsi"/>
          <w:b/>
          <w:bCs/>
          <w:color w:val="000000"/>
          <w:sz w:val="28"/>
          <w:szCs w:val="28"/>
        </w:rPr>
        <w:t>"Muriendo Dormido"</w:t>
      </w:r>
    </w:p>
    <w:p w14:paraId="006F7268" w14:textId="16DCB77B" w:rsidR="008D48A9" w:rsidRDefault="003845E1" w:rsidP="008D48A9">
      <w:pPr>
        <w:rPr>
          <w:rFonts w:asciiTheme="minorHAnsi" w:hAnsiTheme="minorHAnsi"/>
          <w:color w:val="000000"/>
        </w:rPr>
      </w:pPr>
      <w:r w:rsidRPr="003845E1">
        <w:rPr>
          <w:rFonts w:asciiTheme="minorHAnsi" w:hAnsiTheme="minorHAnsi"/>
          <w:i/>
          <w:iCs/>
          <w:color w:val="000000"/>
        </w:rPr>
        <w:t>"Muriendo dormido</w:t>
      </w:r>
      <w:r w:rsidR="0099788E">
        <w:rPr>
          <w:rFonts w:asciiTheme="minorHAnsi" w:hAnsiTheme="minorHAnsi"/>
          <w:i/>
          <w:iCs/>
          <w:color w:val="000000"/>
        </w:rPr>
        <w:t>.</w:t>
      </w:r>
      <w:r w:rsidRPr="003845E1">
        <w:rPr>
          <w:rFonts w:asciiTheme="minorHAnsi" w:hAnsiTheme="minorHAnsi"/>
          <w:i/>
          <w:iCs/>
          <w:color w:val="000000"/>
        </w:rPr>
        <w:t xml:space="preserve"> Dios los despierte antes de morir."</w:t>
      </w:r>
    </w:p>
    <w:p w14:paraId="4E2AA34B" w14:textId="067E1E11" w:rsidR="008C1869" w:rsidRPr="008C1869" w:rsidRDefault="008C1869" w:rsidP="008D48A9">
      <w:pPr>
        <w:rPr>
          <w:rFonts w:asciiTheme="minorHAnsi" w:hAnsiTheme="minorHAnsi"/>
          <w:color w:val="000000"/>
        </w:rPr>
      </w:pPr>
      <w:r w:rsidRPr="003845E1">
        <w:rPr>
          <w:rFonts w:asciiTheme="minorHAnsi" w:hAnsiTheme="minorHAnsi"/>
          <w:b/>
          <w:bCs/>
          <w:color w:val="000000"/>
        </w:rPr>
        <w:t>Efesios 2:1 (NTV)</w:t>
      </w:r>
      <w:r>
        <w:rPr>
          <w:rFonts w:asciiTheme="minorHAnsi" w:hAnsiTheme="minorHAnsi"/>
          <w:b/>
          <w:bCs/>
          <w:color w:val="000000"/>
        </w:rPr>
        <w:t xml:space="preserve"> </w:t>
      </w:r>
      <w:r w:rsidRPr="003845E1">
        <w:rPr>
          <w:rFonts w:asciiTheme="minorHAnsi" w:hAnsiTheme="minorHAnsi"/>
          <w:i/>
          <w:iCs/>
          <w:color w:val="000000"/>
        </w:rPr>
        <w:t>«</w:t>
      </w:r>
      <w:r w:rsidRPr="003845E1">
        <w:rPr>
          <w:rFonts w:asciiTheme="minorHAnsi" w:hAnsiTheme="minorHAnsi"/>
          <w:i/>
          <w:iCs/>
          <w:color w:val="0070C0"/>
        </w:rPr>
        <w:t>Antes ustedes estaban muertos a causa de su desobediencia y sus muchos pecados</w:t>
      </w:r>
      <w:r w:rsidRPr="003845E1">
        <w:rPr>
          <w:rFonts w:asciiTheme="minorHAnsi" w:hAnsiTheme="minorHAnsi"/>
          <w:i/>
          <w:iCs/>
          <w:color w:val="000000"/>
        </w:rPr>
        <w:t>».</w:t>
      </w:r>
    </w:p>
    <w:p w14:paraId="79396CED" w14:textId="67AC0AE3" w:rsidR="008D48A9" w:rsidRPr="008D48A9" w:rsidRDefault="003845E1" w:rsidP="008D48A9">
      <w:pPr>
        <w:rPr>
          <w:rFonts w:asciiTheme="minorHAnsi" w:hAnsiTheme="minorHAnsi"/>
          <w:color w:val="000000"/>
        </w:rPr>
      </w:pPr>
      <w:r w:rsidRPr="003845E1">
        <w:rPr>
          <w:rFonts w:asciiTheme="minorHAnsi" w:hAnsiTheme="minorHAnsi"/>
          <w:b/>
          <w:bCs/>
          <w:color w:val="000000"/>
        </w:rPr>
        <w:t>Efesios 5:14 (NTV)</w:t>
      </w:r>
      <w:r w:rsidR="00C159A2">
        <w:rPr>
          <w:rFonts w:asciiTheme="minorHAnsi" w:hAnsiTheme="minorHAnsi"/>
          <w:color w:val="000000"/>
        </w:rPr>
        <w:t xml:space="preserve"> </w:t>
      </w:r>
      <w:r w:rsidR="008D48A9">
        <w:rPr>
          <w:lang w:val="es-ES"/>
        </w:rPr>
        <w:t>«</w:t>
      </w:r>
      <w:r w:rsidR="008D48A9" w:rsidRPr="008D48A9">
        <w:rPr>
          <w:i/>
          <w:iCs/>
          <w:color w:val="0070C0"/>
          <w:lang w:val="es-ES"/>
        </w:rPr>
        <w:t>Despiértate tú que duermes, levántate de los muertos, y Cristo te dará luz</w:t>
      </w:r>
      <w:r w:rsidR="008D48A9">
        <w:rPr>
          <w:lang w:val="es-ES"/>
        </w:rPr>
        <w:t>».</w:t>
      </w:r>
    </w:p>
    <w:p w14:paraId="722C14BE" w14:textId="77777777" w:rsidR="003845E1" w:rsidRPr="003845E1" w:rsidRDefault="003845E1" w:rsidP="00C01206">
      <w:pPr>
        <w:rPr>
          <w:rFonts w:asciiTheme="minorHAnsi" w:hAnsiTheme="minorHAnsi"/>
          <w:color w:val="000000"/>
        </w:rPr>
      </w:pPr>
      <w:r w:rsidRPr="003845E1">
        <w:rPr>
          <w:rFonts w:asciiTheme="minorHAnsi" w:hAnsiTheme="minorHAnsi"/>
          <w:color w:val="000000"/>
        </w:rPr>
        <w:t>Hay personas que respiran, trabajan, sonríen… pero </w:t>
      </w:r>
      <w:r w:rsidRPr="003845E1">
        <w:rPr>
          <w:rFonts w:asciiTheme="minorHAnsi" w:hAnsiTheme="minorHAnsi"/>
          <w:b/>
          <w:bCs/>
          <w:color w:val="000000"/>
        </w:rPr>
        <w:t>están muertas por dentro</w:t>
      </w:r>
      <w:r w:rsidRPr="003845E1">
        <w:rPr>
          <w:rFonts w:asciiTheme="minorHAnsi" w:hAnsiTheme="minorHAnsi"/>
          <w:color w:val="000000"/>
        </w:rPr>
        <w:t>.</w:t>
      </w:r>
      <w:r w:rsidRPr="003845E1">
        <w:rPr>
          <w:rFonts w:asciiTheme="minorHAnsi" w:hAnsiTheme="minorHAnsi"/>
          <w:color w:val="000000"/>
        </w:rPr>
        <w:br/>
        <w:t>No tienen a Cristo. No oran. No lo buscan. Viven dormidos espiritualmente, sin saber que si murieran hoy, estarían lejos de Dios por la eternidad.</w:t>
      </w:r>
    </w:p>
    <w:p w14:paraId="2024BBE1" w14:textId="77777777" w:rsidR="003845E1" w:rsidRPr="003845E1" w:rsidRDefault="003845E1" w:rsidP="00C01206">
      <w:pPr>
        <w:rPr>
          <w:rFonts w:asciiTheme="minorHAnsi" w:hAnsiTheme="minorHAnsi"/>
          <w:color w:val="000000"/>
        </w:rPr>
      </w:pPr>
      <w:r w:rsidRPr="003845E1">
        <w:rPr>
          <w:rFonts w:asciiTheme="minorHAnsi" w:hAnsiTheme="minorHAnsi"/>
          <w:color w:val="000000"/>
        </w:rPr>
        <w:t>Pero Dios </w:t>
      </w:r>
      <w:r w:rsidRPr="003845E1">
        <w:rPr>
          <w:rFonts w:asciiTheme="minorHAnsi" w:hAnsiTheme="minorHAnsi"/>
          <w:b/>
          <w:bCs/>
          <w:color w:val="000000"/>
        </w:rPr>
        <w:t>no quiere que nadie muera dormido</w:t>
      </w:r>
      <w:r w:rsidRPr="003845E1">
        <w:rPr>
          <w:rFonts w:asciiTheme="minorHAnsi" w:hAnsiTheme="minorHAnsi"/>
          <w:color w:val="000000"/>
        </w:rPr>
        <w:t>. Él quiere </w:t>
      </w:r>
      <w:r w:rsidRPr="003845E1">
        <w:rPr>
          <w:rFonts w:asciiTheme="minorHAnsi" w:hAnsiTheme="minorHAnsi"/>
          <w:b/>
          <w:bCs/>
          <w:color w:val="000000"/>
        </w:rPr>
        <w:t>despertarlos, darles vida, y alumbrarlos con su luz</w:t>
      </w:r>
      <w:r w:rsidRPr="003845E1">
        <w:rPr>
          <w:rFonts w:asciiTheme="minorHAnsi" w:hAnsiTheme="minorHAnsi"/>
          <w:color w:val="000000"/>
        </w:rPr>
        <w:t>.</w:t>
      </w:r>
    </w:p>
    <w:p w14:paraId="3C486E25" w14:textId="426B553B" w:rsidR="003845E1" w:rsidRPr="003845E1" w:rsidRDefault="003845E1" w:rsidP="00C01206">
      <w:pPr>
        <w:rPr>
          <w:rFonts w:asciiTheme="minorHAnsi" w:hAnsiTheme="minorHAnsi"/>
          <w:color w:val="000000"/>
        </w:rPr>
      </w:pPr>
      <w:r w:rsidRPr="003845E1">
        <w:rPr>
          <w:rFonts w:asciiTheme="minorHAnsi" w:hAnsiTheme="minorHAnsi"/>
          <w:color w:val="000000"/>
        </w:rPr>
        <w:t>Mi oración hoy es:</w:t>
      </w:r>
      <w:r w:rsidR="00AF3E6F">
        <w:rPr>
          <w:rFonts w:asciiTheme="minorHAnsi" w:hAnsiTheme="minorHAnsi"/>
          <w:color w:val="000000"/>
        </w:rPr>
        <w:t xml:space="preserve"> </w:t>
      </w:r>
      <w:r w:rsidRPr="003845E1">
        <w:rPr>
          <w:rFonts w:asciiTheme="minorHAnsi" w:hAnsiTheme="minorHAnsi"/>
          <w:b/>
          <w:bCs/>
          <w:color w:val="000000"/>
        </w:rPr>
        <w:t xml:space="preserve">“Señor, despierta a los </w:t>
      </w:r>
      <w:r w:rsidR="00AF3E6F">
        <w:rPr>
          <w:rFonts w:asciiTheme="minorHAnsi" w:hAnsiTheme="minorHAnsi"/>
          <w:b/>
          <w:bCs/>
          <w:color w:val="000000"/>
        </w:rPr>
        <w:t>nuestros</w:t>
      </w:r>
      <w:r w:rsidRPr="003845E1">
        <w:rPr>
          <w:rFonts w:asciiTheme="minorHAnsi" w:hAnsiTheme="minorHAnsi"/>
          <w:b/>
          <w:bCs/>
          <w:color w:val="000000"/>
        </w:rPr>
        <w:t xml:space="preserve"> antes de que sea demasiado tarde.”</w:t>
      </w:r>
      <w:r w:rsidRPr="003845E1">
        <w:rPr>
          <w:rFonts w:asciiTheme="minorHAnsi" w:hAnsiTheme="minorHAnsi"/>
          <w:color w:val="000000"/>
        </w:rPr>
        <w:br/>
        <w:t xml:space="preserve">Que el Espíritu Santo sacuda </w:t>
      </w:r>
      <w:r w:rsidR="001939D3">
        <w:rPr>
          <w:rFonts w:asciiTheme="minorHAnsi" w:hAnsiTheme="minorHAnsi"/>
          <w:color w:val="000000"/>
        </w:rPr>
        <w:t xml:space="preserve">tu </w:t>
      </w:r>
      <w:r w:rsidR="001939D3" w:rsidRPr="003845E1">
        <w:rPr>
          <w:rFonts w:asciiTheme="minorHAnsi" w:hAnsiTheme="minorHAnsi"/>
          <w:color w:val="000000"/>
        </w:rPr>
        <w:t>corazón</w:t>
      </w:r>
      <w:r w:rsidRPr="003845E1">
        <w:rPr>
          <w:rFonts w:asciiTheme="minorHAnsi" w:hAnsiTheme="minorHAnsi"/>
          <w:color w:val="000000"/>
        </w:rPr>
        <w:t>.</w:t>
      </w:r>
      <w:r w:rsidR="00AF3E6F">
        <w:rPr>
          <w:rFonts w:asciiTheme="minorHAnsi" w:hAnsiTheme="minorHAnsi"/>
          <w:color w:val="000000"/>
        </w:rPr>
        <w:t xml:space="preserve"> </w:t>
      </w:r>
      <w:r w:rsidRPr="003845E1">
        <w:rPr>
          <w:rFonts w:asciiTheme="minorHAnsi" w:hAnsiTheme="minorHAnsi"/>
          <w:color w:val="000000"/>
        </w:rPr>
        <w:t xml:space="preserve">Que el fuego vuelva al que </w:t>
      </w:r>
      <w:r w:rsidR="001939D3">
        <w:rPr>
          <w:rFonts w:asciiTheme="minorHAnsi" w:hAnsiTheme="minorHAnsi"/>
          <w:color w:val="000000"/>
        </w:rPr>
        <w:t>esta</w:t>
      </w:r>
      <w:r w:rsidRPr="003845E1">
        <w:rPr>
          <w:rFonts w:asciiTheme="minorHAnsi" w:hAnsiTheme="minorHAnsi"/>
          <w:color w:val="000000"/>
        </w:rPr>
        <w:t xml:space="preserve"> apag</w:t>
      </w:r>
      <w:r w:rsidR="001939D3">
        <w:rPr>
          <w:rFonts w:asciiTheme="minorHAnsi" w:hAnsiTheme="minorHAnsi"/>
          <w:color w:val="000000"/>
        </w:rPr>
        <w:t>ado</w:t>
      </w:r>
      <w:r w:rsidRPr="003845E1">
        <w:rPr>
          <w:rFonts w:asciiTheme="minorHAnsi" w:hAnsiTheme="minorHAnsi"/>
          <w:color w:val="000000"/>
        </w:rPr>
        <w:t>.</w:t>
      </w:r>
      <w:r w:rsidR="00AF3E6F">
        <w:rPr>
          <w:rFonts w:asciiTheme="minorHAnsi" w:hAnsiTheme="minorHAnsi"/>
          <w:color w:val="000000"/>
        </w:rPr>
        <w:t xml:space="preserve"> </w:t>
      </w:r>
      <w:r w:rsidRPr="003845E1">
        <w:rPr>
          <w:rFonts w:asciiTheme="minorHAnsi" w:hAnsiTheme="minorHAnsi"/>
          <w:color w:val="000000"/>
        </w:rPr>
        <w:t xml:space="preserve">Que </w:t>
      </w:r>
      <w:r w:rsidR="001939D3">
        <w:rPr>
          <w:rFonts w:asciiTheme="minorHAnsi" w:hAnsiTheme="minorHAnsi"/>
          <w:color w:val="000000"/>
        </w:rPr>
        <w:t>tus</w:t>
      </w:r>
      <w:r w:rsidRPr="003845E1">
        <w:rPr>
          <w:rFonts w:asciiTheme="minorHAnsi" w:hAnsiTheme="minorHAnsi"/>
          <w:color w:val="000000"/>
        </w:rPr>
        <w:t xml:space="preserve"> ojos se abran y vea</w:t>
      </w:r>
      <w:r w:rsidR="001939D3">
        <w:rPr>
          <w:rFonts w:asciiTheme="minorHAnsi" w:hAnsiTheme="minorHAnsi"/>
          <w:color w:val="000000"/>
        </w:rPr>
        <w:t>s</w:t>
      </w:r>
      <w:r w:rsidRPr="003845E1">
        <w:rPr>
          <w:rFonts w:asciiTheme="minorHAnsi" w:hAnsiTheme="minorHAnsi"/>
          <w:color w:val="000000"/>
        </w:rPr>
        <w:t xml:space="preserve"> a Jesús.</w:t>
      </w:r>
    </w:p>
    <w:p w14:paraId="41B65F40" w14:textId="3C2458C1" w:rsidR="003845E1" w:rsidRPr="003845E1" w:rsidRDefault="003845E1" w:rsidP="00C01206">
      <w:pPr>
        <w:rPr>
          <w:rFonts w:asciiTheme="minorHAnsi" w:hAnsiTheme="minorHAnsi"/>
          <w:color w:val="000000"/>
        </w:rPr>
      </w:pPr>
      <w:r w:rsidRPr="003845E1">
        <w:rPr>
          <w:rFonts w:asciiTheme="minorHAnsi" w:hAnsiTheme="minorHAnsi"/>
          <w:b/>
          <w:bCs/>
          <w:color w:val="000000"/>
        </w:rPr>
        <w:t>Si sientes que estás frío, desconectado, lejos… este mensaje también es para ti.</w:t>
      </w:r>
      <w:r w:rsidRPr="003845E1">
        <w:rPr>
          <w:rFonts w:asciiTheme="minorHAnsi" w:hAnsiTheme="minorHAnsi"/>
          <w:color w:val="000000"/>
        </w:rPr>
        <w:br/>
        <w:t>Cristo quiere despertarte, perdonarte y darte nueva vida.</w:t>
      </w:r>
    </w:p>
    <w:p w14:paraId="0C7103FA" w14:textId="33C2333B" w:rsidR="003845E1" w:rsidRPr="003845E1" w:rsidRDefault="003845E1" w:rsidP="00C01206">
      <w:pPr>
        <w:rPr>
          <w:rFonts w:asciiTheme="minorHAnsi" w:hAnsiTheme="minorHAnsi"/>
          <w:color w:val="000000"/>
        </w:rPr>
      </w:pPr>
      <w:r w:rsidRPr="003845E1">
        <w:rPr>
          <w:rFonts w:asciiTheme="minorHAnsi" w:hAnsiTheme="minorHAnsi"/>
          <w:color w:val="000000"/>
        </w:rPr>
        <w:t>Hoy oro por un despertar espiritual. Que nadie muera sin haber vivido realmente en Jesús</w:t>
      </w:r>
      <w:r w:rsidR="00AF3E6F">
        <w:rPr>
          <w:rFonts w:asciiTheme="minorHAnsi" w:hAnsiTheme="minorHAnsi"/>
          <w:color w:val="000000"/>
        </w:rPr>
        <w:t xml:space="preserve">, y ser usado en el propósito del Padre. </w:t>
      </w:r>
    </w:p>
    <w:p w14:paraId="66B24C9C" w14:textId="40B6C872" w:rsidR="003845E1" w:rsidRPr="003845E1" w:rsidRDefault="003845E1" w:rsidP="00C01206">
      <w:pPr>
        <w:rPr>
          <w:rFonts w:asciiTheme="minorHAnsi" w:hAnsiTheme="minorHAnsi"/>
          <w:color w:val="000000"/>
        </w:rPr>
      </w:pPr>
      <w:r w:rsidRPr="003845E1">
        <w:rPr>
          <w:rFonts w:asciiTheme="minorHAnsi" w:hAnsiTheme="minorHAnsi"/>
          <w:b/>
          <w:bCs/>
          <w:color w:val="000000"/>
        </w:rPr>
        <w:t>Hoy es día de despertar.</w:t>
      </w:r>
    </w:p>
    <w:bookmarkEnd w:id="108"/>
    <w:p w14:paraId="5702FBE9" w14:textId="77777777" w:rsidR="0094752B" w:rsidRDefault="0094752B" w:rsidP="00C01206">
      <w:pPr>
        <w:tabs>
          <w:tab w:val="left" w:pos="2939"/>
        </w:tabs>
        <w:rPr>
          <w:rFonts w:asciiTheme="minorHAnsi" w:hAnsiTheme="minorHAnsi"/>
          <w:color w:val="000000" w:themeColor="text1"/>
        </w:rPr>
      </w:pPr>
    </w:p>
    <w:p w14:paraId="7649F84C" w14:textId="77777777" w:rsidR="00C75E7E" w:rsidRDefault="00C75E7E" w:rsidP="00C01206">
      <w:pPr>
        <w:tabs>
          <w:tab w:val="left" w:pos="2939"/>
        </w:tabs>
        <w:rPr>
          <w:rFonts w:asciiTheme="minorHAnsi" w:hAnsiTheme="minorHAnsi"/>
          <w:color w:val="000000" w:themeColor="text1"/>
        </w:rPr>
      </w:pPr>
    </w:p>
    <w:p w14:paraId="17109EDD" w14:textId="77777777" w:rsidR="00C75E7E" w:rsidRDefault="00C75E7E" w:rsidP="00C01206">
      <w:pPr>
        <w:tabs>
          <w:tab w:val="left" w:pos="2939"/>
        </w:tabs>
        <w:rPr>
          <w:rFonts w:asciiTheme="minorHAnsi" w:hAnsiTheme="minorHAnsi"/>
          <w:color w:val="000000" w:themeColor="text1"/>
        </w:rPr>
      </w:pPr>
    </w:p>
    <w:p w14:paraId="0A8425A5" w14:textId="77777777" w:rsidR="00C75E7E" w:rsidRDefault="00C75E7E" w:rsidP="00C01206">
      <w:pPr>
        <w:tabs>
          <w:tab w:val="left" w:pos="2939"/>
        </w:tabs>
        <w:rPr>
          <w:rFonts w:asciiTheme="minorHAnsi" w:hAnsiTheme="minorHAnsi"/>
          <w:color w:val="000000" w:themeColor="text1"/>
        </w:rPr>
      </w:pPr>
    </w:p>
    <w:p w14:paraId="22B25526" w14:textId="77777777" w:rsidR="00387B34" w:rsidRDefault="00387B34" w:rsidP="00C01206">
      <w:pPr>
        <w:tabs>
          <w:tab w:val="left" w:pos="2939"/>
        </w:tabs>
        <w:rPr>
          <w:rFonts w:asciiTheme="minorHAnsi" w:hAnsiTheme="minorHAnsi"/>
          <w:color w:val="000000" w:themeColor="text1"/>
        </w:rPr>
      </w:pPr>
    </w:p>
    <w:p w14:paraId="01473EC4" w14:textId="2F3D1272" w:rsidR="00387B34" w:rsidRPr="00387B34" w:rsidRDefault="00387B34" w:rsidP="00387B34">
      <w:pPr>
        <w:pStyle w:val="Ttulo3"/>
        <w:rPr>
          <w:rFonts w:asciiTheme="minorHAnsi" w:hAnsiTheme="minorHAnsi" w:cs="Times New Roman"/>
          <w:color w:val="000000"/>
          <w:sz w:val="24"/>
          <w:szCs w:val="24"/>
          <w:lang w:val="es-US"/>
        </w:rPr>
      </w:pPr>
      <w:bookmarkStart w:id="109" w:name="OLE_LINK108"/>
      <w:r w:rsidRPr="00387B34">
        <w:rPr>
          <w:rStyle w:val="Fuerte"/>
          <w:rFonts w:asciiTheme="minorHAnsi" w:hAnsiTheme="minorHAnsi"/>
          <w:color w:val="000000"/>
          <w:sz w:val="24"/>
          <w:szCs w:val="24"/>
        </w:rPr>
        <w:t>Rendidos al Plan Perfecto de Dios</w:t>
      </w:r>
    </w:p>
    <w:p w14:paraId="72853A13" w14:textId="41676F91" w:rsidR="00C75E7E" w:rsidRPr="00387B34" w:rsidRDefault="00C75E7E" w:rsidP="00C01206">
      <w:pPr>
        <w:tabs>
          <w:tab w:val="left" w:pos="2939"/>
        </w:tabs>
        <w:rPr>
          <w:rFonts w:asciiTheme="minorHAnsi" w:hAnsiTheme="minorHAnsi"/>
          <w:lang w:val="es-ES"/>
        </w:rPr>
      </w:pPr>
      <w:r w:rsidRPr="00387B34">
        <w:rPr>
          <w:rFonts w:asciiTheme="minorHAnsi" w:hAnsiTheme="minorHAnsi"/>
          <w:b/>
          <w:bCs/>
          <w:color w:val="000000" w:themeColor="text1"/>
        </w:rPr>
        <w:t xml:space="preserve">Hechos </w:t>
      </w:r>
      <w:r w:rsidR="003060EC" w:rsidRPr="00387B34">
        <w:rPr>
          <w:rFonts w:asciiTheme="minorHAnsi" w:hAnsiTheme="minorHAnsi"/>
          <w:b/>
          <w:bCs/>
          <w:color w:val="000000" w:themeColor="text1"/>
        </w:rPr>
        <w:t>6:9-10 NTV</w:t>
      </w:r>
      <w:r w:rsidR="003060EC" w:rsidRPr="00387B34">
        <w:rPr>
          <w:rFonts w:asciiTheme="minorHAnsi" w:hAnsiTheme="minorHAnsi"/>
          <w:color w:val="000000" w:themeColor="text1"/>
        </w:rPr>
        <w:t xml:space="preserve">. </w:t>
      </w:r>
      <w:r w:rsidRPr="00387B34">
        <w:rPr>
          <w:rFonts w:asciiTheme="minorHAnsi" w:hAnsiTheme="minorHAnsi"/>
          <w:i/>
          <w:iCs/>
          <w:color w:val="0070C0"/>
          <w:lang w:val="es-ES"/>
        </w:rPr>
        <w:t xml:space="preserve">Cierto día, unos hombres de la sinagoga de los Esclavos Liberados —así la llamaban— comenzaron a debatir con él. Eran judíos de Cirene, Alejandría, Cilicia y de la provincia de Asia. </w:t>
      </w:r>
      <w:r w:rsidRPr="00387B34">
        <w:rPr>
          <w:rFonts w:asciiTheme="minorHAnsi" w:hAnsiTheme="minorHAnsi"/>
          <w:i/>
          <w:iCs/>
          <w:color w:val="0070C0"/>
          <w:vertAlign w:val="superscript"/>
          <w:lang w:val="es-ES"/>
        </w:rPr>
        <w:t>10 </w:t>
      </w:r>
      <w:r w:rsidRPr="00387B34">
        <w:rPr>
          <w:rFonts w:asciiTheme="minorHAnsi" w:hAnsiTheme="minorHAnsi"/>
          <w:i/>
          <w:iCs/>
          <w:color w:val="0070C0"/>
          <w:lang w:val="es-ES"/>
        </w:rPr>
        <w:t>Ninguno de ellos podía hacerle frente a la sabiduría y al Espíritu con que hablaba Esteban</w:t>
      </w:r>
      <w:r w:rsidRPr="00387B34">
        <w:rPr>
          <w:rFonts w:asciiTheme="minorHAnsi" w:hAnsiTheme="minorHAnsi"/>
          <w:lang w:val="es-ES"/>
        </w:rPr>
        <w:t>.</w:t>
      </w:r>
    </w:p>
    <w:p w14:paraId="7A0B2EDE" w14:textId="77777777" w:rsidR="00387B34" w:rsidRPr="00387B34" w:rsidRDefault="00387B34" w:rsidP="004A3957">
      <w:pPr>
        <w:pStyle w:val="NormalWeb"/>
        <w:rPr>
          <w:rFonts w:asciiTheme="minorHAnsi" w:hAnsiTheme="minorHAnsi"/>
          <w:color w:val="000000"/>
        </w:rPr>
      </w:pPr>
    </w:p>
    <w:p w14:paraId="3DF400B4" w14:textId="512E58A2" w:rsidR="004A3957" w:rsidRPr="00387B34" w:rsidRDefault="004A3957" w:rsidP="004A3957">
      <w:pPr>
        <w:pStyle w:val="NormalWeb"/>
        <w:rPr>
          <w:rFonts w:asciiTheme="minorHAnsi" w:hAnsiTheme="minorHAnsi"/>
          <w:color w:val="000000"/>
        </w:rPr>
      </w:pPr>
      <w:r w:rsidRPr="00387B34">
        <w:rPr>
          <w:rFonts w:asciiTheme="minorHAnsi" w:hAnsiTheme="minorHAnsi"/>
          <w:color w:val="000000"/>
        </w:rPr>
        <w:t>La vida de Esteban es impactante. Refleja el ejemplo de un verdadero hombre de Dios, dispuesto a proclamar la verdad que este mundo tanto necesita. Aun hoy, su testimonio continúa desafiándonos.</w:t>
      </w:r>
    </w:p>
    <w:p w14:paraId="54CBD314" w14:textId="77777777" w:rsidR="004A3957" w:rsidRPr="00387B34" w:rsidRDefault="004A3957" w:rsidP="004A3957">
      <w:pPr>
        <w:pStyle w:val="NormalWeb"/>
        <w:rPr>
          <w:rFonts w:asciiTheme="minorHAnsi" w:hAnsiTheme="minorHAnsi"/>
          <w:color w:val="000000"/>
        </w:rPr>
      </w:pPr>
      <w:r w:rsidRPr="00387B34">
        <w:rPr>
          <w:rFonts w:asciiTheme="minorHAnsi" w:hAnsiTheme="minorHAnsi"/>
          <w:color w:val="000000"/>
        </w:rPr>
        <w:t>Cuando Esteban estuvo frente a sus acusadores, no se defendió. En lugar de eso, les recordó la historia de su pueblo y les mostró cuán equivocados estaban. Esto enfureció a sus opositores, quienes arremetieron contra él sin concluir el juicio. Esteban murió después de predicar uno de los sermones más poderosos registrados en las Escrituras. Desde una perspectiva humana, podríamos decir que fue injusto que Dios lo permitiera. Pero esto no se trata de nosotros.</w:t>
      </w:r>
    </w:p>
    <w:p w14:paraId="2A6D905E" w14:textId="77777777" w:rsidR="004A3957" w:rsidRPr="00387B34" w:rsidRDefault="004A3957" w:rsidP="004A3957">
      <w:pPr>
        <w:pStyle w:val="NormalWeb"/>
        <w:rPr>
          <w:rFonts w:asciiTheme="minorHAnsi" w:hAnsiTheme="minorHAnsi"/>
          <w:color w:val="000000"/>
        </w:rPr>
      </w:pPr>
      <w:r w:rsidRPr="00387B34">
        <w:rPr>
          <w:rFonts w:asciiTheme="minorHAnsi" w:hAnsiTheme="minorHAnsi"/>
          <w:color w:val="000000"/>
        </w:rPr>
        <w:t>No se trata de cuánta "recompensa" obtenemos en esta vida, sino del cumplimiento de un plan divino: el plan perfecto de Dios. Por eso, necesitamos conocerle más cada día, para que podamos terminar bien la carrera que tenemos por delante, como lo hizo Esteban. Él no reclamó sus derechos; se rindió al Padre. Y antes de partir, el Padre le mostró su destino.</w:t>
      </w:r>
    </w:p>
    <w:p w14:paraId="4848216B" w14:textId="77777777" w:rsidR="004A3957" w:rsidRPr="00387B34" w:rsidRDefault="004A3957" w:rsidP="004A3957">
      <w:pPr>
        <w:pStyle w:val="NormalWeb"/>
        <w:rPr>
          <w:rFonts w:asciiTheme="minorHAnsi" w:hAnsiTheme="minorHAnsi"/>
          <w:color w:val="000000"/>
        </w:rPr>
      </w:pPr>
      <w:r w:rsidRPr="00387B34">
        <w:rPr>
          <w:rFonts w:asciiTheme="minorHAnsi" w:hAnsiTheme="minorHAnsi"/>
          <w:color w:val="000000"/>
        </w:rPr>
        <w:t>Hermanos, el plan de Dios siempre se cumplirá. Y ese plan es perfecto. Rindámonos a Él.</w:t>
      </w:r>
    </w:p>
    <w:bookmarkEnd w:id="109"/>
    <w:p w14:paraId="411A4CD9" w14:textId="77777777" w:rsidR="004A3957" w:rsidRDefault="004A3957" w:rsidP="00C01206">
      <w:pPr>
        <w:tabs>
          <w:tab w:val="left" w:pos="2939"/>
        </w:tabs>
        <w:rPr>
          <w:rFonts w:asciiTheme="minorHAnsi" w:hAnsiTheme="minorHAnsi"/>
          <w:color w:val="000000" w:themeColor="text1"/>
        </w:rPr>
      </w:pPr>
    </w:p>
    <w:p w14:paraId="12B10A74" w14:textId="77777777" w:rsidR="009E363C" w:rsidRDefault="009E363C" w:rsidP="00C01206">
      <w:pPr>
        <w:tabs>
          <w:tab w:val="left" w:pos="2939"/>
        </w:tabs>
        <w:rPr>
          <w:rFonts w:asciiTheme="minorHAnsi" w:hAnsiTheme="minorHAnsi"/>
          <w:color w:val="000000" w:themeColor="text1"/>
        </w:rPr>
      </w:pPr>
    </w:p>
    <w:p w14:paraId="4727F0D1" w14:textId="77777777" w:rsidR="009E363C" w:rsidRDefault="009E363C" w:rsidP="00C01206">
      <w:pPr>
        <w:tabs>
          <w:tab w:val="left" w:pos="2939"/>
        </w:tabs>
        <w:rPr>
          <w:rFonts w:asciiTheme="minorHAnsi" w:hAnsiTheme="minorHAnsi"/>
          <w:color w:val="000000" w:themeColor="text1"/>
        </w:rPr>
      </w:pPr>
    </w:p>
    <w:p w14:paraId="084CACD8" w14:textId="77777777" w:rsidR="005B0998" w:rsidRPr="00154002" w:rsidRDefault="005B0998" w:rsidP="005B0998">
      <w:pPr>
        <w:jc w:val="both"/>
        <w:rPr>
          <w:rFonts w:asciiTheme="minorHAnsi" w:hAnsiTheme="minorHAnsi"/>
          <w:b/>
          <w:bCs/>
          <w:sz w:val="28"/>
          <w:szCs w:val="28"/>
          <w:lang w:val="es-ES"/>
        </w:rPr>
      </w:pPr>
      <w:bookmarkStart w:id="110" w:name="OLE_LINK109"/>
      <w:r w:rsidRPr="00154002">
        <w:rPr>
          <w:rFonts w:asciiTheme="minorHAnsi" w:hAnsiTheme="minorHAnsi"/>
          <w:b/>
          <w:bCs/>
          <w:sz w:val="28"/>
          <w:szCs w:val="28"/>
          <w:lang w:val="es-ES"/>
        </w:rPr>
        <w:t xml:space="preserve">Como Jesús hasta el final. </w:t>
      </w:r>
    </w:p>
    <w:p w14:paraId="008F7D2A" w14:textId="77777777" w:rsidR="005B0998" w:rsidRPr="00154002" w:rsidRDefault="005B0998" w:rsidP="005B0998">
      <w:pPr>
        <w:jc w:val="both"/>
        <w:rPr>
          <w:rFonts w:asciiTheme="minorHAnsi" w:hAnsiTheme="minorHAnsi"/>
        </w:rPr>
      </w:pPr>
      <w:r w:rsidRPr="00154002">
        <w:rPr>
          <w:rFonts w:asciiTheme="minorHAnsi" w:hAnsiTheme="minorHAnsi"/>
          <w:b/>
          <w:bCs/>
          <w:lang w:val="es-ES"/>
        </w:rPr>
        <w:t>Hechos 7:55-56 y 59-60 NTV</w:t>
      </w:r>
      <w:r w:rsidRPr="00154002">
        <w:rPr>
          <w:rFonts w:asciiTheme="minorHAnsi" w:hAnsiTheme="minorHAnsi"/>
          <w:lang w:val="es-ES"/>
        </w:rPr>
        <w:t xml:space="preserve">. </w:t>
      </w:r>
      <w:r w:rsidRPr="00154002">
        <w:rPr>
          <w:rFonts w:asciiTheme="minorHAnsi" w:hAnsiTheme="minorHAnsi"/>
          <w:i/>
          <w:iCs/>
          <w:color w:val="0070C0"/>
          <w:vertAlign w:val="superscript"/>
          <w:lang w:val="es-ES"/>
        </w:rPr>
        <w:t>55</w:t>
      </w:r>
      <w:r w:rsidRPr="00154002">
        <w:rPr>
          <w:rFonts w:asciiTheme="minorHAnsi" w:hAnsiTheme="minorHAnsi"/>
          <w:i/>
          <w:iCs/>
          <w:color w:val="0070C0"/>
          <w:lang w:val="es-ES"/>
        </w:rPr>
        <w:t xml:space="preserve">pero Esteban, lleno del Espíritu Santo, fijó la mirada en el cielo, y vio la gloria de Dios y vio a Jesús de pie en el lugar de honor, a la derecha de Dios. </w:t>
      </w:r>
      <w:r w:rsidRPr="00154002">
        <w:rPr>
          <w:rFonts w:asciiTheme="minorHAnsi" w:hAnsiTheme="minorHAnsi"/>
          <w:i/>
          <w:iCs/>
          <w:color w:val="0070C0"/>
          <w:vertAlign w:val="superscript"/>
          <w:lang w:val="es-ES"/>
        </w:rPr>
        <w:t>56 </w:t>
      </w:r>
      <w:r w:rsidRPr="00154002">
        <w:rPr>
          <w:rFonts w:asciiTheme="minorHAnsi" w:hAnsiTheme="minorHAnsi"/>
          <w:i/>
          <w:iCs/>
          <w:color w:val="0070C0"/>
          <w:lang w:val="es-ES"/>
        </w:rPr>
        <w:t>Y les dijo: «¡</w:t>
      </w:r>
      <w:r w:rsidRPr="00154002">
        <w:rPr>
          <w:rFonts w:asciiTheme="minorHAnsi" w:hAnsiTheme="minorHAnsi"/>
          <w:b/>
          <w:bCs/>
          <w:i/>
          <w:iCs/>
          <w:color w:val="0070C0"/>
          <w:lang w:val="es-ES"/>
        </w:rPr>
        <w:t>Miren, veo los cielos abiertos y al Hijo del Hombre de pie en el lugar de honor, a la derecha de Dios</w:t>
      </w:r>
      <w:r w:rsidRPr="00154002">
        <w:rPr>
          <w:rFonts w:asciiTheme="minorHAnsi" w:hAnsiTheme="minorHAnsi"/>
          <w:i/>
          <w:iCs/>
          <w:color w:val="0070C0"/>
          <w:lang w:val="es-ES"/>
        </w:rPr>
        <w:t>!».</w:t>
      </w:r>
    </w:p>
    <w:p w14:paraId="1BC16B8F" w14:textId="77777777" w:rsidR="005B0998" w:rsidRPr="00154002" w:rsidRDefault="005B0998" w:rsidP="005B0998">
      <w:pPr>
        <w:jc w:val="both"/>
        <w:rPr>
          <w:rFonts w:asciiTheme="minorHAnsi" w:hAnsiTheme="minorHAnsi"/>
          <w:lang w:val="es-ES"/>
        </w:rPr>
      </w:pPr>
      <w:r w:rsidRPr="00154002">
        <w:rPr>
          <w:rFonts w:asciiTheme="minorHAnsi" w:hAnsiTheme="minorHAnsi"/>
          <w:i/>
          <w:iCs/>
          <w:color w:val="0070C0"/>
          <w:vertAlign w:val="superscript"/>
          <w:lang w:val="es-ES"/>
        </w:rPr>
        <w:t>59</w:t>
      </w:r>
      <w:r w:rsidRPr="00154002">
        <w:rPr>
          <w:rFonts w:asciiTheme="minorHAnsi" w:hAnsiTheme="minorHAnsi"/>
          <w:i/>
          <w:iCs/>
          <w:color w:val="0070C0"/>
          <w:lang w:val="es-ES"/>
        </w:rPr>
        <w:t>Mientras lo apedreaban, Esteban oró: «</w:t>
      </w:r>
      <w:r w:rsidRPr="00154002">
        <w:rPr>
          <w:rFonts w:asciiTheme="minorHAnsi" w:hAnsiTheme="minorHAnsi"/>
          <w:b/>
          <w:bCs/>
          <w:i/>
          <w:iCs/>
          <w:color w:val="0070C0"/>
          <w:lang w:val="es-ES"/>
        </w:rPr>
        <w:t>Señor Jesús, recibe mi espíritu</w:t>
      </w:r>
      <w:r w:rsidRPr="00154002">
        <w:rPr>
          <w:rFonts w:asciiTheme="minorHAnsi" w:hAnsiTheme="minorHAnsi"/>
          <w:i/>
          <w:iCs/>
          <w:color w:val="0070C0"/>
          <w:lang w:val="es-ES"/>
        </w:rPr>
        <w:t xml:space="preserve">». </w:t>
      </w:r>
      <w:r w:rsidRPr="00154002">
        <w:rPr>
          <w:rFonts w:asciiTheme="minorHAnsi" w:hAnsiTheme="minorHAnsi"/>
          <w:i/>
          <w:iCs/>
          <w:color w:val="0070C0"/>
          <w:vertAlign w:val="superscript"/>
          <w:lang w:val="es-ES"/>
        </w:rPr>
        <w:t>60 </w:t>
      </w:r>
      <w:r w:rsidRPr="00154002">
        <w:rPr>
          <w:rFonts w:asciiTheme="minorHAnsi" w:hAnsiTheme="minorHAnsi"/>
          <w:i/>
          <w:iCs/>
          <w:color w:val="0070C0"/>
          <w:lang w:val="es-ES"/>
        </w:rPr>
        <w:t>Cayó de rodillas gritando: «¡</w:t>
      </w:r>
      <w:r w:rsidRPr="00154002">
        <w:rPr>
          <w:rFonts w:asciiTheme="minorHAnsi" w:hAnsiTheme="minorHAnsi"/>
          <w:b/>
          <w:bCs/>
          <w:i/>
          <w:iCs/>
          <w:color w:val="0070C0"/>
          <w:lang w:val="es-ES"/>
        </w:rPr>
        <w:t>Señor, no los culpes por este pecado</w:t>
      </w:r>
      <w:r w:rsidRPr="00154002">
        <w:rPr>
          <w:rFonts w:asciiTheme="minorHAnsi" w:hAnsiTheme="minorHAnsi"/>
          <w:i/>
          <w:iCs/>
          <w:color w:val="0070C0"/>
          <w:lang w:val="es-ES"/>
        </w:rPr>
        <w:t>!». Dicho eso, murió</w:t>
      </w:r>
      <w:r w:rsidRPr="00154002">
        <w:rPr>
          <w:rFonts w:asciiTheme="minorHAnsi" w:hAnsiTheme="minorHAnsi"/>
          <w:lang w:val="es-ES"/>
        </w:rPr>
        <w:t>.</w:t>
      </w:r>
    </w:p>
    <w:p w14:paraId="6648025F" w14:textId="77777777" w:rsidR="005B0998" w:rsidRPr="00154002" w:rsidRDefault="005B0998" w:rsidP="005B0998">
      <w:pPr>
        <w:jc w:val="both"/>
        <w:rPr>
          <w:rFonts w:asciiTheme="minorHAnsi" w:hAnsiTheme="minorHAnsi"/>
          <w:lang w:val="es-ES"/>
        </w:rPr>
      </w:pPr>
    </w:p>
    <w:p w14:paraId="738FEF68" w14:textId="77777777" w:rsidR="005B0998" w:rsidRPr="00A66E6A" w:rsidRDefault="005B0998" w:rsidP="005B0998">
      <w:pPr>
        <w:jc w:val="both"/>
        <w:rPr>
          <w:rFonts w:asciiTheme="minorHAnsi" w:hAnsiTheme="minorHAnsi"/>
        </w:rPr>
      </w:pPr>
      <w:r w:rsidRPr="00A66E6A">
        <w:rPr>
          <w:rFonts w:asciiTheme="minorHAnsi" w:hAnsiTheme="minorHAnsi"/>
          <w:lang w:val="es-ES"/>
        </w:rPr>
        <w:t xml:space="preserve">La muerte de Esteban estuvo colmada de Cristo. Después del discurso, Lucas registra tres frases más que dijo Esteban. </w:t>
      </w:r>
      <w:r w:rsidRPr="00154002">
        <w:rPr>
          <w:rFonts w:asciiTheme="minorHAnsi" w:hAnsiTheme="minorHAnsi"/>
          <w:b/>
          <w:bCs/>
          <w:lang w:val="es-ES"/>
        </w:rPr>
        <w:t>Primero</w:t>
      </w:r>
      <w:r w:rsidRPr="00154002">
        <w:rPr>
          <w:rFonts w:asciiTheme="minorHAnsi" w:hAnsiTheme="minorHAnsi"/>
          <w:lang w:val="es-ES"/>
        </w:rPr>
        <w:t xml:space="preserve">, </w:t>
      </w:r>
      <w:r w:rsidRPr="00154002">
        <w:rPr>
          <w:rFonts w:asciiTheme="minorHAnsi" w:hAnsiTheme="minorHAnsi"/>
          <w:i/>
          <w:iCs/>
          <w:color w:val="0070C0"/>
          <w:lang w:val="es-ES"/>
        </w:rPr>
        <w:t>«¡</w:t>
      </w:r>
      <w:r w:rsidRPr="00154002">
        <w:rPr>
          <w:rFonts w:asciiTheme="minorHAnsi" w:hAnsiTheme="minorHAnsi"/>
          <w:b/>
          <w:bCs/>
          <w:i/>
          <w:iCs/>
          <w:color w:val="0070C0"/>
          <w:lang w:val="es-ES"/>
        </w:rPr>
        <w:t>Miren, veo los cielos abiertos y al Hijo del Hombre de pie en el lugar de honor, a la derecha de Dios</w:t>
      </w:r>
      <w:r w:rsidRPr="00154002">
        <w:rPr>
          <w:rFonts w:asciiTheme="minorHAnsi" w:hAnsiTheme="minorHAnsi"/>
          <w:i/>
          <w:iCs/>
          <w:color w:val="0070C0"/>
          <w:lang w:val="es-ES"/>
        </w:rPr>
        <w:t>!».</w:t>
      </w:r>
      <w:r w:rsidRPr="00154002">
        <w:rPr>
          <w:rFonts w:asciiTheme="minorHAnsi" w:hAnsiTheme="minorHAnsi"/>
          <w:lang w:val="es-ES"/>
        </w:rPr>
        <w:t xml:space="preserve"> </w:t>
      </w:r>
      <w:r w:rsidRPr="00A66E6A">
        <w:rPr>
          <w:rFonts w:asciiTheme="minorHAnsi" w:hAnsiTheme="minorHAnsi"/>
          <w:lang w:val="es-ES"/>
        </w:rPr>
        <w:t>(</w:t>
      </w:r>
      <w:r w:rsidRPr="00A66E6A">
        <w:rPr>
          <w:rFonts w:asciiTheme="minorHAnsi" w:hAnsiTheme="minorHAnsi"/>
          <w:b/>
          <w:bCs/>
          <w:lang w:val="es-ES"/>
        </w:rPr>
        <w:t>v. 56</w:t>
      </w:r>
      <w:r w:rsidRPr="00A66E6A">
        <w:rPr>
          <w:rFonts w:asciiTheme="minorHAnsi" w:hAnsiTheme="minorHAnsi"/>
          <w:lang w:val="es-ES"/>
        </w:rPr>
        <w:t>). Quizás Jesús se puso de pie para recibir a su primer mártir. Negándose a escuchar esta exaltación de Jesús en boca de Esteban, el concilio se lanzó sobre él, lo arrastró fuera de la ciudad y comenz</w:t>
      </w:r>
      <w:r w:rsidRPr="00154002">
        <w:rPr>
          <w:rFonts w:asciiTheme="minorHAnsi" w:hAnsiTheme="minorHAnsi"/>
          <w:lang w:val="es-ES"/>
        </w:rPr>
        <w:t>aron</w:t>
      </w:r>
      <w:r w:rsidRPr="00A66E6A">
        <w:rPr>
          <w:rFonts w:asciiTheme="minorHAnsi" w:hAnsiTheme="minorHAnsi"/>
          <w:lang w:val="es-ES"/>
        </w:rPr>
        <w:t xml:space="preserve"> a apedrearlo. </w:t>
      </w:r>
      <w:r w:rsidRPr="00A66E6A">
        <w:rPr>
          <w:rFonts w:asciiTheme="minorHAnsi" w:hAnsiTheme="minorHAnsi"/>
          <w:b/>
          <w:bCs/>
          <w:lang w:val="es-ES"/>
        </w:rPr>
        <w:t>Entonces dijo la segunda frase</w:t>
      </w:r>
      <w:r w:rsidRPr="00A66E6A">
        <w:rPr>
          <w:rFonts w:asciiTheme="minorHAnsi" w:hAnsiTheme="minorHAnsi"/>
          <w:lang w:val="es-ES"/>
        </w:rPr>
        <w:t>:</w:t>
      </w:r>
      <w:r w:rsidRPr="00154002">
        <w:rPr>
          <w:rFonts w:asciiTheme="minorHAnsi" w:hAnsiTheme="minorHAnsi"/>
          <w:i/>
          <w:iCs/>
          <w:color w:val="0070C0"/>
          <w:lang w:val="es-ES"/>
        </w:rPr>
        <w:t xml:space="preserve"> «</w:t>
      </w:r>
      <w:r w:rsidRPr="00154002">
        <w:rPr>
          <w:rFonts w:asciiTheme="minorHAnsi" w:hAnsiTheme="minorHAnsi"/>
          <w:b/>
          <w:bCs/>
          <w:i/>
          <w:iCs/>
          <w:color w:val="0070C0"/>
          <w:lang w:val="es-ES"/>
        </w:rPr>
        <w:t>Señor Jesús, recibe mi espíritu</w:t>
      </w:r>
      <w:r w:rsidRPr="00154002">
        <w:rPr>
          <w:rFonts w:asciiTheme="minorHAnsi" w:hAnsiTheme="minorHAnsi"/>
          <w:i/>
          <w:iCs/>
          <w:color w:val="0070C0"/>
          <w:lang w:val="es-ES"/>
        </w:rPr>
        <w:t xml:space="preserve">» </w:t>
      </w:r>
      <w:r w:rsidRPr="00A66E6A">
        <w:rPr>
          <w:rFonts w:asciiTheme="minorHAnsi" w:hAnsiTheme="minorHAnsi"/>
          <w:lang w:val="es-ES"/>
        </w:rPr>
        <w:t>(</w:t>
      </w:r>
      <w:r w:rsidRPr="00A66E6A">
        <w:rPr>
          <w:rFonts w:asciiTheme="minorHAnsi" w:hAnsiTheme="minorHAnsi"/>
          <w:b/>
          <w:bCs/>
          <w:lang w:val="es-ES"/>
        </w:rPr>
        <w:t>v. 59</w:t>
      </w:r>
      <w:r w:rsidRPr="00A66E6A">
        <w:rPr>
          <w:rFonts w:asciiTheme="minorHAnsi" w:hAnsiTheme="minorHAnsi"/>
          <w:lang w:val="es-ES"/>
        </w:rPr>
        <w:t>). Su oración es similar a la que Jesús pronunció antes de morir:</w:t>
      </w:r>
      <w:r w:rsidRPr="00154002">
        <w:rPr>
          <w:rFonts w:asciiTheme="minorHAnsi" w:hAnsiTheme="minorHAnsi"/>
          <w:lang w:val="es-ES"/>
        </w:rPr>
        <w:t xml:space="preserve"> </w:t>
      </w:r>
      <w:r w:rsidRPr="00154002">
        <w:rPr>
          <w:rFonts w:asciiTheme="minorHAnsi" w:hAnsiTheme="minorHAnsi"/>
          <w:b/>
          <w:bCs/>
          <w:i/>
          <w:iCs/>
          <w:color w:val="0070C0"/>
          <w:lang w:val="es-ES"/>
        </w:rPr>
        <w:t xml:space="preserve">«Padre, ¡encomiendo mi espíritu en tus manos!» </w:t>
      </w:r>
      <w:r w:rsidRPr="00A66E6A">
        <w:rPr>
          <w:rFonts w:asciiTheme="minorHAnsi" w:hAnsiTheme="minorHAnsi"/>
          <w:lang w:val="es-ES"/>
        </w:rPr>
        <w:t>(</w:t>
      </w:r>
      <w:r w:rsidRPr="00A66E6A">
        <w:rPr>
          <w:rFonts w:asciiTheme="minorHAnsi" w:hAnsiTheme="minorHAnsi"/>
          <w:b/>
          <w:bCs/>
          <w:lang w:val="es-ES"/>
        </w:rPr>
        <w:t>Lucas 23:46</w:t>
      </w:r>
      <w:r w:rsidRPr="00A66E6A">
        <w:rPr>
          <w:rFonts w:asciiTheme="minorHAnsi" w:hAnsiTheme="minorHAnsi"/>
          <w:lang w:val="es-ES"/>
        </w:rPr>
        <w:t xml:space="preserve">). </w:t>
      </w:r>
      <w:r w:rsidRPr="00A66E6A">
        <w:rPr>
          <w:rFonts w:asciiTheme="minorHAnsi" w:hAnsiTheme="minorHAnsi"/>
          <w:b/>
          <w:bCs/>
          <w:lang w:val="es-ES"/>
        </w:rPr>
        <w:t>Tercero</w:t>
      </w:r>
      <w:r w:rsidRPr="00A66E6A">
        <w:rPr>
          <w:rFonts w:asciiTheme="minorHAnsi" w:hAnsiTheme="minorHAnsi"/>
          <w:lang w:val="es-ES"/>
        </w:rPr>
        <w:t xml:space="preserve">, cuando cayó sobre sus rodillas, </w:t>
      </w:r>
      <w:r w:rsidRPr="00A66E6A">
        <w:rPr>
          <w:rFonts w:asciiTheme="minorHAnsi" w:hAnsiTheme="minorHAnsi"/>
          <w:b/>
          <w:bCs/>
          <w:lang w:val="es-ES"/>
        </w:rPr>
        <w:t xml:space="preserve">Esteban </w:t>
      </w:r>
      <w:r w:rsidRPr="00154002">
        <w:rPr>
          <w:rFonts w:asciiTheme="minorHAnsi" w:hAnsiTheme="minorHAnsi"/>
          <w:b/>
          <w:bCs/>
          <w:lang w:val="es-ES"/>
        </w:rPr>
        <w:t>grito</w:t>
      </w:r>
      <w:r w:rsidRPr="00A66E6A">
        <w:rPr>
          <w:rFonts w:asciiTheme="minorHAnsi" w:hAnsiTheme="minorHAnsi"/>
          <w:lang w:val="es-ES"/>
        </w:rPr>
        <w:t>:</w:t>
      </w:r>
      <w:r w:rsidRPr="00154002">
        <w:rPr>
          <w:rFonts w:asciiTheme="minorHAnsi" w:hAnsiTheme="minorHAnsi"/>
          <w:lang w:val="es-ES"/>
        </w:rPr>
        <w:t xml:space="preserve"> </w:t>
      </w:r>
      <w:r w:rsidRPr="00154002">
        <w:rPr>
          <w:rFonts w:asciiTheme="minorHAnsi" w:hAnsiTheme="minorHAnsi"/>
          <w:b/>
          <w:bCs/>
          <w:i/>
          <w:iCs/>
          <w:color w:val="0070C0"/>
          <w:lang w:val="es-ES"/>
        </w:rPr>
        <w:t>«¡Señor, no los culpes por este pecado!»</w:t>
      </w:r>
      <w:r w:rsidRPr="00A66E6A">
        <w:rPr>
          <w:rFonts w:asciiTheme="minorHAnsi" w:hAnsiTheme="minorHAnsi"/>
          <w:b/>
          <w:bCs/>
          <w:i/>
          <w:iCs/>
          <w:color w:val="0070C0"/>
          <w:lang w:val="es-ES"/>
        </w:rPr>
        <w:t xml:space="preserve"> </w:t>
      </w:r>
      <w:r w:rsidRPr="00A66E6A">
        <w:rPr>
          <w:rFonts w:asciiTheme="minorHAnsi" w:hAnsiTheme="minorHAnsi"/>
          <w:lang w:val="es-ES"/>
        </w:rPr>
        <w:t>(</w:t>
      </w:r>
      <w:r w:rsidRPr="00A66E6A">
        <w:rPr>
          <w:rFonts w:asciiTheme="minorHAnsi" w:hAnsiTheme="minorHAnsi"/>
          <w:b/>
          <w:bCs/>
          <w:lang w:val="es-ES"/>
        </w:rPr>
        <w:t>Hechos 7:60</w:t>
      </w:r>
      <w:r w:rsidRPr="00A66E6A">
        <w:rPr>
          <w:rFonts w:asciiTheme="minorHAnsi" w:hAnsiTheme="minorHAnsi"/>
          <w:lang w:val="es-ES"/>
        </w:rPr>
        <w:t>). Esta petición nos recuerda las primeras palabras de Jesús desde la cruz, también registradas por Lucas.</w:t>
      </w:r>
    </w:p>
    <w:p w14:paraId="73E058CC" w14:textId="77777777" w:rsidR="005B0998" w:rsidRPr="00154002" w:rsidRDefault="005B0998" w:rsidP="005B0998">
      <w:pPr>
        <w:jc w:val="both"/>
        <w:rPr>
          <w:rFonts w:asciiTheme="minorHAnsi" w:hAnsiTheme="minorHAnsi"/>
          <w:lang w:val="es-ES"/>
        </w:rPr>
      </w:pPr>
      <w:r w:rsidRPr="00A66E6A">
        <w:rPr>
          <w:rFonts w:asciiTheme="minorHAnsi" w:hAnsiTheme="minorHAnsi"/>
          <w:lang w:val="es-ES"/>
        </w:rPr>
        <w:t xml:space="preserve">De hecho, hubo varios paralelos entre la muerte de Jesús y la de Esteban. En los dos casos, se presentaron testigos falsos y la acusación fue de blasfemia. Ambos oraron pidiendo el perdón de sus verdugos y también pidiendo que Dios recibiera su espíritu. </w:t>
      </w:r>
    </w:p>
    <w:p w14:paraId="00BB793B" w14:textId="77777777" w:rsidR="005B0998" w:rsidRPr="00154002" w:rsidRDefault="005B0998" w:rsidP="005B0998">
      <w:pPr>
        <w:jc w:val="both"/>
        <w:rPr>
          <w:rFonts w:asciiTheme="minorHAnsi" w:hAnsiTheme="minorHAnsi"/>
          <w:color w:val="FF0000"/>
          <w:lang w:val="es-ES"/>
        </w:rPr>
      </w:pPr>
      <w:r w:rsidRPr="00154002">
        <w:rPr>
          <w:rFonts w:asciiTheme="minorHAnsi" w:hAnsiTheme="minorHAnsi"/>
          <w:color w:val="FF0000"/>
          <w:lang w:val="es-ES"/>
        </w:rPr>
        <w:t>¿Cuántas cosas hay en ti que se parecen a Jesús?</w:t>
      </w:r>
    </w:p>
    <w:p w14:paraId="33268E4C" w14:textId="77777777" w:rsidR="005B0998" w:rsidRPr="00154002" w:rsidRDefault="005B0998" w:rsidP="005B0998">
      <w:pPr>
        <w:jc w:val="both"/>
        <w:rPr>
          <w:rFonts w:asciiTheme="minorHAnsi" w:hAnsiTheme="minorHAnsi"/>
          <w:color w:val="FF0000"/>
          <w:lang w:val="es-ES"/>
        </w:rPr>
      </w:pPr>
      <w:r w:rsidRPr="00154002">
        <w:rPr>
          <w:rFonts w:asciiTheme="minorHAnsi" w:hAnsiTheme="minorHAnsi"/>
          <w:color w:val="FF0000"/>
          <w:lang w:val="es-ES"/>
        </w:rPr>
        <w:t>¿Pudiera los que te ven decir que te parces a Él?</w:t>
      </w:r>
    </w:p>
    <w:p w14:paraId="692DC67C" w14:textId="77777777" w:rsidR="005B0998" w:rsidRPr="00154002" w:rsidRDefault="005B0998" w:rsidP="005B0998">
      <w:pPr>
        <w:rPr>
          <w:rFonts w:asciiTheme="minorHAnsi" w:hAnsiTheme="minorHAnsi"/>
        </w:rPr>
      </w:pPr>
      <w:r w:rsidRPr="00154002">
        <w:rPr>
          <w:rFonts w:asciiTheme="minorHAnsi" w:hAnsiTheme="minorHAnsi"/>
          <w:color w:val="000000"/>
        </w:rPr>
        <w:t>Esteban nos muestra que era un verdadero discípulo. Amemos a Jesús, sigamos sus enseñanzas, pero más aún:</w:t>
      </w:r>
      <w:r w:rsidRPr="00154002">
        <w:rPr>
          <w:rStyle w:val="apple-converted-space"/>
          <w:rFonts w:asciiTheme="minorHAnsi" w:eastAsiaTheme="majorEastAsia" w:hAnsiTheme="minorHAnsi"/>
          <w:color w:val="000000"/>
        </w:rPr>
        <w:t> </w:t>
      </w:r>
      <w:r w:rsidRPr="00154002">
        <w:rPr>
          <w:rStyle w:val="Fuerte"/>
          <w:rFonts w:asciiTheme="minorHAnsi" w:eastAsiaTheme="majorEastAsia" w:hAnsiTheme="minorHAnsi"/>
          <w:color w:val="000000"/>
        </w:rPr>
        <w:t>imitémoslo</w:t>
      </w:r>
      <w:r w:rsidRPr="00154002">
        <w:rPr>
          <w:rFonts w:asciiTheme="minorHAnsi" w:hAnsiTheme="minorHAnsi"/>
          <w:color w:val="000000"/>
        </w:rPr>
        <w:t>. Y si llega el momento de sufrir por causa de Él, que también se diga de nosotros:</w:t>
      </w:r>
      <w:r w:rsidRPr="00154002">
        <w:rPr>
          <w:rStyle w:val="apple-converted-space"/>
          <w:rFonts w:asciiTheme="minorHAnsi" w:eastAsiaTheme="majorEastAsia" w:hAnsiTheme="minorHAnsi"/>
          <w:color w:val="000000"/>
        </w:rPr>
        <w:t> </w:t>
      </w:r>
      <w:r w:rsidRPr="00154002">
        <w:rPr>
          <w:rStyle w:val="nfasis"/>
          <w:rFonts w:asciiTheme="minorHAnsi" w:eastAsiaTheme="majorEastAsia" w:hAnsiTheme="minorHAnsi"/>
          <w:color w:val="000000"/>
        </w:rPr>
        <w:t>fue como Jesús, hasta el final</w:t>
      </w:r>
      <w:r w:rsidRPr="00154002">
        <w:rPr>
          <w:rFonts w:asciiTheme="minorHAnsi" w:hAnsiTheme="minorHAnsi"/>
          <w:color w:val="000000"/>
        </w:rPr>
        <w:t>.</w:t>
      </w:r>
      <w:bookmarkEnd w:id="110"/>
    </w:p>
    <w:p w14:paraId="7188325E" w14:textId="77777777" w:rsidR="009E363C" w:rsidRDefault="009E363C" w:rsidP="00C01206">
      <w:pPr>
        <w:tabs>
          <w:tab w:val="left" w:pos="2939"/>
        </w:tabs>
        <w:rPr>
          <w:rFonts w:asciiTheme="minorHAnsi" w:hAnsiTheme="minorHAnsi"/>
          <w:color w:val="000000" w:themeColor="text1"/>
        </w:rPr>
      </w:pPr>
    </w:p>
    <w:p w14:paraId="46345101" w14:textId="60703ED0" w:rsidR="008B6E77" w:rsidRPr="00F16720" w:rsidRDefault="006F1F3A" w:rsidP="00C01206">
      <w:pPr>
        <w:tabs>
          <w:tab w:val="left" w:pos="2939"/>
        </w:tabs>
        <w:rPr>
          <w:rFonts w:asciiTheme="minorHAnsi" w:hAnsiTheme="minorHAnsi"/>
          <w:b/>
          <w:bCs/>
          <w:color w:val="000000" w:themeColor="text1"/>
          <w:sz w:val="28"/>
          <w:szCs w:val="28"/>
        </w:rPr>
      </w:pPr>
      <w:bookmarkStart w:id="111" w:name="OLE_LINK110"/>
      <w:r w:rsidRPr="00F16720">
        <w:rPr>
          <w:rFonts w:asciiTheme="minorHAnsi" w:hAnsiTheme="minorHAnsi"/>
          <w:b/>
          <w:bCs/>
          <w:color w:val="000000" w:themeColor="text1"/>
          <w:sz w:val="28"/>
          <w:szCs w:val="28"/>
        </w:rPr>
        <w:t xml:space="preserve">Los grandes tambien se cansan. </w:t>
      </w:r>
    </w:p>
    <w:p w14:paraId="390D60D1" w14:textId="268D0424" w:rsidR="00623CD0" w:rsidRPr="00F16720" w:rsidRDefault="00156FDB" w:rsidP="00C01206">
      <w:pPr>
        <w:tabs>
          <w:tab w:val="left" w:pos="2939"/>
        </w:tabs>
        <w:rPr>
          <w:rFonts w:asciiTheme="minorHAnsi" w:hAnsiTheme="minorHAnsi"/>
          <w:i/>
          <w:iCs/>
          <w:color w:val="0070C0"/>
          <w:lang w:val="es-ES"/>
        </w:rPr>
      </w:pPr>
      <w:r w:rsidRPr="00F16720">
        <w:rPr>
          <w:rFonts w:asciiTheme="minorHAnsi" w:hAnsiTheme="minorHAnsi"/>
          <w:b/>
          <w:bCs/>
          <w:color w:val="000000" w:themeColor="text1"/>
        </w:rPr>
        <w:t>2 Samuel 21:15-17 NTV</w:t>
      </w:r>
      <w:r w:rsidRPr="00F16720">
        <w:rPr>
          <w:rFonts w:asciiTheme="minorHAnsi" w:hAnsiTheme="minorHAnsi"/>
          <w:color w:val="000000" w:themeColor="text1"/>
        </w:rPr>
        <w:t xml:space="preserve">. </w:t>
      </w:r>
      <w:r w:rsidR="00F65084" w:rsidRPr="00F16720">
        <w:rPr>
          <w:rFonts w:asciiTheme="minorHAnsi" w:hAnsiTheme="minorHAnsi"/>
          <w:i/>
          <w:iCs/>
          <w:color w:val="0070C0"/>
          <w:vertAlign w:val="superscript"/>
          <w:lang w:val="es-ES"/>
        </w:rPr>
        <w:t>15 </w:t>
      </w:r>
      <w:r w:rsidR="00F65084" w:rsidRPr="00F16720">
        <w:rPr>
          <w:rFonts w:asciiTheme="minorHAnsi" w:hAnsiTheme="minorHAnsi"/>
          <w:i/>
          <w:iCs/>
          <w:color w:val="0070C0"/>
          <w:lang w:val="es-ES"/>
        </w:rPr>
        <w:t xml:space="preserve">Una vez más los filisteos estaban en guerra con Israel. Y cuando David y sus hombres estaban en lo más reñido de la pelea, a David se le acabaron las fuerzas y quedó exhausto. </w:t>
      </w:r>
      <w:r w:rsidR="00F65084" w:rsidRPr="00F16720">
        <w:rPr>
          <w:rFonts w:asciiTheme="minorHAnsi" w:hAnsiTheme="minorHAnsi"/>
          <w:i/>
          <w:iCs/>
          <w:color w:val="0070C0"/>
          <w:vertAlign w:val="superscript"/>
          <w:lang w:val="es-ES"/>
        </w:rPr>
        <w:t>16 </w:t>
      </w:r>
      <w:r w:rsidR="00F65084" w:rsidRPr="00F16720">
        <w:rPr>
          <w:rFonts w:asciiTheme="minorHAnsi" w:hAnsiTheme="minorHAnsi"/>
          <w:i/>
          <w:iCs/>
          <w:color w:val="0070C0"/>
          <w:lang w:val="es-ES"/>
        </w:rPr>
        <w:t>Isbi-benob era un descendiente de los gigantes; la punta de bronce de su lanza pesaba más de tres kilos, y estaba armado con una espada nueva. Había acorralado a David y estaba a punto de matarlo</w:t>
      </w:r>
      <w:r w:rsidR="008B6E77" w:rsidRPr="00F16720">
        <w:rPr>
          <w:rFonts w:asciiTheme="minorHAnsi" w:hAnsiTheme="minorHAnsi"/>
          <w:i/>
          <w:iCs/>
          <w:color w:val="0070C0"/>
          <w:lang w:val="es-ES"/>
        </w:rPr>
        <w:t>.</w:t>
      </w:r>
      <w:r w:rsidRPr="00F16720">
        <w:rPr>
          <w:rFonts w:asciiTheme="minorHAnsi" w:hAnsiTheme="minorHAnsi"/>
          <w:i/>
          <w:iCs/>
          <w:color w:val="0070C0"/>
          <w:vertAlign w:val="superscript"/>
          <w:lang w:val="es-ES"/>
        </w:rPr>
        <w:t>17 </w:t>
      </w:r>
      <w:r w:rsidRPr="00F16720">
        <w:rPr>
          <w:rFonts w:asciiTheme="minorHAnsi" w:hAnsiTheme="minorHAnsi"/>
          <w:i/>
          <w:iCs/>
          <w:color w:val="0070C0"/>
          <w:lang w:val="es-ES"/>
        </w:rPr>
        <w:t>Pero Abisai, hijo de Sarvia, llegó al rescate de David y mató al filisteo</w:t>
      </w:r>
      <w:r w:rsidR="004F0598" w:rsidRPr="00F16720">
        <w:rPr>
          <w:rFonts w:asciiTheme="minorHAnsi" w:hAnsiTheme="minorHAnsi"/>
          <w:i/>
          <w:iCs/>
          <w:color w:val="0070C0"/>
          <w:lang w:val="es-ES"/>
        </w:rPr>
        <w:t>…”</w:t>
      </w:r>
    </w:p>
    <w:p w14:paraId="6539B43D" w14:textId="77777777" w:rsidR="00274474" w:rsidRPr="00F16720" w:rsidRDefault="00274474" w:rsidP="00C01206">
      <w:pPr>
        <w:tabs>
          <w:tab w:val="left" w:pos="2939"/>
        </w:tabs>
        <w:rPr>
          <w:rFonts w:asciiTheme="minorHAnsi" w:hAnsiTheme="minorHAnsi"/>
          <w:color w:val="000000" w:themeColor="text1"/>
          <w:lang w:val="es-ES"/>
        </w:rPr>
      </w:pPr>
    </w:p>
    <w:p w14:paraId="50E38245" w14:textId="77777777" w:rsidR="00623CD0" w:rsidRPr="00F16720" w:rsidRDefault="00623CD0" w:rsidP="00274474">
      <w:pPr>
        <w:rPr>
          <w:rFonts w:asciiTheme="minorHAnsi" w:hAnsiTheme="minorHAnsi"/>
          <w:color w:val="000000"/>
        </w:rPr>
      </w:pPr>
      <w:r w:rsidRPr="00623CD0">
        <w:rPr>
          <w:rFonts w:asciiTheme="minorHAnsi" w:hAnsiTheme="minorHAnsi"/>
          <w:color w:val="000000"/>
        </w:rPr>
        <w:t>El cansancio es inevitable; es una señal clara de que somos vulnerables. Por eso, Jesús prometió estar con nosotros y darnos nuevas fuerzas cada día.</w:t>
      </w:r>
    </w:p>
    <w:p w14:paraId="4D5ED94A" w14:textId="77777777" w:rsidR="00F16720" w:rsidRPr="00623CD0" w:rsidRDefault="00F16720" w:rsidP="00274474">
      <w:pPr>
        <w:rPr>
          <w:rFonts w:asciiTheme="minorHAnsi" w:hAnsiTheme="minorHAnsi"/>
          <w:color w:val="000000"/>
        </w:rPr>
      </w:pPr>
    </w:p>
    <w:p w14:paraId="43096057" w14:textId="77777777" w:rsidR="00623CD0" w:rsidRPr="00F16720" w:rsidRDefault="00623CD0" w:rsidP="00274474">
      <w:pPr>
        <w:rPr>
          <w:rFonts w:asciiTheme="minorHAnsi" w:hAnsiTheme="minorHAnsi"/>
          <w:color w:val="FF0000"/>
        </w:rPr>
      </w:pPr>
      <w:r w:rsidRPr="00623CD0">
        <w:rPr>
          <w:rFonts w:asciiTheme="minorHAnsi" w:hAnsiTheme="minorHAnsi"/>
          <w:color w:val="000000"/>
        </w:rPr>
        <w:t xml:space="preserve">Nunca pienses que eres lo suficientemente fuerte o valiente por ti mismo. Siempre recuerda que nuestras fuerzas pueden flaquear, y que solo en Dios pueden ser renovadas. Si al propio matador de gigantes, al rey David, se le agotaron las fuerzas en medio de una batalla y necesitó que uno de sus hombres lo rescatara, </w:t>
      </w:r>
      <w:r w:rsidRPr="00623CD0">
        <w:rPr>
          <w:rFonts w:asciiTheme="minorHAnsi" w:hAnsiTheme="minorHAnsi"/>
          <w:color w:val="FF0000"/>
        </w:rPr>
        <w:t>¿por qué pensar que nosotros no pasaremos por lo mismo?</w:t>
      </w:r>
    </w:p>
    <w:p w14:paraId="2F1C4561" w14:textId="77777777" w:rsidR="00F16720" w:rsidRPr="00623CD0" w:rsidRDefault="00F16720" w:rsidP="00274474">
      <w:pPr>
        <w:rPr>
          <w:rFonts w:asciiTheme="minorHAnsi" w:hAnsiTheme="minorHAnsi"/>
          <w:color w:val="000000"/>
        </w:rPr>
      </w:pPr>
    </w:p>
    <w:p w14:paraId="59C1CA30" w14:textId="49BCA162" w:rsidR="00623CD0" w:rsidRPr="00F16720" w:rsidRDefault="00623CD0" w:rsidP="00274474">
      <w:pPr>
        <w:rPr>
          <w:rFonts w:asciiTheme="minorHAnsi" w:hAnsiTheme="minorHAnsi"/>
          <w:color w:val="000000"/>
        </w:rPr>
      </w:pPr>
      <w:r w:rsidRPr="00623CD0">
        <w:rPr>
          <w:rFonts w:asciiTheme="minorHAnsi" w:hAnsiTheme="minorHAnsi"/>
          <w:color w:val="000000"/>
        </w:rPr>
        <w:t>Déjame decirte esto con claridad: ninguno de nosotros puede cumplir la tarea solo. Nos necesitamos los unos a los otros. Necesitamos compañeros que nos ayuden, y a veces, que maten al gigante que está a punto de destruir</w:t>
      </w:r>
      <w:r w:rsidR="007327E3" w:rsidRPr="00F16720">
        <w:rPr>
          <w:rFonts w:asciiTheme="minorHAnsi" w:hAnsiTheme="minorHAnsi"/>
          <w:color w:val="000000"/>
        </w:rPr>
        <w:t>nos</w:t>
      </w:r>
      <w:r w:rsidRPr="00623CD0">
        <w:rPr>
          <w:rFonts w:asciiTheme="minorHAnsi" w:hAnsiTheme="minorHAnsi"/>
          <w:color w:val="000000"/>
        </w:rPr>
        <w:t>.</w:t>
      </w:r>
    </w:p>
    <w:p w14:paraId="57CD237E" w14:textId="77777777" w:rsidR="00F16720" w:rsidRPr="00623CD0" w:rsidRDefault="00F16720" w:rsidP="00274474">
      <w:pPr>
        <w:rPr>
          <w:rFonts w:asciiTheme="minorHAnsi" w:hAnsiTheme="minorHAnsi"/>
          <w:color w:val="000000"/>
        </w:rPr>
      </w:pPr>
    </w:p>
    <w:p w14:paraId="7A767271" w14:textId="77777777" w:rsidR="00623CD0" w:rsidRPr="00623CD0" w:rsidRDefault="00623CD0" w:rsidP="00274474">
      <w:pPr>
        <w:rPr>
          <w:rFonts w:asciiTheme="minorHAnsi" w:hAnsiTheme="minorHAnsi"/>
          <w:color w:val="000000"/>
        </w:rPr>
      </w:pPr>
      <w:r w:rsidRPr="00623CD0">
        <w:rPr>
          <w:rFonts w:asciiTheme="minorHAnsi" w:hAnsiTheme="minorHAnsi"/>
          <w:color w:val="000000"/>
        </w:rPr>
        <w:t>Hermano, cuídate. No andes solo. Camina con otros que te cuiden, y tú también mantente alerta, mirando quién a tu alrededor está siendo asfixiado por su gigante, para ayudarle.</w:t>
      </w:r>
    </w:p>
    <w:p w14:paraId="2D11658B" w14:textId="77777777" w:rsidR="00623CD0" w:rsidRPr="00623CD0" w:rsidRDefault="00623CD0" w:rsidP="00274474">
      <w:pPr>
        <w:rPr>
          <w:rFonts w:asciiTheme="minorHAnsi" w:hAnsiTheme="minorHAnsi"/>
          <w:color w:val="000000"/>
        </w:rPr>
      </w:pPr>
      <w:r w:rsidRPr="00623CD0">
        <w:rPr>
          <w:rFonts w:asciiTheme="minorHAnsi" w:hAnsiTheme="minorHAnsi"/>
          <w:color w:val="000000"/>
        </w:rPr>
        <w:t>No camines solo. Recuerda que </w:t>
      </w:r>
      <w:r w:rsidRPr="00623CD0">
        <w:rPr>
          <w:rFonts w:asciiTheme="minorHAnsi" w:hAnsiTheme="minorHAnsi"/>
          <w:b/>
          <w:bCs/>
          <w:color w:val="000000"/>
        </w:rPr>
        <w:t>los grandes también se cansan</w:t>
      </w:r>
      <w:r w:rsidRPr="00623CD0">
        <w:rPr>
          <w:rFonts w:asciiTheme="minorHAnsi" w:hAnsiTheme="minorHAnsi"/>
          <w:color w:val="000000"/>
        </w:rPr>
        <w:t>.</w:t>
      </w:r>
    </w:p>
    <w:p w14:paraId="0F714F27" w14:textId="77777777" w:rsidR="00623CD0" w:rsidRPr="00623CD0" w:rsidRDefault="00623CD0" w:rsidP="00274474">
      <w:pPr>
        <w:rPr>
          <w:rFonts w:asciiTheme="minorHAnsi" w:hAnsiTheme="minorHAnsi"/>
          <w:color w:val="000000"/>
        </w:rPr>
      </w:pPr>
      <w:r w:rsidRPr="00623CD0">
        <w:rPr>
          <w:rFonts w:asciiTheme="minorHAnsi" w:hAnsiTheme="minorHAnsi"/>
          <w:b/>
          <w:bCs/>
          <w:color w:val="000000"/>
        </w:rPr>
        <w:t>Bendiciones.</w:t>
      </w:r>
    </w:p>
    <w:bookmarkEnd w:id="111"/>
    <w:p w14:paraId="53A4D3A0" w14:textId="77777777" w:rsidR="00623CD0" w:rsidRDefault="00623CD0" w:rsidP="00C01206">
      <w:pPr>
        <w:tabs>
          <w:tab w:val="left" w:pos="2939"/>
        </w:tabs>
        <w:rPr>
          <w:rFonts w:asciiTheme="minorHAnsi" w:hAnsiTheme="minorHAnsi"/>
          <w:color w:val="000000" w:themeColor="text1"/>
        </w:rPr>
      </w:pPr>
    </w:p>
    <w:p w14:paraId="08B8DF69" w14:textId="77777777" w:rsidR="00F16720" w:rsidRDefault="00F16720" w:rsidP="00C01206">
      <w:pPr>
        <w:tabs>
          <w:tab w:val="left" w:pos="2939"/>
        </w:tabs>
        <w:rPr>
          <w:rFonts w:asciiTheme="minorHAnsi" w:hAnsiTheme="minorHAnsi"/>
          <w:color w:val="000000" w:themeColor="text1"/>
        </w:rPr>
      </w:pPr>
    </w:p>
    <w:p w14:paraId="05AA3EB6" w14:textId="77777777" w:rsidR="00F372ED" w:rsidRDefault="00F372ED" w:rsidP="00C01206">
      <w:pPr>
        <w:tabs>
          <w:tab w:val="left" w:pos="2939"/>
        </w:tabs>
        <w:rPr>
          <w:rFonts w:asciiTheme="minorHAnsi" w:hAnsiTheme="minorHAnsi"/>
          <w:color w:val="000000" w:themeColor="text1"/>
        </w:rPr>
      </w:pPr>
    </w:p>
    <w:p w14:paraId="58D921E7" w14:textId="77777777" w:rsidR="00F372ED" w:rsidRDefault="00F372ED" w:rsidP="00C01206">
      <w:pPr>
        <w:tabs>
          <w:tab w:val="left" w:pos="2939"/>
        </w:tabs>
        <w:rPr>
          <w:rFonts w:asciiTheme="minorHAnsi" w:hAnsiTheme="minorHAnsi"/>
          <w:color w:val="000000" w:themeColor="text1"/>
        </w:rPr>
      </w:pPr>
    </w:p>
    <w:p w14:paraId="4B40C534" w14:textId="4A0DA71D" w:rsidR="00F372ED" w:rsidRPr="00F372ED" w:rsidRDefault="00F372ED" w:rsidP="00C01206">
      <w:pPr>
        <w:tabs>
          <w:tab w:val="left" w:pos="2939"/>
        </w:tabs>
        <w:rPr>
          <w:rFonts w:asciiTheme="minorHAnsi" w:hAnsiTheme="minorHAnsi"/>
          <w:b/>
          <w:bCs/>
          <w:color w:val="000000" w:themeColor="text1"/>
        </w:rPr>
      </w:pPr>
      <w:bookmarkStart w:id="112" w:name="OLE_LINK111"/>
      <w:r w:rsidRPr="00F372ED">
        <w:rPr>
          <w:rFonts w:asciiTheme="minorHAnsi" w:hAnsiTheme="minorHAnsi"/>
          <w:b/>
          <w:bCs/>
          <w:color w:val="000000" w:themeColor="text1"/>
        </w:rPr>
        <w:t xml:space="preserve">No apagues al Espíritu. </w:t>
      </w:r>
    </w:p>
    <w:p w14:paraId="2A4B74A0" w14:textId="3C595642" w:rsidR="008951FF" w:rsidRPr="008F6E92" w:rsidRDefault="00F372ED" w:rsidP="008F6E92">
      <w:pPr>
        <w:pStyle w:val="NormalWeb"/>
        <w:rPr>
          <w:rFonts w:eastAsiaTheme="minorEastAsia"/>
          <w:lang w:val="es-ES"/>
        </w:rPr>
      </w:pPr>
      <w:r w:rsidRPr="003A2B17">
        <w:rPr>
          <w:rStyle w:val="Fuerte"/>
          <w:rFonts w:asciiTheme="majorHAnsi" w:hAnsiTheme="majorHAnsi" w:cstheme="majorHAnsi"/>
          <w:color w:val="000000"/>
        </w:rPr>
        <w:t>Levítico 6:12</w:t>
      </w:r>
      <w:r w:rsidRPr="003A2B17">
        <w:rPr>
          <w:rStyle w:val="apple-converted-space"/>
          <w:rFonts w:asciiTheme="majorHAnsi" w:hAnsiTheme="majorHAnsi" w:cstheme="majorHAnsi"/>
          <w:color w:val="000000"/>
        </w:rPr>
        <w:t> </w:t>
      </w:r>
      <w:r w:rsidRPr="00191107">
        <w:rPr>
          <w:rFonts w:asciiTheme="majorHAnsi" w:hAnsiTheme="majorHAnsi" w:cstheme="majorHAnsi"/>
          <w:b/>
          <w:bCs/>
          <w:color w:val="000000"/>
        </w:rPr>
        <w:t>NTV</w:t>
      </w:r>
      <w:r w:rsidRPr="003A2B17">
        <w:rPr>
          <w:rFonts w:asciiTheme="majorHAnsi" w:hAnsiTheme="majorHAnsi" w:cstheme="majorHAnsi"/>
          <w:color w:val="000000"/>
        </w:rPr>
        <w:t xml:space="preserve"> “</w:t>
      </w:r>
      <w:r w:rsidRPr="00191107">
        <w:rPr>
          <w:rFonts w:eastAsiaTheme="minorEastAsia"/>
          <w:i/>
          <w:iCs/>
          <w:color w:val="0070C0"/>
          <w:lang w:val="es-ES"/>
        </w:rPr>
        <w:t>Entretanto, el fuego del altar debe mantenerse ardiendo; nunca deberá apagarse. Cada mañana el sacerdote le echará leña nueva al fuego</w:t>
      </w:r>
      <w:r>
        <w:rPr>
          <w:rFonts w:eastAsiaTheme="minorEastAsia"/>
          <w:lang w:val="es-ES"/>
        </w:rPr>
        <w:t>”</w:t>
      </w:r>
    </w:p>
    <w:p w14:paraId="622E0051" w14:textId="77777777" w:rsidR="008951FF" w:rsidRPr="008951FF" w:rsidRDefault="008951FF" w:rsidP="008951FF">
      <w:pPr>
        <w:spacing w:before="100" w:beforeAutospacing="1" w:after="100" w:afterAutospacing="1"/>
        <w:rPr>
          <w:color w:val="000000"/>
        </w:rPr>
      </w:pPr>
      <w:r w:rsidRPr="008951FF">
        <w:rPr>
          <w:color w:val="000000"/>
        </w:rPr>
        <w:t>Desde el Antiguo Testamento, el Señor nos ha hablado de la importancia de mantener encendida la llama espiritual. Una de las tareas más desafiantes para todo creyente es sostener una comunión constante e íntima con Dios. Los obstáculos son muchos: distracciones, pruebas, tentaciones y el desgaste diario que intenta enfriar nuestro fervor. Sin embargo, tú, no te rindas. Persiste. Persevera. Mantente firme.</w:t>
      </w:r>
    </w:p>
    <w:p w14:paraId="19CF0715" w14:textId="77777777" w:rsidR="008951FF" w:rsidRPr="008951FF" w:rsidRDefault="008951FF" w:rsidP="008951FF">
      <w:pPr>
        <w:spacing w:before="100" w:beforeAutospacing="1" w:after="100" w:afterAutospacing="1"/>
        <w:rPr>
          <w:color w:val="000000"/>
        </w:rPr>
      </w:pPr>
      <w:r w:rsidRPr="008951FF">
        <w:rPr>
          <w:color w:val="000000"/>
        </w:rPr>
        <w:t>El apóstol Pablo, en 1 Tesalonicenses 5:19 (NTV), nos exhorta claramente:</w:t>
      </w:r>
      <w:r w:rsidRPr="008951FF">
        <w:rPr>
          <w:color w:val="000000"/>
        </w:rPr>
        <w:br/>
      </w:r>
      <w:r w:rsidRPr="008951FF">
        <w:rPr>
          <w:b/>
          <w:bCs/>
          <w:color w:val="000000"/>
        </w:rPr>
        <w:t>“No apaguen al Espíritu.”</w:t>
      </w:r>
    </w:p>
    <w:p w14:paraId="364F7A6F" w14:textId="77777777" w:rsidR="008951FF" w:rsidRPr="008951FF" w:rsidRDefault="008951FF" w:rsidP="008951FF">
      <w:pPr>
        <w:spacing w:before="100" w:beforeAutospacing="1" w:after="100" w:afterAutospacing="1"/>
        <w:rPr>
          <w:color w:val="000000"/>
        </w:rPr>
      </w:pPr>
      <w:r w:rsidRPr="008951FF">
        <w:rPr>
          <w:color w:val="000000"/>
        </w:rPr>
        <w:t>Esta palabra no es solo una advertencia, es también una responsabilidad personal. Así como el sacerdote del Antiguo Pacto debía añadir leña cada mañana para mantener encendido el fuego en el altar, también nosotros, como sacerdotes del Nuevo Pacto, debemos alimentar diariamente nuestra relación con Dios para que el fuego del Espíritu no se apague en nuestros corazones.</w:t>
      </w:r>
    </w:p>
    <w:p w14:paraId="2218CAF2" w14:textId="77777777" w:rsidR="008951FF" w:rsidRPr="008951FF" w:rsidRDefault="008951FF" w:rsidP="008951FF">
      <w:pPr>
        <w:spacing w:before="100" w:beforeAutospacing="1" w:after="100" w:afterAutospacing="1"/>
        <w:rPr>
          <w:color w:val="000000"/>
        </w:rPr>
      </w:pPr>
      <w:r w:rsidRPr="008951FF">
        <w:rPr>
          <w:color w:val="FF0000"/>
        </w:rPr>
        <w:t xml:space="preserve">¿Cómo se aviva ese fuego? </w:t>
      </w:r>
      <w:r w:rsidRPr="008951FF">
        <w:rPr>
          <w:color w:val="000000"/>
        </w:rPr>
        <w:t>A través de la oración constante, la lectura de la Palabra, la adoración sincera, la obediencia y el servicio. No se trata de emociones pasajeras, sino de una decisión diaria de buscar a Dios con todo el corazón.</w:t>
      </w:r>
    </w:p>
    <w:p w14:paraId="2C2E587E" w14:textId="581E2046" w:rsidR="008951FF" w:rsidRPr="008951FF" w:rsidRDefault="008951FF" w:rsidP="008951FF">
      <w:pPr>
        <w:spacing w:before="100" w:beforeAutospacing="1" w:after="100" w:afterAutospacing="1"/>
        <w:rPr>
          <w:color w:val="000000"/>
        </w:rPr>
      </w:pPr>
      <w:r w:rsidRPr="008951FF">
        <w:rPr>
          <w:color w:val="000000"/>
        </w:rPr>
        <w:t xml:space="preserve">Que </w:t>
      </w:r>
      <w:r w:rsidR="00222C88">
        <w:rPr>
          <w:color w:val="000000"/>
        </w:rPr>
        <w:t xml:space="preserve">hoy sea el </w:t>
      </w:r>
      <w:r w:rsidR="007C7C28">
        <w:rPr>
          <w:color w:val="000000"/>
        </w:rPr>
        <w:t>día</w:t>
      </w:r>
      <w:r w:rsidR="00222C88">
        <w:rPr>
          <w:color w:val="000000"/>
        </w:rPr>
        <w:t xml:space="preserve"> en el que </w:t>
      </w:r>
      <w:r w:rsidR="007C7C28">
        <w:rPr>
          <w:color w:val="000000"/>
        </w:rPr>
        <w:t>le</w:t>
      </w:r>
      <w:r w:rsidRPr="008951FF">
        <w:rPr>
          <w:color w:val="000000"/>
        </w:rPr>
        <w:t xml:space="preserve"> </w:t>
      </w:r>
      <w:r w:rsidR="00A761E7">
        <w:rPr>
          <w:color w:val="000000"/>
        </w:rPr>
        <w:t>pongas</w:t>
      </w:r>
      <w:r w:rsidR="008F6E92">
        <w:rPr>
          <w:color w:val="000000"/>
        </w:rPr>
        <w:t xml:space="preserve"> nueva</w:t>
      </w:r>
      <w:r w:rsidRPr="008951FF">
        <w:rPr>
          <w:color w:val="000000"/>
        </w:rPr>
        <w:t xml:space="preserve"> leña</w:t>
      </w:r>
      <w:r w:rsidR="00A761E7">
        <w:rPr>
          <w:color w:val="000000"/>
        </w:rPr>
        <w:t xml:space="preserve"> espiritual</w:t>
      </w:r>
      <w:r w:rsidR="007C7C28">
        <w:rPr>
          <w:color w:val="000000"/>
        </w:rPr>
        <w:t xml:space="preserve"> y </w:t>
      </w:r>
      <w:r w:rsidRPr="008951FF">
        <w:rPr>
          <w:color w:val="000000"/>
        </w:rPr>
        <w:t>enciendas nuevamente tu altar y permitas que el Espíritu Santo arda en ti con poder, pasión y propósito.</w:t>
      </w:r>
    </w:p>
    <w:p w14:paraId="0905A48E" w14:textId="77777777" w:rsidR="008951FF" w:rsidRDefault="008951FF" w:rsidP="008951FF">
      <w:pPr>
        <w:spacing w:before="100" w:beforeAutospacing="1" w:after="100" w:afterAutospacing="1"/>
        <w:rPr>
          <w:b/>
          <w:bCs/>
          <w:color w:val="000000"/>
        </w:rPr>
      </w:pPr>
      <w:r w:rsidRPr="008951FF">
        <w:rPr>
          <w:b/>
          <w:bCs/>
          <w:color w:val="000000"/>
        </w:rPr>
        <w:t>Aviva el fuego de Dios en ti… cada día.</w:t>
      </w:r>
    </w:p>
    <w:p w14:paraId="5AB78F4D" w14:textId="77777777" w:rsidR="003506F2" w:rsidRDefault="003506F2" w:rsidP="008951FF">
      <w:pPr>
        <w:spacing w:before="100" w:beforeAutospacing="1" w:after="100" w:afterAutospacing="1"/>
        <w:rPr>
          <w:b/>
          <w:bCs/>
          <w:color w:val="000000"/>
        </w:rPr>
      </w:pPr>
    </w:p>
    <w:p w14:paraId="5DB6DFF6" w14:textId="77777777" w:rsidR="003506F2" w:rsidRDefault="003506F2" w:rsidP="008951FF">
      <w:pPr>
        <w:spacing w:before="100" w:beforeAutospacing="1" w:after="100" w:afterAutospacing="1"/>
        <w:rPr>
          <w:color w:val="000000"/>
        </w:rPr>
      </w:pPr>
    </w:p>
    <w:p w14:paraId="73586F2A" w14:textId="5F93117F" w:rsidR="00E42DF9" w:rsidRPr="006B3063" w:rsidRDefault="00E42DF9" w:rsidP="00E42DF9">
      <w:pPr>
        <w:pStyle w:val="Ttulo3"/>
        <w:rPr>
          <w:rFonts w:asciiTheme="minorHAnsi" w:hAnsiTheme="minorHAnsi" w:cs="Times New Roman"/>
          <w:color w:val="000000"/>
          <w:lang w:val="es-ES"/>
        </w:rPr>
      </w:pPr>
      <w:bookmarkStart w:id="113" w:name="OLE_LINK112"/>
      <w:r w:rsidRPr="006B3063">
        <w:rPr>
          <w:rStyle w:val="Fuerte"/>
          <w:rFonts w:asciiTheme="minorHAnsi" w:hAnsiTheme="minorHAnsi"/>
          <w:color w:val="000000"/>
          <w:lang w:val="es-ES"/>
        </w:rPr>
        <w:t xml:space="preserve">El arte de esperar — </w:t>
      </w:r>
      <w:r w:rsidR="006B3063" w:rsidRPr="006B3063">
        <w:rPr>
          <w:rStyle w:val="Fuerte"/>
          <w:rFonts w:asciiTheme="minorHAnsi" w:hAnsiTheme="minorHAnsi"/>
          <w:color w:val="000000"/>
          <w:lang w:val="es-ES"/>
        </w:rPr>
        <w:t>Alcanzando</w:t>
      </w:r>
      <w:r w:rsidRPr="006B3063">
        <w:rPr>
          <w:rStyle w:val="Fuerte"/>
          <w:rFonts w:asciiTheme="minorHAnsi" w:hAnsiTheme="minorHAnsi"/>
          <w:color w:val="000000"/>
          <w:lang w:val="es-ES"/>
        </w:rPr>
        <w:t xml:space="preserve"> paciencia </w:t>
      </w:r>
      <w:r w:rsidR="001355BB" w:rsidRPr="006B3063">
        <w:rPr>
          <w:rStyle w:val="Fuerte"/>
          <w:rFonts w:asciiTheme="minorHAnsi" w:hAnsiTheme="minorHAnsi"/>
          <w:color w:val="000000"/>
          <w:lang w:val="es-ES"/>
        </w:rPr>
        <w:t>en</w:t>
      </w:r>
      <w:r w:rsidRPr="006B3063">
        <w:rPr>
          <w:rStyle w:val="Fuerte"/>
          <w:rFonts w:asciiTheme="minorHAnsi" w:hAnsiTheme="minorHAnsi"/>
          <w:color w:val="000000"/>
          <w:lang w:val="es-ES"/>
        </w:rPr>
        <w:t xml:space="preserve"> Dios</w:t>
      </w:r>
    </w:p>
    <w:p w14:paraId="1EEF010D" w14:textId="1396D4C0" w:rsidR="00E42DF9" w:rsidRPr="006B3063" w:rsidRDefault="00300C61" w:rsidP="00300C61">
      <w:pPr>
        <w:pStyle w:val="NormalWeb"/>
        <w:rPr>
          <w:rFonts w:asciiTheme="minorHAnsi" w:hAnsiTheme="minorHAnsi"/>
          <w:color w:val="000000"/>
          <w:lang w:val="es-ES"/>
        </w:rPr>
      </w:pPr>
      <w:r w:rsidRPr="006B3063">
        <w:rPr>
          <w:rFonts w:asciiTheme="minorHAnsi" w:hAnsiTheme="minorHAnsi"/>
          <w:b/>
          <w:bCs/>
          <w:color w:val="000000"/>
          <w:lang w:val="es-ES"/>
        </w:rPr>
        <w:t>Hebreos</w:t>
      </w:r>
      <w:r w:rsidRPr="006B3063">
        <w:rPr>
          <w:rFonts w:asciiTheme="minorHAnsi" w:hAnsiTheme="minorHAnsi"/>
          <w:b/>
          <w:bCs/>
          <w:color w:val="000000"/>
          <w:lang w:val="es-ES"/>
        </w:rPr>
        <w:t xml:space="preserve">‬ </w:t>
      </w:r>
      <w:bdo w:val="ltr">
        <w:r w:rsidRPr="006B3063">
          <w:rPr>
            <w:rFonts w:asciiTheme="minorHAnsi" w:hAnsiTheme="minorHAnsi"/>
            <w:b/>
            <w:bCs/>
            <w:color w:val="000000"/>
            <w:lang w:val="es-ES"/>
          </w:rPr>
          <w:t>6:12</w:t>
        </w:r>
        <w:r w:rsidRPr="006B3063">
          <w:rPr>
            <w:rFonts w:asciiTheme="minorHAnsi" w:hAnsiTheme="minorHAnsi"/>
            <w:b/>
            <w:bCs/>
            <w:color w:val="000000"/>
            <w:lang w:val="es-ES"/>
          </w:rPr>
          <w:t xml:space="preserve">‬ </w:t>
        </w:r>
        <w:bdo w:val="ltr">
          <w:r w:rsidRPr="006B3063">
            <w:rPr>
              <w:rFonts w:asciiTheme="minorHAnsi" w:hAnsiTheme="minorHAnsi"/>
              <w:b/>
              <w:bCs/>
              <w:color w:val="000000"/>
              <w:lang w:val="es-ES"/>
            </w:rPr>
            <w:t>NTV</w:t>
          </w:r>
          <w:r w:rsidRPr="006B3063">
            <w:rPr>
              <w:rStyle w:val="nfasis"/>
              <w:rFonts w:asciiTheme="minorHAnsi" w:hAnsiTheme="minorHAnsi"/>
              <w:color w:val="000000"/>
              <w:lang w:val="es-ES"/>
            </w:rPr>
            <w:t xml:space="preserve"> </w:t>
          </w:r>
          <w:r w:rsidR="00E42DF9" w:rsidRPr="006B3063">
            <w:rPr>
              <w:rStyle w:val="nfasis"/>
              <w:rFonts w:asciiTheme="minorHAnsi" w:hAnsiTheme="minorHAnsi"/>
              <w:color w:val="0070C0"/>
              <w:lang w:val="es-ES"/>
            </w:rPr>
            <w:t>“</w:t>
          </w:r>
          <w:r w:rsidR="00C01660" w:rsidRPr="006B3063">
            <w:rPr>
              <w:rFonts w:asciiTheme="minorHAnsi" w:hAnsiTheme="minorHAnsi"/>
              <w:i/>
              <w:iCs/>
              <w:color w:val="0070C0"/>
              <w:vertAlign w:val="superscript"/>
              <w:lang w:val="es-ES"/>
            </w:rPr>
            <w:t>12 </w:t>
          </w:r>
          <w:r w:rsidR="00C01660" w:rsidRPr="006B3063">
            <w:rPr>
              <w:rFonts w:asciiTheme="minorHAnsi" w:hAnsiTheme="minorHAnsi"/>
              <w:i/>
              <w:iCs/>
              <w:color w:val="0070C0"/>
              <w:lang w:val="es-ES"/>
            </w:rPr>
            <w:t>Entonces, no se volverán torpes ni indiferentes espiritualmente. En cambio seguirán el ejemplo de quienes, gracias a su fe y perseverancia, heredarán las promesas de Dios</w:t>
          </w:r>
          <w:r w:rsidR="00E42DF9" w:rsidRPr="006B3063">
            <w:rPr>
              <w:rStyle w:val="nfasis"/>
              <w:rFonts w:asciiTheme="minorHAnsi" w:hAnsiTheme="minorHAnsi"/>
              <w:i w:val="0"/>
              <w:iCs w:val="0"/>
              <w:color w:val="0070C0"/>
              <w:lang w:val="es-ES"/>
            </w:rPr>
            <w:t>.”</w:t>
          </w:r>
          <w:r w:rsidR="00E42DF9" w:rsidRPr="006B3063">
            <w:rPr>
              <w:rFonts w:asciiTheme="minorHAnsi" w:hAnsiTheme="minorHAnsi"/>
              <w:color w:val="000000"/>
              <w:lang w:val="es-ES"/>
            </w:rPr>
            <w:br/>
          </w:r>
          <w:r>
            <w:t>‬</w:t>
          </w:r>
          <w:r>
            <w:t>‬</w:t>
          </w:r>
          <w:r w:rsidR="000160CB">
            <w:t>‬</w:t>
          </w:r>
          <w:r w:rsidR="000160CB">
            <w:t>‬</w:t>
          </w:r>
          <w:r>
            <w:t>‬</w:t>
          </w:r>
          <w:r>
            <w:t>‬</w:t>
          </w:r>
          <w:r>
            <w:t>‬</w:t>
          </w:r>
          <w:r>
            <w:t>‬</w:t>
          </w:r>
          <w:r w:rsidR="007F5088">
            <w:t>‬</w:t>
          </w:r>
          <w:r w:rsidR="007F5088">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rsidR="007E150D">
            <w:t>‬</w:t>
          </w:r>
          <w:r w:rsidR="007E150D">
            <w:t>‬</w:t>
          </w:r>
        </w:bdo>
      </w:bdo>
    </w:p>
    <w:p w14:paraId="5207FF9A" w14:textId="77777777" w:rsidR="00E42DF9" w:rsidRPr="006B3063" w:rsidRDefault="00E42DF9" w:rsidP="00E42DF9">
      <w:pPr>
        <w:pStyle w:val="NormalWeb"/>
        <w:rPr>
          <w:rFonts w:asciiTheme="minorHAnsi" w:hAnsiTheme="minorHAnsi"/>
          <w:color w:val="000000"/>
          <w:lang w:val="es-ES"/>
        </w:rPr>
      </w:pPr>
      <w:r w:rsidRPr="006B3063">
        <w:rPr>
          <w:rFonts w:asciiTheme="minorHAnsi" w:hAnsiTheme="minorHAnsi"/>
          <w:color w:val="000000"/>
          <w:lang w:val="es-ES"/>
        </w:rPr>
        <w:t xml:space="preserve">Cuando leemos el libro de Génesis, notamos un patrón impresionante: casi todos los personajes clave tuvieron que esperar. Abraham esperó 25 años para tener a Isaac; Jacob trabajó 14 años por Raquel; José pasó años como esclavo y prisionero antes de llegar al palacio. </w:t>
      </w:r>
      <w:r w:rsidRPr="00110F2C">
        <w:rPr>
          <w:rFonts w:asciiTheme="minorHAnsi" w:hAnsiTheme="minorHAnsi"/>
          <w:b/>
          <w:bCs/>
          <w:color w:val="000000"/>
          <w:lang w:val="es-ES"/>
        </w:rPr>
        <w:t>Ninguna promesa se cumplió de inmediato</w:t>
      </w:r>
      <w:r w:rsidRPr="006B3063">
        <w:rPr>
          <w:rFonts w:asciiTheme="minorHAnsi" w:hAnsiTheme="minorHAnsi"/>
          <w:color w:val="000000"/>
          <w:lang w:val="es-ES"/>
        </w:rPr>
        <w:t>.</w:t>
      </w:r>
    </w:p>
    <w:p w14:paraId="17E59369" w14:textId="77777777" w:rsidR="00E42DF9" w:rsidRPr="006B3063" w:rsidRDefault="00E42DF9" w:rsidP="00E42DF9">
      <w:pPr>
        <w:pStyle w:val="NormalWeb"/>
        <w:rPr>
          <w:rFonts w:asciiTheme="minorHAnsi" w:hAnsiTheme="minorHAnsi"/>
          <w:color w:val="000000"/>
          <w:lang w:val="es-ES"/>
        </w:rPr>
      </w:pPr>
      <w:r w:rsidRPr="006B3063">
        <w:rPr>
          <w:rFonts w:asciiTheme="minorHAnsi" w:hAnsiTheme="minorHAnsi"/>
          <w:color w:val="FF0000"/>
          <w:lang w:val="es-ES"/>
        </w:rPr>
        <w:t xml:space="preserve">¿Por qué Dios permitió eso? </w:t>
      </w:r>
      <w:r w:rsidRPr="006B3063">
        <w:rPr>
          <w:rFonts w:asciiTheme="minorHAnsi" w:hAnsiTheme="minorHAnsi"/>
          <w:color w:val="000000"/>
          <w:lang w:val="es-ES"/>
        </w:rPr>
        <w:t>Porque la espera no era un castigo, sino un proceso. La paciencia no es simplemente aguantar el paso del tiempo, sino confiar en el tiempo de Dios. En un mundo donde queremos todo al instante —comida rápida, respuestas inmediatas, satisfacción sin demora— Dios nos llama a un ritmo diferente, uno que nos enseña a depender de Él.</w:t>
      </w:r>
    </w:p>
    <w:p w14:paraId="5D54DC2A" w14:textId="77777777" w:rsidR="00E42DF9" w:rsidRPr="006B3063" w:rsidRDefault="00E42DF9" w:rsidP="00E42DF9">
      <w:pPr>
        <w:pStyle w:val="NormalWeb"/>
        <w:rPr>
          <w:rFonts w:asciiTheme="minorHAnsi" w:hAnsiTheme="minorHAnsi"/>
          <w:color w:val="000000"/>
          <w:lang w:val="es-ES"/>
        </w:rPr>
      </w:pPr>
      <w:r w:rsidRPr="006B3063">
        <w:rPr>
          <w:rFonts w:asciiTheme="minorHAnsi" w:hAnsiTheme="minorHAnsi"/>
          <w:color w:val="000000"/>
          <w:lang w:val="es-ES"/>
        </w:rPr>
        <w:t>Hoy vivimos frustrados cuando las cosas no salen como queremos: queremos que los problemas se resuelvan ya, que los sueños se cumplan ahora, que las oraciones sean respondidas enseguida. Pero Dios sigue siendo el mismo. Él no tiene prisa, porque su meta no es solo cumplir tus deseos, sino formar tu carácter.</w:t>
      </w:r>
    </w:p>
    <w:p w14:paraId="562EB37A" w14:textId="77777777" w:rsidR="00176866" w:rsidRPr="006B3063" w:rsidRDefault="00176866" w:rsidP="00E42DF9">
      <w:pPr>
        <w:pStyle w:val="NormalWeb"/>
        <w:rPr>
          <w:rFonts w:asciiTheme="minorHAnsi" w:hAnsiTheme="minorHAnsi"/>
          <w:color w:val="000000"/>
          <w:lang w:val="es-ES"/>
        </w:rPr>
      </w:pPr>
    </w:p>
    <w:p w14:paraId="3D9DD3B6" w14:textId="4A08FF15" w:rsidR="00E42DF9" w:rsidRPr="006B3063" w:rsidRDefault="00E42DF9" w:rsidP="00E42DF9">
      <w:pPr>
        <w:pStyle w:val="NormalWeb"/>
        <w:rPr>
          <w:rFonts w:asciiTheme="minorHAnsi" w:hAnsiTheme="minorHAnsi"/>
          <w:color w:val="FF0000"/>
          <w:lang w:val="es-ES"/>
        </w:rPr>
      </w:pPr>
      <w:r w:rsidRPr="006B3063">
        <w:rPr>
          <w:rFonts w:asciiTheme="minorHAnsi" w:hAnsiTheme="minorHAnsi"/>
          <w:color w:val="FF0000"/>
          <w:lang w:val="es-ES"/>
        </w:rPr>
        <w:t>¿En qué área de mi vida Dios me está pidiendo paciencia?</w:t>
      </w:r>
      <w:r w:rsidRPr="006B3063">
        <w:rPr>
          <w:rFonts w:asciiTheme="minorHAnsi" w:hAnsiTheme="minorHAnsi"/>
          <w:color w:val="FF0000"/>
          <w:lang w:val="es-ES"/>
        </w:rPr>
        <w:br/>
        <w:t>¿Estoy dispuesto a confiar en su proceso, incluso si es más lento que lo que yo espero?</w:t>
      </w:r>
      <w:r w:rsidRPr="006B3063">
        <w:rPr>
          <w:rFonts w:asciiTheme="minorHAnsi" w:hAnsiTheme="minorHAnsi"/>
          <w:color w:val="FF0000"/>
          <w:lang w:val="es-ES"/>
        </w:rPr>
        <w:br/>
        <w:t>¿Cómo puedo aprovechar la espera para fortalecer mi fe?</w:t>
      </w:r>
    </w:p>
    <w:p w14:paraId="7701ED7A" w14:textId="77777777" w:rsidR="00176866" w:rsidRDefault="00176866" w:rsidP="00E42DF9">
      <w:pPr>
        <w:pStyle w:val="NormalWeb"/>
        <w:rPr>
          <w:rFonts w:asciiTheme="minorHAnsi" w:hAnsiTheme="minorHAnsi"/>
          <w:color w:val="000000"/>
          <w:lang w:val="es-ES"/>
        </w:rPr>
      </w:pPr>
    </w:p>
    <w:p w14:paraId="1FBE873F" w14:textId="77777777" w:rsidR="003D0FF3" w:rsidRDefault="003D0FF3" w:rsidP="00E42DF9">
      <w:pPr>
        <w:pStyle w:val="NormalWeb"/>
        <w:rPr>
          <w:rFonts w:asciiTheme="minorHAnsi" w:hAnsiTheme="minorHAnsi"/>
          <w:color w:val="000000"/>
          <w:lang w:val="es-ES"/>
        </w:rPr>
      </w:pPr>
    </w:p>
    <w:p w14:paraId="496F285F" w14:textId="18D46BFE" w:rsidR="00A22A43" w:rsidRPr="00944022" w:rsidRDefault="00944022" w:rsidP="00E42DF9">
      <w:pPr>
        <w:pStyle w:val="NormalWeb"/>
        <w:rPr>
          <w:rFonts w:asciiTheme="minorHAnsi" w:hAnsiTheme="minorHAnsi"/>
          <w:b/>
          <w:bCs/>
          <w:color w:val="000000"/>
          <w:lang w:val="es-ES"/>
        </w:rPr>
      </w:pPr>
      <w:r w:rsidRPr="00944022">
        <w:rPr>
          <w:rFonts w:asciiTheme="minorHAnsi" w:hAnsiTheme="minorHAnsi"/>
          <w:b/>
          <w:bCs/>
          <w:color w:val="000000"/>
          <w:lang w:val="es-ES"/>
        </w:rPr>
        <w:t>Oren conmigo:</w:t>
      </w:r>
    </w:p>
    <w:p w14:paraId="0017B935" w14:textId="0C558F82" w:rsidR="00E42DF9" w:rsidRPr="006B3063" w:rsidRDefault="00E42DF9" w:rsidP="00E42DF9">
      <w:pPr>
        <w:pStyle w:val="NormalWeb"/>
        <w:rPr>
          <w:rFonts w:asciiTheme="minorHAnsi" w:hAnsiTheme="minorHAnsi"/>
          <w:color w:val="000000"/>
          <w:lang w:val="es-ES"/>
        </w:rPr>
      </w:pPr>
      <w:r w:rsidRPr="006B3063">
        <w:rPr>
          <w:rFonts w:asciiTheme="minorHAnsi" w:hAnsiTheme="minorHAnsi"/>
          <w:color w:val="000000"/>
          <w:lang w:val="es-ES"/>
        </w:rPr>
        <w:t>Señor, reconozco que muchas veces quiero las cosas ya. Me frustro cuando tú te tomas tu tiempo, pero hoy decido confiar en ti. Ayúdame a esperar con fe, sabiendo que tus tiempos son perfectos y que mientras espero, tú me estás formando. Haz crecer en mí la paciencia, como hiciste con tus siervos en el pasado. Amén.</w:t>
      </w:r>
    </w:p>
    <w:bookmarkEnd w:id="113"/>
    <w:p w14:paraId="4F1C1507" w14:textId="77777777" w:rsidR="00E42DF9" w:rsidRPr="008951FF" w:rsidRDefault="00E42DF9" w:rsidP="008951FF">
      <w:pPr>
        <w:spacing w:before="100" w:beforeAutospacing="1" w:after="100" w:afterAutospacing="1"/>
        <w:rPr>
          <w:rFonts w:asciiTheme="minorHAnsi" w:hAnsiTheme="minorHAnsi"/>
          <w:color w:val="000000"/>
          <w:lang w:val="es-ES"/>
        </w:rPr>
      </w:pPr>
    </w:p>
    <w:p w14:paraId="63763F88" w14:textId="691B1B95" w:rsidR="008951FF" w:rsidRPr="009F7299" w:rsidRDefault="007377A4" w:rsidP="00C01206">
      <w:pPr>
        <w:tabs>
          <w:tab w:val="left" w:pos="2939"/>
        </w:tabs>
        <w:rPr>
          <w:rFonts w:asciiTheme="minorHAnsi" w:hAnsiTheme="minorHAnsi"/>
          <w:b/>
          <w:bCs/>
          <w:color w:val="000000" w:themeColor="text1"/>
          <w:sz w:val="28"/>
          <w:szCs w:val="28"/>
          <w:lang w:val="es-ES"/>
        </w:rPr>
      </w:pPr>
      <w:bookmarkStart w:id="114" w:name="OLE_LINK113"/>
      <w:bookmarkEnd w:id="112"/>
      <w:r w:rsidRPr="009F7299">
        <w:rPr>
          <w:rFonts w:asciiTheme="minorHAnsi" w:hAnsiTheme="minorHAnsi"/>
          <w:b/>
          <w:bCs/>
          <w:color w:val="000000" w:themeColor="text1"/>
          <w:sz w:val="28"/>
          <w:szCs w:val="28"/>
          <w:lang w:val="es-ES"/>
        </w:rPr>
        <w:t xml:space="preserve">No hay misión sin unción. </w:t>
      </w:r>
    </w:p>
    <w:p w14:paraId="7FF64C7C" w14:textId="77777777" w:rsidR="004F5C45" w:rsidRPr="00C83D5B" w:rsidRDefault="004F5C45" w:rsidP="004F5C45">
      <w:pPr>
        <w:rPr>
          <w:rFonts w:ascii="Aptos" w:hAnsi="Aptos" w:cstheme="majorHAnsi"/>
        </w:rPr>
      </w:pPr>
      <w:r w:rsidRPr="00C83D5B">
        <w:rPr>
          <w:rFonts w:ascii="Aptos" w:hAnsi="Aptos" w:cstheme="majorHAnsi"/>
          <w:b/>
          <w:bCs/>
        </w:rPr>
        <w:t>Hechos 1:8 NTV.</w:t>
      </w:r>
      <w:r w:rsidRPr="00C83D5B">
        <w:rPr>
          <w:rFonts w:ascii="Aptos" w:hAnsi="Aptos" w:cstheme="majorHAnsi"/>
        </w:rPr>
        <w:t xml:space="preserve"> “</w:t>
      </w:r>
      <w:r w:rsidRPr="00C83D5B">
        <w:rPr>
          <w:rFonts w:ascii="Aptos" w:hAnsi="Aptos" w:cstheme="majorHAnsi"/>
          <w:i/>
          <w:iCs/>
          <w:color w:val="0070C0"/>
        </w:rPr>
        <w:t xml:space="preserve">Pero </w:t>
      </w:r>
      <w:r w:rsidRPr="001C3036">
        <w:rPr>
          <w:rFonts w:ascii="Aptos" w:hAnsi="Aptos" w:cstheme="majorHAnsi"/>
          <w:b/>
          <w:bCs/>
          <w:i/>
          <w:iCs/>
          <w:color w:val="0070C0"/>
        </w:rPr>
        <w:t>recibirán poder cuando el Espíritu Santo descienda sobre ustedes</w:t>
      </w:r>
      <w:r w:rsidRPr="00C83D5B">
        <w:rPr>
          <w:rFonts w:ascii="Aptos" w:hAnsi="Aptos" w:cstheme="majorHAnsi"/>
          <w:i/>
          <w:iCs/>
          <w:color w:val="0070C0"/>
        </w:rPr>
        <w:t xml:space="preserve">; </w:t>
      </w:r>
      <w:r w:rsidRPr="00C83D5B">
        <w:rPr>
          <w:rFonts w:ascii="Aptos" w:hAnsi="Aptos" w:cstheme="majorHAnsi"/>
          <w:b/>
          <w:bCs/>
          <w:i/>
          <w:iCs/>
          <w:color w:val="0070C0"/>
        </w:rPr>
        <w:t>y serán mis testigos</w:t>
      </w:r>
      <w:r w:rsidRPr="00C83D5B">
        <w:rPr>
          <w:rFonts w:ascii="Aptos" w:hAnsi="Aptos" w:cstheme="majorHAnsi"/>
          <w:i/>
          <w:iCs/>
          <w:color w:val="0070C0"/>
        </w:rPr>
        <w:t xml:space="preserve">, </w:t>
      </w:r>
      <w:r w:rsidRPr="00C83D5B">
        <w:rPr>
          <w:rFonts w:ascii="Aptos" w:hAnsi="Aptos" w:cstheme="majorHAnsi"/>
          <w:i/>
          <w:iCs/>
          <w:color w:val="0070C0"/>
          <w:lang w:val="es-ES"/>
        </w:rPr>
        <w:t xml:space="preserve">y le </w:t>
      </w:r>
      <w:r w:rsidRPr="008C53F7">
        <w:rPr>
          <w:rFonts w:ascii="Aptos" w:hAnsi="Aptos" w:cstheme="majorHAnsi"/>
          <w:b/>
          <w:bCs/>
          <w:i/>
          <w:iCs/>
          <w:color w:val="0070C0"/>
          <w:lang w:val="es-ES"/>
        </w:rPr>
        <w:t>hablarán a la gente acerca de mí en</w:t>
      </w:r>
      <w:r w:rsidRPr="00C83D5B">
        <w:rPr>
          <w:rFonts w:ascii="Aptos" w:hAnsi="Aptos" w:cstheme="majorHAnsi"/>
          <w:i/>
          <w:iCs/>
          <w:color w:val="0070C0"/>
          <w:lang w:val="es-ES"/>
        </w:rPr>
        <w:t xml:space="preserve"> </w:t>
      </w:r>
      <w:r w:rsidRPr="008C53F7">
        <w:rPr>
          <w:rFonts w:ascii="Aptos" w:hAnsi="Aptos" w:cstheme="majorHAnsi"/>
          <w:b/>
          <w:bCs/>
          <w:i/>
          <w:iCs/>
          <w:color w:val="0070C0"/>
          <w:lang w:val="es-ES"/>
        </w:rPr>
        <w:t>todas partes</w:t>
      </w:r>
      <w:r w:rsidRPr="00C83D5B">
        <w:rPr>
          <w:rFonts w:ascii="Aptos" w:hAnsi="Aptos" w:cstheme="majorHAnsi"/>
          <w:i/>
          <w:iCs/>
          <w:color w:val="0070C0"/>
          <w:lang w:val="es-ES"/>
        </w:rPr>
        <w:t>: en Jerusalén, por toda Judea, en Samaria y hasta los lugares más lejanos de la tierra</w:t>
      </w:r>
      <w:r w:rsidRPr="00C83D5B">
        <w:rPr>
          <w:rFonts w:ascii="Aptos" w:hAnsi="Aptos" w:cstheme="majorHAnsi"/>
          <w:lang w:val="es-ES"/>
        </w:rPr>
        <w:t>.</w:t>
      </w:r>
      <w:r w:rsidRPr="00C83D5B">
        <w:rPr>
          <w:rFonts w:ascii="Aptos" w:hAnsi="Aptos" w:cstheme="majorHAnsi"/>
        </w:rPr>
        <w:t>”</w:t>
      </w:r>
    </w:p>
    <w:p w14:paraId="403CE495" w14:textId="77777777" w:rsidR="005C7662" w:rsidRPr="005C7662" w:rsidRDefault="005C7662" w:rsidP="005C7662">
      <w:pPr>
        <w:spacing w:before="100" w:beforeAutospacing="1" w:after="100" w:afterAutospacing="1"/>
        <w:rPr>
          <w:color w:val="000000"/>
        </w:rPr>
      </w:pPr>
      <w:r w:rsidRPr="005C7662">
        <w:rPr>
          <w:color w:val="000000"/>
        </w:rPr>
        <w:t>Pentecostés no se trata solamente de hablar en lenguas; se trata del poder de Dios descendiendo sobre la iglesia para cumplir su propósito: testificar con valentía que Jesucristo es el Salvador del mundo. Es el día en que el cielo tocó la tierra para encender a los creyentes con fuego santo, dándoles poder para anunciar las buenas noticias con una unción que transforma vidas.</w:t>
      </w:r>
    </w:p>
    <w:p w14:paraId="7B1A093C" w14:textId="77777777" w:rsidR="005C7662" w:rsidRPr="005C7662" w:rsidRDefault="005C7662" w:rsidP="005C7662">
      <w:pPr>
        <w:spacing w:before="100" w:beforeAutospacing="1" w:after="100" w:afterAutospacing="1"/>
        <w:rPr>
          <w:color w:val="000000"/>
        </w:rPr>
      </w:pPr>
      <w:r w:rsidRPr="005C7662">
        <w:rPr>
          <w:color w:val="000000"/>
        </w:rPr>
        <w:t>No podemos cumplir la misión de Dios sin la unción de su Espíritu. Sin ese poder, nuestras palabras carecen de vida y nuestras obras de fruto eterno. Hoy, en el Día de Pentecostés, abre tu corazón a Jesús. Pídele que te llene con el poder del Espíritu Santo, el mismo que transformó a un grupo de discípulos temerosos en testigos valientes, dispuestos a darlo todo por su Señor.</w:t>
      </w:r>
    </w:p>
    <w:p w14:paraId="30E12C39" w14:textId="77777777" w:rsidR="005C7662" w:rsidRPr="005C7662" w:rsidRDefault="005C7662" w:rsidP="005C7662">
      <w:pPr>
        <w:spacing w:before="100" w:beforeAutospacing="1" w:after="100" w:afterAutospacing="1"/>
        <w:rPr>
          <w:color w:val="000000"/>
        </w:rPr>
      </w:pPr>
      <w:r w:rsidRPr="005C7662">
        <w:rPr>
          <w:color w:val="000000"/>
        </w:rPr>
        <w:t>La iglesia no fue llamada a usar el poder de Dios para su comodidad, sino para la conquista espiritual del mundo. Nos hemos enfocado en los milagros dentro del templo, cuando el verdadero propósito del poder es llevar el mensaje de salvación fuera de él. El poder de Dios no fue dado para impresionar, sino para impactar.</w:t>
      </w:r>
    </w:p>
    <w:p w14:paraId="496A5010" w14:textId="77777777" w:rsidR="005C7662" w:rsidRPr="005C7662" w:rsidRDefault="005C7662" w:rsidP="005C7662">
      <w:pPr>
        <w:spacing w:before="100" w:beforeAutospacing="1" w:after="100" w:afterAutospacing="1"/>
        <w:rPr>
          <w:color w:val="000000"/>
        </w:rPr>
      </w:pPr>
      <w:r w:rsidRPr="005C7662">
        <w:rPr>
          <w:color w:val="000000"/>
        </w:rPr>
        <w:t>Hoy, deja que el Espíritu Santo te llene completamente. Sé un testigo fiel de Jesús, no solo en palabras, sino con una vida marcada por su presencia. Que en ti se cumpla lo que Él prometió: “</w:t>
      </w:r>
      <w:r w:rsidRPr="005C7662">
        <w:rPr>
          <w:i/>
          <w:iCs/>
          <w:color w:val="0070C0"/>
        </w:rPr>
        <w:t>y serán mis testigos</w:t>
      </w:r>
      <w:r w:rsidRPr="005C7662">
        <w:rPr>
          <w:color w:val="0070C0"/>
        </w:rPr>
        <w:t>... en todas partes</w:t>
      </w:r>
      <w:r w:rsidRPr="005C7662">
        <w:rPr>
          <w:color w:val="000000"/>
        </w:rPr>
        <w:t>.”</w:t>
      </w:r>
    </w:p>
    <w:bookmarkEnd w:id="114"/>
    <w:p w14:paraId="7CB66FAE" w14:textId="77777777" w:rsidR="006542FB" w:rsidRDefault="006542FB" w:rsidP="00C01206">
      <w:pPr>
        <w:tabs>
          <w:tab w:val="left" w:pos="2939"/>
        </w:tabs>
        <w:rPr>
          <w:rFonts w:asciiTheme="minorHAnsi" w:hAnsiTheme="minorHAnsi"/>
          <w:color w:val="000000" w:themeColor="text1"/>
        </w:rPr>
      </w:pPr>
    </w:p>
    <w:p w14:paraId="7D5FFBD8" w14:textId="77777777" w:rsidR="00C260C2" w:rsidRDefault="00C260C2" w:rsidP="00C01206">
      <w:pPr>
        <w:tabs>
          <w:tab w:val="left" w:pos="2939"/>
        </w:tabs>
        <w:rPr>
          <w:rFonts w:asciiTheme="minorHAnsi" w:hAnsiTheme="minorHAnsi"/>
          <w:color w:val="000000" w:themeColor="text1"/>
        </w:rPr>
      </w:pPr>
    </w:p>
    <w:p w14:paraId="475DBB5F" w14:textId="77777777" w:rsidR="00C260C2" w:rsidRDefault="00C260C2" w:rsidP="00C01206">
      <w:pPr>
        <w:tabs>
          <w:tab w:val="left" w:pos="2939"/>
        </w:tabs>
        <w:rPr>
          <w:rFonts w:asciiTheme="minorHAnsi" w:hAnsiTheme="minorHAnsi"/>
          <w:color w:val="000000" w:themeColor="text1"/>
        </w:rPr>
      </w:pPr>
    </w:p>
    <w:p w14:paraId="25C8820D" w14:textId="20A37CCC" w:rsidR="003C055B" w:rsidRPr="00F853C1" w:rsidRDefault="00C260C2" w:rsidP="00FF3DEF">
      <w:pPr>
        <w:rPr>
          <w:rFonts w:asciiTheme="minorHAnsi" w:hAnsiTheme="minorHAnsi"/>
          <w:i/>
          <w:iCs/>
          <w:color w:val="000000"/>
        </w:rPr>
      </w:pPr>
      <w:bookmarkStart w:id="115" w:name="OLE_LINK114"/>
      <w:r w:rsidRPr="00C260C2">
        <w:rPr>
          <w:rFonts w:asciiTheme="minorHAnsi" w:hAnsiTheme="minorHAnsi"/>
          <w:b/>
          <w:bCs/>
          <w:i/>
          <w:iCs/>
          <w:color w:val="000000"/>
          <w:sz w:val="28"/>
          <w:szCs w:val="28"/>
        </w:rPr>
        <w:t>No te veas como víctima, mírate como Dios te ve</w:t>
      </w:r>
      <w:r w:rsidR="00EE7E12" w:rsidRPr="007149CF">
        <w:rPr>
          <w:rFonts w:asciiTheme="minorHAnsi" w:hAnsiTheme="minorHAnsi"/>
          <w:b/>
          <w:bCs/>
          <w:color w:val="000000"/>
          <w:sz w:val="28"/>
          <w:szCs w:val="28"/>
        </w:rPr>
        <w:t>.</w:t>
      </w:r>
      <w:r w:rsidRPr="00C260C2">
        <w:rPr>
          <w:rFonts w:asciiTheme="minorHAnsi" w:hAnsiTheme="minorHAnsi"/>
          <w:b/>
          <w:bCs/>
          <w:color w:val="000000"/>
          <w:sz w:val="28"/>
          <w:szCs w:val="28"/>
        </w:rPr>
        <w:br/>
      </w:r>
      <w:r w:rsidR="00EE7E12" w:rsidRPr="00C260C2">
        <w:rPr>
          <w:rFonts w:asciiTheme="minorHAnsi" w:hAnsiTheme="minorHAnsi"/>
          <w:b/>
          <w:bCs/>
          <w:color w:val="000000"/>
        </w:rPr>
        <w:t>Génesis 50:20 NTV</w:t>
      </w:r>
      <w:r w:rsidR="00EE7E12" w:rsidRPr="007149CF">
        <w:rPr>
          <w:rFonts w:asciiTheme="minorHAnsi" w:hAnsiTheme="minorHAnsi"/>
          <w:color w:val="000000"/>
        </w:rPr>
        <w:t xml:space="preserve">. </w:t>
      </w:r>
      <w:r w:rsidR="003C055B">
        <w:rPr>
          <w:rFonts w:asciiTheme="minorHAnsi" w:hAnsiTheme="minorHAnsi"/>
          <w:color w:val="000000"/>
        </w:rPr>
        <w:t>“</w:t>
      </w:r>
      <w:r w:rsidR="00F853C1" w:rsidRPr="00F853C1">
        <w:rPr>
          <w:i/>
          <w:iCs/>
          <w:color w:val="0070C0"/>
          <w:lang w:val="es-ES"/>
        </w:rPr>
        <w:t>Ustedes se propusieron hacerme mal, pero Dios dispuso todo para bien. Él me puso en este cargo para que yo pudiera salvar la vida de muchas personas</w:t>
      </w:r>
      <w:r w:rsidR="00F853C1">
        <w:rPr>
          <w:vertAlign w:val="superscript"/>
        </w:rPr>
        <w:t>”</w:t>
      </w:r>
    </w:p>
    <w:p w14:paraId="7CD2E75D" w14:textId="772C8492" w:rsidR="00C260C2" w:rsidRPr="00C260C2" w:rsidRDefault="00C260C2" w:rsidP="00FF3DEF">
      <w:pPr>
        <w:rPr>
          <w:rFonts w:asciiTheme="minorHAnsi" w:hAnsiTheme="minorHAnsi"/>
          <w:color w:val="000000"/>
        </w:rPr>
      </w:pPr>
    </w:p>
    <w:p w14:paraId="4202D897" w14:textId="300201D9" w:rsidR="00C260C2" w:rsidRPr="00C260C2" w:rsidRDefault="00C260C2" w:rsidP="00FF3DEF">
      <w:pPr>
        <w:rPr>
          <w:rFonts w:asciiTheme="minorHAnsi" w:hAnsiTheme="minorHAnsi"/>
          <w:color w:val="000000"/>
        </w:rPr>
      </w:pPr>
      <w:r w:rsidRPr="00C260C2">
        <w:rPr>
          <w:rFonts w:asciiTheme="minorHAnsi" w:hAnsiTheme="minorHAnsi"/>
          <w:color w:val="000000"/>
        </w:rPr>
        <w:t>José fue traicionado por sus hermanos, vendido como esclavo, acusado injustamente y olvidado en una cárcel. ¡Tenía razones de sobra para verse como víctima! Pero José decidió mirar su vida como </w:t>
      </w:r>
      <w:r w:rsidRPr="00C260C2">
        <w:rPr>
          <w:rFonts w:asciiTheme="minorHAnsi" w:hAnsiTheme="minorHAnsi"/>
          <w:b/>
          <w:bCs/>
          <w:color w:val="000000"/>
        </w:rPr>
        <w:t>Dios la veía</w:t>
      </w:r>
      <w:r w:rsidRPr="00C260C2">
        <w:rPr>
          <w:rFonts w:asciiTheme="minorHAnsi" w:hAnsiTheme="minorHAnsi"/>
          <w:color w:val="000000"/>
        </w:rPr>
        <w:t>: como parte de un propósito mayor.</w:t>
      </w:r>
    </w:p>
    <w:p w14:paraId="023BF1CD" w14:textId="68AB3F10" w:rsidR="00C260C2" w:rsidRPr="00C260C2" w:rsidRDefault="00C260C2" w:rsidP="00FF3DEF">
      <w:pPr>
        <w:rPr>
          <w:rFonts w:asciiTheme="minorHAnsi" w:hAnsiTheme="minorHAnsi"/>
          <w:color w:val="000000"/>
        </w:rPr>
      </w:pPr>
      <w:r w:rsidRPr="00C260C2">
        <w:rPr>
          <w:rFonts w:asciiTheme="minorHAnsi" w:hAnsiTheme="minorHAnsi"/>
          <w:color w:val="000000"/>
        </w:rPr>
        <w:t>Hoy quizás tú también enfrentas injusticias, rechazos o momentos dolorosos. El enemigo quiere que te veas como una víctima: derrotado, marcado por tu pasado. Pero </w:t>
      </w:r>
      <w:r w:rsidRPr="00C260C2">
        <w:rPr>
          <w:rFonts w:asciiTheme="minorHAnsi" w:hAnsiTheme="minorHAnsi"/>
          <w:b/>
          <w:bCs/>
          <w:color w:val="000000"/>
        </w:rPr>
        <w:t>Dios te ve como un escogido, un instrumento para Su gloria</w:t>
      </w:r>
      <w:r w:rsidRPr="00C260C2">
        <w:rPr>
          <w:rFonts w:asciiTheme="minorHAnsi" w:hAnsiTheme="minorHAnsi"/>
          <w:color w:val="000000"/>
        </w:rPr>
        <w:t xml:space="preserve">, </w:t>
      </w:r>
      <w:r w:rsidR="00DA7538">
        <w:rPr>
          <w:rFonts w:asciiTheme="minorHAnsi" w:hAnsiTheme="minorHAnsi"/>
          <w:color w:val="000000"/>
        </w:rPr>
        <w:t xml:space="preserve">tú </w:t>
      </w:r>
      <w:r w:rsidR="00B267BF">
        <w:rPr>
          <w:rFonts w:asciiTheme="minorHAnsi" w:hAnsiTheme="minorHAnsi"/>
          <w:color w:val="000000"/>
        </w:rPr>
        <w:t xml:space="preserve">eres </w:t>
      </w:r>
      <w:r w:rsidRPr="00C260C2">
        <w:rPr>
          <w:rFonts w:asciiTheme="minorHAnsi" w:hAnsiTheme="minorHAnsi"/>
          <w:color w:val="000000"/>
        </w:rPr>
        <w:t>alguien que est</w:t>
      </w:r>
      <w:r w:rsidR="00DA7538">
        <w:rPr>
          <w:rFonts w:asciiTheme="minorHAnsi" w:hAnsiTheme="minorHAnsi"/>
          <w:color w:val="000000"/>
        </w:rPr>
        <w:t>as</w:t>
      </w:r>
      <w:r w:rsidRPr="00C260C2">
        <w:rPr>
          <w:rFonts w:asciiTheme="minorHAnsi" w:hAnsiTheme="minorHAnsi"/>
          <w:color w:val="000000"/>
        </w:rPr>
        <w:t xml:space="preserve"> siendo preparado para bendecir a otros.</w:t>
      </w:r>
    </w:p>
    <w:p w14:paraId="50B7E9E3" w14:textId="7D05CE44" w:rsidR="00C260C2" w:rsidRPr="00C260C2" w:rsidRDefault="00C260C2" w:rsidP="00FF3DEF">
      <w:pPr>
        <w:rPr>
          <w:rFonts w:asciiTheme="minorHAnsi" w:hAnsiTheme="minorHAnsi"/>
          <w:color w:val="000000"/>
        </w:rPr>
      </w:pPr>
      <w:r w:rsidRPr="00C260C2">
        <w:rPr>
          <w:rFonts w:asciiTheme="minorHAnsi" w:hAnsiTheme="minorHAnsi"/>
          <w:color w:val="000000"/>
        </w:rPr>
        <w:t>José no se quedó en el pozo ni en la cárcel; </w:t>
      </w:r>
      <w:r w:rsidRPr="00C260C2">
        <w:rPr>
          <w:rFonts w:asciiTheme="minorHAnsi" w:hAnsiTheme="minorHAnsi"/>
          <w:b/>
          <w:bCs/>
          <w:color w:val="000000"/>
        </w:rPr>
        <w:t>Dios lo llevó al palacio</w:t>
      </w:r>
      <w:r w:rsidRPr="00C260C2">
        <w:rPr>
          <w:rFonts w:asciiTheme="minorHAnsi" w:hAnsiTheme="minorHAnsi"/>
          <w:color w:val="000000"/>
        </w:rPr>
        <w:t>. No porque él se quejara, sino porque </w:t>
      </w:r>
      <w:r w:rsidRPr="00C260C2">
        <w:rPr>
          <w:rFonts w:asciiTheme="minorHAnsi" w:hAnsiTheme="minorHAnsi"/>
          <w:b/>
          <w:bCs/>
          <w:color w:val="000000"/>
        </w:rPr>
        <w:t>fue fiel y confió en el plan divino</w:t>
      </w:r>
      <w:r w:rsidRPr="00C260C2">
        <w:rPr>
          <w:rFonts w:asciiTheme="minorHAnsi" w:hAnsiTheme="minorHAnsi"/>
          <w:color w:val="000000"/>
        </w:rPr>
        <w:t>.</w:t>
      </w:r>
    </w:p>
    <w:p w14:paraId="3A948DF2" w14:textId="7A4D12A5" w:rsidR="00C260C2" w:rsidRPr="00C260C2" w:rsidRDefault="00C260C2" w:rsidP="00FF3DEF">
      <w:pPr>
        <w:rPr>
          <w:rFonts w:asciiTheme="minorHAnsi" w:hAnsiTheme="minorHAnsi"/>
          <w:color w:val="000000"/>
        </w:rPr>
      </w:pPr>
      <w:r w:rsidRPr="00C260C2">
        <w:rPr>
          <w:rFonts w:asciiTheme="minorHAnsi" w:hAnsiTheme="minorHAnsi"/>
          <w:b/>
          <w:bCs/>
          <w:color w:val="000000"/>
        </w:rPr>
        <w:t>No repitas el discurso de dolor</w:t>
      </w:r>
      <w:r w:rsidR="00357E26">
        <w:rPr>
          <w:rFonts w:asciiTheme="minorHAnsi" w:hAnsiTheme="minorHAnsi"/>
          <w:b/>
          <w:bCs/>
          <w:color w:val="000000"/>
        </w:rPr>
        <w:t xml:space="preserve"> que </w:t>
      </w:r>
      <w:r w:rsidR="0076725C">
        <w:rPr>
          <w:rFonts w:asciiTheme="minorHAnsi" w:hAnsiTheme="minorHAnsi"/>
          <w:b/>
          <w:bCs/>
          <w:color w:val="000000"/>
        </w:rPr>
        <w:t>escuchas en otros</w:t>
      </w:r>
      <w:r w:rsidRPr="00C260C2">
        <w:rPr>
          <w:rFonts w:asciiTheme="minorHAnsi" w:hAnsiTheme="minorHAnsi"/>
          <w:b/>
          <w:bCs/>
          <w:color w:val="000000"/>
        </w:rPr>
        <w:t>. Vive creyendo lo que Dios ya dijo de ti:</w:t>
      </w:r>
    </w:p>
    <w:p w14:paraId="70165DA5" w14:textId="77777777" w:rsidR="00C260C2" w:rsidRPr="00C260C2" w:rsidRDefault="00C260C2" w:rsidP="00FF3DEF">
      <w:pPr>
        <w:numPr>
          <w:ilvl w:val="0"/>
          <w:numId w:val="17"/>
        </w:numPr>
        <w:rPr>
          <w:rFonts w:asciiTheme="minorHAnsi" w:hAnsiTheme="minorHAnsi"/>
          <w:b/>
          <w:bCs/>
          <w:color w:val="000000"/>
        </w:rPr>
      </w:pPr>
      <w:r w:rsidRPr="00C260C2">
        <w:rPr>
          <w:rFonts w:asciiTheme="minorHAnsi" w:hAnsiTheme="minorHAnsi"/>
          <w:i/>
          <w:iCs/>
          <w:color w:val="000000"/>
        </w:rPr>
        <w:t xml:space="preserve">Eres elegido </w:t>
      </w:r>
      <w:r w:rsidRPr="00C260C2">
        <w:rPr>
          <w:rFonts w:asciiTheme="minorHAnsi" w:hAnsiTheme="minorHAnsi"/>
          <w:b/>
          <w:bCs/>
          <w:color w:val="000000"/>
        </w:rPr>
        <w:t>(Efesios 1:4).</w:t>
      </w:r>
    </w:p>
    <w:p w14:paraId="25136FE4" w14:textId="77777777" w:rsidR="00C260C2" w:rsidRPr="00C260C2" w:rsidRDefault="00C260C2" w:rsidP="00FF3DEF">
      <w:pPr>
        <w:numPr>
          <w:ilvl w:val="0"/>
          <w:numId w:val="17"/>
        </w:numPr>
        <w:rPr>
          <w:rFonts w:asciiTheme="minorHAnsi" w:hAnsiTheme="minorHAnsi"/>
          <w:color w:val="000000"/>
        </w:rPr>
      </w:pPr>
      <w:r w:rsidRPr="00C260C2">
        <w:rPr>
          <w:rFonts w:asciiTheme="minorHAnsi" w:hAnsiTheme="minorHAnsi"/>
          <w:i/>
          <w:iCs/>
          <w:color w:val="000000"/>
        </w:rPr>
        <w:t xml:space="preserve">Eres valioso </w:t>
      </w:r>
      <w:r w:rsidRPr="00C260C2">
        <w:rPr>
          <w:rFonts w:asciiTheme="minorHAnsi" w:hAnsiTheme="minorHAnsi"/>
          <w:b/>
          <w:bCs/>
          <w:color w:val="000000"/>
        </w:rPr>
        <w:t>(Isaías 43:4).</w:t>
      </w:r>
    </w:p>
    <w:p w14:paraId="75B83559" w14:textId="77777777" w:rsidR="00C260C2" w:rsidRPr="00C260C2" w:rsidRDefault="00C260C2" w:rsidP="00FF3DEF">
      <w:pPr>
        <w:numPr>
          <w:ilvl w:val="0"/>
          <w:numId w:val="17"/>
        </w:numPr>
        <w:rPr>
          <w:rFonts w:asciiTheme="minorHAnsi" w:hAnsiTheme="minorHAnsi"/>
          <w:color w:val="000000"/>
        </w:rPr>
      </w:pPr>
      <w:r w:rsidRPr="00C260C2">
        <w:rPr>
          <w:rFonts w:asciiTheme="minorHAnsi" w:hAnsiTheme="minorHAnsi"/>
          <w:i/>
          <w:iCs/>
          <w:color w:val="000000"/>
        </w:rPr>
        <w:t xml:space="preserve">Estás en camino al propósito </w:t>
      </w:r>
      <w:r w:rsidRPr="00C260C2">
        <w:rPr>
          <w:rFonts w:asciiTheme="minorHAnsi" w:hAnsiTheme="minorHAnsi"/>
          <w:b/>
          <w:bCs/>
          <w:color w:val="000000"/>
        </w:rPr>
        <w:t>(Romanos 8:28).</w:t>
      </w:r>
    </w:p>
    <w:p w14:paraId="36E38806" w14:textId="40C9E5A2" w:rsidR="00C260C2" w:rsidRPr="00C260C2" w:rsidRDefault="00C260C2" w:rsidP="00FF3DEF">
      <w:pPr>
        <w:rPr>
          <w:rFonts w:asciiTheme="minorHAnsi" w:hAnsiTheme="minorHAnsi"/>
          <w:color w:val="000000"/>
        </w:rPr>
      </w:pPr>
      <w:r w:rsidRPr="00C260C2">
        <w:rPr>
          <w:rFonts w:asciiTheme="minorHAnsi" w:hAnsiTheme="minorHAnsi"/>
          <w:color w:val="000000"/>
        </w:rPr>
        <w:t>No eres víctima. </w:t>
      </w:r>
      <w:r w:rsidRPr="00C260C2">
        <w:rPr>
          <w:rFonts w:asciiTheme="minorHAnsi" w:hAnsiTheme="minorHAnsi"/>
          <w:b/>
          <w:bCs/>
          <w:color w:val="000000"/>
        </w:rPr>
        <w:t>Eres parte de un plan eterno.</w:t>
      </w:r>
    </w:p>
    <w:p w14:paraId="51E62F36" w14:textId="6D9134DF" w:rsidR="00C260C2" w:rsidRPr="00C260C2" w:rsidRDefault="00C260C2" w:rsidP="00FF3DEF">
      <w:pPr>
        <w:rPr>
          <w:rFonts w:asciiTheme="minorHAnsi" w:hAnsiTheme="minorHAnsi"/>
          <w:color w:val="000000"/>
        </w:rPr>
      </w:pPr>
      <w:r w:rsidRPr="00C260C2">
        <w:rPr>
          <w:rFonts w:asciiTheme="minorHAnsi" w:hAnsiTheme="minorHAnsi"/>
          <w:color w:val="000000"/>
        </w:rPr>
        <w:t xml:space="preserve">Señor, ayúdame a dejar de ver mi vida desde el dolor o el rechazo. Enséñame a verme como Tú me ves. Quiero ser como </w:t>
      </w:r>
      <w:r w:rsidR="0080278C" w:rsidRPr="007149CF">
        <w:rPr>
          <w:rFonts w:asciiTheme="minorHAnsi" w:hAnsiTheme="minorHAnsi"/>
          <w:color w:val="000000"/>
        </w:rPr>
        <w:t>t</w:t>
      </w:r>
      <w:r w:rsidR="006F2B2C">
        <w:rPr>
          <w:rFonts w:asciiTheme="minorHAnsi" w:hAnsiTheme="minorHAnsi"/>
          <w:color w:val="000000"/>
        </w:rPr>
        <w:t>u Jesús</w:t>
      </w:r>
      <w:r w:rsidRPr="00C260C2">
        <w:rPr>
          <w:rFonts w:asciiTheme="minorHAnsi" w:hAnsiTheme="minorHAnsi"/>
          <w:color w:val="000000"/>
        </w:rPr>
        <w:t xml:space="preserve">: fiel, confiado y útil en tus manos. </w:t>
      </w:r>
      <w:r w:rsidRPr="00C260C2">
        <w:rPr>
          <w:rFonts w:asciiTheme="minorHAnsi" w:hAnsiTheme="minorHAnsi"/>
          <w:b/>
          <w:bCs/>
          <w:color w:val="000000"/>
        </w:rPr>
        <w:t>Amén</w:t>
      </w:r>
      <w:r w:rsidRPr="00C260C2">
        <w:rPr>
          <w:rFonts w:asciiTheme="minorHAnsi" w:hAnsiTheme="minorHAnsi"/>
          <w:color w:val="000000"/>
        </w:rPr>
        <w:t>.</w:t>
      </w:r>
    </w:p>
    <w:bookmarkEnd w:id="115"/>
    <w:p w14:paraId="3C969FF1" w14:textId="77777777" w:rsidR="00C260C2" w:rsidRDefault="00C260C2" w:rsidP="00C01206">
      <w:pPr>
        <w:tabs>
          <w:tab w:val="left" w:pos="2939"/>
        </w:tabs>
        <w:rPr>
          <w:rFonts w:asciiTheme="minorHAnsi" w:hAnsiTheme="minorHAnsi"/>
          <w:color w:val="000000" w:themeColor="text1"/>
        </w:rPr>
      </w:pPr>
    </w:p>
    <w:p w14:paraId="0DE8F036" w14:textId="77777777" w:rsidR="00FF3DEF" w:rsidRDefault="00FF3DEF" w:rsidP="00C01206">
      <w:pPr>
        <w:tabs>
          <w:tab w:val="left" w:pos="2939"/>
        </w:tabs>
        <w:rPr>
          <w:rFonts w:asciiTheme="minorHAnsi" w:hAnsiTheme="minorHAnsi"/>
          <w:color w:val="000000" w:themeColor="text1"/>
        </w:rPr>
      </w:pPr>
    </w:p>
    <w:p w14:paraId="4D899827" w14:textId="77777777" w:rsidR="00B63071" w:rsidRDefault="00B63071" w:rsidP="00C01206">
      <w:pPr>
        <w:tabs>
          <w:tab w:val="left" w:pos="2939"/>
        </w:tabs>
        <w:rPr>
          <w:rFonts w:asciiTheme="minorHAnsi" w:hAnsiTheme="minorHAnsi"/>
          <w:color w:val="000000" w:themeColor="text1"/>
        </w:rPr>
      </w:pPr>
    </w:p>
    <w:p w14:paraId="560439FD" w14:textId="77777777" w:rsidR="00B63071" w:rsidRPr="00B63071" w:rsidRDefault="00B63071" w:rsidP="00B63071">
      <w:pPr>
        <w:outlineLvl w:val="2"/>
        <w:rPr>
          <w:rFonts w:asciiTheme="minorHAnsi" w:hAnsiTheme="minorHAnsi"/>
          <w:b/>
          <w:bCs/>
          <w:color w:val="000000"/>
          <w:sz w:val="28"/>
          <w:szCs w:val="28"/>
        </w:rPr>
      </w:pPr>
      <w:bookmarkStart w:id="116" w:name="OLE_LINK116"/>
      <w:r w:rsidRPr="00227C6F">
        <w:rPr>
          <w:rFonts w:asciiTheme="minorHAnsi" w:hAnsiTheme="minorHAnsi"/>
          <w:b/>
          <w:bCs/>
          <w:color w:val="000000"/>
          <w:sz w:val="28"/>
          <w:szCs w:val="28"/>
        </w:rPr>
        <w:t>Cuando Clamar es lo Único que Queda</w:t>
      </w:r>
      <w:r w:rsidRPr="00B63071">
        <w:rPr>
          <w:b/>
          <w:bCs/>
          <w:color w:val="000000"/>
          <w:sz w:val="28"/>
          <w:szCs w:val="28"/>
        </w:rPr>
        <w:t>.</w:t>
      </w:r>
    </w:p>
    <w:p w14:paraId="7B31845C" w14:textId="77777777" w:rsidR="00B63071" w:rsidRPr="00FB2B09" w:rsidRDefault="00B63071" w:rsidP="00B63071">
      <w:pPr>
        <w:rPr>
          <w:rFonts w:asciiTheme="minorHAnsi" w:hAnsiTheme="minorHAnsi"/>
          <w:i/>
          <w:iCs/>
          <w:color w:val="0070C0"/>
          <w:lang w:val="es-ES"/>
        </w:rPr>
      </w:pPr>
      <w:r w:rsidRPr="00FB2B09">
        <w:rPr>
          <w:rFonts w:asciiTheme="minorHAnsi" w:hAnsiTheme="minorHAnsi"/>
          <w:b/>
          <w:bCs/>
        </w:rPr>
        <w:t>Jueces 6.1,6 NTV</w:t>
      </w:r>
      <w:r w:rsidRPr="00FB2B09">
        <w:rPr>
          <w:rFonts w:asciiTheme="minorHAnsi" w:hAnsiTheme="minorHAnsi"/>
        </w:rPr>
        <w:t xml:space="preserve">. </w:t>
      </w:r>
      <w:r w:rsidRPr="00FB2B09">
        <w:rPr>
          <w:rFonts w:asciiTheme="minorHAnsi" w:hAnsiTheme="minorHAnsi"/>
          <w:i/>
          <w:iCs/>
          <w:color w:val="0070C0"/>
          <w:lang w:val="es-ES"/>
        </w:rPr>
        <w:t xml:space="preserve">Los israelitas hicieron lo malo a los ojos del </w:t>
      </w:r>
      <w:r w:rsidRPr="00FB2B09">
        <w:rPr>
          <w:rFonts w:asciiTheme="minorHAnsi" w:hAnsiTheme="minorHAnsi"/>
          <w:i/>
          <w:iCs/>
          <w:smallCaps/>
          <w:color w:val="0070C0"/>
          <w:lang w:val="es-ES"/>
        </w:rPr>
        <w:t>Señor</w:t>
      </w:r>
      <w:r w:rsidRPr="00FB2B09">
        <w:rPr>
          <w:rFonts w:asciiTheme="minorHAnsi" w:hAnsiTheme="minorHAnsi"/>
          <w:i/>
          <w:iCs/>
          <w:color w:val="0070C0"/>
          <w:lang w:val="es-ES"/>
        </w:rPr>
        <w:t xml:space="preserve">. Entonces el </w:t>
      </w:r>
      <w:r w:rsidRPr="00FB2B09">
        <w:rPr>
          <w:rFonts w:asciiTheme="minorHAnsi" w:hAnsiTheme="minorHAnsi"/>
          <w:i/>
          <w:iCs/>
          <w:smallCaps/>
          <w:color w:val="0070C0"/>
          <w:lang w:val="es-ES"/>
        </w:rPr>
        <w:t>Señor</w:t>
      </w:r>
      <w:r w:rsidRPr="00FB2B09">
        <w:rPr>
          <w:rFonts w:asciiTheme="minorHAnsi" w:hAnsiTheme="minorHAnsi"/>
          <w:i/>
          <w:iCs/>
          <w:color w:val="0070C0"/>
          <w:lang w:val="es-ES"/>
        </w:rPr>
        <w:t xml:space="preserve"> los entregó a los madianitas durante siete años.</w:t>
      </w:r>
    </w:p>
    <w:p w14:paraId="35AFBB61" w14:textId="77777777" w:rsidR="00B63071" w:rsidRDefault="00B63071" w:rsidP="00B63071">
      <w:pPr>
        <w:rPr>
          <w:lang w:val="es-ES"/>
        </w:rPr>
      </w:pPr>
      <w:r w:rsidRPr="00FB2B09">
        <w:rPr>
          <w:rFonts w:asciiTheme="minorHAnsi" w:hAnsiTheme="minorHAnsi"/>
          <w:i/>
          <w:iCs/>
          <w:color w:val="0070C0"/>
          <w:vertAlign w:val="superscript"/>
          <w:lang w:val="es-ES"/>
        </w:rPr>
        <w:t>6 </w:t>
      </w:r>
      <w:r w:rsidRPr="00FB2B09">
        <w:rPr>
          <w:rFonts w:asciiTheme="minorHAnsi" w:hAnsiTheme="minorHAnsi"/>
          <w:i/>
          <w:iCs/>
          <w:color w:val="0070C0"/>
          <w:lang w:val="es-ES"/>
        </w:rPr>
        <w:t xml:space="preserve">Así que Israel se moría de hambre en manos de los madianitas. Entonces los israelitas clamaron al </w:t>
      </w:r>
      <w:r w:rsidRPr="00FB2B09">
        <w:rPr>
          <w:rFonts w:asciiTheme="minorHAnsi" w:hAnsiTheme="minorHAnsi"/>
          <w:i/>
          <w:iCs/>
          <w:smallCaps/>
          <w:color w:val="0070C0"/>
          <w:lang w:val="es-ES"/>
        </w:rPr>
        <w:t>Señor</w:t>
      </w:r>
      <w:r w:rsidRPr="00FB2B09">
        <w:rPr>
          <w:rFonts w:asciiTheme="minorHAnsi" w:hAnsiTheme="minorHAnsi"/>
          <w:i/>
          <w:iCs/>
          <w:color w:val="0070C0"/>
          <w:lang w:val="es-ES"/>
        </w:rPr>
        <w:t xml:space="preserve"> por ayuda</w:t>
      </w:r>
      <w:r w:rsidRPr="00FB2B09">
        <w:rPr>
          <w:rFonts w:asciiTheme="minorHAnsi" w:hAnsiTheme="minorHAnsi"/>
          <w:lang w:val="es-ES"/>
        </w:rPr>
        <w:t>.</w:t>
      </w:r>
    </w:p>
    <w:p w14:paraId="31B438C1" w14:textId="77777777" w:rsidR="00B63071" w:rsidRPr="00FB2B09" w:rsidRDefault="00B63071" w:rsidP="00B63071">
      <w:pPr>
        <w:rPr>
          <w:rFonts w:asciiTheme="minorHAnsi" w:hAnsiTheme="minorHAnsi"/>
          <w:lang w:val="es-ES"/>
        </w:rPr>
      </w:pPr>
    </w:p>
    <w:p w14:paraId="69F206A6" w14:textId="77777777" w:rsidR="00B63071" w:rsidRPr="00227C6F" w:rsidRDefault="00B63071" w:rsidP="00B63071">
      <w:pPr>
        <w:rPr>
          <w:rFonts w:asciiTheme="minorHAnsi" w:hAnsiTheme="minorHAnsi"/>
          <w:color w:val="000000"/>
        </w:rPr>
      </w:pPr>
      <w:r w:rsidRPr="00227C6F">
        <w:rPr>
          <w:rFonts w:asciiTheme="minorHAnsi" w:hAnsiTheme="minorHAnsi"/>
          <w:color w:val="000000"/>
        </w:rPr>
        <w:t>Una frase que se repite constantemente en el Antiguo Testamento es esta:</w:t>
      </w:r>
      <w:r w:rsidRPr="00227C6F">
        <w:rPr>
          <w:rFonts w:asciiTheme="minorHAnsi" w:hAnsiTheme="minorHAnsi"/>
          <w:color w:val="000000"/>
        </w:rPr>
        <w:br/>
      </w:r>
      <w:r w:rsidRPr="00227C6F">
        <w:rPr>
          <w:rFonts w:asciiTheme="minorHAnsi" w:hAnsiTheme="minorHAnsi"/>
          <w:i/>
          <w:iCs/>
          <w:color w:val="0070C0"/>
        </w:rPr>
        <w:t>“Los israelitas hicieron lo malo a los ojos del S</w:t>
      </w:r>
      <w:r>
        <w:rPr>
          <w:i/>
          <w:iCs/>
          <w:color w:val="0070C0"/>
        </w:rPr>
        <w:t>eñor</w:t>
      </w:r>
      <w:r w:rsidRPr="00227C6F">
        <w:rPr>
          <w:rFonts w:asciiTheme="minorHAnsi" w:hAnsiTheme="minorHAnsi"/>
          <w:i/>
          <w:iCs/>
          <w:color w:val="0070C0"/>
        </w:rPr>
        <w:t>.”</w:t>
      </w:r>
      <w:r w:rsidRPr="00227C6F">
        <w:rPr>
          <w:rFonts w:asciiTheme="minorHAnsi" w:hAnsiTheme="minorHAnsi"/>
          <w:i/>
          <w:iCs/>
          <w:color w:val="0070C0"/>
        </w:rPr>
        <w:br/>
      </w:r>
      <w:r w:rsidRPr="00227C6F">
        <w:rPr>
          <w:rFonts w:asciiTheme="minorHAnsi" w:hAnsiTheme="minorHAnsi"/>
          <w:color w:val="000000"/>
        </w:rPr>
        <w:t>Tristemente, el pueblo de Dios caía una y otra vez en desobediencia. En este caso, Dios permitió que los madianitas oprimieran a Israel durante siete años. Fue un tiempo de hambre, sufrimiento y temor. Pero Dios no estaba ausente… estaba esperando un clamor genuino.</w:t>
      </w:r>
    </w:p>
    <w:p w14:paraId="04F5F389" w14:textId="77777777" w:rsidR="00B63071" w:rsidRPr="00227C6F" w:rsidRDefault="00B63071" w:rsidP="00B63071">
      <w:pPr>
        <w:rPr>
          <w:rFonts w:asciiTheme="minorHAnsi" w:hAnsiTheme="minorHAnsi"/>
          <w:color w:val="000000"/>
        </w:rPr>
      </w:pPr>
      <w:r w:rsidRPr="00227C6F">
        <w:rPr>
          <w:rFonts w:asciiTheme="minorHAnsi" w:hAnsiTheme="minorHAnsi"/>
          <w:color w:val="000000"/>
        </w:rPr>
        <w:t>No todos los procesos son iguales. Dios trata a cada uno según su sabiduría, pero hay algo que nunca cambia: </w:t>
      </w:r>
      <w:r w:rsidRPr="00227C6F">
        <w:rPr>
          <w:rFonts w:asciiTheme="minorHAnsi" w:hAnsiTheme="minorHAnsi"/>
          <w:b/>
          <w:bCs/>
          <w:color w:val="000000"/>
        </w:rPr>
        <w:t>cuando su pueblo clama, Él responde.</w:t>
      </w:r>
      <w:r w:rsidRPr="00227C6F">
        <w:rPr>
          <w:rFonts w:asciiTheme="minorHAnsi" w:hAnsiTheme="minorHAnsi"/>
          <w:color w:val="000000"/>
        </w:rPr>
        <w:t> En esta historia, Dios respondió levantando a alguien inesperado: </w:t>
      </w:r>
      <w:r w:rsidRPr="00227C6F">
        <w:rPr>
          <w:rFonts w:asciiTheme="minorHAnsi" w:hAnsiTheme="minorHAnsi"/>
          <w:b/>
          <w:bCs/>
          <w:color w:val="000000"/>
        </w:rPr>
        <w:t>Gedeón</w:t>
      </w:r>
      <w:r w:rsidRPr="00227C6F">
        <w:rPr>
          <w:rFonts w:asciiTheme="minorHAnsi" w:hAnsiTheme="minorHAnsi"/>
          <w:color w:val="000000"/>
        </w:rPr>
        <w:t>, el más insignificante de su familia, escondido y con miedo. A través de él, Dios hizo una obra poderosa.</w:t>
      </w:r>
    </w:p>
    <w:p w14:paraId="6A8C9174" w14:textId="77777777" w:rsidR="00B63071" w:rsidRDefault="00B63071" w:rsidP="00B63071">
      <w:pPr>
        <w:rPr>
          <w:color w:val="000000"/>
        </w:rPr>
      </w:pPr>
    </w:p>
    <w:p w14:paraId="2DB5024F" w14:textId="77777777" w:rsidR="00B63071" w:rsidRPr="00227C6F" w:rsidRDefault="00B63071" w:rsidP="00B63071">
      <w:pPr>
        <w:rPr>
          <w:rFonts w:asciiTheme="minorHAnsi" w:hAnsiTheme="minorHAnsi"/>
          <w:color w:val="000000"/>
        </w:rPr>
      </w:pPr>
      <w:r w:rsidRPr="00227C6F">
        <w:rPr>
          <w:rFonts w:asciiTheme="minorHAnsi" w:hAnsiTheme="minorHAnsi"/>
          <w:color w:val="000000"/>
        </w:rPr>
        <w:t>El verso 6 es clave:</w:t>
      </w:r>
      <w:r>
        <w:rPr>
          <w:color w:val="000000"/>
        </w:rPr>
        <w:t xml:space="preserve"> </w:t>
      </w:r>
      <w:r w:rsidRPr="00227C6F">
        <w:rPr>
          <w:rFonts w:asciiTheme="minorHAnsi" w:hAnsiTheme="minorHAnsi"/>
          <w:i/>
          <w:iCs/>
          <w:color w:val="0070C0"/>
        </w:rPr>
        <w:t>“Entonces los israelitas clamaron al S</w:t>
      </w:r>
      <w:r>
        <w:rPr>
          <w:i/>
          <w:iCs/>
          <w:color w:val="0070C0"/>
        </w:rPr>
        <w:t>eñor</w:t>
      </w:r>
      <w:r w:rsidRPr="00227C6F">
        <w:rPr>
          <w:rFonts w:asciiTheme="minorHAnsi" w:hAnsiTheme="minorHAnsi"/>
          <w:i/>
          <w:iCs/>
          <w:color w:val="0070C0"/>
        </w:rPr>
        <w:t xml:space="preserve"> por ayuda.”</w:t>
      </w:r>
    </w:p>
    <w:p w14:paraId="14264B25" w14:textId="77777777" w:rsidR="00B63071" w:rsidRPr="00227C6F" w:rsidRDefault="00B63071" w:rsidP="00B63071">
      <w:pPr>
        <w:rPr>
          <w:rFonts w:asciiTheme="minorHAnsi" w:hAnsiTheme="minorHAnsi"/>
          <w:color w:val="000000"/>
        </w:rPr>
      </w:pPr>
      <w:r w:rsidRPr="00227C6F">
        <w:rPr>
          <w:rFonts w:asciiTheme="minorHAnsi" w:hAnsiTheme="minorHAnsi"/>
          <w:color w:val="000000"/>
        </w:rPr>
        <w:t>Ese “</w:t>
      </w:r>
      <w:r w:rsidRPr="00227C6F">
        <w:rPr>
          <w:rFonts w:asciiTheme="minorHAnsi" w:hAnsiTheme="minorHAnsi"/>
          <w:b/>
          <w:bCs/>
          <w:color w:val="000000"/>
        </w:rPr>
        <w:t>entonces</w:t>
      </w:r>
      <w:r w:rsidRPr="00227C6F">
        <w:rPr>
          <w:rFonts w:asciiTheme="minorHAnsi" w:hAnsiTheme="minorHAnsi"/>
          <w:color w:val="000000"/>
        </w:rPr>
        <w:t>” lo cambió todo.</w:t>
      </w:r>
    </w:p>
    <w:p w14:paraId="1C1D97FF" w14:textId="77777777" w:rsidR="00B63071" w:rsidRDefault="00B63071" w:rsidP="00B63071">
      <w:pPr>
        <w:rPr>
          <w:color w:val="000000"/>
        </w:rPr>
      </w:pPr>
    </w:p>
    <w:p w14:paraId="365CC50A" w14:textId="77777777" w:rsidR="00B63071" w:rsidRPr="00227C6F" w:rsidRDefault="00B63071" w:rsidP="00B63071">
      <w:pPr>
        <w:rPr>
          <w:rFonts w:asciiTheme="minorHAnsi" w:hAnsiTheme="minorHAnsi"/>
          <w:color w:val="000000"/>
        </w:rPr>
      </w:pPr>
      <w:r w:rsidRPr="00227C6F">
        <w:rPr>
          <w:rFonts w:asciiTheme="minorHAnsi" w:hAnsiTheme="minorHAnsi"/>
          <w:color w:val="000000"/>
        </w:rPr>
        <w:t>Muchos hoy están atrapados en la misma dinámica: viven oprimidos, desanimados, sin fuerzas. Pero no han entendido que </w:t>
      </w:r>
      <w:r w:rsidRPr="00227C6F">
        <w:rPr>
          <w:rFonts w:asciiTheme="minorHAnsi" w:hAnsiTheme="minorHAnsi"/>
          <w:b/>
          <w:bCs/>
          <w:color w:val="000000"/>
        </w:rPr>
        <w:t>el clamor a Dios no es debilidad, es el comienzo de la intervención divina.</w:t>
      </w:r>
      <w:r w:rsidRPr="00227C6F">
        <w:rPr>
          <w:rFonts w:asciiTheme="minorHAnsi" w:hAnsiTheme="minorHAnsi"/>
          <w:color w:val="000000"/>
        </w:rPr>
        <w:t> Dios no ignora el clamor genuino de un corazón quebrantado.</w:t>
      </w:r>
    </w:p>
    <w:p w14:paraId="1FFFDB57" w14:textId="77777777" w:rsidR="00B63071" w:rsidRPr="00227C6F" w:rsidRDefault="00B63071" w:rsidP="00B63071">
      <w:pPr>
        <w:rPr>
          <w:rFonts w:asciiTheme="minorHAnsi" w:hAnsiTheme="minorHAnsi"/>
          <w:color w:val="000000"/>
        </w:rPr>
      </w:pPr>
      <w:r w:rsidRPr="00227C6F">
        <w:rPr>
          <w:rFonts w:asciiTheme="minorHAnsi" w:hAnsiTheme="minorHAnsi"/>
          <w:color w:val="000000"/>
        </w:rPr>
        <w:t>Tal vez tú también estás enfrentando una crisis. Te sientes sin salida, sin fuerzas. Es ahí, precisamente ahí, donde muchos han conocido al Dios que responde. </w:t>
      </w:r>
      <w:r w:rsidRPr="00227C6F">
        <w:rPr>
          <w:rFonts w:asciiTheme="minorHAnsi" w:hAnsiTheme="minorHAnsi"/>
          <w:b/>
          <w:bCs/>
          <w:color w:val="000000"/>
        </w:rPr>
        <w:t>Gedeón había oído hablar de los milagros de Dios, pero aún no lo había vivido en carne propia.</w:t>
      </w:r>
      <w:r w:rsidRPr="00227C6F">
        <w:rPr>
          <w:rFonts w:asciiTheme="minorHAnsi" w:hAnsiTheme="minorHAnsi"/>
          <w:color w:val="000000"/>
        </w:rPr>
        <w:t> Fue en medio del dolor y del miedo que tuvo su encuentro con Dios, y su vida cambió para siempre.</w:t>
      </w:r>
    </w:p>
    <w:p w14:paraId="358E4FC1" w14:textId="77777777" w:rsidR="00B63071" w:rsidRPr="00227C6F" w:rsidRDefault="00B63071" w:rsidP="00B63071">
      <w:pPr>
        <w:rPr>
          <w:rFonts w:asciiTheme="minorHAnsi" w:hAnsiTheme="minorHAnsi"/>
          <w:color w:val="000000"/>
        </w:rPr>
      </w:pPr>
      <w:r w:rsidRPr="00227C6F">
        <w:rPr>
          <w:rFonts w:asciiTheme="minorHAnsi" w:hAnsiTheme="minorHAnsi"/>
          <w:color w:val="000000"/>
        </w:rPr>
        <w:t>No esperes tenerlo todo bajo control. No esperes estar fuerte. No esperes entenderlo todo.</w:t>
      </w:r>
      <w:r w:rsidRPr="00227C6F">
        <w:rPr>
          <w:rFonts w:asciiTheme="minorHAnsi" w:hAnsiTheme="minorHAnsi"/>
          <w:color w:val="000000"/>
        </w:rPr>
        <w:br/>
      </w:r>
      <w:r w:rsidRPr="00227C6F">
        <w:rPr>
          <w:rFonts w:asciiTheme="minorHAnsi" w:hAnsiTheme="minorHAnsi"/>
          <w:b/>
          <w:bCs/>
          <w:i/>
          <w:iCs/>
          <w:color w:val="000000"/>
        </w:rPr>
        <w:t xml:space="preserve">Clama al Señor </w:t>
      </w:r>
      <w:r w:rsidRPr="00FD02DA">
        <w:rPr>
          <w:b/>
          <w:bCs/>
          <w:i/>
          <w:iCs/>
          <w:color w:val="000000"/>
        </w:rPr>
        <w:t>h</w:t>
      </w:r>
      <w:r w:rsidRPr="00227C6F">
        <w:rPr>
          <w:rFonts w:asciiTheme="minorHAnsi" w:hAnsiTheme="minorHAnsi"/>
          <w:b/>
          <w:bCs/>
          <w:i/>
          <w:iCs/>
          <w:color w:val="000000"/>
        </w:rPr>
        <w:t xml:space="preserve">oy </w:t>
      </w:r>
      <w:r w:rsidRPr="00FD02DA">
        <w:rPr>
          <w:b/>
          <w:bCs/>
          <w:i/>
          <w:iCs/>
          <w:color w:val="000000"/>
        </w:rPr>
        <w:t>t</w:t>
      </w:r>
      <w:r w:rsidRPr="00227C6F">
        <w:rPr>
          <w:rFonts w:asciiTheme="minorHAnsi" w:hAnsiTheme="minorHAnsi"/>
          <w:b/>
          <w:bCs/>
          <w:i/>
          <w:iCs/>
          <w:color w:val="000000"/>
        </w:rPr>
        <w:t>al como estás.</w:t>
      </w:r>
      <w:r w:rsidRPr="00227C6F">
        <w:rPr>
          <w:rFonts w:asciiTheme="minorHAnsi" w:hAnsiTheme="minorHAnsi"/>
          <w:i/>
          <w:iCs/>
          <w:color w:val="000000"/>
        </w:rPr>
        <w:br/>
      </w:r>
      <w:r w:rsidRPr="00227C6F">
        <w:rPr>
          <w:rFonts w:asciiTheme="minorHAnsi" w:hAnsiTheme="minorHAnsi"/>
          <w:color w:val="000000"/>
        </w:rPr>
        <w:t>Él no ignora el clamor. Él responde, transforma y usa a los que menos se creen capaces.</w:t>
      </w:r>
    </w:p>
    <w:bookmarkEnd w:id="116"/>
    <w:p w14:paraId="2F966CF7" w14:textId="77777777" w:rsidR="00B63071" w:rsidRDefault="00B63071" w:rsidP="00B63071">
      <w:pPr>
        <w:rPr>
          <w:rFonts w:asciiTheme="minorHAnsi" w:hAnsiTheme="minorHAnsi"/>
        </w:rPr>
      </w:pPr>
    </w:p>
    <w:p w14:paraId="7B8FDF01" w14:textId="77777777" w:rsidR="00FF3DEF" w:rsidRPr="00705A61" w:rsidRDefault="00FF3DEF" w:rsidP="00B63071">
      <w:pPr>
        <w:rPr>
          <w:rFonts w:asciiTheme="minorHAnsi" w:hAnsiTheme="minorHAnsi"/>
        </w:rPr>
      </w:pPr>
    </w:p>
    <w:p w14:paraId="3145874A" w14:textId="77777777" w:rsidR="000138C1" w:rsidRPr="00705A61" w:rsidRDefault="000138C1" w:rsidP="00B30101">
      <w:pPr>
        <w:pStyle w:val="NormalWeb"/>
        <w:rPr>
          <w:rStyle w:val="Fuerte"/>
          <w:rFonts w:asciiTheme="minorHAnsi" w:hAnsiTheme="minorHAnsi"/>
          <w:color w:val="000000"/>
          <w:lang w:val="es-US"/>
        </w:rPr>
      </w:pPr>
    </w:p>
    <w:p w14:paraId="3A1963C8" w14:textId="77777777" w:rsidR="000138C1" w:rsidRPr="00705A61" w:rsidRDefault="000138C1" w:rsidP="00B30101">
      <w:pPr>
        <w:pStyle w:val="NormalWeb"/>
        <w:rPr>
          <w:rStyle w:val="Fuerte"/>
          <w:rFonts w:asciiTheme="minorHAnsi" w:hAnsiTheme="minorHAnsi"/>
          <w:color w:val="000000"/>
          <w:lang w:val="es-US"/>
        </w:rPr>
      </w:pPr>
    </w:p>
    <w:p w14:paraId="7FDFC380" w14:textId="5363E372" w:rsidR="00B30101" w:rsidRPr="00705A61" w:rsidRDefault="00B30101" w:rsidP="00B30101">
      <w:pPr>
        <w:pStyle w:val="NormalWeb"/>
        <w:rPr>
          <w:rFonts w:asciiTheme="minorHAnsi" w:hAnsiTheme="minorHAnsi"/>
          <w:color w:val="000000"/>
          <w:sz w:val="28"/>
          <w:szCs w:val="28"/>
        </w:rPr>
      </w:pPr>
      <w:bookmarkStart w:id="117" w:name="OLE_LINK117"/>
      <w:r w:rsidRPr="00705A61">
        <w:rPr>
          <w:rStyle w:val="Fuerte"/>
          <w:rFonts w:asciiTheme="minorHAnsi" w:hAnsiTheme="minorHAnsi"/>
          <w:color w:val="000000"/>
          <w:sz w:val="28"/>
          <w:szCs w:val="28"/>
        </w:rPr>
        <w:t>“Cuando la bendición distrae, la misión se apaga”</w:t>
      </w:r>
    </w:p>
    <w:p w14:paraId="16510CF1" w14:textId="2BBE5585" w:rsidR="00B30101" w:rsidRPr="00705A61" w:rsidRDefault="00822F9D" w:rsidP="00B30101">
      <w:pPr>
        <w:pStyle w:val="NormalWeb"/>
        <w:rPr>
          <w:rFonts w:asciiTheme="minorHAnsi" w:hAnsiTheme="minorHAnsi"/>
          <w:color w:val="000000"/>
        </w:rPr>
      </w:pPr>
      <w:r w:rsidRPr="00705A61">
        <w:rPr>
          <w:rStyle w:val="Fuerte"/>
          <w:rFonts w:asciiTheme="minorHAnsi" w:hAnsiTheme="minorHAnsi"/>
          <w:color w:val="000000"/>
        </w:rPr>
        <w:t>Hebreos 11:13 (NTV 2009)</w:t>
      </w:r>
      <w:r w:rsidRPr="00705A61">
        <w:rPr>
          <w:rFonts w:asciiTheme="minorHAnsi" w:hAnsiTheme="minorHAnsi"/>
          <w:color w:val="000000"/>
        </w:rPr>
        <w:t xml:space="preserve"> </w:t>
      </w:r>
      <w:r w:rsidR="00B30101" w:rsidRPr="00705A61">
        <w:rPr>
          <w:rFonts w:asciiTheme="minorHAnsi" w:hAnsiTheme="minorHAnsi"/>
          <w:color w:val="000000"/>
        </w:rPr>
        <w:t>“</w:t>
      </w:r>
      <w:r w:rsidR="00B30101" w:rsidRPr="00705A61">
        <w:rPr>
          <w:rFonts w:asciiTheme="minorHAnsi" w:hAnsiTheme="minorHAnsi"/>
          <w:i/>
          <w:iCs/>
          <w:color w:val="0070C0"/>
        </w:rPr>
        <w:t>Todos ellos murieron creyendo lo que Dios les había prometido, aunque no lo recibieron. Pero lo vieron desde lejos y lo aceptaron con gusto. Coincidieron en que eran extranjeros y nómadas aquí en este mundo</w:t>
      </w:r>
      <w:r w:rsidR="00B30101" w:rsidRPr="00705A61">
        <w:rPr>
          <w:rFonts w:asciiTheme="minorHAnsi" w:hAnsiTheme="minorHAnsi"/>
          <w:color w:val="000000"/>
        </w:rPr>
        <w:t>.”</w:t>
      </w:r>
      <w:r w:rsidR="00B30101" w:rsidRPr="00705A61">
        <w:rPr>
          <w:rFonts w:asciiTheme="minorHAnsi" w:hAnsiTheme="minorHAnsi"/>
          <w:color w:val="000000"/>
        </w:rPr>
        <w:br/>
      </w:r>
    </w:p>
    <w:p w14:paraId="30A99DFF" w14:textId="77777777" w:rsidR="00B30101" w:rsidRPr="00705A61" w:rsidRDefault="00B30101" w:rsidP="00B30101">
      <w:pPr>
        <w:pStyle w:val="NormalWeb"/>
        <w:rPr>
          <w:rFonts w:asciiTheme="minorHAnsi" w:hAnsiTheme="minorHAnsi"/>
          <w:color w:val="000000"/>
        </w:rPr>
      </w:pPr>
      <w:r w:rsidRPr="00705A61">
        <w:rPr>
          <w:rFonts w:asciiTheme="minorHAnsi" w:hAnsiTheme="minorHAnsi"/>
          <w:color w:val="000000"/>
        </w:rPr>
        <w:t xml:space="preserve">Dios ha sido bueno. Nos ha salvado, bendecido, sostenido y ha sido fiel. No hay duda de eso. Pero también es cierto que muchos hoy se han enamorado más de las bendiciones que del Dios de la misión. Se ora por milagros, se canta por provisión, se predica sobre multiplicación... pero </w:t>
      </w:r>
      <w:r w:rsidRPr="00705A61">
        <w:rPr>
          <w:rFonts w:asciiTheme="minorHAnsi" w:hAnsiTheme="minorHAnsi"/>
          <w:color w:val="FF0000"/>
        </w:rPr>
        <w:t>¿dónde está el clamor por las almas perdidas? ¿Dónde quedó la urgencia de llevar el Evangelio?</w:t>
      </w:r>
    </w:p>
    <w:p w14:paraId="761F1CD8" w14:textId="77777777" w:rsidR="00B30101" w:rsidRPr="00705A61" w:rsidRDefault="00B30101" w:rsidP="00B30101">
      <w:pPr>
        <w:pStyle w:val="NormalWeb"/>
        <w:rPr>
          <w:rFonts w:asciiTheme="minorHAnsi" w:hAnsiTheme="minorHAnsi"/>
          <w:color w:val="000000"/>
        </w:rPr>
      </w:pPr>
      <w:r w:rsidRPr="00705A61">
        <w:rPr>
          <w:rFonts w:asciiTheme="minorHAnsi" w:hAnsiTheme="minorHAnsi"/>
          <w:color w:val="000000"/>
        </w:rPr>
        <w:t>El autor de Hebreos habla de una generación de hombres y mujeres que</w:t>
      </w:r>
      <w:r w:rsidRPr="00705A61">
        <w:rPr>
          <w:rStyle w:val="apple-converted-space"/>
          <w:rFonts w:asciiTheme="minorHAnsi" w:hAnsiTheme="minorHAnsi"/>
          <w:color w:val="000000"/>
        </w:rPr>
        <w:t> </w:t>
      </w:r>
      <w:r w:rsidRPr="00705A61">
        <w:rPr>
          <w:rStyle w:val="Fuerte"/>
          <w:rFonts w:asciiTheme="minorHAnsi" w:hAnsiTheme="minorHAnsi"/>
          <w:color w:val="000000"/>
        </w:rPr>
        <w:t>vivieron por la promesa</w:t>
      </w:r>
      <w:r w:rsidRPr="00705A61">
        <w:rPr>
          <w:rFonts w:asciiTheme="minorHAnsi" w:hAnsiTheme="minorHAnsi"/>
          <w:color w:val="000000"/>
        </w:rPr>
        <w:t>, aunque nunca la recibieron en esta tierra. Ellos no se distrajeron con lo que podían ganar aquí,</w:t>
      </w:r>
      <w:r w:rsidRPr="00705A61">
        <w:rPr>
          <w:rStyle w:val="apple-converted-space"/>
          <w:rFonts w:asciiTheme="minorHAnsi" w:hAnsiTheme="minorHAnsi"/>
          <w:color w:val="000000"/>
        </w:rPr>
        <w:t> </w:t>
      </w:r>
      <w:r w:rsidRPr="00705A61">
        <w:rPr>
          <w:rStyle w:val="Fuerte"/>
          <w:rFonts w:asciiTheme="minorHAnsi" w:hAnsiTheme="minorHAnsi"/>
          <w:color w:val="000000"/>
        </w:rPr>
        <w:t>sino que vivieron con los ojos puestos en lo eterno</w:t>
      </w:r>
      <w:r w:rsidRPr="00705A61">
        <w:rPr>
          <w:rFonts w:asciiTheme="minorHAnsi" w:hAnsiTheme="minorHAnsi"/>
          <w:color w:val="000000"/>
        </w:rPr>
        <w:t>. No se instalaron ni se acomodaron: sabían que eran extranjeros, gente en misión.</w:t>
      </w:r>
    </w:p>
    <w:p w14:paraId="22A2892D" w14:textId="6FEE03C7" w:rsidR="00B30101" w:rsidRPr="00705A61" w:rsidRDefault="00B30101" w:rsidP="00B30101">
      <w:pPr>
        <w:pStyle w:val="NormalWeb"/>
        <w:rPr>
          <w:rFonts w:asciiTheme="minorHAnsi" w:hAnsiTheme="minorHAnsi"/>
          <w:color w:val="000000"/>
        </w:rPr>
      </w:pPr>
      <w:r w:rsidRPr="00705A61">
        <w:rPr>
          <w:rFonts w:asciiTheme="minorHAnsi" w:hAnsiTheme="minorHAnsi"/>
          <w:color w:val="000000"/>
        </w:rPr>
        <w:t xml:space="preserve">Hoy, tristemente, muchos hijos de Dios viven como si esta tierra fuera el destino final. Se busca la comodidad espiritual, pero se ha perdido la pasión por alcanzar a otros. Se pide la lluvia, pero no se sale al campo. </w:t>
      </w:r>
      <w:r w:rsidRPr="00CC6732">
        <w:rPr>
          <w:rFonts w:asciiTheme="minorHAnsi" w:hAnsiTheme="minorHAnsi"/>
          <w:b/>
          <w:bCs/>
          <w:color w:val="000000"/>
        </w:rPr>
        <w:t xml:space="preserve">Se ora por cosecha, pero no se </w:t>
      </w:r>
      <w:r w:rsidR="00CC6732" w:rsidRPr="00CC6732">
        <w:rPr>
          <w:rFonts w:asciiTheme="minorHAnsi" w:hAnsiTheme="minorHAnsi"/>
          <w:b/>
          <w:bCs/>
          <w:color w:val="000000"/>
        </w:rPr>
        <w:t>pone la mano en</w:t>
      </w:r>
      <w:r w:rsidRPr="00CC6732">
        <w:rPr>
          <w:rFonts w:asciiTheme="minorHAnsi" w:hAnsiTheme="minorHAnsi"/>
          <w:b/>
          <w:bCs/>
          <w:color w:val="000000"/>
        </w:rPr>
        <w:t xml:space="preserve"> el arado</w:t>
      </w:r>
      <w:r w:rsidRPr="00705A61">
        <w:rPr>
          <w:rFonts w:asciiTheme="minorHAnsi" w:hAnsiTheme="minorHAnsi"/>
          <w:color w:val="000000"/>
        </w:rPr>
        <w:t>.</w:t>
      </w:r>
    </w:p>
    <w:p w14:paraId="50753CD1" w14:textId="77777777" w:rsidR="00B30101" w:rsidRPr="00705A61" w:rsidRDefault="00B30101" w:rsidP="00B30101">
      <w:pPr>
        <w:pStyle w:val="NormalWeb"/>
        <w:rPr>
          <w:rFonts w:asciiTheme="minorHAnsi" w:hAnsiTheme="minorHAnsi"/>
          <w:color w:val="000000"/>
        </w:rPr>
      </w:pPr>
      <w:r w:rsidRPr="00705A61">
        <w:rPr>
          <w:rFonts w:asciiTheme="minorHAnsi" w:hAnsiTheme="minorHAnsi"/>
          <w:color w:val="000000"/>
        </w:rPr>
        <w:t>El llamado de Dios sigue en pie:</w:t>
      </w:r>
      <w:r w:rsidRPr="00705A61">
        <w:rPr>
          <w:rStyle w:val="apple-converted-space"/>
          <w:rFonts w:asciiTheme="minorHAnsi" w:hAnsiTheme="minorHAnsi"/>
          <w:color w:val="000000"/>
        </w:rPr>
        <w:t> </w:t>
      </w:r>
      <w:r w:rsidRPr="00705A61">
        <w:rPr>
          <w:rStyle w:val="Fuerte"/>
          <w:rFonts w:asciiTheme="minorHAnsi" w:hAnsiTheme="minorHAnsi"/>
          <w:color w:val="000000"/>
        </w:rPr>
        <w:t>“Id y haced discípulos”</w:t>
      </w:r>
      <w:r w:rsidRPr="00705A61">
        <w:rPr>
          <w:rFonts w:asciiTheme="minorHAnsi" w:hAnsiTheme="minorHAnsi"/>
          <w:color w:val="000000"/>
        </w:rPr>
        <w:t>. No podemos vivir enamorados de la bendición y olvidados de la misión. La bendición es una herramienta, no el propósito. El propósito es que cada persona conozca a Jesús.</w:t>
      </w:r>
    </w:p>
    <w:p w14:paraId="2BDF758E" w14:textId="77777777" w:rsidR="00822F9D" w:rsidRPr="00705A61" w:rsidRDefault="00822F9D" w:rsidP="00B30101">
      <w:pPr>
        <w:pStyle w:val="NormalWeb"/>
        <w:rPr>
          <w:rFonts w:asciiTheme="minorHAnsi" w:hAnsiTheme="minorHAnsi"/>
          <w:color w:val="000000"/>
        </w:rPr>
      </w:pPr>
    </w:p>
    <w:p w14:paraId="170E35F2" w14:textId="3974785D" w:rsidR="00B30101" w:rsidRDefault="00B30101" w:rsidP="00B30101">
      <w:pPr>
        <w:pStyle w:val="NormalWeb"/>
        <w:rPr>
          <w:rStyle w:val="Fuerte"/>
          <w:rFonts w:asciiTheme="minorHAnsi" w:hAnsiTheme="minorHAnsi"/>
          <w:color w:val="000000"/>
        </w:rPr>
      </w:pPr>
      <w:r w:rsidRPr="00705A61">
        <w:rPr>
          <w:rFonts w:asciiTheme="minorHAnsi" w:hAnsiTheme="minorHAnsi"/>
          <w:color w:val="000000"/>
        </w:rPr>
        <w:t>Señor, perdónanos si hemos amado más tus regalos que tu llamado. Devuélvenos la pasión por lo eterno. Que no vivamos como ciudadanos permanentes aquí, sino como peregrinos con propósito. Despierta en nosotros el fuego de la misión y el deseo ardiente de que todos te conozcan. Que no nos distraiga lo que tenemos, sino que nos consuma lo que aún falta por hacer.</w:t>
      </w:r>
      <w:r w:rsidR="00822F9D" w:rsidRPr="00705A61">
        <w:rPr>
          <w:rFonts w:asciiTheme="minorHAnsi" w:hAnsiTheme="minorHAnsi"/>
          <w:color w:val="000000"/>
        </w:rPr>
        <w:t xml:space="preserve"> </w:t>
      </w:r>
      <w:r w:rsidRPr="00705A61">
        <w:rPr>
          <w:rStyle w:val="Fuerte"/>
          <w:rFonts w:asciiTheme="minorHAnsi" w:hAnsiTheme="minorHAnsi"/>
          <w:color w:val="000000"/>
        </w:rPr>
        <w:t>Amén.</w:t>
      </w:r>
    </w:p>
    <w:bookmarkEnd w:id="117"/>
    <w:p w14:paraId="11D631F9" w14:textId="77777777" w:rsidR="00FF3DEF" w:rsidRPr="00705A61" w:rsidRDefault="00FF3DEF" w:rsidP="00B63071">
      <w:pPr>
        <w:rPr>
          <w:rFonts w:asciiTheme="minorHAnsi" w:hAnsiTheme="minorHAnsi"/>
        </w:rPr>
      </w:pPr>
    </w:p>
    <w:p w14:paraId="136648D1" w14:textId="77777777" w:rsidR="00B63071" w:rsidRDefault="00B63071" w:rsidP="00C01206">
      <w:pPr>
        <w:tabs>
          <w:tab w:val="left" w:pos="2939"/>
        </w:tabs>
        <w:rPr>
          <w:rFonts w:asciiTheme="minorHAnsi" w:hAnsiTheme="minorHAnsi"/>
          <w:color w:val="000000" w:themeColor="text1"/>
        </w:rPr>
      </w:pPr>
    </w:p>
    <w:p w14:paraId="4D756B41" w14:textId="77777777" w:rsidR="00D85055" w:rsidRDefault="00D85055" w:rsidP="00C01206">
      <w:pPr>
        <w:tabs>
          <w:tab w:val="left" w:pos="2939"/>
        </w:tabs>
        <w:rPr>
          <w:rFonts w:asciiTheme="minorHAnsi" w:hAnsiTheme="minorHAnsi"/>
          <w:color w:val="000000" w:themeColor="text1"/>
        </w:rPr>
      </w:pPr>
    </w:p>
    <w:p w14:paraId="235D2CC5" w14:textId="77777777" w:rsidR="00D85055" w:rsidRDefault="00D85055" w:rsidP="00C01206">
      <w:pPr>
        <w:tabs>
          <w:tab w:val="left" w:pos="2939"/>
        </w:tabs>
        <w:rPr>
          <w:rFonts w:asciiTheme="minorHAnsi" w:hAnsiTheme="minorHAnsi"/>
          <w:color w:val="000000" w:themeColor="text1"/>
        </w:rPr>
      </w:pPr>
    </w:p>
    <w:p w14:paraId="5C95AEDC" w14:textId="59191B5A" w:rsidR="00D85055" w:rsidRPr="00D85055" w:rsidRDefault="00D85055" w:rsidP="00D85055">
      <w:pPr>
        <w:outlineLvl w:val="2"/>
        <w:rPr>
          <w:rFonts w:asciiTheme="minorHAnsi" w:hAnsiTheme="minorHAnsi"/>
          <w:b/>
          <w:bCs/>
          <w:color w:val="000000"/>
          <w:sz w:val="28"/>
          <w:szCs w:val="28"/>
        </w:rPr>
      </w:pPr>
      <w:bookmarkStart w:id="118" w:name="OLE_LINK118"/>
      <w:r w:rsidRPr="00D85055">
        <w:rPr>
          <w:rFonts w:asciiTheme="minorHAnsi" w:hAnsiTheme="minorHAnsi"/>
          <w:b/>
          <w:bCs/>
          <w:color w:val="000000"/>
          <w:sz w:val="28"/>
          <w:szCs w:val="28"/>
        </w:rPr>
        <w:t>Padres que Reflejan al Padre Celestial</w:t>
      </w:r>
    </w:p>
    <w:p w14:paraId="7562080F" w14:textId="76849730" w:rsidR="00D85055" w:rsidRPr="00D85055" w:rsidRDefault="00D85055" w:rsidP="00D85055">
      <w:pPr>
        <w:rPr>
          <w:rFonts w:asciiTheme="minorHAnsi" w:hAnsiTheme="minorHAnsi"/>
          <w:color w:val="000000"/>
        </w:rPr>
      </w:pPr>
      <w:r w:rsidRPr="00D85055">
        <w:rPr>
          <w:rFonts w:asciiTheme="minorHAnsi" w:hAnsiTheme="minorHAnsi"/>
          <w:b/>
          <w:bCs/>
          <w:color w:val="000000"/>
        </w:rPr>
        <w:t>1 Corintios 11:1 NTV</w:t>
      </w:r>
      <w:r w:rsidRPr="00D85055">
        <w:rPr>
          <w:rFonts w:asciiTheme="minorHAnsi" w:hAnsiTheme="minorHAnsi"/>
          <w:color w:val="000000"/>
        </w:rPr>
        <w:t xml:space="preserve"> </w:t>
      </w:r>
      <w:r w:rsidRPr="00D85055">
        <w:rPr>
          <w:rFonts w:asciiTheme="minorHAnsi" w:hAnsiTheme="minorHAnsi"/>
          <w:i/>
          <w:iCs/>
          <w:color w:val="000000"/>
        </w:rPr>
        <w:t>"</w:t>
      </w:r>
      <w:r w:rsidRPr="00D85055">
        <w:rPr>
          <w:rFonts w:asciiTheme="minorHAnsi" w:hAnsiTheme="minorHAnsi"/>
          <w:i/>
          <w:iCs/>
          <w:color w:val="0070C0"/>
        </w:rPr>
        <w:t>Imítenme a mí, como yo imito a Cristo</w:t>
      </w:r>
      <w:r w:rsidRPr="00D85055">
        <w:rPr>
          <w:rFonts w:asciiTheme="minorHAnsi" w:hAnsiTheme="minorHAnsi"/>
          <w:i/>
          <w:iCs/>
          <w:color w:val="000000"/>
        </w:rPr>
        <w:t>."</w:t>
      </w:r>
      <w:r w:rsidRPr="00D85055">
        <w:rPr>
          <w:rFonts w:asciiTheme="minorHAnsi" w:hAnsiTheme="minorHAnsi"/>
          <w:color w:val="000000"/>
        </w:rPr>
        <w:br/>
      </w:r>
    </w:p>
    <w:p w14:paraId="321E438B" w14:textId="77777777" w:rsidR="00D85055" w:rsidRPr="00D85055" w:rsidRDefault="00D85055" w:rsidP="00D85055">
      <w:pPr>
        <w:rPr>
          <w:rFonts w:asciiTheme="minorHAnsi" w:hAnsiTheme="minorHAnsi"/>
          <w:color w:val="000000"/>
        </w:rPr>
      </w:pPr>
      <w:r w:rsidRPr="00D85055">
        <w:rPr>
          <w:rFonts w:asciiTheme="minorHAnsi" w:hAnsiTheme="minorHAnsi"/>
          <w:color w:val="000000"/>
        </w:rPr>
        <w:t>En el Día del Padre, no hay mejor modelo que el que nos dejó Jesús, quien reflejaba perfectamente al Padre celestial. El apóstol Pablo entendía que su influencia como líder y mentor impactaba a los que lo seguían, y por eso les pidió algo desafiante: “</w:t>
      </w:r>
      <w:r w:rsidRPr="00D85055">
        <w:rPr>
          <w:rFonts w:asciiTheme="minorHAnsi" w:hAnsiTheme="minorHAnsi"/>
          <w:i/>
          <w:iCs/>
          <w:color w:val="000000"/>
        </w:rPr>
        <w:t>Imítenme a mí, como yo imito a Cristo</w:t>
      </w:r>
      <w:r w:rsidRPr="00D85055">
        <w:rPr>
          <w:rFonts w:asciiTheme="minorHAnsi" w:hAnsiTheme="minorHAnsi"/>
          <w:color w:val="000000"/>
        </w:rPr>
        <w:t>”.</w:t>
      </w:r>
    </w:p>
    <w:p w14:paraId="4E11FB38" w14:textId="0A6A9FCF" w:rsidR="00D85055" w:rsidRPr="00D85055" w:rsidRDefault="00D85055" w:rsidP="00D85055">
      <w:pPr>
        <w:rPr>
          <w:rFonts w:asciiTheme="minorHAnsi" w:hAnsiTheme="minorHAnsi"/>
          <w:color w:val="000000"/>
        </w:rPr>
      </w:pPr>
      <w:r w:rsidRPr="00D85055">
        <w:rPr>
          <w:rFonts w:asciiTheme="minorHAnsi" w:hAnsiTheme="minorHAnsi"/>
          <w:color w:val="000000"/>
        </w:rPr>
        <w:br/>
        <w:t>Padre, tu vida es un ejemplo. Alguien te está mirando. Puede ser un hijo, un nieto, un sobrino, o alguien en la iglesia. Lo que haces, lo que hablas, cómo tratas a los demás, cómo reaccionas… todo eso enseña. Hoy, más que nunca, necesitamos padres que digan: “</w:t>
      </w:r>
      <w:r w:rsidRPr="00D85055">
        <w:rPr>
          <w:rFonts w:asciiTheme="minorHAnsi" w:hAnsiTheme="minorHAnsi"/>
          <w:i/>
          <w:iCs/>
          <w:color w:val="000000"/>
        </w:rPr>
        <w:t>Imítame, porque yo estoy imitando a Cristo</w:t>
      </w:r>
      <w:r w:rsidRPr="00D85055">
        <w:rPr>
          <w:rFonts w:asciiTheme="minorHAnsi" w:hAnsiTheme="minorHAnsi"/>
          <w:color w:val="000000"/>
        </w:rPr>
        <w:t>”.</w:t>
      </w:r>
    </w:p>
    <w:p w14:paraId="6BBB459E" w14:textId="3259B9F7" w:rsidR="00D85055" w:rsidRPr="00D85055" w:rsidRDefault="00D85055" w:rsidP="00D85055">
      <w:pPr>
        <w:rPr>
          <w:rFonts w:asciiTheme="minorHAnsi" w:hAnsiTheme="minorHAnsi"/>
          <w:color w:val="000000"/>
        </w:rPr>
      </w:pPr>
      <w:r w:rsidRPr="00D85055">
        <w:rPr>
          <w:rFonts w:asciiTheme="minorHAnsi" w:hAnsiTheme="minorHAnsi"/>
          <w:color w:val="000000"/>
        </w:rPr>
        <w:t xml:space="preserve">Este es un llamado a vivir con integridad, a pedir perdón cuando fallamos, a ser hombres de oración, a modelar la fe con hechos. No se trata de perfección, sino de dirección. </w:t>
      </w:r>
      <w:r w:rsidRPr="00D85055">
        <w:rPr>
          <w:rFonts w:asciiTheme="minorHAnsi" w:hAnsiTheme="minorHAnsi"/>
          <w:color w:val="FF0000"/>
        </w:rPr>
        <w:t>¿A quién estás guiando con tu vida</w:t>
      </w:r>
      <w:r w:rsidR="00CA31BF" w:rsidRPr="00CA31BF">
        <w:rPr>
          <w:rFonts w:asciiTheme="minorHAnsi" w:hAnsiTheme="minorHAnsi"/>
          <w:color w:val="FF0000"/>
        </w:rPr>
        <w:t>?</w:t>
      </w:r>
      <w:r w:rsidRPr="00D85055">
        <w:rPr>
          <w:rFonts w:asciiTheme="minorHAnsi" w:hAnsiTheme="minorHAnsi"/>
          <w:color w:val="000000"/>
        </w:rPr>
        <w:br/>
        <w:t>Sé un hombre que inspire a otros a amar a Cristo. Que tus hijos puedan ver en ti no solo un proveedor, sino un reflejo del Padre que ama, perdona, guía y sostiene.</w:t>
      </w:r>
    </w:p>
    <w:p w14:paraId="21563AE9" w14:textId="6146947C" w:rsidR="00D85055" w:rsidRPr="00D85055" w:rsidRDefault="00D85055" w:rsidP="00D85055">
      <w:pPr>
        <w:rPr>
          <w:rFonts w:asciiTheme="minorHAnsi" w:hAnsiTheme="minorHAnsi"/>
          <w:color w:val="000000"/>
        </w:rPr>
      </w:pPr>
      <w:r w:rsidRPr="00D85055">
        <w:rPr>
          <w:rFonts w:asciiTheme="minorHAnsi" w:hAnsiTheme="minorHAnsi"/>
          <w:color w:val="000000"/>
        </w:rPr>
        <w:br/>
      </w:r>
      <w:r w:rsidRPr="00D85055">
        <w:rPr>
          <w:rFonts w:asciiTheme="minorHAnsi" w:hAnsiTheme="minorHAnsi"/>
          <w:b/>
          <w:bCs/>
          <w:color w:val="000000"/>
        </w:rPr>
        <w:t>Señor</w:t>
      </w:r>
      <w:r w:rsidRPr="00D85055">
        <w:rPr>
          <w:rFonts w:asciiTheme="minorHAnsi" w:hAnsiTheme="minorHAnsi"/>
          <w:color w:val="000000"/>
        </w:rPr>
        <w:t xml:space="preserve">, gracias por el privilegio de ser padre. Ayúdame a vivir de tal manera que mi vida sea un reflejo de ti. Que mis hijos vean en mí el amor, la paciencia y la verdad que hay en ti. Hazme un modelo digno de seguir. </w:t>
      </w:r>
      <w:r w:rsidRPr="00D85055">
        <w:rPr>
          <w:rFonts w:asciiTheme="minorHAnsi" w:hAnsiTheme="minorHAnsi"/>
          <w:b/>
          <w:bCs/>
          <w:color w:val="000000"/>
        </w:rPr>
        <w:t>Amén</w:t>
      </w:r>
      <w:r w:rsidRPr="00D85055">
        <w:rPr>
          <w:rFonts w:asciiTheme="minorHAnsi" w:hAnsiTheme="minorHAnsi"/>
          <w:color w:val="000000"/>
        </w:rPr>
        <w:t>.</w:t>
      </w:r>
    </w:p>
    <w:bookmarkEnd w:id="118"/>
    <w:p w14:paraId="241663C7" w14:textId="77777777" w:rsidR="00D85055" w:rsidRDefault="00D85055" w:rsidP="00C01206">
      <w:pPr>
        <w:tabs>
          <w:tab w:val="left" w:pos="2939"/>
        </w:tabs>
        <w:rPr>
          <w:rFonts w:asciiTheme="minorHAnsi" w:hAnsiTheme="minorHAnsi"/>
          <w:color w:val="000000" w:themeColor="text1"/>
        </w:rPr>
      </w:pPr>
    </w:p>
    <w:p w14:paraId="28723DBA" w14:textId="77777777" w:rsidR="00EC2BA7" w:rsidRDefault="00EC2BA7" w:rsidP="00C01206">
      <w:pPr>
        <w:tabs>
          <w:tab w:val="left" w:pos="2939"/>
        </w:tabs>
        <w:rPr>
          <w:rFonts w:asciiTheme="minorHAnsi" w:hAnsiTheme="minorHAnsi"/>
          <w:color w:val="000000" w:themeColor="text1"/>
        </w:rPr>
      </w:pPr>
    </w:p>
    <w:p w14:paraId="1C64127F" w14:textId="77777777" w:rsidR="00EC2BA7" w:rsidRDefault="00EC2BA7" w:rsidP="00C01206">
      <w:pPr>
        <w:tabs>
          <w:tab w:val="left" w:pos="2939"/>
        </w:tabs>
        <w:rPr>
          <w:rFonts w:asciiTheme="minorHAnsi" w:hAnsiTheme="minorHAnsi"/>
          <w:color w:val="000000" w:themeColor="text1"/>
        </w:rPr>
      </w:pPr>
    </w:p>
    <w:p w14:paraId="3CCDE61D" w14:textId="77777777" w:rsidR="003E359C" w:rsidRDefault="003E359C" w:rsidP="00C01206">
      <w:pPr>
        <w:tabs>
          <w:tab w:val="left" w:pos="2939"/>
        </w:tabs>
        <w:rPr>
          <w:rFonts w:asciiTheme="minorHAnsi" w:hAnsiTheme="minorHAnsi"/>
          <w:color w:val="000000" w:themeColor="text1"/>
        </w:rPr>
      </w:pPr>
    </w:p>
    <w:p w14:paraId="5F6D7AEC" w14:textId="77777777" w:rsidR="0044759C" w:rsidRDefault="0044759C" w:rsidP="00C01206">
      <w:pPr>
        <w:tabs>
          <w:tab w:val="left" w:pos="2939"/>
        </w:tabs>
        <w:rPr>
          <w:lang w:val="es-ES"/>
        </w:rPr>
      </w:pPr>
    </w:p>
    <w:p w14:paraId="10DD43D6" w14:textId="77777777" w:rsidR="007829F0" w:rsidRDefault="007829F0" w:rsidP="00C01206">
      <w:pPr>
        <w:tabs>
          <w:tab w:val="left" w:pos="2939"/>
        </w:tabs>
        <w:rPr>
          <w:b/>
          <w:bCs/>
        </w:rPr>
      </w:pPr>
    </w:p>
    <w:p w14:paraId="35E11558" w14:textId="4CEF8C04" w:rsidR="007829F0" w:rsidRPr="00776A9A" w:rsidRDefault="007829F0" w:rsidP="00F40296">
      <w:pPr>
        <w:tabs>
          <w:tab w:val="left" w:pos="2939"/>
        </w:tabs>
        <w:rPr>
          <w:rFonts w:asciiTheme="minorHAnsi" w:hAnsiTheme="minorHAnsi"/>
          <w:b/>
          <w:bCs/>
          <w:sz w:val="28"/>
          <w:szCs w:val="28"/>
          <w:lang w:val="es-ES"/>
        </w:rPr>
      </w:pPr>
      <w:bookmarkStart w:id="119" w:name="OLE_LINK120"/>
      <w:r w:rsidRPr="00776A9A">
        <w:rPr>
          <w:rFonts w:asciiTheme="minorHAnsi" w:hAnsiTheme="minorHAnsi"/>
          <w:b/>
          <w:bCs/>
          <w:sz w:val="28"/>
          <w:szCs w:val="28"/>
          <w:lang w:val="es-ES"/>
        </w:rPr>
        <w:t xml:space="preserve">Viviendo una vida nueva. </w:t>
      </w:r>
    </w:p>
    <w:p w14:paraId="0F07CB89" w14:textId="12454608" w:rsidR="007A1429" w:rsidRDefault="0044759C" w:rsidP="00F40296">
      <w:pPr>
        <w:tabs>
          <w:tab w:val="left" w:pos="2939"/>
        </w:tabs>
        <w:rPr>
          <w:rFonts w:asciiTheme="minorHAnsi" w:hAnsiTheme="minorHAnsi"/>
          <w:lang w:val="es-ES"/>
        </w:rPr>
      </w:pPr>
      <w:r w:rsidRPr="00F40296">
        <w:rPr>
          <w:rFonts w:asciiTheme="minorHAnsi" w:hAnsiTheme="minorHAnsi"/>
          <w:b/>
          <w:bCs/>
          <w:lang w:val="es-ES"/>
        </w:rPr>
        <w:t>Romanos 6:4 NTV</w:t>
      </w:r>
      <w:r w:rsidRPr="00F40296">
        <w:rPr>
          <w:rFonts w:asciiTheme="minorHAnsi" w:hAnsiTheme="minorHAnsi"/>
          <w:lang w:val="es-ES"/>
        </w:rPr>
        <w:t xml:space="preserve">. </w:t>
      </w:r>
      <w:r w:rsidR="003E359C" w:rsidRPr="00F40296">
        <w:rPr>
          <w:rFonts w:asciiTheme="minorHAnsi" w:hAnsiTheme="minorHAnsi"/>
          <w:i/>
          <w:iCs/>
          <w:color w:val="0070C0"/>
          <w:lang w:val="es-ES"/>
        </w:rPr>
        <w:t xml:space="preserve">Pues hemos muerto y fuimos sepultados con Cristo mediante el bautismo; y tal como Cristo fue levantado de los muertos por el poder glorioso del Padre, ahora nosotros también podemos </w:t>
      </w:r>
      <w:r w:rsidR="003E359C" w:rsidRPr="00F40296">
        <w:rPr>
          <w:rFonts w:asciiTheme="minorHAnsi" w:hAnsiTheme="minorHAnsi"/>
          <w:b/>
          <w:bCs/>
          <w:i/>
          <w:iCs/>
          <w:color w:val="0070C0"/>
          <w:lang w:val="es-ES"/>
        </w:rPr>
        <w:t>vivir una vida nueva</w:t>
      </w:r>
      <w:r w:rsidR="003E359C" w:rsidRPr="00F40296">
        <w:rPr>
          <w:rFonts w:asciiTheme="minorHAnsi" w:hAnsiTheme="minorHAnsi"/>
          <w:lang w:val="es-ES"/>
        </w:rPr>
        <w:t>.</w:t>
      </w:r>
    </w:p>
    <w:p w14:paraId="44C844A8" w14:textId="77777777" w:rsidR="00F40296" w:rsidRPr="00F40296" w:rsidRDefault="00F40296" w:rsidP="00F40296">
      <w:pPr>
        <w:tabs>
          <w:tab w:val="left" w:pos="2939"/>
        </w:tabs>
        <w:rPr>
          <w:rFonts w:asciiTheme="minorHAnsi" w:hAnsiTheme="minorHAnsi"/>
          <w:lang w:val="es-ES"/>
        </w:rPr>
      </w:pPr>
    </w:p>
    <w:p w14:paraId="214B2445" w14:textId="77777777" w:rsidR="002C1A45" w:rsidRPr="002C1A45" w:rsidRDefault="002C1A45" w:rsidP="00F40296">
      <w:pPr>
        <w:rPr>
          <w:rFonts w:asciiTheme="minorHAnsi" w:hAnsiTheme="minorHAnsi"/>
          <w:color w:val="FF0000"/>
        </w:rPr>
      </w:pPr>
      <w:r w:rsidRPr="002C1A45">
        <w:rPr>
          <w:rFonts w:asciiTheme="minorHAnsi" w:hAnsiTheme="minorHAnsi"/>
          <w:color w:val="FF0000"/>
        </w:rPr>
        <w:t>¿Cuál sería la reacción de las personas si les preguntaras: “¿Te gustaría comenzar una vida nueva?”</w:t>
      </w:r>
      <w:r w:rsidRPr="002C1A45">
        <w:rPr>
          <w:rFonts w:asciiTheme="minorHAnsi" w:hAnsiTheme="minorHAnsi"/>
          <w:color w:val="FF0000"/>
        </w:rPr>
        <w:br/>
      </w:r>
      <w:r w:rsidRPr="002C1A45">
        <w:rPr>
          <w:rFonts w:asciiTheme="minorHAnsi" w:hAnsiTheme="minorHAnsi"/>
          <w:color w:val="000000"/>
        </w:rPr>
        <w:t xml:space="preserve">Seguramente muchos responderían con entusiasmo. </w:t>
      </w:r>
      <w:r w:rsidRPr="002C1A45">
        <w:rPr>
          <w:rFonts w:asciiTheme="minorHAnsi" w:hAnsiTheme="minorHAnsi"/>
          <w:color w:val="FF0000"/>
        </w:rPr>
        <w:t>¿Quién no quisiera dejar atrás un pasado doloroso, lleno de errores, heridas o vacíos, y empezar de nuevo con esperanza?</w:t>
      </w:r>
    </w:p>
    <w:p w14:paraId="5ABB3B17" w14:textId="77777777" w:rsidR="002C1A45" w:rsidRPr="002C1A45" w:rsidRDefault="002C1A45" w:rsidP="00F40296">
      <w:pPr>
        <w:rPr>
          <w:rFonts w:asciiTheme="minorHAnsi" w:hAnsiTheme="minorHAnsi"/>
          <w:color w:val="000000"/>
        </w:rPr>
      </w:pPr>
      <w:r w:rsidRPr="002C1A45">
        <w:rPr>
          <w:rFonts w:asciiTheme="minorHAnsi" w:hAnsiTheme="minorHAnsi"/>
          <w:color w:val="000000"/>
        </w:rPr>
        <w:t>Lo que para muchos parece una ilusión o incluso una locura, es precisamente lo que Dios ofrece.</w:t>
      </w:r>
      <w:r w:rsidRPr="002C1A45">
        <w:rPr>
          <w:rFonts w:asciiTheme="minorHAnsi" w:hAnsiTheme="minorHAnsi"/>
          <w:color w:val="000000"/>
        </w:rPr>
        <w:br/>
        <w:t>A través de Jesús, no solo hay perdón, hay transformación. Él vino para salvarnos, sí, pero también para darnos un nuevo comienzo, una vida completamente distinta a la anterior, llena de propósito, paz y sentido.</w:t>
      </w:r>
    </w:p>
    <w:p w14:paraId="5BD6BAE5" w14:textId="77777777" w:rsidR="002C1A45" w:rsidRPr="002C1A45" w:rsidRDefault="002C1A45" w:rsidP="00F40296">
      <w:pPr>
        <w:rPr>
          <w:rFonts w:asciiTheme="minorHAnsi" w:hAnsiTheme="minorHAnsi"/>
          <w:color w:val="000000"/>
        </w:rPr>
      </w:pPr>
      <w:r w:rsidRPr="002C1A45">
        <w:rPr>
          <w:rFonts w:asciiTheme="minorHAnsi" w:hAnsiTheme="minorHAnsi"/>
          <w:color w:val="000000"/>
        </w:rPr>
        <w:t>Si hoy te sientes perdido, atrapado en un ciclo sin salida, con una vida marcada por el dolor, la culpa o el vacío… Cristo te extiende una invitación: </w:t>
      </w:r>
      <w:r w:rsidRPr="002C1A45">
        <w:rPr>
          <w:rFonts w:asciiTheme="minorHAnsi" w:hAnsiTheme="minorHAnsi"/>
          <w:i/>
          <w:iCs/>
          <w:color w:val="000000"/>
        </w:rPr>
        <w:t>vive una vida nueva conmigo</w:t>
      </w:r>
      <w:r w:rsidRPr="002C1A45">
        <w:rPr>
          <w:rFonts w:asciiTheme="minorHAnsi" w:hAnsiTheme="minorHAnsi"/>
          <w:color w:val="000000"/>
        </w:rPr>
        <w:t>.</w:t>
      </w:r>
    </w:p>
    <w:p w14:paraId="57CCBF5A" w14:textId="77777777" w:rsidR="002C1A45" w:rsidRPr="002C1A45" w:rsidRDefault="002C1A45" w:rsidP="00F40296">
      <w:pPr>
        <w:rPr>
          <w:rFonts w:asciiTheme="minorHAnsi" w:hAnsiTheme="minorHAnsi"/>
          <w:color w:val="000000"/>
        </w:rPr>
      </w:pPr>
      <w:r w:rsidRPr="002C1A45">
        <w:rPr>
          <w:rFonts w:asciiTheme="minorHAnsi" w:hAnsiTheme="minorHAnsi"/>
          <w:color w:val="000000"/>
        </w:rPr>
        <w:t>Cuando decides comenzar con Cristo, todo cambia.</w:t>
      </w:r>
      <w:r w:rsidRPr="002C1A45">
        <w:rPr>
          <w:rFonts w:asciiTheme="minorHAnsi" w:hAnsiTheme="minorHAnsi"/>
          <w:color w:val="000000"/>
        </w:rPr>
        <w:br/>
        <w:t>Tu pasado ya no te define, porque ahora tu identidad está en Él. Tu futuro no es incierto, porque estás en sus manos. Puedes empezar hoy mismo. Él te ama, te espera y tiene un plan perfecto para ti.</w:t>
      </w:r>
    </w:p>
    <w:p w14:paraId="64D5C991" w14:textId="77777777" w:rsidR="002C1A45" w:rsidRPr="002C1A45" w:rsidRDefault="002C1A45" w:rsidP="00F40296">
      <w:pPr>
        <w:rPr>
          <w:rFonts w:asciiTheme="minorHAnsi" w:hAnsiTheme="minorHAnsi"/>
          <w:color w:val="000000"/>
        </w:rPr>
      </w:pPr>
      <w:r w:rsidRPr="002C1A45">
        <w:rPr>
          <w:rFonts w:asciiTheme="minorHAnsi" w:hAnsiTheme="minorHAnsi"/>
          <w:b/>
          <w:bCs/>
          <w:color w:val="000000"/>
        </w:rPr>
        <w:t>Sí, puedes tener una vida nueva… en Cristo Jesús.</w:t>
      </w:r>
    </w:p>
    <w:bookmarkEnd w:id="119"/>
    <w:p w14:paraId="5E521FDE" w14:textId="77777777" w:rsidR="002C1A45" w:rsidRDefault="002C1A45" w:rsidP="00F40296">
      <w:pPr>
        <w:tabs>
          <w:tab w:val="left" w:pos="2939"/>
        </w:tabs>
        <w:rPr>
          <w:rFonts w:asciiTheme="minorHAnsi" w:hAnsiTheme="minorHAnsi"/>
          <w:color w:val="000000" w:themeColor="text1"/>
        </w:rPr>
      </w:pPr>
    </w:p>
    <w:p w14:paraId="73C575A0" w14:textId="77777777" w:rsidR="00996A30" w:rsidRDefault="00996A30" w:rsidP="00F40296">
      <w:pPr>
        <w:tabs>
          <w:tab w:val="left" w:pos="2939"/>
        </w:tabs>
        <w:rPr>
          <w:rFonts w:asciiTheme="minorHAnsi" w:hAnsiTheme="minorHAnsi"/>
          <w:color w:val="000000" w:themeColor="text1"/>
        </w:rPr>
      </w:pPr>
    </w:p>
    <w:p w14:paraId="6E4A4909" w14:textId="77777777" w:rsidR="00996A30" w:rsidRDefault="00996A30" w:rsidP="00F40296">
      <w:pPr>
        <w:tabs>
          <w:tab w:val="left" w:pos="2939"/>
        </w:tabs>
        <w:rPr>
          <w:rFonts w:asciiTheme="minorHAnsi" w:hAnsiTheme="minorHAnsi"/>
          <w:color w:val="000000" w:themeColor="text1"/>
        </w:rPr>
      </w:pPr>
    </w:p>
    <w:p w14:paraId="6375F67C" w14:textId="77777777" w:rsidR="00E62964" w:rsidRPr="00803CC1" w:rsidRDefault="00E62964" w:rsidP="00E62964">
      <w:pPr>
        <w:pStyle w:val="NormalWeb"/>
        <w:rPr>
          <w:rFonts w:asciiTheme="minorHAnsi" w:hAnsiTheme="minorHAnsi"/>
          <w:color w:val="000000"/>
          <w:sz w:val="28"/>
          <w:szCs w:val="28"/>
        </w:rPr>
      </w:pPr>
      <w:bookmarkStart w:id="120" w:name="OLE_LINK121"/>
      <w:r w:rsidRPr="00803CC1">
        <w:rPr>
          <w:rStyle w:val="Fuerte"/>
          <w:rFonts w:asciiTheme="minorHAnsi" w:hAnsiTheme="minorHAnsi"/>
          <w:color w:val="000000"/>
          <w:sz w:val="28"/>
          <w:szCs w:val="28"/>
        </w:rPr>
        <w:t>“No puedes esconderte: se nota que estuviste con Jesús”</w:t>
      </w:r>
    </w:p>
    <w:p w14:paraId="5B6B8CA1" w14:textId="1807768D" w:rsidR="00E62964" w:rsidRPr="00803CC1" w:rsidRDefault="00E62964" w:rsidP="00E62964">
      <w:pPr>
        <w:pStyle w:val="NormalWeb"/>
        <w:rPr>
          <w:rFonts w:asciiTheme="minorHAnsi" w:hAnsiTheme="minorHAnsi"/>
          <w:color w:val="000000"/>
        </w:rPr>
      </w:pPr>
      <w:r w:rsidRPr="00803CC1">
        <w:rPr>
          <w:rStyle w:val="Fuerte"/>
          <w:rFonts w:asciiTheme="minorHAnsi" w:hAnsiTheme="minorHAnsi"/>
          <w:color w:val="000000"/>
        </w:rPr>
        <w:t xml:space="preserve">Mateo 26:69 NTV. </w:t>
      </w:r>
      <w:r w:rsidRPr="00803CC1">
        <w:rPr>
          <w:rStyle w:val="Fuerte"/>
          <w:rFonts w:asciiTheme="minorHAnsi" w:hAnsiTheme="minorHAnsi"/>
          <w:b w:val="0"/>
          <w:bCs w:val="0"/>
          <w:i/>
          <w:iCs/>
          <w:color w:val="0070C0"/>
        </w:rPr>
        <w:t>“Mientras tanto, Pedro estaba sentado afuera en el patio. Una sirvienta se acercó y le dijo: —Tú eras uno de los que estaban con Jesús, el galileo.”</w:t>
      </w:r>
      <w:r w:rsidRPr="00803CC1">
        <w:rPr>
          <w:rFonts w:asciiTheme="minorHAnsi" w:hAnsiTheme="minorHAnsi"/>
          <w:color w:val="000000"/>
        </w:rPr>
        <w:br/>
      </w:r>
    </w:p>
    <w:p w14:paraId="6B8BE207" w14:textId="77777777" w:rsidR="00E62964" w:rsidRPr="00803CC1" w:rsidRDefault="00E62964" w:rsidP="00E62964">
      <w:pPr>
        <w:pStyle w:val="NormalWeb"/>
        <w:rPr>
          <w:rFonts w:asciiTheme="minorHAnsi" w:hAnsiTheme="minorHAnsi"/>
          <w:color w:val="000000"/>
        </w:rPr>
      </w:pPr>
      <w:r w:rsidRPr="00803CC1">
        <w:rPr>
          <w:rFonts w:asciiTheme="minorHAnsi" w:hAnsiTheme="minorHAnsi"/>
          <w:color w:val="000000"/>
        </w:rPr>
        <w:t>Pedro no estaba en la cárcel ni predicando a multitudes cuando lo reconocieron como seguidor de Jesús. Estaba en el patio, a la distancia, quizás creyendo que su presencia pasaría desapercibida. Pero ni su silencio, ni su intento de mezclarse con los demás, lograron ocultar su verdadera identidad.</w:t>
      </w:r>
    </w:p>
    <w:p w14:paraId="706B2206" w14:textId="77777777" w:rsidR="00E62964" w:rsidRDefault="00E62964" w:rsidP="00E62964">
      <w:pPr>
        <w:pStyle w:val="NormalWeb"/>
        <w:rPr>
          <w:rFonts w:asciiTheme="minorHAnsi" w:hAnsiTheme="minorHAnsi"/>
          <w:color w:val="000000"/>
        </w:rPr>
      </w:pPr>
      <w:r w:rsidRPr="00803CC1">
        <w:rPr>
          <w:rFonts w:asciiTheme="minorHAnsi" w:hAnsiTheme="minorHAnsi"/>
          <w:color w:val="000000"/>
        </w:rPr>
        <w:t>Aquella sirvienta no necesitó muchas palabras ni evidencias. Bastó verle el rostro o recordar su presencia entre los discípulos para decir con certeza: “</w:t>
      </w:r>
      <w:r w:rsidRPr="00C77A40">
        <w:rPr>
          <w:rFonts w:asciiTheme="minorHAnsi" w:hAnsiTheme="minorHAnsi"/>
          <w:i/>
          <w:iCs/>
          <w:color w:val="000000"/>
        </w:rPr>
        <w:t>Tú eras uno de los que estaban con Jesús</w:t>
      </w:r>
      <w:r w:rsidRPr="00803CC1">
        <w:rPr>
          <w:rFonts w:asciiTheme="minorHAnsi" w:hAnsiTheme="minorHAnsi"/>
          <w:color w:val="000000"/>
        </w:rPr>
        <w:t>”.</w:t>
      </w:r>
    </w:p>
    <w:p w14:paraId="361A0D23" w14:textId="77777777" w:rsidR="00252F64" w:rsidRPr="00803CC1" w:rsidRDefault="00252F64" w:rsidP="00E62964">
      <w:pPr>
        <w:pStyle w:val="NormalWeb"/>
        <w:rPr>
          <w:rFonts w:asciiTheme="minorHAnsi" w:hAnsiTheme="minorHAnsi"/>
          <w:color w:val="000000"/>
        </w:rPr>
      </w:pPr>
    </w:p>
    <w:p w14:paraId="59052734" w14:textId="77777777" w:rsidR="00E62964" w:rsidRPr="00803CC1" w:rsidRDefault="00E62964" w:rsidP="00E62964">
      <w:pPr>
        <w:pStyle w:val="NormalWeb"/>
        <w:rPr>
          <w:rFonts w:asciiTheme="minorHAnsi" w:hAnsiTheme="minorHAnsi"/>
          <w:color w:val="000000"/>
        </w:rPr>
      </w:pPr>
      <w:r w:rsidRPr="00803CC1">
        <w:rPr>
          <w:rFonts w:asciiTheme="minorHAnsi" w:hAnsiTheme="minorHAnsi"/>
          <w:color w:val="000000"/>
        </w:rPr>
        <w:t>Este pasaje nos recuerda una gran verdad:</w:t>
      </w:r>
      <w:r w:rsidRPr="00803CC1">
        <w:rPr>
          <w:rStyle w:val="apple-converted-space"/>
          <w:rFonts w:asciiTheme="minorHAnsi" w:hAnsiTheme="minorHAnsi"/>
          <w:color w:val="000000"/>
        </w:rPr>
        <w:t> </w:t>
      </w:r>
      <w:r w:rsidRPr="00803CC1">
        <w:rPr>
          <w:rStyle w:val="Fuerte"/>
          <w:rFonts w:asciiTheme="minorHAnsi" w:hAnsiTheme="minorHAnsi"/>
          <w:color w:val="000000"/>
        </w:rPr>
        <w:t>cuando has estado con Jesús, se nota</w:t>
      </w:r>
      <w:r w:rsidRPr="00803CC1">
        <w:rPr>
          <w:rFonts w:asciiTheme="minorHAnsi" w:hAnsiTheme="minorHAnsi"/>
          <w:color w:val="000000"/>
        </w:rPr>
        <w:t>. Aunque quieras alejarte, esconderte o pasar por uno más del montón, el mundo percibe algo diferente. No se trata solo de palabras o ropa cristiana, sino de la marca del Maestro en tu vida.</w:t>
      </w:r>
    </w:p>
    <w:p w14:paraId="35BDECCE" w14:textId="77777777" w:rsidR="00E62964" w:rsidRPr="00803CC1" w:rsidRDefault="00E62964" w:rsidP="00E62964">
      <w:pPr>
        <w:pStyle w:val="NormalWeb"/>
        <w:rPr>
          <w:rFonts w:asciiTheme="minorHAnsi" w:hAnsiTheme="minorHAnsi"/>
          <w:color w:val="000000"/>
        </w:rPr>
      </w:pPr>
      <w:r w:rsidRPr="00803CC1">
        <w:rPr>
          <w:rFonts w:asciiTheme="minorHAnsi" w:hAnsiTheme="minorHAnsi"/>
          <w:color w:val="000000"/>
        </w:rPr>
        <w:t>A veces, como Pedro, sentimos miedo o vergüenza, y queremos evitar la confrontación. Pero este mundo no necesita discípulos que se escondan, sino</w:t>
      </w:r>
      <w:r w:rsidRPr="00803CC1">
        <w:rPr>
          <w:rStyle w:val="apple-converted-space"/>
          <w:rFonts w:asciiTheme="minorHAnsi" w:hAnsiTheme="minorHAnsi"/>
          <w:color w:val="000000"/>
        </w:rPr>
        <w:t> </w:t>
      </w:r>
      <w:r w:rsidRPr="00803CC1">
        <w:rPr>
          <w:rStyle w:val="Fuerte"/>
          <w:rFonts w:asciiTheme="minorHAnsi" w:hAnsiTheme="minorHAnsi"/>
          <w:color w:val="000000"/>
        </w:rPr>
        <w:t>testigos que vivan con coherencia, valentía y amor</w:t>
      </w:r>
      <w:r w:rsidRPr="00803CC1">
        <w:rPr>
          <w:rFonts w:asciiTheme="minorHAnsi" w:hAnsiTheme="minorHAnsi"/>
          <w:color w:val="000000"/>
        </w:rPr>
        <w:t>.</w:t>
      </w:r>
      <w:r w:rsidRPr="00803CC1">
        <w:rPr>
          <w:rFonts w:asciiTheme="minorHAnsi" w:hAnsiTheme="minorHAnsi"/>
          <w:color w:val="000000"/>
        </w:rPr>
        <w:br/>
        <w:t>Hoy más que nunca, la gente necesita ver a Jesús reflejado en nuestras palabras, decisiones y actitudes.</w:t>
      </w:r>
    </w:p>
    <w:p w14:paraId="5232586D" w14:textId="04E2A1CB" w:rsidR="00E62964" w:rsidRPr="00803CC1" w:rsidRDefault="00E62964" w:rsidP="00E62964">
      <w:pPr>
        <w:pStyle w:val="NormalWeb"/>
        <w:rPr>
          <w:rFonts w:asciiTheme="minorHAnsi" w:hAnsiTheme="minorHAnsi"/>
          <w:color w:val="000000"/>
        </w:rPr>
      </w:pPr>
      <w:r w:rsidRPr="00803CC1">
        <w:rPr>
          <w:rFonts w:asciiTheme="minorHAnsi" w:hAnsiTheme="minorHAnsi"/>
          <w:color w:val="000000"/>
        </w:rPr>
        <w:t>No pierdas tu identidad en Cristo.</w:t>
      </w:r>
      <w:r w:rsidRPr="00803CC1">
        <w:rPr>
          <w:rStyle w:val="apple-converted-space"/>
          <w:rFonts w:asciiTheme="minorHAnsi" w:hAnsiTheme="minorHAnsi"/>
          <w:color w:val="000000"/>
        </w:rPr>
        <w:t> </w:t>
      </w:r>
      <w:r w:rsidRPr="00803CC1">
        <w:rPr>
          <w:rStyle w:val="Fuerte"/>
          <w:rFonts w:asciiTheme="minorHAnsi" w:hAnsiTheme="minorHAnsi"/>
          <w:color w:val="000000"/>
        </w:rPr>
        <w:t>No te puedes camuflajear en un mundo que necesita luz.</w:t>
      </w:r>
      <w:r w:rsidRPr="00803CC1">
        <w:rPr>
          <w:rFonts w:asciiTheme="minorHAnsi" w:hAnsiTheme="minorHAnsi"/>
          <w:color w:val="000000"/>
        </w:rPr>
        <w:br/>
        <w:t>Si has estado con Jesús, deja que otros lo noten.</w:t>
      </w:r>
      <w:r w:rsidRPr="00803CC1">
        <w:rPr>
          <w:rStyle w:val="apple-converted-space"/>
          <w:rFonts w:asciiTheme="minorHAnsi" w:hAnsiTheme="minorHAnsi"/>
          <w:color w:val="000000"/>
        </w:rPr>
        <w:t> </w:t>
      </w:r>
      <w:r w:rsidRPr="00803CC1">
        <w:rPr>
          <w:rStyle w:val="Fuerte"/>
          <w:rFonts w:asciiTheme="minorHAnsi" w:hAnsiTheme="minorHAnsi"/>
          <w:color w:val="000000"/>
        </w:rPr>
        <w:t>Sé un buen reflejo de Él.</w:t>
      </w:r>
    </w:p>
    <w:p w14:paraId="0F37C31F" w14:textId="77777777" w:rsidR="00E62964" w:rsidRPr="00803CC1" w:rsidRDefault="00E62964" w:rsidP="00E62964">
      <w:pPr>
        <w:pStyle w:val="NormalWeb"/>
        <w:rPr>
          <w:rFonts w:asciiTheme="minorHAnsi" w:hAnsiTheme="minorHAnsi"/>
          <w:color w:val="000000"/>
        </w:rPr>
      </w:pPr>
    </w:p>
    <w:p w14:paraId="47858E89" w14:textId="6BCF90CC" w:rsidR="00E62964" w:rsidRPr="00803CC1" w:rsidRDefault="00E62964" w:rsidP="00E62964">
      <w:pPr>
        <w:pStyle w:val="NormalWeb"/>
        <w:rPr>
          <w:rFonts w:asciiTheme="minorHAnsi" w:hAnsiTheme="minorHAnsi"/>
          <w:color w:val="000000"/>
        </w:rPr>
      </w:pPr>
      <w:r w:rsidRPr="00803CC1">
        <w:rPr>
          <w:rFonts w:asciiTheme="minorHAnsi" w:hAnsiTheme="minorHAnsi"/>
          <w:color w:val="000000"/>
        </w:rPr>
        <w:t xml:space="preserve">Señor, gracias por haberme dado una nueva identidad como </w:t>
      </w:r>
      <w:r w:rsidR="008C1184">
        <w:rPr>
          <w:rFonts w:asciiTheme="minorHAnsi" w:hAnsiTheme="minorHAnsi"/>
          <w:color w:val="000000"/>
        </w:rPr>
        <w:t xml:space="preserve">tu </w:t>
      </w:r>
      <w:r w:rsidRPr="00803CC1">
        <w:rPr>
          <w:rFonts w:asciiTheme="minorHAnsi" w:hAnsiTheme="minorHAnsi"/>
          <w:color w:val="000000"/>
        </w:rPr>
        <w:t>hijo. Ayúdame a no esconderme ni a tener temor, sino a vivir de tal manera que otros vean que he estado contigo. Que mi vida refleje tu amor y tu verdad. Amén.</w:t>
      </w:r>
    </w:p>
    <w:bookmarkEnd w:id="120"/>
    <w:p w14:paraId="740F0461" w14:textId="77777777" w:rsidR="00996A30" w:rsidRDefault="00996A30" w:rsidP="00F40296">
      <w:pPr>
        <w:tabs>
          <w:tab w:val="left" w:pos="2939"/>
        </w:tabs>
        <w:rPr>
          <w:rFonts w:asciiTheme="minorHAnsi" w:hAnsiTheme="minorHAnsi"/>
          <w:color w:val="000000" w:themeColor="text1"/>
        </w:rPr>
      </w:pPr>
    </w:p>
    <w:p w14:paraId="4EB4205B" w14:textId="77777777" w:rsidR="005026C1" w:rsidRDefault="005026C1" w:rsidP="00F40296">
      <w:pPr>
        <w:tabs>
          <w:tab w:val="left" w:pos="2939"/>
        </w:tabs>
        <w:rPr>
          <w:rFonts w:asciiTheme="minorHAnsi" w:hAnsiTheme="minorHAnsi"/>
          <w:color w:val="000000" w:themeColor="text1"/>
        </w:rPr>
      </w:pPr>
    </w:p>
    <w:p w14:paraId="085D7F94" w14:textId="77777777" w:rsidR="005026C1" w:rsidRDefault="005026C1" w:rsidP="00F40296">
      <w:pPr>
        <w:tabs>
          <w:tab w:val="left" w:pos="2939"/>
        </w:tabs>
        <w:rPr>
          <w:rFonts w:asciiTheme="minorHAnsi" w:hAnsiTheme="minorHAnsi"/>
          <w:color w:val="000000" w:themeColor="text1"/>
        </w:rPr>
      </w:pPr>
    </w:p>
    <w:p w14:paraId="7AEC6BDE" w14:textId="77777777" w:rsidR="005026C1" w:rsidRDefault="005026C1" w:rsidP="00F40296">
      <w:pPr>
        <w:tabs>
          <w:tab w:val="left" w:pos="2939"/>
        </w:tabs>
        <w:rPr>
          <w:rFonts w:asciiTheme="minorHAnsi" w:hAnsiTheme="minorHAnsi"/>
          <w:color w:val="000000" w:themeColor="text1"/>
        </w:rPr>
      </w:pPr>
    </w:p>
    <w:p w14:paraId="638E66F7" w14:textId="77777777" w:rsidR="005026C1" w:rsidRDefault="005026C1" w:rsidP="00F40296">
      <w:pPr>
        <w:tabs>
          <w:tab w:val="left" w:pos="2939"/>
        </w:tabs>
        <w:rPr>
          <w:lang w:val="es-ES"/>
        </w:rPr>
      </w:pPr>
    </w:p>
    <w:p w14:paraId="4D01257B" w14:textId="05CD1A46" w:rsidR="005026C1" w:rsidRPr="001F158D" w:rsidRDefault="000C0204" w:rsidP="000C0204">
      <w:pPr>
        <w:pStyle w:val="Ttulo3"/>
        <w:rPr>
          <w:rFonts w:asciiTheme="minorHAnsi" w:hAnsiTheme="minorHAnsi" w:cs="Times New Roman"/>
          <w:b/>
          <w:bCs/>
          <w:i/>
          <w:iCs/>
          <w:color w:val="000000"/>
          <w:u w:val="single"/>
          <w:lang w:val="es-US"/>
        </w:rPr>
      </w:pPr>
      <w:bookmarkStart w:id="121" w:name="OLE_LINK122"/>
      <w:r w:rsidRPr="001F158D">
        <w:rPr>
          <w:rStyle w:val="nfasis"/>
          <w:rFonts w:asciiTheme="minorHAnsi" w:hAnsiTheme="minorHAnsi"/>
          <w:b/>
          <w:bCs/>
          <w:i w:val="0"/>
          <w:iCs w:val="0"/>
          <w:color w:val="000000"/>
          <w:u w:val="single"/>
        </w:rPr>
        <w:t>Que tu cuerpo no desafine</w:t>
      </w:r>
    </w:p>
    <w:p w14:paraId="3AFFB528" w14:textId="1F7E73FC" w:rsidR="000C0204" w:rsidRPr="000C0204" w:rsidRDefault="005026C1" w:rsidP="00F40296">
      <w:pPr>
        <w:tabs>
          <w:tab w:val="left" w:pos="2939"/>
        </w:tabs>
        <w:rPr>
          <w:rFonts w:asciiTheme="minorHAnsi" w:hAnsiTheme="minorHAnsi"/>
          <w:lang w:val="es-ES"/>
        </w:rPr>
      </w:pPr>
      <w:r w:rsidRPr="000C0204">
        <w:rPr>
          <w:rFonts w:asciiTheme="minorHAnsi" w:hAnsiTheme="minorHAnsi"/>
          <w:b/>
          <w:bCs/>
          <w:lang w:val="es-ES"/>
        </w:rPr>
        <w:t>Romanos 6:13 NTV</w:t>
      </w:r>
      <w:r w:rsidRPr="000C0204">
        <w:rPr>
          <w:rFonts w:asciiTheme="minorHAnsi" w:hAnsiTheme="minorHAnsi"/>
          <w:lang w:val="es-ES"/>
        </w:rPr>
        <w:t xml:space="preserve">. </w:t>
      </w:r>
      <w:r w:rsidRPr="000C0204">
        <w:rPr>
          <w:rFonts w:asciiTheme="minorHAnsi" w:hAnsiTheme="minorHAnsi"/>
          <w:i/>
          <w:iCs/>
          <w:color w:val="0070C0"/>
          <w:lang w:val="es-ES"/>
        </w:rPr>
        <w:t xml:space="preserve">No dejen que </w:t>
      </w:r>
      <w:r w:rsidRPr="000C0204">
        <w:rPr>
          <w:rFonts w:asciiTheme="minorHAnsi" w:hAnsiTheme="minorHAnsi"/>
          <w:b/>
          <w:bCs/>
          <w:i/>
          <w:iCs/>
          <w:color w:val="0070C0"/>
          <w:lang w:val="es-ES"/>
        </w:rPr>
        <w:t xml:space="preserve">ninguna parte de su cuerpo se convierta en un instrumento del mal </w:t>
      </w:r>
      <w:r w:rsidRPr="000C0204">
        <w:rPr>
          <w:rFonts w:asciiTheme="minorHAnsi" w:hAnsiTheme="minorHAnsi"/>
          <w:i/>
          <w:iCs/>
          <w:color w:val="0070C0"/>
          <w:lang w:val="es-ES"/>
        </w:rPr>
        <w:t xml:space="preserve">para servir al pecado. En cambio, entréguense completamente a Dios, porque antes estaban muertos pero ahora tienen una vida nueva. Así que </w:t>
      </w:r>
      <w:r w:rsidRPr="000C0204">
        <w:rPr>
          <w:rFonts w:asciiTheme="minorHAnsi" w:hAnsiTheme="minorHAnsi"/>
          <w:b/>
          <w:bCs/>
          <w:i/>
          <w:iCs/>
          <w:color w:val="0070C0"/>
          <w:lang w:val="es-ES"/>
        </w:rPr>
        <w:t>usen todo su cuerpo como un instrumento para hacer lo que es correcto</w:t>
      </w:r>
      <w:r w:rsidRPr="000C0204">
        <w:rPr>
          <w:rFonts w:asciiTheme="minorHAnsi" w:hAnsiTheme="minorHAnsi"/>
          <w:i/>
          <w:iCs/>
          <w:color w:val="0070C0"/>
          <w:lang w:val="es-ES"/>
        </w:rPr>
        <w:t xml:space="preserve"> para la gloria de Dios</w:t>
      </w:r>
      <w:r w:rsidRPr="000C0204">
        <w:rPr>
          <w:rFonts w:asciiTheme="minorHAnsi" w:hAnsiTheme="minorHAnsi"/>
          <w:lang w:val="es-ES"/>
        </w:rPr>
        <w:t>.</w:t>
      </w:r>
    </w:p>
    <w:p w14:paraId="607E44CE" w14:textId="77777777" w:rsidR="000C0204" w:rsidRPr="000C0204" w:rsidRDefault="000C0204" w:rsidP="00F40296">
      <w:pPr>
        <w:tabs>
          <w:tab w:val="left" w:pos="2939"/>
        </w:tabs>
        <w:rPr>
          <w:rFonts w:asciiTheme="minorHAnsi" w:hAnsiTheme="minorHAnsi"/>
          <w:lang w:val="es-ES"/>
        </w:rPr>
      </w:pPr>
    </w:p>
    <w:p w14:paraId="65D3F58D" w14:textId="77777777" w:rsidR="000C0204" w:rsidRDefault="000C0204" w:rsidP="000C0204">
      <w:pPr>
        <w:pStyle w:val="NormalWeb"/>
        <w:rPr>
          <w:rFonts w:asciiTheme="minorHAnsi" w:hAnsiTheme="minorHAnsi"/>
          <w:color w:val="000000"/>
        </w:rPr>
      </w:pPr>
      <w:r w:rsidRPr="000C0204">
        <w:rPr>
          <w:rFonts w:asciiTheme="minorHAnsi" w:hAnsiTheme="minorHAnsi"/>
          <w:color w:val="000000"/>
        </w:rPr>
        <w:t>El libro de Romanos es una joya de sabiduría espiritual. En lo personal, me impacta por la forma directa y profunda en la que nos habla. Este versículo nos revela una verdad poderosa:</w:t>
      </w:r>
      <w:r w:rsidRPr="000C0204">
        <w:rPr>
          <w:rStyle w:val="apple-converted-space"/>
          <w:rFonts w:asciiTheme="minorHAnsi" w:hAnsiTheme="minorHAnsi"/>
          <w:color w:val="000000"/>
        </w:rPr>
        <w:t> </w:t>
      </w:r>
      <w:r w:rsidRPr="000C0204">
        <w:rPr>
          <w:rStyle w:val="Fuerte"/>
          <w:rFonts w:asciiTheme="minorHAnsi" w:hAnsiTheme="minorHAnsi"/>
          <w:color w:val="000000"/>
        </w:rPr>
        <w:t>nuestro cuerpo es un instrumento</w:t>
      </w:r>
      <w:r w:rsidRPr="000C0204">
        <w:rPr>
          <w:rFonts w:asciiTheme="minorHAnsi" w:hAnsiTheme="minorHAnsi"/>
          <w:color w:val="000000"/>
        </w:rPr>
        <w:t>, y como tal, puede ser usado para dos propósitos:</w:t>
      </w:r>
      <w:r w:rsidRPr="000C0204">
        <w:rPr>
          <w:rStyle w:val="apple-converted-space"/>
          <w:rFonts w:asciiTheme="minorHAnsi" w:hAnsiTheme="minorHAnsi"/>
          <w:color w:val="000000"/>
        </w:rPr>
        <w:t> </w:t>
      </w:r>
      <w:r w:rsidRPr="000C0204">
        <w:rPr>
          <w:rStyle w:val="Fuerte"/>
          <w:rFonts w:asciiTheme="minorHAnsi" w:hAnsiTheme="minorHAnsi"/>
          <w:color w:val="000000"/>
        </w:rPr>
        <w:t>servir al pecado o glorificar a Dios</w:t>
      </w:r>
      <w:r w:rsidRPr="000C0204">
        <w:rPr>
          <w:rFonts w:asciiTheme="minorHAnsi" w:hAnsiTheme="minorHAnsi"/>
          <w:color w:val="000000"/>
        </w:rPr>
        <w:t>.</w:t>
      </w:r>
    </w:p>
    <w:p w14:paraId="0AB17884" w14:textId="77777777" w:rsidR="00B70841" w:rsidRPr="000C0204" w:rsidRDefault="00B70841" w:rsidP="000C0204">
      <w:pPr>
        <w:pStyle w:val="NormalWeb"/>
        <w:rPr>
          <w:rFonts w:asciiTheme="minorHAnsi" w:hAnsiTheme="minorHAnsi"/>
          <w:color w:val="000000"/>
        </w:rPr>
      </w:pPr>
    </w:p>
    <w:p w14:paraId="0F800E1F" w14:textId="77777777" w:rsidR="000C0204" w:rsidRDefault="000C0204" w:rsidP="000C0204">
      <w:pPr>
        <w:pStyle w:val="NormalWeb"/>
        <w:rPr>
          <w:rFonts w:asciiTheme="minorHAnsi" w:hAnsiTheme="minorHAnsi"/>
          <w:color w:val="000000"/>
        </w:rPr>
      </w:pPr>
      <w:r w:rsidRPr="000C0204">
        <w:rPr>
          <w:rFonts w:asciiTheme="minorHAnsi" w:hAnsiTheme="minorHAnsi"/>
          <w:color w:val="000000"/>
        </w:rPr>
        <w:t xml:space="preserve">Piénsalo por un momento: </w:t>
      </w:r>
      <w:r w:rsidRPr="007C2F28">
        <w:rPr>
          <w:rFonts w:asciiTheme="minorHAnsi" w:hAnsiTheme="minorHAnsi"/>
          <w:color w:val="FF0000"/>
        </w:rPr>
        <w:t xml:space="preserve">¿cómo estás usando tu cuerpo? </w:t>
      </w:r>
      <w:r w:rsidRPr="000C0204">
        <w:rPr>
          <w:rFonts w:asciiTheme="minorHAnsi" w:hAnsiTheme="minorHAnsi"/>
          <w:color w:val="000000"/>
        </w:rPr>
        <w:t>Este llamado de hoy es una invitación a reflexionar, a detenernos y hacer un análisis honesto. Glorificar a Dios con el cuerpo</w:t>
      </w:r>
      <w:r w:rsidRPr="000C0204">
        <w:rPr>
          <w:rStyle w:val="apple-converted-space"/>
          <w:rFonts w:asciiTheme="minorHAnsi" w:hAnsiTheme="minorHAnsi"/>
          <w:color w:val="000000"/>
        </w:rPr>
        <w:t> </w:t>
      </w:r>
      <w:r w:rsidRPr="000C0204">
        <w:rPr>
          <w:rStyle w:val="Fuerte"/>
          <w:rFonts w:asciiTheme="minorHAnsi" w:hAnsiTheme="minorHAnsi"/>
          <w:color w:val="000000"/>
        </w:rPr>
        <w:t>no es solo cantar bien o levantar las manos en la iglesia</w:t>
      </w:r>
      <w:r w:rsidRPr="000C0204">
        <w:rPr>
          <w:rFonts w:asciiTheme="minorHAnsi" w:hAnsiTheme="minorHAnsi"/>
          <w:color w:val="000000"/>
        </w:rPr>
        <w:t>. Es también lo que haces con tus ojos, tus manos, tus pensamientos, tus pies, tu boca… con todo lo que eres.</w:t>
      </w:r>
    </w:p>
    <w:p w14:paraId="6885738E" w14:textId="77777777" w:rsidR="001F158D" w:rsidRPr="000C0204" w:rsidRDefault="001F158D" w:rsidP="000C0204">
      <w:pPr>
        <w:pStyle w:val="NormalWeb"/>
        <w:rPr>
          <w:rFonts w:asciiTheme="minorHAnsi" w:hAnsiTheme="minorHAnsi"/>
          <w:color w:val="000000"/>
        </w:rPr>
      </w:pPr>
    </w:p>
    <w:p w14:paraId="3EAA8451" w14:textId="77777777" w:rsidR="000C0204" w:rsidRPr="000C0204" w:rsidRDefault="000C0204" w:rsidP="000C0204">
      <w:pPr>
        <w:pStyle w:val="NormalWeb"/>
        <w:rPr>
          <w:rFonts w:asciiTheme="minorHAnsi" w:hAnsiTheme="minorHAnsi"/>
          <w:color w:val="000000"/>
        </w:rPr>
      </w:pPr>
      <w:r w:rsidRPr="000C0204">
        <w:rPr>
          <w:rFonts w:asciiTheme="minorHAnsi" w:hAnsiTheme="minorHAnsi"/>
          <w:color w:val="000000"/>
        </w:rPr>
        <w:t>Fuiste diseñado para adorar a Dios. Si has nacido de nuevo, tu vida ya no te pertenece. Todo lo que eres y haces debe apuntar a Él.</w:t>
      </w:r>
    </w:p>
    <w:p w14:paraId="2EA2F516" w14:textId="6BC3E782" w:rsidR="000C0204" w:rsidRPr="000C0204" w:rsidRDefault="000C0204" w:rsidP="000C0204">
      <w:pPr>
        <w:pStyle w:val="NormalWeb"/>
        <w:rPr>
          <w:rFonts w:asciiTheme="minorHAnsi" w:hAnsiTheme="minorHAnsi"/>
          <w:color w:val="000000"/>
        </w:rPr>
      </w:pPr>
      <w:r w:rsidRPr="001F158D">
        <w:rPr>
          <w:rStyle w:val="nfasis"/>
          <w:rFonts w:asciiTheme="minorHAnsi" w:hAnsiTheme="minorHAnsi"/>
          <w:b/>
          <w:bCs/>
          <w:color w:val="000000"/>
        </w:rPr>
        <w:t>Que tu cuerpo no desafine</w:t>
      </w:r>
      <w:r w:rsidRPr="000C0204">
        <w:rPr>
          <w:rStyle w:val="nfasis"/>
          <w:rFonts w:asciiTheme="minorHAnsi" w:hAnsiTheme="minorHAnsi"/>
          <w:color w:val="000000"/>
        </w:rPr>
        <w:t>. Sé un instrumento afinado para la gloria de Dios.</w:t>
      </w:r>
      <w:r w:rsidRPr="000C0204">
        <w:rPr>
          <w:rFonts w:asciiTheme="minorHAnsi" w:hAnsiTheme="minorHAnsi"/>
          <w:color w:val="000000"/>
        </w:rPr>
        <w:br/>
        <w:t>Entrégate completamente. Vive como quien tiene una vida nueva.</w:t>
      </w:r>
    </w:p>
    <w:bookmarkEnd w:id="121"/>
    <w:p w14:paraId="33F6FDBD" w14:textId="77777777" w:rsidR="000C0204" w:rsidRDefault="000C0204" w:rsidP="00F40296">
      <w:pPr>
        <w:tabs>
          <w:tab w:val="left" w:pos="2939"/>
        </w:tabs>
        <w:rPr>
          <w:rFonts w:asciiTheme="minorHAnsi" w:hAnsiTheme="minorHAnsi"/>
          <w:color w:val="000000" w:themeColor="text1"/>
        </w:rPr>
      </w:pPr>
    </w:p>
    <w:p w14:paraId="78CCCEE5" w14:textId="77777777" w:rsidR="00277DEA" w:rsidRDefault="00277DEA" w:rsidP="00F40296">
      <w:pPr>
        <w:tabs>
          <w:tab w:val="left" w:pos="2939"/>
        </w:tabs>
        <w:rPr>
          <w:rFonts w:asciiTheme="minorHAnsi" w:hAnsiTheme="minorHAnsi"/>
          <w:color w:val="000000" w:themeColor="text1"/>
        </w:rPr>
      </w:pPr>
    </w:p>
    <w:p w14:paraId="4013AC61" w14:textId="77777777" w:rsidR="00277DEA" w:rsidRDefault="00277DEA" w:rsidP="00F40296">
      <w:pPr>
        <w:tabs>
          <w:tab w:val="left" w:pos="2939"/>
        </w:tabs>
        <w:rPr>
          <w:rFonts w:asciiTheme="minorHAnsi" w:hAnsiTheme="minorHAnsi"/>
          <w:color w:val="000000" w:themeColor="text1"/>
        </w:rPr>
      </w:pPr>
    </w:p>
    <w:p w14:paraId="329209BE" w14:textId="59879720" w:rsidR="00E24A9C" w:rsidRPr="00B32EFA" w:rsidRDefault="00DD34D8" w:rsidP="00F40296">
      <w:pPr>
        <w:tabs>
          <w:tab w:val="left" w:pos="2939"/>
        </w:tabs>
        <w:rPr>
          <w:rFonts w:asciiTheme="minorHAnsi" w:hAnsiTheme="minorHAnsi"/>
          <w:color w:val="000000" w:themeColor="text1"/>
          <w:sz w:val="28"/>
          <w:szCs w:val="28"/>
        </w:rPr>
      </w:pPr>
      <w:bookmarkStart w:id="122" w:name="OLE_LINK123"/>
      <w:r w:rsidRPr="00B32EFA">
        <w:rPr>
          <w:rFonts w:asciiTheme="minorHAnsi" w:hAnsiTheme="minorHAnsi"/>
          <w:b/>
          <w:bCs/>
          <w:color w:val="000000" w:themeColor="text1"/>
          <w:sz w:val="28"/>
          <w:szCs w:val="28"/>
        </w:rPr>
        <w:t>Libres del pe</w:t>
      </w:r>
      <w:r w:rsidR="00953D84">
        <w:rPr>
          <w:rFonts w:asciiTheme="minorHAnsi" w:hAnsiTheme="minorHAnsi"/>
          <w:b/>
          <w:bCs/>
          <w:color w:val="000000" w:themeColor="text1"/>
          <w:sz w:val="28"/>
          <w:szCs w:val="28"/>
        </w:rPr>
        <w:t>cad</w:t>
      </w:r>
      <w:r w:rsidRPr="00B32EFA">
        <w:rPr>
          <w:rFonts w:asciiTheme="minorHAnsi" w:hAnsiTheme="minorHAnsi"/>
          <w:b/>
          <w:bCs/>
          <w:color w:val="000000" w:themeColor="text1"/>
          <w:sz w:val="28"/>
          <w:szCs w:val="28"/>
        </w:rPr>
        <w:t>o, fieles a Jesús</w:t>
      </w:r>
      <w:r w:rsidRPr="00B32EFA">
        <w:rPr>
          <w:rFonts w:asciiTheme="minorHAnsi" w:hAnsiTheme="minorHAnsi"/>
          <w:color w:val="000000" w:themeColor="text1"/>
          <w:sz w:val="28"/>
          <w:szCs w:val="28"/>
        </w:rPr>
        <w:t xml:space="preserve">. </w:t>
      </w:r>
    </w:p>
    <w:p w14:paraId="090060B1" w14:textId="1CF908BF" w:rsidR="00414883" w:rsidRPr="00B32EFA" w:rsidRDefault="00414883" w:rsidP="00F40296">
      <w:pPr>
        <w:tabs>
          <w:tab w:val="left" w:pos="2939"/>
        </w:tabs>
        <w:rPr>
          <w:rFonts w:asciiTheme="minorHAnsi" w:hAnsiTheme="minorHAnsi"/>
          <w:lang w:val="es-ES"/>
        </w:rPr>
      </w:pPr>
      <w:r w:rsidRPr="00B32EFA">
        <w:rPr>
          <w:rFonts w:asciiTheme="minorHAnsi" w:hAnsiTheme="minorHAnsi"/>
          <w:b/>
          <w:bCs/>
          <w:color w:val="000000" w:themeColor="text1"/>
        </w:rPr>
        <w:t>Romanos 6:15-16 NTV</w:t>
      </w:r>
      <w:r w:rsidRPr="00B32EFA">
        <w:rPr>
          <w:rFonts w:asciiTheme="minorHAnsi" w:hAnsiTheme="minorHAnsi"/>
          <w:color w:val="000000" w:themeColor="text1"/>
        </w:rPr>
        <w:t xml:space="preserve">. </w:t>
      </w:r>
      <w:r w:rsidRPr="00B32EFA">
        <w:rPr>
          <w:rFonts w:asciiTheme="minorHAnsi" w:hAnsiTheme="minorHAnsi"/>
          <w:i/>
          <w:iCs/>
          <w:color w:val="0070C0"/>
          <w:vertAlign w:val="superscript"/>
          <w:lang w:val="es-ES"/>
        </w:rPr>
        <w:t>15 </w:t>
      </w:r>
      <w:r w:rsidRPr="00B32EFA">
        <w:rPr>
          <w:rFonts w:asciiTheme="minorHAnsi" w:hAnsiTheme="minorHAnsi"/>
          <w:i/>
          <w:iCs/>
          <w:color w:val="0070C0"/>
          <w:lang w:val="es-ES"/>
        </w:rPr>
        <w:t xml:space="preserve">Ahora bien, ¿eso significa que podemos seguir pecando porque la gracia de Dios nos ha liberado de la ley? </w:t>
      </w:r>
      <w:r w:rsidRPr="00B32EFA">
        <w:rPr>
          <w:rFonts w:asciiTheme="minorHAnsi" w:hAnsiTheme="minorHAnsi"/>
          <w:b/>
          <w:bCs/>
          <w:i/>
          <w:iCs/>
          <w:color w:val="0070C0"/>
          <w:lang w:val="es-ES"/>
        </w:rPr>
        <w:t xml:space="preserve">¡Claro que no! </w:t>
      </w:r>
      <w:r w:rsidRPr="00B32EFA">
        <w:rPr>
          <w:rFonts w:asciiTheme="minorHAnsi" w:hAnsiTheme="minorHAnsi"/>
          <w:i/>
          <w:iCs/>
          <w:color w:val="0070C0"/>
          <w:vertAlign w:val="superscript"/>
          <w:lang w:val="es-ES"/>
        </w:rPr>
        <w:t>16 </w:t>
      </w:r>
      <w:r w:rsidRPr="00B32EFA">
        <w:rPr>
          <w:rFonts w:asciiTheme="minorHAnsi" w:hAnsiTheme="minorHAnsi"/>
          <w:i/>
          <w:iCs/>
          <w:color w:val="0070C0"/>
          <w:lang w:val="es-ES"/>
        </w:rPr>
        <w:t>¿No se dan cuenta de que uno se convierte en esclavo de todo lo que decide obedecer? Uno puede ser esclavo del pecado, lo cual lleva a la muerte, o puede decidir obedecer a Dios, lo cual lleva a una vida recta</w:t>
      </w:r>
      <w:r w:rsidR="00F81AC1" w:rsidRPr="00B32EFA">
        <w:rPr>
          <w:rFonts w:asciiTheme="minorHAnsi" w:hAnsiTheme="minorHAnsi"/>
          <w:lang w:val="es-ES"/>
        </w:rPr>
        <w:t>.</w:t>
      </w:r>
    </w:p>
    <w:p w14:paraId="32552252" w14:textId="77777777" w:rsidR="000120BC" w:rsidRPr="000120BC" w:rsidRDefault="000120BC" w:rsidP="000120BC">
      <w:pPr>
        <w:spacing w:before="100" w:beforeAutospacing="1" w:after="100" w:afterAutospacing="1"/>
        <w:rPr>
          <w:rFonts w:asciiTheme="minorHAnsi" w:hAnsiTheme="minorHAnsi"/>
          <w:color w:val="000000"/>
        </w:rPr>
      </w:pPr>
      <w:r w:rsidRPr="000120BC">
        <w:rPr>
          <w:rFonts w:asciiTheme="minorHAnsi" w:hAnsiTheme="minorHAnsi"/>
          <w:color w:val="000000"/>
        </w:rPr>
        <w:t>El tema del pecado y la libertad en Cristo ha sido, para muchos, malinterpretado. Algunos ven la gracia como una excusa para seguir pecando, como si la libertad que Jesús nos da fuera un permiso para vivir sin límites. Pero la verdad que nos presenta Pablo es clara y directa: </w:t>
      </w:r>
      <w:r w:rsidRPr="000120BC">
        <w:rPr>
          <w:rFonts w:asciiTheme="minorHAnsi" w:hAnsiTheme="minorHAnsi"/>
          <w:b/>
          <w:bCs/>
          <w:color w:val="000000"/>
        </w:rPr>
        <w:t>¡Claro que no!</w:t>
      </w:r>
    </w:p>
    <w:p w14:paraId="07127A56" w14:textId="77777777" w:rsidR="000120BC" w:rsidRPr="000120BC" w:rsidRDefault="000120BC" w:rsidP="000120BC">
      <w:pPr>
        <w:spacing w:before="100" w:beforeAutospacing="1" w:after="100" w:afterAutospacing="1"/>
        <w:rPr>
          <w:rFonts w:asciiTheme="minorHAnsi" w:hAnsiTheme="minorHAnsi"/>
          <w:color w:val="000000"/>
        </w:rPr>
      </w:pPr>
      <w:r w:rsidRPr="000120BC">
        <w:rPr>
          <w:rFonts w:asciiTheme="minorHAnsi" w:hAnsiTheme="minorHAnsi"/>
          <w:color w:val="000000"/>
        </w:rPr>
        <w:t>La gracia de Dios no nos exime del llamado a la santidad, más bien nos capacita para vivir conforme al Espíritu. Cuando llegamos a formar parte de la familia de Dios, se nos da una nueva naturaleza, una nueva dirección y un nuevo propósito: </w:t>
      </w:r>
      <w:r w:rsidRPr="000120BC">
        <w:rPr>
          <w:rFonts w:asciiTheme="minorHAnsi" w:hAnsiTheme="minorHAnsi"/>
          <w:b/>
          <w:bCs/>
          <w:color w:val="000000"/>
        </w:rPr>
        <w:t>vivir para agradar al Señor</w:t>
      </w:r>
      <w:r w:rsidRPr="000120BC">
        <w:rPr>
          <w:rFonts w:asciiTheme="minorHAnsi" w:hAnsiTheme="minorHAnsi"/>
          <w:color w:val="000000"/>
        </w:rPr>
        <w:t>. Y si el Espíritu de Dios mora verdaderamente en nosotros, el pecado ya no puede reinar ni tener dominio sobre nuestra vida.</w:t>
      </w:r>
    </w:p>
    <w:p w14:paraId="6AEBE0D9" w14:textId="77777777" w:rsidR="000120BC" w:rsidRPr="000120BC" w:rsidRDefault="000120BC" w:rsidP="000120BC">
      <w:pPr>
        <w:spacing w:before="100" w:beforeAutospacing="1" w:after="100" w:afterAutospacing="1"/>
        <w:rPr>
          <w:rFonts w:asciiTheme="minorHAnsi" w:hAnsiTheme="minorHAnsi"/>
          <w:color w:val="000000"/>
        </w:rPr>
      </w:pPr>
      <w:r w:rsidRPr="000120BC">
        <w:rPr>
          <w:rFonts w:asciiTheme="minorHAnsi" w:hAnsiTheme="minorHAnsi"/>
          <w:color w:val="000000"/>
        </w:rPr>
        <w:t>Pablo nos recuerda que </w:t>
      </w:r>
      <w:r w:rsidRPr="000120BC">
        <w:rPr>
          <w:rFonts w:asciiTheme="minorHAnsi" w:hAnsiTheme="minorHAnsi"/>
          <w:b/>
          <w:bCs/>
          <w:color w:val="000000"/>
        </w:rPr>
        <w:t>nos convertimos en esclavos de aquello que decidimos obedecer</w:t>
      </w:r>
      <w:r w:rsidRPr="000120BC">
        <w:rPr>
          <w:rFonts w:asciiTheme="minorHAnsi" w:hAnsiTheme="minorHAnsi"/>
          <w:color w:val="000000"/>
        </w:rPr>
        <w:t>. Esta es una verdad que debemos considerar con seriedad: si obedecemos al pecado, terminaremos siendo dominados por él. Pero si decidimos obedecer a Dios, nuestra vida producirá frutos visibles de arrepentimiento y obediencia.</w:t>
      </w:r>
    </w:p>
    <w:p w14:paraId="761DDA18" w14:textId="77777777" w:rsidR="000120BC" w:rsidRPr="000120BC" w:rsidRDefault="000120BC" w:rsidP="000120BC">
      <w:pPr>
        <w:spacing w:before="100" w:beforeAutospacing="1" w:after="100" w:afterAutospacing="1"/>
        <w:rPr>
          <w:rFonts w:asciiTheme="minorHAnsi" w:hAnsiTheme="minorHAnsi"/>
          <w:color w:val="000000"/>
        </w:rPr>
      </w:pPr>
      <w:r w:rsidRPr="000120BC">
        <w:rPr>
          <w:rFonts w:asciiTheme="minorHAnsi" w:hAnsiTheme="minorHAnsi"/>
          <w:color w:val="000000"/>
        </w:rPr>
        <w:t>Todo creyente nacido de nuevo debe mostrar evidencia de su transformación. La fe genuina se refleja en una vida que lucha contra el pecado, no que se acomoda a él. No se trata de perfección, sino de dirección: cada día avanzamos, con la ayuda del Espíritu, dejando atrás lo que desagrada a Dios y caminando en lo que honra su nombre.</w:t>
      </w:r>
    </w:p>
    <w:p w14:paraId="7244AEE5" w14:textId="0637D975" w:rsidR="000120BC" w:rsidRPr="000120BC" w:rsidRDefault="000120BC" w:rsidP="000120BC">
      <w:pPr>
        <w:spacing w:before="100" w:beforeAutospacing="1" w:after="100" w:afterAutospacing="1"/>
        <w:rPr>
          <w:rFonts w:asciiTheme="minorHAnsi" w:hAnsiTheme="minorHAnsi"/>
          <w:color w:val="000000"/>
        </w:rPr>
      </w:pPr>
      <w:r w:rsidRPr="000120BC">
        <w:rPr>
          <w:rFonts w:asciiTheme="minorHAnsi" w:hAnsiTheme="minorHAnsi"/>
          <w:color w:val="000000"/>
        </w:rPr>
        <w:t>La vida cristiana no es pasiva; requiere decisiones firmes, valentía espiritual y dependencia constante de Dios. Él nos da las fuerzas necesarias para renunciar al pecado y vivir en obediencia. </w:t>
      </w:r>
      <w:r w:rsidRPr="000120BC">
        <w:rPr>
          <w:rFonts w:asciiTheme="minorHAnsi" w:hAnsiTheme="minorHAnsi"/>
          <w:b/>
          <w:bCs/>
          <w:color w:val="000000"/>
        </w:rPr>
        <w:t>No somos esclavos del pecado; somos hijos</w:t>
      </w:r>
      <w:r w:rsidR="00273820">
        <w:rPr>
          <w:rFonts w:asciiTheme="minorHAnsi" w:hAnsiTheme="minorHAnsi"/>
          <w:b/>
          <w:bCs/>
          <w:color w:val="000000"/>
        </w:rPr>
        <w:t xml:space="preserve"> de Dios,</w:t>
      </w:r>
      <w:r w:rsidRPr="000120BC">
        <w:rPr>
          <w:rFonts w:asciiTheme="minorHAnsi" w:hAnsiTheme="minorHAnsi"/>
          <w:b/>
          <w:bCs/>
          <w:color w:val="000000"/>
        </w:rPr>
        <w:t xml:space="preserve"> del Dios vivo, llamados a vivir en santidad.</w:t>
      </w:r>
    </w:p>
    <w:p w14:paraId="4FF681D9" w14:textId="3EA6AABE" w:rsidR="000120BC" w:rsidRPr="000120BC" w:rsidRDefault="000120BC" w:rsidP="000120BC">
      <w:pPr>
        <w:spacing w:before="100" w:beforeAutospacing="1" w:after="100" w:afterAutospacing="1"/>
        <w:rPr>
          <w:rFonts w:asciiTheme="minorHAnsi" w:hAnsiTheme="minorHAnsi"/>
          <w:color w:val="000000"/>
        </w:rPr>
      </w:pPr>
      <w:r w:rsidRPr="000120BC">
        <w:rPr>
          <w:rFonts w:asciiTheme="minorHAnsi" w:hAnsiTheme="minorHAnsi"/>
          <w:b/>
          <w:bCs/>
          <w:i/>
          <w:iCs/>
          <w:color w:val="000000"/>
        </w:rPr>
        <w:t>Obedezcamos a Dios con todo el corazón, porque esa obediencia nos conduce a una vida recta</w:t>
      </w:r>
      <w:r w:rsidR="001E2FEC">
        <w:rPr>
          <w:rFonts w:asciiTheme="minorHAnsi" w:hAnsiTheme="minorHAnsi"/>
          <w:b/>
          <w:bCs/>
          <w:i/>
          <w:iCs/>
          <w:color w:val="000000"/>
        </w:rPr>
        <w:t>,</w:t>
      </w:r>
      <w:r w:rsidRPr="000120BC">
        <w:rPr>
          <w:rFonts w:asciiTheme="minorHAnsi" w:hAnsiTheme="minorHAnsi"/>
          <w:b/>
          <w:bCs/>
          <w:i/>
          <w:iCs/>
          <w:color w:val="000000"/>
        </w:rPr>
        <w:t xml:space="preserve"> y finalmente, a la vida eterna</w:t>
      </w:r>
      <w:r w:rsidRPr="000120BC">
        <w:rPr>
          <w:rFonts w:asciiTheme="minorHAnsi" w:hAnsiTheme="minorHAnsi"/>
          <w:b/>
          <w:bCs/>
          <w:color w:val="000000"/>
        </w:rPr>
        <w:t>.</w:t>
      </w:r>
    </w:p>
    <w:bookmarkEnd w:id="122"/>
    <w:p w14:paraId="4E724CA6" w14:textId="77777777" w:rsidR="000120BC" w:rsidRDefault="000120BC" w:rsidP="00F40296">
      <w:pPr>
        <w:tabs>
          <w:tab w:val="left" w:pos="2939"/>
        </w:tabs>
        <w:rPr>
          <w:rFonts w:asciiTheme="minorHAnsi" w:hAnsiTheme="minorHAnsi"/>
          <w:color w:val="000000" w:themeColor="text1"/>
        </w:rPr>
      </w:pPr>
    </w:p>
    <w:p w14:paraId="3901E326" w14:textId="77777777" w:rsidR="009B7E92" w:rsidRDefault="009B7E92" w:rsidP="00F40296">
      <w:pPr>
        <w:tabs>
          <w:tab w:val="left" w:pos="2939"/>
        </w:tabs>
        <w:rPr>
          <w:rFonts w:asciiTheme="minorHAnsi" w:hAnsiTheme="minorHAnsi"/>
          <w:color w:val="000000" w:themeColor="text1"/>
        </w:rPr>
      </w:pPr>
    </w:p>
    <w:p w14:paraId="28785C2A" w14:textId="77777777" w:rsidR="00EB4E61" w:rsidRPr="00D90C24" w:rsidRDefault="00EB4E61" w:rsidP="00EB4E61">
      <w:pPr>
        <w:rPr>
          <w:rFonts w:asciiTheme="minorHAnsi" w:hAnsiTheme="minorHAnsi"/>
          <w:sz w:val="28"/>
          <w:szCs w:val="28"/>
        </w:rPr>
      </w:pPr>
      <w:bookmarkStart w:id="123" w:name="OLE_LINK124"/>
      <w:r w:rsidRPr="00D90C24">
        <w:rPr>
          <w:rFonts w:asciiTheme="minorHAnsi" w:hAnsiTheme="minorHAnsi"/>
          <w:b/>
          <w:bCs/>
          <w:sz w:val="28"/>
          <w:szCs w:val="28"/>
        </w:rPr>
        <w:t>Jesucristo nuestro Señor</w:t>
      </w:r>
      <w:r w:rsidRPr="00D90C24">
        <w:rPr>
          <w:rFonts w:asciiTheme="minorHAnsi" w:hAnsiTheme="minorHAnsi"/>
          <w:sz w:val="28"/>
          <w:szCs w:val="28"/>
        </w:rPr>
        <w:t xml:space="preserve">. </w:t>
      </w:r>
    </w:p>
    <w:p w14:paraId="0C853990" w14:textId="123A2416" w:rsidR="00EB4E61" w:rsidRPr="00D90C24" w:rsidRDefault="00EB4E61" w:rsidP="00EB4E61">
      <w:pPr>
        <w:rPr>
          <w:rFonts w:asciiTheme="minorHAnsi" w:hAnsiTheme="minorHAnsi"/>
          <w:lang w:val="es-ES"/>
        </w:rPr>
      </w:pPr>
      <w:r w:rsidRPr="00D90C24">
        <w:rPr>
          <w:rFonts w:asciiTheme="minorHAnsi" w:hAnsiTheme="minorHAnsi"/>
          <w:b/>
          <w:bCs/>
        </w:rPr>
        <w:t>Romanos 7:24-25 NTV</w:t>
      </w:r>
      <w:r w:rsidRPr="00D90C24">
        <w:rPr>
          <w:rFonts w:asciiTheme="minorHAnsi" w:hAnsiTheme="minorHAnsi"/>
        </w:rPr>
        <w:t xml:space="preserve">.  </w:t>
      </w:r>
      <w:r w:rsidRPr="00D90C24">
        <w:rPr>
          <w:rFonts w:asciiTheme="minorHAnsi" w:hAnsiTheme="minorHAnsi"/>
          <w:i/>
          <w:iCs/>
          <w:color w:val="0070C0"/>
          <w:vertAlign w:val="superscript"/>
          <w:lang w:val="es-ES"/>
        </w:rPr>
        <w:t>24 </w:t>
      </w:r>
      <w:r w:rsidRPr="00D90C24">
        <w:rPr>
          <w:rFonts w:asciiTheme="minorHAnsi" w:hAnsiTheme="minorHAnsi"/>
          <w:i/>
          <w:iCs/>
          <w:color w:val="0070C0"/>
          <w:lang w:val="es-ES"/>
        </w:rPr>
        <w:t xml:space="preserve">¡Soy un pobre desgraciado! ¿Quién me libertará de esta vida dominada por el pecado y la muerte? </w:t>
      </w:r>
      <w:r w:rsidRPr="00D90C24">
        <w:rPr>
          <w:rFonts w:asciiTheme="minorHAnsi" w:hAnsiTheme="minorHAnsi"/>
          <w:i/>
          <w:iCs/>
          <w:color w:val="0070C0"/>
          <w:vertAlign w:val="superscript"/>
          <w:lang w:val="es-ES"/>
        </w:rPr>
        <w:t>25 </w:t>
      </w:r>
      <w:r w:rsidRPr="00D90C24">
        <w:rPr>
          <w:rFonts w:asciiTheme="minorHAnsi" w:hAnsiTheme="minorHAnsi"/>
          <w:i/>
          <w:iCs/>
          <w:color w:val="0070C0"/>
          <w:lang w:val="es-ES"/>
        </w:rPr>
        <w:t>¡Gracias a Dios! La respuesta está en Jesucristo nuestro Señor. Así que ya ven: en mi mente de verdad quiero obedecer la ley de Dios, pero a causa de mi naturaleza pecaminosa, soy esclavo del pecado</w:t>
      </w:r>
      <w:r w:rsidRPr="00D90C24">
        <w:rPr>
          <w:rFonts w:asciiTheme="minorHAnsi" w:hAnsiTheme="minorHAnsi"/>
          <w:lang w:val="es-ES"/>
        </w:rPr>
        <w:t>.</w:t>
      </w:r>
    </w:p>
    <w:p w14:paraId="6DFE0002" w14:textId="77777777" w:rsidR="00EB4E61" w:rsidRPr="00C37540" w:rsidRDefault="00EB4E61" w:rsidP="00EB4E61">
      <w:pPr>
        <w:spacing w:before="100" w:beforeAutospacing="1" w:after="100" w:afterAutospacing="1"/>
        <w:rPr>
          <w:rFonts w:asciiTheme="minorHAnsi" w:hAnsiTheme="minorHAnsi"/>
          <w:color w:val="000000"/>
        </w:rPr>
      </w:pPr>
      <w:r w:rsidRPr="00C37540">
        <w:rPr>
          <w:rFonts w:asciiTheme="minorHAnsi" w:hAnsiTheme="minorHAnsi"/>
          <w:color w:val="000000"/>
        </w:rPr>
        <w:t>Pablo no oculta su lucha interna. Reconoce que, aunque desea obedecer a Dios, hay una fuerza en su carne que lo arrastra. Y es ahí, en medio de esa batalla, donde grita una verdad poderosa: </w:t>
      </w:r>
      <w:r w:rsidRPr="00C37540">
        <w:rPr>
          <w:rFonts w:asciiTheme="minorHAnsi" w:hAnsiTheme="minorHAnsi"/>
          <w:b/>
          <w:bCs/>
          <w:color w:val="000000"/>
        </w:rPr>
        <w:t>la única respuesta es Jesucristo nuestro Señor</w:t>
      </w:r>
      <w:r w:rsidRPr="00C37540">
        <w:rPr>
          <w:rFonts w:asciiTheme="minorHAnsi" w:hAnsiTheme="minorHAnsi"/>
          <w:color w:val="000000"/>
        </w:rPr>
        <w:t>.</w:t>
      </w:r>
    </w:p>
    <w:p w14:paraId="44533D7E" w14:textId="77777777" w:rsidR="00EB4E61" w:rsidRPr="00C37540" w:rsidRDefault="00EB4E61" w:rsidP="00EB4E61">
      <w:pPr>
        <w:spacing w:before="100" w:beforeAutospacing="1" w:after="100" w:afterAutospacing="1"/>
        <w:rPr>
          <w:rFonts w:asciiTheme="minorHAnsi" w:hAnsiTheme="minorHAnsi"/>
          <w:color w:val="000000"/>
        </w:rPr>
      </w:pPr>
      <w:r w:rsidRPr="00C37540">
        <w:rPr>
          <w:rFonts w:asciiTheme="minorHAnsi" w:hAnsiTheme="minorHAnsi"/>
          <w:color w:val="000000"/>
        </w:rPr>
        <w:t>Este no es solo un título bonito. Es el corazón del evangelio. Jesús no vino solo a perdonar pecados, sino a gobernar nuestras vidas. No basta con conocerlo de nombre o mencionarlo en nuestras oraciones. La libertad del pecado llega cuando </w:t>
      </w:r>
      <w:r w:rsidRPr="00C37540">
        <w:rPr>
          <w:rFonts w:asciiTheme="minorHAnsi" w:hAnsiTheme="minorHAnsi"/>
          <w:b/>
          <w:bCs/>
          <w:color w:val="000000"/>
        </w:rPr>
        <w:t>nos rendimos a Él como Señor</w:t>
      </w:r>
      <w:r w:rsidRPr="00C37540">
        <w:rPr>
          <w:rFonts w:asciiTheme="minorHAnsi" w:hAnsiTheme="minorHAnsi"/>
          <w:color w:val="000000"/>
        </w:rPr>
        <w:t>.</w:t>
      </w:r>
    </w:p>
    <w:p w14:paraId="486AF2D9" w14:textId="77777777" w:rsidR="00EB4E61" w:rsidRPr="00D90C24" w:rsidRDefault="00EB4E61" w:rsidP="00EB4E61">
      <w:pPr>
        <w:spacing w:before="100" w:beforeAutospacing="1" w:after="100" w:afterAutospacing="1"/>
        <w:rPr>
          <w:rFonts w:asciiTheme="minorHAnsi" w:hAnsiTheme="minorHAnsi"/>
          <w:color w:val="000000"/>
        </w:rPr>
      </w:pPr>
      <w:r w:rsidRPr="00C37540">
        <w:rPr>
          <w:rFonts w:asciiTheme="minorHAnsi" w:hAnsiTheme="minorHAnsi"/>
          <w:color w:val="000000"/>
        </w:rPr>
        <w:t>Cuando Él gobierna, el pecado pierde poder. Cuando Jesús toma el control, ya no vivimos por impulsos, sino por convicciones.</w:t>
      </w:r>
      <w:r w:rsidRPr="00C37540">
        <w:rPr>
          <w:rFonts w:asciiTheme="minorHAnsi" w:hAnsiTheme="minorHAnsi"/>
          <w:color w:val="000000"/>
        </w:rPr>
        <w:br/>
        <w:t>Hoy, no luches solo. No te conformes con creer. Ríndete. Entrégale tu voluntad.</w:t>
      </w:r>
      <w:r w:rsidRPr="00C37540">
        <w:rPr>
          <w:rFonts w:asciiTheme="minorHAnsi" w:hAnsiTheme="minorHAnsi"/>
          <w:color w:val="000000"/>
        </w:rPr>
        <w:br/>
      </w:r>
      <w:r w:rsidRPr="00C37540">
        <w:rPr>
          <w:rFonts w:asciiTheme="minorHAnsi" w:hAnsiTheme="minorHAnsi"/>
          <w:b/>
          <w:bCs/>
          <w:color w:val="000000"/>
        </w:rPr>
        <w:t>Que Jesucristo sea tu Señor cada día.</w:t>
      </w:r>
    </w:p>
    <w:bookmarkEnd w:id="123"/>
    <w:p w14:paraId="332F214A" w14:textId="77777777" w:rsidR="009B7E92" w:rsidRPr="00B32EFA" w:rsidRDefault="009B7E92" w:rsidP="00F40296">
      <w:pPr>
        <w:tabs>
          <w:tab w:val="left" w:pos="2939"/>
        </w:tabs>
        <w:rPr>
          <w:rFonts w:asciiTheme="minorHAnsi" w:hAnsiTheme="minorHAnsi"/>
          <w:color w:val="000000" w:themeColor="text1"/>
        </w:rPr>
      </w:pPr>
    </w:p>
    <w:p w14:paraId="507ABDAF" w14:textId="77777777" w:rsidR="000120BC" w:rsidRDefault="000120BC" w:rsidP="00F40296">
      <w:pPr>
        <w:tabs>
          <w:tab w:val="left" w:pos="2939"/>
        </w:tabs>
        <w:rPr>
          <w:color w:val="000000" w:themeColor="text1"/>
          <w:lang w:val="es-ES"/>
        </w:rPr>
      </w:pPr>
    </w:p>
    <w:p w14:paraId="71A09C9E" w14:textId="77777777" w:rsidR="00C37540" w:rsidRDefault="00C37540" w:rsidP="00F40296">
      <w:pPr>
        <w:tabs>
          <w:tab w:val="left" w:pos="2939"/>
        </w:tabs>
        <w:rPr>
          <w:color w:val="000000" w:themeColor="text1"/>
          <w:lang w:val="es-ES"/>
        </w:rPr>
      </w:pPr>
    </w:p>
    <w:p w14:paraId="146E9D19" w14:textId="77777777" w:rsidR="00C37540" w:rsidRDefault="00C37540" w:rsidP="00F40296">
      <w:pPr>
        <w:tabs>
          <w:tab w:val="left" w:pos="2939"/>
        </w:tabs>
        <w:rPr>
          <w:color w:val="000000" w:themeColor="text1"/>
          <w:lang w:val="es-ES"/>
        </w:rPr>
      </w:pPr>
    </w:p>
    <w:p w14:paraId="743CEE55" w14:textId="77777777" w:rsidR="00492675" w:rsidRPr="00492675" w:rsidRDefault="00492675" w:rsidP="00492675">
      <w:pPr>
        <w:pStyle w:val="Ttulo3"/>
        <w:rPr>
          <w:rFonts w:asciiTheme="minorHAnsi" w:hAnsiTheme="minorHAnsi" w:cs="Times New Roman"/>
          <w:color w:val="FF0000"/>
          <w:lang w:val="es-US"/>
        </w:rPr>
      </w:pPr>
      <w:bookmarkStart w:id="124" w:name="OLE_LINK125"/>
      <w:r w:rsidRPr="00492675">
        <w:rPr>
          <w:rStyle w:val="Fuerte"/>
          <w:rFonts w:asciiTheme="minorHAnsi" w:hAnsiTheme="minorHAnsi"/>
          <w:b w:val="0"/>
          <w:bCs w:val="0"/>
          <w:color w:val="FF0000"/>
        </w:rPr>
        <w:t>¿Quién tiene el control de tu mente?</w:t>
      </w:r>
    </w:p>
    <w:p w14:paraId="1691838D" w14:textId="1AFF929E" w:rsidR="00492675" w:rsidRDefault="00492675" w:rsidP="00492675">
      <w:pPr>
        <w:pStyle w:val="NormalWeb"/>
        <w:rPr>
          <w:rFonts w:asciiTheme="minorHAnsi" w:hAnsiTheme="minorHAnsi"/>
          <w:color w:val="000000"/>
        </w:rPr>
      </w:pPr>
      <w:r w:rsidRPr="00492675">
        <w:rPr>
          <w:rStyle w:val="nfasis"/>
          <w:rFonts w:asciiTheme="minorHAnsi" w:hAnsiTheme="minorHAnsi"/>
          <w:b/>
          <w:bCs/>
          <w:i w:val="0"/>
          <w:iCs w:val="0"/>
          <w:color w:val="000000"/>
        </w:rPr>
        <w:t>Romanos 8:5 y 8 (NTV)</w:t>
      </w:r>
      <w:r>
        <w:rPr>
          <w:rFonts w:asciiTheme="minorHAnsi" w:hAnsiTheme="minorHAnsi"/>
          <w:b/>
          <w:bCs/>
          <w:i/>
          <w:iCs/>
          <w:color w:val="000000"/>
        </w:rPr>
        <w:t xml:space="preserve"> </w:t>
      </w:r>
      <w:r w:rsidRPr="00492675">
        <w:rPr>
          <w:rFonts w:asciiTheme="minorHAnsi" w:hAnsiTheme="minorHAnsi"/>
          <w:i/>
          <w:iCs/>
          <w:color w:val="0070C0"/>
          <w:vertAlign w:val="superscript"/>
        </w:rPr>
        <w:t xml:space="preserve">5 </w:t>
      </w:r>
      <w:r w:rsidRPr="00492675">
        <w:rPr>
          <w:rFonts w:asciiTheme="minorHAnsi" w:hAnsiTheme="minorHAnsi"/>
          <w:i/>
          <w:iCs/>
          <w:color w:val="0070C0"/>
        </w:rPr>
        <w:t>Los que están dominados por la naturaleza pecaminosa piensan en cosas pecaminosas, pero los que son controlados por el Espíritu Santo piensan en las cosas que agradan al Espíritu.</w:t>
      </w:r>
      <w:r w:rsidRPr="00492675">
        <w:rPr>
          <w:rFonts w:asciiTheme="minorHAnsi" w:hAnsiTheme="minorHAnsi"/>
          <w:i/>
          <w:iCs/>
          <w:color w:val="0070C0"/>
        </w:rPr>
        <w:br/>
      </w:r>
      <w:r w:rsidRPr="00492675">
        <w:rPr>
          <w:rFonts w:asciiTheme="minorHAnsi" w:hAnsiTheme="minorHAnsi"/>
          <w:i/>
          <w:iCs/>
          <w:color w:val="0070C0"/>
          <w:vertAlign w:val="superscript"/>
        </w:rPr>
        <w:t xml:space="preserve">8 </w:t>
      </w:r>
      <w:r w:rsidRPr="00492675">
        <w:rPr>
          <w:rFonts w:asciiTheme="minorHAnsi" w:hAnsiTheme="minorHAnsi"/>
          <w:i/>
          <w:iCs/>
          <w:color w:val="0070C0"/>
        </w:rPr>
        <w:t>Por eso, los que todavía viven bajo el dominio de la naturaleza pecaminosa nunca pueden agradar a Dios</w:t>
      </w:r>
      <w:r w:rsidRPr="00492675">
        <w:rPr>
          <w:rFonts w:asciiTheme="minorHAnsi" w:hAnsiTheme="minorHAnsi"/>
          <w:color w:val="000000"/>
        </w:rPr>
        <w:t>.</w:t>
      </w:r>
    </w:p>
    <w:p w14:paraId="4CC98A1B" w14:textId="77777777" w:rsidR="00492675" w:rsidRPr="00492675" w:rsidRDefault="00492675" w:rsidP="00492675">
      <w:pPr>
        <w:pStyle w:val="NormalWeb"/>
        <w:rPr>
          <w:rFonts w:asciiTheme="minorHAnsi" w:hAnsiTheme="minorHAnsi"/>
          <w:b/>
          <w:bCs/>
          <w:i/>
          <w:iCs/>
          <w:color w:val="000000"/>
        </w:rPr>
      </w:pPr>
    </w:p>
    <w:p w14:paraId="67707D9B" w14:textId="77777777" w:rsidR="00492675" w:rsidRPr="00014823" w:rsidRDefault="00492675" w:rsidP="00492675">
      <w:pPr>
        <w:pStyle w:val="NormalWeb"/>
        <w:rPr>
          <w:rFonts w:asciiTheme="minorHAnsi" w:hAnsiTheme="minorHAnsi"/>
          <w:color w:val="FF0000"/>
        </w:rPr>
      </w:pPr>
      <w:r w:rsidRPr="00492675">
        <w:rPr>
          <w:rFonts w:asciiTheme="minorHAnsi" w:hAnsiTheme="minorHAnsi"/>
          <w:color w:val="000000"/>
        </w:rPr>
        <w:t xml:space="preserve">Dominar los pensamientos… ¡qué tarea tan difícil! </w:t>
      </w:r>
      <w:r w:rsidRPr="00014823">
        <w:rPr>
          <w:rFonts w:asciiTheme="minorHAnsi" w:hAnsiTheme="minorHAnsi"/>
          <w:color w:val="FF0000"/>
        </w:rPr>
        <w:t>¿Cuántas veces has perdido el sueño por un pensamiento que no te deja en paz?</w:t>
      </w:r>
    </w:p>
    <w:p w14:paraId="618F84CA" w14:textId="77777777" w:rsidR="00492675" w:rsidRPr="00492675" w:rsidRDefault="00492675" w:rsidP="00492675">
      <w:pPr>
        <w:pStyle w:val="NormalWeb"/>
        <w:rPr>
          <w:rFonts w:asciiTheme="minorHAnsi" w:hAnsiTheme="minorHAnsi"/>
          <w:color w:val="000000"/>
        </w:rPr>
      </w:pPr>
      <w:r w:rsidRPr="00492675">
        <w:rPr>
          <w:rFonts w:asciiTheme="minorHAnsi" w:hAnsiTheme="minorHAnsi"/>
          <w:color w:val="000000"/>
        </w:rPr>
        <w:t>La verdad es que cuando algo o alguien logra controlar tu mente, terminará dominando tu voluntad. Te impulsa a actuar, a hablar, a decidir… incluso cuando sabes que no es lo correcto. En este mundo hay muchas ideologías, voces y distracciones diseñadas para manipular tu forma de pensar, y muchas veces, sin darnos cuenta, cedemos el control.</w:t>
      </w:r>
    </w:p>
    <w:p w14:paraId="59E61F49" w14:textId="08F5D166" w:rsidR="00492675" w:rsidRPr="00492675" w:rsidRDefault="00492675" w:rsidP="00492675">
      <w:pPr>
        <w:pStyle w:val="NormalWeb"/>
        <w:rPr>
          <w:rFonts w:asciiTheme="minorHAnsi" w:hAnsiTheme="minorHAnsi"/>
          <w:color w:val="000000"/>
        </w:rPr>
      </w:pPr>
      <w:r w:rsidRPr="00492675">
        <w:rPr>
          <w:rFonts w:asciiTheme="minorHAnsi" w:hAnsiTheme="minorHAnsi"/>
          <w:color w:val="000000"/>
        </w:rPr>
        <w:t xml:space="preserve">Pero el enemigo de Dios, Satanás, es quien mejor conoce esta estrategia. Lo hizo desde el principio con Adán y Eva, y le funcionó. </w:t>
      </w:r>
      <w:r w:rsidRPr="007257FD">
        <w:rPr>
          <w:rFonts w:asciiTheme="minorHAnsi" w:hAnsiTheme="minorHAnsi"/>
          <w:color w:val="FF0000"/>
        </w:rPr>
        <w:t>¿Por qué pensar que tú serías inmune?</w:t>
      </w:r>
      <w:r w:rsidRPr="00492675">
        <w:rPr>
          <w:rFonts w:asciiTheme="minorHAnsi" w:hAnsiTheme="minorHAnsi"/>
          <w:color w:val="000000"/>
        </w:rPr>
        <w:t xml:space="preserve"> Si no vigilamos nuestros pensamientos, fácilmente seremos arrastrados por deseos e impulsos que nos alejan de Dios.</w:t>
      </w:r>
    </w:p>
    <w:p w14:paraId="6C4B0E8E" w14:textId="77777777" w:rsidR="00492675" w:rsidRDefault="00492675" w:rsidP="00492675">
      <w:pPr>
        <w:pStyle w:val="NormalWeb"/>
        <w:rPr>
          <w:rFonts w:asciiTheme="minorHAnsi" w:hAnsiTheme="minorHAnsi"/>
          <w:color w:val="000000"/>
        </w:rPr>
      </w:pPr>
      <w:r w:rsidRPr="00492675">
        <w:rPr>
          <w:rFonts w:asciiTheme="minorHAnsi" w:hAnsiTheme="minorHAnsi"/>
          <w:color w:val="000000"/>
        </w:rPr>
        <w:t>Por eso es tan importante permitir que el Espíritu Santo sea quien controle tu mente. Renunciar a la naturaleza pecaminosa no es un acto superficial ni automático. No basta con decir una frase. Es una decisión diaria, constante, de rendir tus pensamientos a Dios y rechazar todo aquello que quiere dominarte fuera de su voluntad.</w:t>
      </w:r>
    </w:p>
    <w:p w14:paraId="7790514B" w14:textId="77777777" w:rsidR="0030294A" w:rsidRPr="00492675" w:rsidRDefault="0030294A" w:rsidP="00492675">
      <w:pPr>
        <w:pStyle w:val="NormalWeb"/>
        <w:rPr>
          <w:rFonts w:asciiTheme="minorHAnsi" w:hAnsiTheme="minorHAnsi"/>
          <w:color w:val="000000"/>
        </w:rPr>
      </w:pPr>
    </w:p>
    <w:p w14:paraId="167A5207" w14:textId="77777777" w:rsidR="00492675" w:rsidRPr="00492675" w:rsidRDefault="00492675" w:rsidP="00492675">
      <w:pPr>
        <w:pStyle w:val="NormalWeb"/>
        <w:rPr>
          <w:rFonts w:asciiTheme="minorHAnsi" w:hAnsiTheme="minorHAnsi"/>
          <w:color w:val="000000"/>
        </w:rPr>
      </w:pPr>
      <w:r w:rsidRPr="0030294A">
        <w:rPr>
          <w:rFonts w:asciiTheme="minorHAnsi" w:hAnsiTheme="minorHAnsi"/>
          <w:b/>
          <w:bCs/>
          <w:color w:val="000000"/>
        </w:rPr>
        <w:t>Recuerda</w:t>
      </w:r>
      <w:r w:rsidRPr="00492675">
        <w:rPr>
          <w:rFonts w:asciiTheme="minorHAnsi" w:hAnsiTheme="minorHAnsi"/>
          <w:color w:val="000000"/>
        </w:rPr>
        <w:t>: el dominio del Espíritu comienza en la mente. Y cuando Él gobierna tus pensamientos, también transformará tus deseos, tu carácter y tus acciones.</w:t>
      </w:r>
    </w:p>
    <w:p w14:paraId="6DA9945B" w14:textId="66421918" w:rsidR="00492675" w:rsidRPr="00492675" w:rsidRDefault="00492675" w:rsidP="00492675">
      <w:pPr>
        <w:pStyle w:val="NormalWeb"/>
        <w:rPr>
          <w:rFonts w:asciiTheme="minorHAnsi" w:hAnsiTheme="minorHAnsi"/>
          <w:color w:val="000000"/>
        </w:rPr>
      </w:pPr>
      <w:r w:rsidRPr="00492675">
        <w:rPr>
          <w:rFonts w:asciiTheme="minorHAnsi" w:hAnsiTheme="minorHAnsi"/>
          <w:color w:val="000000"/>
        </w:rPr>
        <w:t>Hoy, pídele al Señor que tome el control de tu mente y que te llene de pensamientos que le agraden. Solo así podrás vivir una vida que le honre.</w:t>
      </w:r>
    </w:p>
    <w:bookmarkEnd w:id="124"/>
    <w:p w14:paraId="37515F90" w14:textId="77777777" w:rsidR="00C37540" w:rsidRDefault="00C37540" w:rsidP="00F40296">
      <w:pPr>
        <w:tabs>
          <w:tab w:val="left" w:pos="2939"/>
        </w:tabs>
        <w:rPr>
          <w:color w:val="000000" w:themeColor="text1"/>
          <w:lang w:val="es-ES"/>
        </w:rPr>
      </w:pPr>
    </w:p>
    <w:p w14:paraId="764B32B3" w14:textId="77777777" w:rsidR="00C37540" w:rsidRDefault="00C37540" w:rsidP="00F40296">
      <w:pPr>
        <w:tabs>
          <w:tab w:val="left" w:pos="2939"/>
        </w:tabs>
        <w:rPr>
          <w:color w:val="000000" w:themeColor="text1"/>
          <w:lang w:val="es-ES"/>
        </w:rPr>
      </w:pPr>
    </w:p>
    <w:p w14:paraId="123E6FEE" w14:textId="77777777" w:rsidR="00C37540" w:rsidRDefault="00C37540" w:rsidP="00F40296">
      <w:pPr>
        <w:tabs>
          <w:tab w:val="left" w:pos="2939"/>
        </w:tabs>
        <w:rPr>
          <w:color w:val="000000" w:themeColor="text1"/>
        </w:rPr>
      </w:pPr>
    </w:p>
    <w:p w14:paraId="256CA0CC" w14:textId="6B3CF386" w:rsidR="00EB186E" w:rsidRPr="00C63526" w:rsidRDefault="00D178A7" w:rsidP="00C63526">
      <w:pPr>
        <w:outlineLvl w:val="2"/>
        <w:rPr>
          <w:rFonts w:asciiTheme="minorHAnsi" w:hAnsiTheme="minorHAnsi"/>
          <w:b/>
          <w:bCs/>
          <w:color w:val="000000"/>
          <w:sz w:val="28"/>
          <w:szCs w:val="28"/>
        </w:rPr>
      </w:pPr>
      <w:r w:rsidRPr="00D178A7">
        <w:rPr>
          <w:rFonts w:asciiTheme="minorHAnsi" w:hAnsiTheme="minorHAnsi"/>
          <w:b/>
          <w:bCs/>
          <w:color w:val="000000"/>
          <w:sz w:val="28"/>
          <w:szCs w:val="28"/>
        </w:rPr>
        <w:t>"Herederos de Gloria, Compañeros en el Sufrimiento"</w:t>
      </w:r>
    </w:p>
    <w:p w14:paraId="5F70E463" w14:textId="01DE568D" w:rsidR="00EB186E" w:rsidRPr="00C63526" w:rsidRDefault="00274813" w:rsidP="00C63526">
      <w:pPr>
        <w:tabs>
          <w:tab w:val="left" w:pos="2939"/>
        </w:tabs>
        <w:rPr>
          <w:rFonts w:asciiTheme="minorHAnsi" w:hAnsiTheme="minorHAnsi"/>
          <w:lang w:val="es-ES"/>
        </w:rPr>
      </w:pPr>
      <w:r w:rsidRPr="00C63526">
        <w:rPr>
          <w:rFonts w:asciiTheme="minorHAnsi" w:hAnsiTheme="minorHAnsi"/>
          <w:b/>
          <w:bCs/>
          <w:lang w:val="es-ES"/>
        </w:rPr>
        <w:t>Romanos 8:17 NTV</w:t>
      </w:r>
      <w:r w:rsidRPr="00C63526">
        <w:rPr>
          <w:rFonts w:asciiTheme="minorHAnsi" w:hAnsiTheme="minorHAnsi"/>
          <w:lang w:val="es-ES"/>
        </w:rPr>
        <w:t xml:space="preserve">. </w:t>
      </w:r>
      <w:r w:rsidR="00EB186E" w:rsidRPr="00C63526">
        <w:rPr>
          <w:rFonts w:asciiTheme="minorHAnsi" w:hAnsiTheme="minorHAnsi"/>
          <w:i/>
          <w:iCs/>
          <w:color w:val="0070C0"/>
          <w:lang w:val="es-ES"/>
        </w:rPr>
        <w:t>Así que como somos sus hijos, también somos sus herederos. De hecho, somos herederos junto con Cristo de la gloria de Dios; pero si vamos a participar de su gloria, también debemos participar de su sufrimiento</w:t>
      </w:r>
      <w:r w:rsidR="00EB186E" w:rsidRPr="00C63526">
        <w:rPr>
          <w:rFonts w:asciiTheme="minorHAnsi" w:hAnsiTheme="minorHAnsi"/>
          <w:lang w:val="es-ES"/>
        </w:rPr>
        <w:t>.</w:t>
      </w:r>
    </w:p>
    <w:p w14:paraId="769BF580" w14:textId="77777777" w:rsidR="00274813" w:rsidRPr="00C63526" w:rsidRDefault="00274813" w:rsidP="00C63526">
      <w:pPr>
        <w:tabs>
          <w:tab w:val="left" w:pos="2939"/>
        </w:tabs>
        <w:rPr>
          <w:rFonts w:asciiTheme="minorHAnsi" w:hAnsiTheme="minorHAnsi"/>
          <w:lang w:val="es-ES"/>
        </w:rPr>
      </w:pPr>
    </w:p>
    <w:p w14:paraId="7DAFE28C" w14:textId="77777777" w:rsidR="00D178A7" w:rsidRPr="00D178A7" w:rsidRDefault="00D178A7" w:rsidP="00C63526">
      <w:pPr>
        <w:rPr>
          <w:rFonts w:asciiTheme="minorHAnsi" w:hAnsiTheme="minorHAnsi"/>
          <w:color w:val="000000"/>
        </w:rPr>
      </w:pPr>
      <w:r w:rsidRPr="00D178A7">
        <w:rPr>
          <w:rFonts w:asciiTheme="minorHAnsi" w:hAnsiTheme="minorHAnsi"/>
          <w:color w:val="000000"/>
        </w:rPr>
        <w:t>Ser hijos de Dios es un privilegio eterno. No solo nos da una nueva identidad, sino también una herencia gloriosa: somos herederos de Dios y coherederos con Cristo. ¡Qué promesa más grandiosa! Sin embargo, este pasaje no se queda solo en la gloria futura, también nos recuerda una verdad presente: participar con Cristo implica compartir no solo su gloria, sino también su sufrimiento.</w:t>
      </w:r>
    </w:p>
    <w:p w14:paraId="5F9311D7" w14:textId="77777777" w:rsidR="00D178A7" w:rsidRPr="00D178A7" w:rsidRDefault="00D178A7" w:rsidP="00C63526">
      <w:pPr>
        <w:rPr>
          <w:rFonts w:asciiTheme="minorHAnsi" w:hAnsiTheme="minorHAnsi"/>
          <w:color w:val="000000"/>
        </w:rPr>
      </w:pPr>
      <w:r w:rsidRPr="00D178A7">
        <w:rPr>
          <w:rFonts w:asciiTheme="minorHAnsi" w:hAnsiTheme="minorHAnsi"/>
          <w:color w:val="000000"/>
        </w:rPr>
        <w:t>En una cultura que busca evitar el dolor a toda costa, este mensaje suena fuerte. Pero para el cristiano, el sufrimiento no es un castigo, es un camino de formación. Jesús mismo fue perfeccionado a través del sufrimiento (</w:t>
      </w:r>
      <w:r w:rsidRPr="00D178A7">
        <w:rPr>
          <w:rFonts w:asciiTheme="minorHAnsi" w:hAnsiTheme="minorHAnsi"/>
          <w:b/>
          <w:bCs/>
          <w:color w:val="000000"/>
        </w:rPr>
        <w:t>Hebreos 5:8-9</w:t>
      </w:r>
      <w:r w:rsidRPr="00D178A7">
        <w:rPr>
          <w:rFonts w:asciiTheme="minorHAnsi" w:hAnsiTheme="minorHAnsi"/>
          <w:color w:val="000000"/>
        </w:rPr>
        <w:t>), y como sus seguidores, también somos moldeados en medio del dolor.</w:t>
      </w:r>
    </w:p>
    <w:p w14:paraId="28203E0C" w14:textId="77777777" w:rsidR="00D178A7" w:rsidRPr="00D178A7" w:rsidRDefault="00D178A7" w:rsidP="00C63526">
      <w:pPr>
        <w:rPr>
          <w:rFonts w:asciiTheme="minorHAnsi" w:hAnsiTheme="minorHAnsi"/>
          <w:color w:val="000000"/>
        </w:rPr>
      </w:pPr>
      <w:r w:rsidRPr="00D178A7">
        <w:rPr>
          <w:rFonts w:asciiTheme="minorHAnsi" w:hAnsiTheme="minorHAnsi"/>
          <w:color w:val="000000"/>
        </w:rPr>
        <w:t>El sufrimiento nos identifica con Cristo, nos desprende del mundo, nos purifica, y nos enfoca en lo eterno. No es señal de abandono, sino evidencia de filiación. Es una parte del proceso que Dios usa para llevarnos a la madurez y hacernos dignos de la gloria que viene.</w:t>
      </w:r>
    </w:p>
    <w:p w14:paraId="5D9BCEC7" w14:textId="77777777" w:rsidR="002C229C" w:rsidRDefault="002C229C" w:rsidP="00C63526">
      <w:pPr>
        <w:rPr>
          <w:rFonts w:ascii="Apple Color Emoji" w:hAnsi="Apple Color Emoji" w:cs="Apple Color Emoji"/>
          <w:color w:val="000000"/>
        </w:rPr>
      </w:pPr>
    </w:p>
    <w:p w14:paraId="77F91D22" w14:textId="155E4C24" w:rsidR="00D178A7" w:rsidRPr="00D178A7" w:rsidRDefault="00D178A7" w:rsidP="00C63526">
      <w:pPr>
        <w:rPr>
          <w:rFonts w:asciiTheme="minorHAnsi" w:hAnsiTheme="minorHAnsi"/>
          <w:color w:val="000000"/>
        </w:rPr>
      </w:pPr>
      <w:r w:rsidRPr="00D178A7">
        <w:rPr>
          <w:rFonts w:asciiTheme="minorHAnsi" w:hAnsiTheme="minorHAnsi"/>
          <w:color w:val="000000"/>
        </w:rPr>
        <w:t>Hoy recuerda esto: </w:t>
      </w:r>
      <w:r w:rsidRPr="00D178A7">
        <w:rPr>
          <w:rFonts w:asciiTheme="minorHAnsi" w:hAnsiTheme="minorHAnsi"/>
          <w:b/>
          <w:bCs/>
          <w:color w:val="000000"/>
        </w:rPr>
        <w:t>si estás pasando por momentos difíciles, no estás solo ni perdido. Estás en el camino del Hijo.</w:t>
      </w:r>
      <w:r w:rsidRPr="00D178A7">
        <w:rPr>
          <w:rFonts w:asciiTheme="minorHAnsi" w:hAnsiTheme="minorHAnsi"/>
          <w:color w:val="000000"/>
        </w:rPr>
        <w:t> Y así como Jesús venció, también tú vencerás. No pierdas de vista la herencia que te espera, ni dejes de confiar en el Padre que te guía, incluso en el valle del sufrimiento.</w:t>
      </w:r>
    </w:p>
    <w:p w14:paraId="2564772E" w14:textId="77777777" w:rsidR="00506EDC" w:rsidRDefault="00506EDC" w:rsidP="00C63526">
      <w:pPr>
        <w:rPr>
          <w:rFonts w:ascii="Apple Color Emoji" w:hAnsi="Apple Color Emoji" w:cs="Apple Color Emoji"/>
          <w:color w:val="000000"/>
        </w:rPr>
      </w:pPr>
    </w:p>
    <w:p w14:paraId="2ADFAC32" w14:textId="1C6337E8" w:rsidR="00D178A7" w:rsidRPr="00D178A7" w:rsidRDefault="00D178A7" w:rsidP="00C63526">
      <w:pPr>
        <w:rPr>
          <w:rFonts w:asciiTheme="minorHAnsi" w:hAnsiTheme="minorHAnsi"/>
          <w:color w:val="000000"/>
        </w:rPr>
      </w:pPr>
      <w:r w:rsidRPr="00D178A7">
        <w:rPr>
          <w:rFonts w:asciiTheme="minorHAnsi" w:hAnsiTheme="minorHAnsi"/>
          <w:color w:val="000000"/>
        </w:rPr>
        <w:t>Señor, gracias por hacerme tu hijo. Aunque a veces el camino sea difícil, ayúdame a recordar que mi dolor no es en vano. Enséñame a verte en medio de cada prueba, y a seguirte con fidelidad, sabiendo que me espera una gloria que sobrepasa todo sufrimiento. Amén.</w:t>
      </w:r>
    </w:p>
    <w:p w14:paraId="4BE41F6E" w14:textId="42728B27" w:rsidR="00274813" w:rsidRDefault="00274813" w:rsidP="00C63526">
      <w:pPr>
        <w:tabs>
          <w:tab w:val="left" w:pos="2939"/>
        </w:tabs>
        <w:rPr>
          <w:color w:val="000000" w:themeColor="text1"/>
        </w:rPr>
      </w:pPr>
    </w:p>
    <w:p w14:paraId="26090B79" w14:textId="77777777" w:rsidR="00280748" w:rsidRDefault="00280748" w:rsidP="00C63526">
      <w:pPr>
        <w:tabs>
          <w:tab w:val="left" w:pos="2939"/>
        </w:tabs>
        <w:rPr>
          <w:color w:val="000000" w:themeColor="text1"/>
        </w:rPr>
      </w:pPr>
    </w:p>
    <w:p w14:paraId="4BC50E5A" w14:textId="77777777" w:rsidR="00280748" w:rsidRDefault="00280748" w:rsidP="00C63526">
      <w:pPr>
        <w:tabs>
          <w:tab w:val="left" w:pos="2939"/>
        </w:tabs>
        <w:rPr>
          <w:color w:val="000000" w:themeColor="text1"/>
        </w:rPr>
      </w:pPr>
    </w:p>
    <w:p w14:paraId="49CEFB0F" w14:textId="77777777" w:rsidR="00280748" w:rsidRDefault="00280748" w:rsidP="00C63526">
      <w:pPr>
        <w:tabs>
          <w:tab w:val="left" w:pos="2939"/>
        </w:tabs>
        <w:rPr>
          <w:color w:val="000000" w:themeColor="text1"/>
        </w:rPr>
      </w:pPr>
    </w:p>
    <w:p w14:paraId="2B6DF62F" w14:textId="3A763D0A" w:rsidR="00001405" w:rsidRPr="00001405" w:rsidRDefault="00001405" w:rsidP="00287185">
      <w:pPr>
        <w:rPr>
          <w:rFonts w:asciiTheme="minorHAnsi" w:hAnsiTheme="minorHAnsi"/>
          <w:b/>
          <w:bCs/>
          <w:color w:val="000000"/>
          <w:sz w:val="28"/>
          <w:szCs w:val="28"/>
        </w:rPr>
      </w:pPr>
      <w:bookmarkStart w:id="125" w:name="OLE_LINK128"/>
      <w:r w:rsidRPr="00001405">
        <w:rPr>
          <w:rFonts w:asciiTheme="minorHAnsi" w:hAnsiTheme="minorHAnsi"/>
          <w:b/>
          <w:bCs/>
          <w:color w:val="000000"/>
          <w:sz w:val="28"/>
          <w:szCs w:val="28"/>
        </w:rPr>
        <w:t>“Lo que viene es mayor”</w:t>
      </w:r>
    </w:p>
    <w:p w14:paraId="348A40D1" w14:textId="1F9B3369" w:rsidR="00001405" w:rsidRDefault="00001405" w:rsidP="00287185">
      <w:pPr>
        <w:rPr>
          <w:rFonts w:asciiTheme="minorHAnsi" w:hAnsiTheme="minorHAnsi"/>
          <w:i/>
          <w:iCs/>
          <w:color w:val="000000"/>
        </w:rPr>
      </w:pPr>
      <w:r w:rsidRPr="00001405">
        <w:rPr>
          <w:rFonts w:asciiTheme="minorHAnsi" w:hAnsiTheme="minorHAnsi"/>
          <w:b/>
          <w:bCs/>
          <w:color w:val="000000"/>
        </w:rPr>
        <w:t>Romanos 8:18–19 NTV</w:t>
      </w:r>
      <w:r w:rsidR="001627D8" w:rsidRPr="00287185">
        <w:rPr>
          <w:rFonts w:asciiTheme="minorHAnsi" w:hAnsiTheme="minorHAnsi"/>
          <w:b/>
          <w:bCs/>
          <w:color w:val="000000"/>
        </w:rPr>
        <w:t xml:space="preserve"> </w:t>
      </w:r>
      <w:r w:rsidRPr="00001405">
        <w:rPr>
          <w:rFonts w:asciiTheme="minorHAnsi" w:hAnsiTheme="minorHAnsi"/>
          <w:i/>
          <w:iCs/>
          <w:color w:val="000000"/>
        </w:rPr>
        <w:t>“</w:t>
      </w:r>
      <w:r w:rsidRPr="00001405">
        <w:rPr>
          <w:rFonts w:asciiTheme="minorHAnsi" w:hAnsiTheme="minorHAnsi"/>
          <w:i/>
          <w:iCs/>
          <w:color w:val="0070C0"/>
        </w:rPr>
        <w:t>Lo que ahora sufrimos no es nada comparado con la gloria que él nos revelará más adelante. Pues toda la creación espera con anhelo el día futuro en que Dios revelará quiénes son verdaderamente sus hijos</w:t>
      </w:r>
      <w:r w:rsidRPr="00001405">
        <w:rPr>
          <w:rFonts w:asciiTheme="minorHAnsi" w:hAnsiTheme="minorHAnsi"/>
          <w:i/>
          <w:iCs/>
          <w:color w:val="000000"/>
        </w:rPr>
        <w:t>.”</w:t>
      </w:r>
    </w:p>
    <w:p w14:paraId="7E7A2310" w14:textId="77777777" w:rsidR="00287185" w:rsidRPr="00001405" w:rsidRDefault="00287185" w:rsidP="00287185">
      <w:pPr>
        <w:rPr>
          <w:rFonts w:asciiTheme="minorHAnsi" w:hAnsiTheme="minorHAnsi"/>
          <w:color w:val="000000"/>
        </w:rPr>
      </w:pPr>
    </w:p>
    <w:p w14:paraId="18AC43AA" w14:textId="77777777" w:rsidR="00001405" w:rsidRPr="00001405" w:rsidRDefault="00001405" w:rsidP="00287185">
      <w:pPr>
        <w:rPr>
          <w:rFonts w:asciiTheme="minorHAnsi" w:hAnsiTheme="minorHAnsi"/>
          <w:color w:val="000000"/>
        </w:rPr>
      </w:pPr>
      <w:r w:rsidRPr="00001405">
        <w:rPr>
          <w:rFonts w:asciiTheme="minorHAnsi" w:hAnsiTheme="minorHAnsi"/>
          <w:color w:val="000000"/>
        </w:rPr>
        <w:t>Hay temporadas en la vida que parecen insoportables. Dolor, incertidumbre, frustración. Pero Dios quiere recordarte algo hoy: </w:t>
      </w:r>
      <w:r w:rsidRPr="00001405">
        <w:rPr>
          <w:rFonts w:asciiTheme="minorHAnsi" w:hAnsiTheme="minorHAnsi"/>
          <w:b/>
          <w:bCs/>
          <w:color w:val="000000"/>
        </w:rPr>
        <w:t>esto no se compara con lo que viene</w:t>
      </w:r>
      <w:r w:rsidRPr="00001405">
        <w:rPr>
          <w:rFonts w:asciiTheme="minorHAnsi" w:hAnsiTheme="minorHAnsi"/>
          <w:color w:val="000000"/>
        </w:rPr>
        <w:t>.</w:t>
      </w:r>
    </w:p>
    <w:p w14:paraId="23AC947F" w14:textId="77777777" w:rsidR="00001405" w:rsidRDefault="00001405" w:rsidP="00287185">
      <w:pPr>
        <w:rPr>
          <w:rFonts w:asciiTheme="minorHAnsi" w:hAnsiTheme="minorHAnsi"/>
          <w:color w:val="000000"/>
        </w:rPr>
      </w:pPr>
      <w:r w:rsidRPr="00001405">
        <w:rPr>
          <w:rFonts w:asciiTheme="minorHAnsi" w:hAnsiTheme="minorHAnsi"/>
          <w:color w:val="000000"/>
        </w:rPr>
        <w:t>Tu sufrimiento no es en vano. Estás siendo preparado para una gloria que todavía no se ha visto. El cielo entero está expectante. La creación misma espera el momento en que tú, como hijo de Dios, te manifiestes con toda la identidad y la gloria que el Padre te ha dado.</w:t>
      </w:r>
    </w:p>
    <w:p w14:paraId="4D4254FC" w14:textId="77777777" w:rsidR="00287185" w:rsidRPr="00001405" w:rsidRDefault="00287185" w:rsidP="00287185">
      <w:pPr>
        <w:rPr>
          <w:rFonts w:asciiTheme="minorHAnsi" w:hAnsiTheme="minorHAnsi"/>
          <w:color w:val="000000"/>
        </w:rPr>
      </w:pPr>
    </w:p>
    <w:p w14:paraId="2EC98768" w14:textId="4AF523E5" w:rsidR="00001405" w:rsidRDefault="00001405" w:rsidP="00287185">
      <w:pPr>
        <w:rPr>
          <w:rFonts w:asciiTheme="minorHAnsi" w:hAnsiTheme="minorHAnsi"/>
          <w:b/>
          <w:bCs/>
          <w:color w:val="000000"/>
        </w:rPr>
      </w:pPr>
      <w:r w:rsidRPr="00001405">
        <w:rPr>
          <w:rFonts w:asciiTheme="minorHAnsi" w:hAnsiTheme="minorHAnsi"/>
          <w:color w:val="000000"/>
        </w:rPr>
        <w:t>No te detengas por lo que hoy duele.</w:t>
      </w:r>
      <w:r w:rsidRPr="00001405">
        <w:rPr>
          <w:rFonts w:asciiTheme="minorHAnsi" w:hAnsiTheme="minorHAnsi"/>
          <w:color w:val="000000"/>
        </w:rPr>
        <w:br/>
        <w:t>No renuncies a lo que Dios prometió.</w:t>
      </w:r>
      <w:r w:rsidRPr="00001405">
        <w:rPr>
          <w:rFonts w:asciiTheme="minorHAnsi" w:hAnsiTheme="minorHAnsi"/>
          <w:color w:val="000000"/>
        </w:rPr>
        <w:br/>
        <w:t>No te conformes con lo que ves, porque </w:t>
      </w:r>
      <w:r w:rsidRPr="00001405">
        <w:rPr>
          <w:rFonts w:asciiTheme="minorHAnsi" w:hAnsiTheme="minorHAnsi"/>
          <w:b/>
          <w:bCs/>
          <w:color w:val="000000"/>
        </w:rPr>
        <w:t>lo que viene es mayor.</w:t>
      </w:r>
    </w:p>
    <w:p w14:paraId="513520CD" w14:textId="77777777" w:rsidR="00287185" w:rsidRPr="00001405" w:rsidRDefault="00287185" w:rsidP="00287185">
      <w:pPr>
        <w:rPr>
          <w:rFonts w:asciiTheme="minorHAnsi" w:hAnsiTheme="minorHAnsi"/>
          <w:color w:val="000000"/>
        </w:rPr>
      </w:pPr>
    </w:p>
    <w:p w14:paraId="045C6E43" w14:textId="51CEED49" w:rsidR="00001405" w:rsidRPr="00001405" w:rsidRDefault="00001405" w:rsidP="00287185">
      <w:pPr>
        <w:rPr>
          <w:rFonts w:asciiTheme="minorHAnsi" w:hAnsiTheme="minorHAnsi"/>
          <w:color w:val="000000"/>
        </w:rPr>
      </w:pPr>
      <w:r w:rsidRPr="00001405">
        <w:rPr>
          <w:rFonts w:asciiTheme="minorHAnsi" w:hAnsiTheme="minorHAnsi"/>
          <w:color w:val="000000"/>
        </w:rPr>
        <w:t>Señor, aunque hoy duela, confío en que estás preparando algo más grande. Dame fuerza para seguir, fe para esperar y visión para ver más allá del momento. Amén.</w:t>
      </w:r>
    </w:p>
    <w:bookmarkEnd w:id="125"/>
    <w:p w14:paraId="35894BA4" w14:textId="77777777" w:rsidR="00280748" w:rsidRDefault="00280748" w:rsidP="00C63526">
      <w:pPr>
        <w:tabs>
          <w:tab w:val="left" w:pos="2939"/>
        </w:tabs>
        <w:rPr>
          <w:color w:val="000000" w:themeColor="text1"/>
        </w:rPr>
      </w:pPr>
    </w:p>
    <w:p w14:paraId="3117C0F6" w14:textId="77777777" w:rsidR="00A44ECA" w:rsidRDefault="00A44ECA" w:rsidP="00C63526">
      <w:pPr>
        <w:tabs>
          <w:tab w:val="left" w:pos="2939"/>
        </w:tabs>
        <w:rPr>
          <w:color w:val="000000" w:themeColor="text1"/>
        </w:rPr>
      </w:pPr>
    </w:p>
    <w:p w14:paraId="2DC5EB31" w14:textId="77777777" w:rsidR="00A44ECA" w:rsidRDefault="00A44ECA" w:rsidP="00C63526">
      <w:pPr>
        <w:tabs>
          <w:tab w:val="left" w:pos="2939"/>
        </w:tabs>
        <w:rPr>
          <w:color w:val="000000" w:themeColor="text1"/>
        </w:rPr>
      </w:pPr>
    </w:p>
    <w:p w14:paraId="5EE22E24" w14:textId="5517DF5A" w:rsidR="00DE58C4" w:rsidRPr="00DE58C4" w:rsidRDefault="00DE58C4" w:rsidP="00DE58C4">
      <w:pPr>
        <w:spacing w:before="100" w:beforeAutospacing="1" w:after="100" w:afterAutospacing="1"/>
        <w:rPr>
          <w:rFonts w:asciiTheme="minorHAnsi" w:hAnsiTheme="minorHAnsi"/>
          <w:color w:val="000000"/>
        </w:rPr>
      </w:pPr>
      <w:bookmarkStart w:id="126" w:name="OLE_LINK129"/>
      <w:r w:rsidRPr="00DE58C4">
        <w:rPr>
          <w:rFonts w:asciiTheme="minorHAnsi" w:hAnsiTheme="minorHAnsi"/>
          <w:b/>
          <w:bCs/>
          <w:color w:val="000000"/>
          <w:sz w:val="28"/>
          <w:szCs w:val="28"/>
        </w:rPr>
        <w:t>Si Dios está contigo, nada puede detenerte</w:t>
      </w:r>
      <w:r w:rsidRPr="00DE58C4">
        <w:rPr>
          <w:rFonts w:asciiTheme="minorHAnsi" w:hAnsiTheme="minorHAnsi"/>
          <w:color w:val="000000"/>
          <w:sz w:val="28"/>
          <w:szCs w:val="28"/>
        </w:rPr>
        <w:br/>
      </w:r>
      <w:r w:rsidRPr="00DE58C4">
        <w:rPr>
          <w:rFonts w:asciiTheme="minorHAnsi" w:hAnsiTheme="minorHAnsi"/>
          <w:b/>
          <w:bCs/>
          <w:color w:val="000000"/>
        </w:rPr>
        <w:t>Romanos 8:31, NTV</w:t>
      </w:r>
      <w:r w:rsidRPr="00CE301F">
        <w:rPr>
          <w:rFonts w:asciiTheme="minorHAnsi" w:hAnsiTheme="minorHAnsi"/>
          <w:color w:val="000000"/>
        </w:rPr>
        <w:t xml:space="preserve"> </w:t>
      </w:r>
      <w:r w:rsidRPr="00DE58C4">
        <w:rPr>
          <w:rFonts w:asciiTheme="minorHAnsi" w:hAnsiTheme="minorHAnsi"/>
          <w:color w:val="0070C0"/>
        </w:rPr>
        <w:t>“¿Qué podemos decir acerca de cosas tan maravillosas como éstas? Si Dios está a favor de nosotros, ¿quién podrá ponerse en nuestra contra?”</w:t>
      </w:r>
    </w:p>
    <w:p w14:paraId="26110315" w14:textId="77777777" w:rsidR="00DE58C4" w:rsidRPr="00DE58C4" w:rsidRDefault="00DE58C4" w:rsidP="00DE58C4">
      <w:pPr>
        <w:spacing w:before="100" w:beforeAutospacing="1" w:after="100" w:afterAutospacing="1"/>
        <w:rPr>
          <w:rFonts w:asciiTheme="minorHAnsi" w:hAnsiTheme="minorHAnsi"/>
          <w:color w:val="000000"/>
        </w:rPr>
      </w:pPr>
      <w:r w:rsidRPr="00DE58C4">
        <w:rPr>
          <w:rFonts w:asciiTheme="minorHAnsi" w:hAnsiTheme="minorHAnsi"/>
          <w:color w:val="000000"/>
        </w:rPr>
        <w:t>Hay momentos en la vida en los que todo parece estar en tu contra: personas, circunstancias, incluso tus propios pensamientos. Pero este verso rompe con todo temor y toda inseguridad: </w:t>
      </w:r>
      <w:r w:rsidRPr="00DE58C4">
        <w:rPr>
          <w:rFonts w:asciiTheme="minorHAnsi" w:hAnsiTheme="minorHAnsi"/>
          <w:b/>
          <w:bCs/>
          <w:color w:val="000000"/>
        </w:rPr>
        <w:t>¡Dios está a tu favor!</w:t>
      </w:r>
    </w:p>
    <w:p w14:paraId="75AFF499" w14:textId="77777777" w:rsidR="00DE58C4" w:rsidRPr="00DE58C4" w:rsidRDefault="00DE58C4" w:rsidP="00D01EA8">
      <w:pPr>
        <w:rPr>
          <w:rFonts w:asciiTheme="minorHAnsi" w:hAnsiTheme="minorHAnsi"/>
          <w:color w:val="000000"/>
        </w:rPr>
      </w:pPr>
      <w:r w:rsidRPr="00DE58C4">
        <w:rPr>
          <w:rFonts w:asciiTheme="minorHAnsi" w:hAnsiTheme="minorHAnsi"/>
          <w:color w:val="000000"/>
        </w:rPr>
        <w:t>Cuando el Dios todopoderoso está contigo, no hay oposición que prevalezca. Las dificultades pueden venir, pero no dominarán. Las personas pueden criticarte, pero no te destruirán. El enemigo puede intentarlo, pero jamás vencerá.</w:t>
      </w:r>
    </w:p>
    <w:p w14:paraId="7A4785B8" w14:textId="77777777" w:rsidR="00DE58C4" w:rsidRDefault="00DE58C4" w:rsidP="00D01EA8">
      <w:pPr>
        <w:rPr>
          <w:rFonts w:asciiTheme="minorHAnsi" w:hAnsiTheme="minorHAnsi"/>
          <w:b/>
          <w:bCs/>
          <w:color w:val="000000"/>
        </w:rPr>
      </w:pPr>
      <w:r w:rsidRPr="00DE58C4">
        <w:rPr>
          <w:rFonts w:asciiTheme="minorHAnsi" w:hAnsiTheme="minorHAnsi"/>
          <w:color w:val="000000"/>
        </w:rPr>
        <w:t>Dios no solo está a tu lado, </w:t>
      </w:r>
      <w:r w:rsidRPr="00DE58C4">
        <w:rPr>
          <w:rFonts w:asciiTheme="minorHAnsi" w:hAnsiTheme="minorHAnsi"/>
          <w:b/>
          <w:bCs/>
          <w:color w:val="000000"/>
        </w:rPr>
        <w:t>Él está a tu favor</w:t>
      </w:r>
      <w:r w:rsidRPr="00DE58C4">
        <w:rPr>
          <w:rFonts w:asciiTheme="minorHAnsi" w:hAnsiTheme="minorHAnsi"/>
          <w:color w:val="000000"/>
        </w:rPr>
        <w:t>. Pelea por ti, te defiende, te guarda y te guía. Hoy no tienes que temer lo que vendrá. </w:t>
      </w:r>
      <w:r w:rsidRPr="00DE58C4">
        <w:rPr>
          <w:rFonts w:asciiTheme="minorHAnsi" w:hAnsiTheme="minorHAnsi"/>
          <w:b/>
          <w:bCs/>
          <w:color w:val="000000"/>
        </w:rPr>
        <w:t>Camina con la seguridad de que el cielo respalda tu vida.</w:t>
      </w:r>
    </w:p>
    <w:p w14:paraId="3AB522FD" w14:textId="77777777" w:rsidR="00D01EA8" w:rsidRPr="00DE58C4" w:rsidRDefault="00D01EA8" w:rsidP="00D01EA8">
      <w:pPr>
        <w:rPr>
          <w:rFonts w:asciiTheme="minorHAnsi" w:hAnsiTheme="minorHAnsi"/>
          <w:color w:val="000000"/>
        </w:rPr>
      </w:pPr>
    </w:p>
    <w:p w14:paraId="7A6A16ED" w14:textId="023A6150" w:rsidR="00D01EA8" w:rsidRDefault="00DE58C4" w:rsidP="00D01EA8">
      <w:pPr>
        <w:rPr>
          <w:rFonts w:asciiTheme="minorHAnsi" w:hAnsiTheme="minorHAnsi"/>
          <w:i/>
          <w:iCs/>
          <w:color w:val="000000"/>
        </w:rPr>
      </w:pPr>
      <w:r w:rsidRPr="00DE58C4">
        <w:rPr>
          <w:rFonts w:asciiTheme="minorHAnsi" w:hAnsiTheme="minorHAnsi"/>
          <w:i/>
          <w:iCs/>
          <w:color w:val="000000"/>
        </w:rPr>
        <w:t>Apóyate en esta verdad y declara en fe: “Nada ni nadie podrá detener lo que Dios ha comenzado en mí.”</w:t>
      </w:r>
    </w:p>
    <w:p w14:paraId="790186D4" w14:textId="77777777" w:rsidR="00D01EA8" w:rsidRDefault="00D01EA8" w:rsidP="00D01EA8">
      <w:pPr>
        <w:rPr>
          <w:rFonts w:asciiTheme="minorHAnsi" w:hAnsiTheme="minorHAnsi"/>
          <w:i/>
          <w:iCs/>
          <w:color w:val="000000"/>
        </w:rPr>
      </w:pPr>
    </w:p>
    <w:p w14:paraId="39E831D6" w14:textId="77777777" w:rsidR="00D01EA8" w:rsidRDefault="00D01EA8" w:rsidP="00D01EA8">
      <w:pPr>
        <w:rPr>
          <w:rFonts w:asciiTheme="minorHAnsi" w:hAnsiTheme="minorHAnsi"/>
          <w:i/>
          <w:iCs/>
          <w:color w:val="000000"/>
        </w:rPr>
      </w:pPr>
    </w:p>
    <w:p w14:paraId="50AAE078" w14:textId="77777777" w:rsidR="007B5A8C" w:rsidRDefault="007B5A8C" w:rsidP="00D01EA8">
      <w:pPr>
        <w:rPr>
          <w:rFonts w:asciiTheme="minorHAnsi" w:hAnsiTheme="minorHAnsi"/>
          <w:i/>
          <w:iCs/>
          <w:color w:val="000000"/>
        </w:rPr>
      </w:pPr>
    </w:p>
    <w:p w14:paraId="2A136B7C" w14:textId="77777777" w:rsidR="007B5A8C" w:rsidRPr="00D01EA8" w:rsidRDefault="007B5A8C" w:rsidP="00D01EA8">
      <w:pPr>
        <w:rPr>
          <w:rFonts w:asciiTheme="minorHAnsi" w:hAnsiTheme="minorHAnsi"/>
          <w:i/>
          <w:iCs/>
          <w:color w:val="000000"/>
        </w:rPr>
      </w:pPr>
    </w:p>
    <w:p w14:paraId="7CF2D02C" w14:textId="39EA79A4" w:rsidR="00C25C17" w:rsidRPr="002F36A9" w:rsidRDefault="002F36A9" w:rsidP="00E43BC9">
      <w:pPr>
        <w:rPr>
          <w:rFonts w:asciiTheme="minorHAnsi" w:hAnsiTheme="minorHAnsi"/>
          <w:b/>
          <w:bCs/>
          <w:color w:val="000000"/>
          <w:sz w:val="28"/>
          <w:szCs w:val="28"/>
        </w:rPr>
      </w:pPr>
      <w:r w:rsidRPr="002F36A9">
        <w:rPr>
          <w:rFonts w:asciiTheme="minorHAnsi" w:hAnsiTheme="minorHAnsi"/>
          <w:b/>
          <w:bCs/>
          <w:color w:val="000000"/>
          <w:sz w:val="28"/>
          <w:szCs w:val="28"/>
        </w:rPr>
        <w:t xml:space="preserve">Controlados por el amor, no por la apariencia. </w:t>
      </w:r>
    </w:p>
    <w:p w14:paraId="221842AA" w14:textId="795B173F" w:rsidR="00C25C17" w:rsidRDefault="006715C9" w:rsidP="00E43BC9">
      <w:pPr>
        <w:rPr>
          <w:rFonts w:asciiTheme="minorHAnsi" w:hAnsiTheme="minorHAnsi"/>
          <w:lang w:val="es-ES"/>
        </w:rPr>
      </w:pPr>
      <w:r w:rsidRPr="00E43BC9">
        <w:rPr>
          <w:rFonts w:asciiTheme="minorHAnsi" w:hAnsiTheme="minorHAnsi"/>
          <w:b/>
          <w:bCs/>
          <w:color w:val="000000"/>
        </w:rPr>
        <w:t>2 Corintios 5: 12-14 NTV</w:t>
      </w:r>
      <w:r w:rsidRPr="00E43BC9">
        <w:rPr>
          <w:rFonts w:asciiTheme="minorHAnsi" w:hAnsiTheme="minorHAnsi"/>
          <w:color w:val="000000"/>
        </w:rPr>
        <w:t xml:space="preserve">. </w:t>
      </w:r>
      <w:r w:rsidRPr="00E43BC9">
        <w:rPr>
          <w:rFonts w:asciiTheme="minorHAnsi" w:hAnsiTheme="minorHAnsi"/>
          <w:i/>
          <w:iCs/>
          <w:color w:val="0070C0"/>
          <w:lang w:val="es-ES"/>
        </w:rPr>
        <w:t xml:space="preserve">¿Estamos de nuevo recomendándonos a ustedes? No, estamos dándoles un motivo para que estén orgullosos de nosotros, para que puedan responder a los que se jactan de tener ministerios espectaculares en vez de tener un corazón sincero. </w:t>
      </w:r>
      <w:r w:rsidRPr="00E43BC9">
        <w:rPr>
          <w:rFonts w:asciiTheme="minorHAnsi" w:hAnsiTheme="minorHAnsi"/>
          <w:i/>
          <w:iCs/>
          <w:color w:val="0070C0"/>
          <w:vertAlign w:val="superscript"/>
          <w:lang w:val="es-ES"/>
        </w:rPr>
        <w:t>13 </w:t>
      </w:r>
      <w:r w:rsidRPr="00E43BC9">
        <w:rPr>
          <w:rFonts w:asciiTheme="minorHAnsi" w:hAnsiTheme="minorHAnsi"/>
          <w:i/>
          <w:iCs/>
          <w:color w:val="0070C0"/>
          <w:lang w:val="es-ES"/>
        </w:rPr>
        <w:t xml:space="preserve">Si parecemos estar locos es para darle gloria a Dios, y si estamos en nuestro sano juicio, es para beneficio de ustedes. </w:t>
      </w:r>
      <w:r w:rsidRPr="00E43BC9">
        <w:rPr>
          <w:rFonts w:asciiTheme="minorHAnsi" w:hAnsiTheme="minorHAnsi"/>
          <w:i/>
          <w:iCs/>
          <w:color w:val="0070C0"/>
          <w:vertAlign w:val="superscript"/>
          <w:lang w:val="es-ES"/>
        </w:rPr>
        <w:t>14 </w:t>
      </w:r>
      <w:r w:rsidRPr="00E43BC9">
        <w:rPr>
          <w:rFonts w:asciiTheme="minorHAnsi" w:hAnsiTheme="minorHAnsi"/>
          <w:i/>
          <w:iCs/>
          <w:color w:val="0070C0"/>
          <w:lang w:val="es-ES"/>
        </w:rPr>
        <w:t>Sea de una forma u otra, el amor de Cristo nos controla</w:t>
      </w:r>
      <w:r w:rsidRPr="00E43BC9">
        <w:rPr>
          <w:rFonts w:asciiTheme="minorHAnsi" w:hAnsiTheme="minorHAnsi"/>
          <w:lang w:val="es-ES"/>
        </w:rPr>
        <w:t>.</w:t>
      </w:r>
    </w:p>
    <w:p w14:paraId="7AC6F227" w14:textId="77777777" w:rsidR="00A9753F" w:rsidRPr="00E43BC9" w:rsidRDefault="00A9753F" w:rsidP="00E43BC9">
      <w:pPr>
        <w:rPr>
          <w:rFonts w:asciiTheme="minorHAnsi" w:hAnsiTheme="minorHAnsi"/>
          <w:lang w:val="es-ES"/>
        </w:rPr>
      </w:pPr>
    </w:p>
    <w:p w14:paraId="4F705B05" w14:textId="77777777" w:rsidR="00E43BC9" w:rsidRPr="00E43BC9" w:rsidRDefault="00E43BC9" w:rsidP="00E43BC9">
      <w:pPr>
        <w:rPr>
          <w:rFonts w:asciiTheme="minorHAnsi" w:hAnsiTheme="minorHAnsi"/>
          <w:color w:val="000000"/>
        </w:rPr>
      </w:pPr>
      <w:r w:rsidRPr="00E43BC9">
        <w:rPr>
          <w:rFonts w:asciiTheme="minorHAnsi" w:hAnsiTheme="minorHAnsi"/>
          <w:color w:val="000000"/>
        </w:rPr>
        <w:t>Pablo está dejando claro que lo que da valor a un ministerio no es lo que se ve desde afuera, sino lo que hay en el corazón. Hoy en día, muchos miden el éxito espiritual por lo “espectacular”: luces, redes sociales, números… Pero el verdadero impacto del evangelio no nace del show, sino del amor de Cristo que nos controla por dentro.</w:t>
      </w:r>
    </w:p>
    <w:p w14:paraId="2460AD27" w14:textId="77777777" w:rsidR="00E43BC9" w:rsidRDefault="00E43BC9" w:rsidP="00E43BC9">
      <w:pPr>
        <w:rPr>
          <w:rFonts w:asciiTheme="minorHAnsi" w:hAnsiTheme="minorHAnsi"/>
          <w:color w:val="000000"/>
        </w:rPr>
      </w:pPr>
      <w:r w:rsidRPr="00E43BC9">
        <w:rPr>
          <w:rFonts w:asciiTheme="minorHAnsi" w:hAnsiTheme="minorHAnsi"/>
          <w:color w:val="000000"/>
        </w:rPr>
        <w:t>Pablo dice que si parecen estar locos, es por Dios. Y si están cuerdos, es por los demás. ¡Qué contraste! Pero todo apunta a una sola cosa: </w:t>
      </w:r>
      <w:r w:rsidRPr="00E43BC9">
        <w:rPr>
          <w:rFonts w:asciiTheme="minorHAnsi" w:hAnsiTheme="minorHAnsi"/>
          <w:b/>
          <w:bCs/>
          <w:color w:val="000000"/>
        </w:rPr>
        <w:t>el amor de Cristo nos gobierna</w:t>
      </w:r>
      <w:r w:rsidRPr="00E43BC9">
        <w:rPr>
          <w:rFonts w:asciiTheme="minorHAnsi" w:hAnsiTheme="minorHAnsi"/>
          <w:color w:val="000000"/>
        </w:rPr>
        <w:t>. No hacemos lo que hacemos para que nos aplaudan, sino porque Su amor nos consume, nos dirige y nos impulsa.</w:t>
      </w:r>
    </w:p>
    <w:p w14:paraId="1AB36F0C" w14:textId="77777777" w:rsidR="006F2999" w:rsidRPr="00E43BC9" w:rsidRDefault="006F2999" w:rsidP="00E43BC9">
      <w:pPr>
        <w:rPr>
          <w:rFonts w:asciiTheme="minorHAnsi" w:hAnsiTheme="minorHAnsi"/>
          <w:color w:val="000000"/>
        </w:rPr>
      </w:pPr>
    </w:p>
    <w:p w14:paraId="2BDF7EF2" w14:textId="32784B5E" w:rsidR="00E43BC9" w:rsidRDefault="00E43BC9" w:rsidP="00E43BC9">
      <w:pPr>
        <w:rPr>
          <w:rFonts w:asciiTheme="minorHAnsi" w:hAnsiTheme="minorHAnsi"/>
          <w:color w:val="FF0000"/>
        </w:rPr>
      </w:pPr>
      <w:r w:rsidRPr="00E43BC9">
        <w:rPr>
          <w:rFonts w:asciiTheme="minorHAnsi" w:hAnsiTheme="minorHAnsi"/>
          <w:b/>
          <w:bCs/>
          <w:color w:val="000000"/>
        </w:rPr>
        <w:t>Hoy pregúntate</w:t>
      </w:r>
      <w:r w:rsidRPr="00E43BC9">
        <w:rPr>
          <w:rFonts w:asciiTheme="minorHAnsi" w:hAnsiTheme="minorHAnsi"/>
          <w:color w:val="000000"/>
        </w:rPr>
        <w:t xml:space="preserve">: </w:t>
      </w:r>
      <w:r w:rsidRPr="00E43BC9">
        <w:rPr>
          <w:rFonts w:asciiTheme="minorHAnsi" w:hAnsiTheme="minorHAnsi"/>
          <w:color w:val="FF0000"/>
        </w:rPr>
        <w:t>¿Qué me está controlando? ¿La necesidad de aprobación? ¿La imagen pública? ¿O el amor de Cristo?</w:t>
      </w:r>
    </w:p>
    <w:p w14:paraId="576B010E" w14:textId="77777777" w:rsidR="006F2999" w:rsidRPr="00E43BC9" w:rsidRDefault="006F2999" w:rsidP="00E43BC9">
      <w:pPr>
        <w:rPr>
          <w:rFonts w:asciiTheme="minorHAnsi" w:hAnsiTheme="minorHAnsi"/>
          <w:color w:val="000000"/>
        </w:rPr>
      </w:pPr>
    </w:p>
    <w:p w14:paraId="693EDFA7" w14:textId="4A4E6ED2" w:rsidR="00D01EA8" w:rsidRDefault="00E43BC9" w:rsidP="00E43BC9">
      <w:pPr>
        <w:rPr>
          <w:rFonts w:asciiTheme="minorHAnsi" w:hAnsiTheme="minorHAnsi"/>
          <w:color w:val="000000"/>
        </w:rPr>
      </w:pPr>
      <w:r w:rsidRPr="00E43BC9">
        <w:rPr>
          <w:rFonts w:asciiTheme="minorHAnsi" w:hAnsiTheme="minorHAnsi"/>
          <w:color w:val="000000"/>
        </w:rPr>
        <w:t>No necesitas impresionar a nadie, solo dejarte guiar por el amor que transformó tu vida. No importa si el mundo no entiende tus decisiones; si lo haces para la gloria de Dios, eso es suficiente.</w:t>
      </w:r>
    </w:p>
    <w:p w14:paraId="6655D507" w14:textId="77777777" w:rsidR="006D16A2" w:rsidRPr="00E43BC9" w:rsidRDefault="006D16A2" w:rsidP="00E43BC9">
      <w:pPr>
        <w:rPr>
          <w:rFonts w:asciiTheme="minorHAnsi" w:hAnsiTheme="minorHAnsi"/>
          <w:color w:val="000000"/>
        </w:rPr>
      </w:pPr>
    </w:p>
    <w:p w14:paraId="382E930C" w14:textId="7806A86D" w:rsidR="00E43BC9" w:rsidRPr="00E43BC9" w:rsidRDefault="00E43BC9" w:rsidP="00E43BC9">
      <w:pPr>
        <w:rPr>
          <w:rFonts w:asciiTheme="minorHAnsi" w:hAnsiTheme="minorHAnsi"/>
          <w:color w:val="000000"/>
        </w:rPr>
      </w:pPr>
      <w:r w:rsidRPr="00E43BC9">
        <w:rPr>
          <w:rFonts w:asciiTheme="minorHAnsi" w:hAnsiTheme="minorHAnsi"/>
          <w:color w:val="000000"/>
        </w:rPr>
        <w:t>Señor, que no me mueva el orgullo ni la necesidad de parecer espiritual. Que sea tu amor el que gobierne mis pasos, mis palabras y mi servicio. Amén.</w:t>
      </w:r>
    </w:p>
    <w:p w14:paraId="306B85CE" w14:textId="77777777" w:rsidR="00781965" w:rsidRDefault="00781965" w:rsidP="00DE58C4">
      <w:pPr>
        <w:spacing w:before="100" w:beforeAutospacing="1" w:after="100" w:afterAutospacing="1"/>
        <w:rPr>
          <w:rFonts w:asciiTheme="minorHAnsi" w:hAnsiTheme="minorHAnsi"/>
          <w:color w:val="000000"/>
        </w:rPr>
      </w:pPr>
    </w:p>
    <w:p w14:paraId="2784349E" w14:textId="10B99F48" w:rsidR="00CF3E8D" w:rsidRPr="00CF3E8D" w:rsidRDefault="00CF3E8D" w:rsidP="00243A17">
      <w:pPr>
        <w:rPr>
          <w:rFonts w:ascii="Aptos" w:hAnsi="Aptos"/>
          <w:color w:val="000000"/>
          <w:sz w:val="28"/>
          <w:szCs w:val="28"/>
        </w:rPr>
      </w:pPr>
      <w:bookmarkStart w:id="127" w:name="OLE_LINK130"/>
      <w:r w:rsidRPr="00CF3E8D">
        <w:rPr>
          <w:rFonts w:ascii="Aptos" w:hAnsi="Aptos"/>
          <w:b/>
          <w:bCs/>
          <w:color w:val="000000"/>
          <w:sz w:val="28"/>
          <w:szCs w:val="28"/>
        </w:rPr>
        <w:t>Dios está de tu lado</w:t>
      </w:r>
      <w:r w:rsidR="00FD0715">
        <w:rPr>
          <w:rFonts w:ascii="Aptos" w:hAnsi="Aptos"/>
          <w:b/>
          <w:bCs/>
          <w:color w:val="000000"/>
          <w:sz w:val="28"/>
          <w:szCs w:val="28"/>
        </w:rPr>
        <w:t>.</w:t>
      </w:r>
    </w:p>
    <w:p w14:paraId="606C783C" w14:textId="77777777" w:rsidR="00A17D0B" w:rsidRDefault="00CF3E8D" w:rsidP="00243A17">
      <w:pPr>
        <w:rPr>
          <w:rFonts w:ascii="Aptos" w:hAnsi="Aptos"/>
          <w:color w:val="000000"/>
        </w:rPr>
      </w:pPr>
      <w:r w:rsidRPr="00A17D0B">
        <w:rPr>
          <w:rFonts w:ascii="Aptos" w:hAnsi="Aptos"/>
          <w:color w:val="000000"/>
        </w:rPr>
        <w:t xml:space="preserve"> </w:t>
      </w:r>
      <w:r w:rsidRPr="00CF3E8D">
        <w:rPr>
          <w:rFonts w:ascii="Aptos" w:hAnsi="Aptos"/>
          <w:b/>
          <w:bCs/>
          <w:color w:val="000000"/>
        </w:rPr>
        <w:t>Romanos 8:31–32 (NTV</w:t>
      </w:r>
      <w:r w:rsidRPr="00A17D0B">
        <w:rPr>
          <w:rFonts w:ascii="Aptos" w:hAnsi="Aptos"/>
          <w:b/>
          <w:bCs/>
          <w:color w:val="000000"/>
        </w:rPr>
        <w:t>)</w:t>
      </w:r>
      <w:r w:rsidRPr="00A17D0B">
        <w:rPr>
          <w:rFonts w:ascii="Aptos" w:hAnsi="Aptos"/>
          <w:i/>
          <w:iCs/>
          <w:color w:val="000000"/>
        </w:rPr>
        <w:t xml:space="preserve"> </w:t>
      </w:r>
      <w:r w:rsidRPr="00CF3E8D">
        <w:rPr>
          <w:rFonts w:ascii="Aptos" w:hAnsi="Aptos"/>
          <w:color w:val="0070C0"/>
        </w:rPr>
        <w:t>“</w:t>
      </w:r>
      <w:r w:rsidRPr="00CF3E8D">
        <w:rPr>
          <w:rFonts w:ascii="Aptos" w:hAnsi="Aptos"/>
          <w:i/>
          <w:iCs/>
          <w:color w:val="0070C0"/>
        </w:rPr>
        <w:t xml:space="preserve">¿Qué podemos decir acerca de cosas tan maravillosas como éstas? Si </w:t>
      </w:r>
      <w:r w:rsidRPr="00CF3E8D">
        <w:rPr>
          <w:rFonts w:ascii="Aptos" w:hAnsi="Aptos"/>
          <w:b/>
          <w:bCs/>
          <w:i/>
          <w:iCs/>
          <w:color w:val="0070C0"/>
        </w:rPr>
        <w:t>Dios está a favor de nosotros,</w:t>
      </w:r>
      <w:r w:rsidRPr="00CF3E8D">
        <w:rPr>
          <w:rFonts w:ascii="Aptos" w:hAnsi="Aptos"/>
          <w:i/>
          <w:iCs/>
          <w:color w:val="0070C0"/>
        </w:rPr>
        <w:t xml:space="preserve"> ¿quién podrá ponerse en nuestra contra? </w:t>
      </w:r>
      <w:r w:rsidRPr="00CF3E8D">
        <w:rPr>
          <w:rFonts w:ascii="Aptos" w:hAnsi="Aptos"/>
          <w:i/>
          <w:iCs/>
          <w:color w:val="0070C0"/>
          <w:vertAlign w:val="superscript"/>
        </w:rPr>
        <w:t>32 </w:t>
      </w:r>
      <w:r w:rsidRPr="00CF3E8D">
        <w:rPr>
          <w:rFonts w:ascii="Aptos" w:hAnsi="Aptos"/>
          <w:i/>
          <w:iCs/>
          <w:color w:val="0070C0"/>
        </w:rPr>
        <w:t>Si Dios no se guardó ni a su propio Hijo, sino que lo entregó por todos nosotros, ¿no nos dará también todo lo demás?</w:t>
      </w:r>
      <w:r w:rsidRPr="00CF3E8D">
        <w:rPr>
          <w:rFonts w:ascii="Aptos" w:hAnsi="Aptos"/>
          <w:i/>
          <w:iCs/>
          <w:color w:val="000000"/>
        </w:rPr>
        <w:t>”</w:t>
      </w:r>
      <w:r w:rsidRPr="00CF3E8D">
        <w:rPr>
          <w:rFonts w:ascii="Aptos" w:hAnsi="Aptos"/>
          <w:color w:val="000000"/>
        </w:rPr>
        <w:br/>
      </w:r>
    </w:p>
    <w:p w14:paraId="4C1248D2" w14:textId="4C291DE3" w:rsidR="00CF3E8D" w:rsidRPr="00CF3E8D" w:rsidRDefault="00CF3E8D" w:rsidP="00243A17">
      <w:pPr>
        <w:rPr>
          <w:rFonts w:ascii="Aptos" w:hAnsi="Aptos"/>
          <w:color w:val="FF0000"/>
        </w:rPr>
      </w:pPr>
      <w:r w:rsidRPr="00CF3E8D">
        <w:rPr>
          <w:rFonts w:ascii="Aptos" w:hAnsi="Aptos"/>
          <w:color w:val="000000"/>
        </w:rPr>
        <w:t>Cuando miramos lo que Dios ha hecho por nosotros, la única conclusión lógica y espiritual es esta: </w:t>
      </w:r>
      <w:r w:rsidRPr="00CF3E8D">
        <w:rPr>
          <w:rFonts w:ascii="Aptos" w:hAnsi="Aptos"/>
          <w:b/>
          <w:bCs/>
          <w:color w:val="000000"/>
        </w:rPr>
        <w:t>¡Dios está de nuestro lado!</w:t>
      </w:r>
      <w:r w:rsidRPr="00CF3E8D">
        <w:rPr>
          <w:rFonts w:ascii="Aptos" w:hAnsi="Aptos"/>
          <w:color w:val="000000"/>
        </w:rPr>
        <w:t> Pablo acaba de hablar de la elección, la justificación, y la glorificación de los creyentes. ¡Cosas tan maravillosas! Y luego hace esta pregunta que desarma todo temor: </w:t>
      </w:r>
      <w:r w:rsidRPr="00CF3E8D">
        <w:rPr>
          <w:rFonts w:ascii="Aptos" w:hAnsi="Aptos"/>
          <w:i/>
          <w:iCs/>
          <w:color w:val="000000"/>
        </w:rPr>
        <w:t xml:space="preserve">Si Dios está con nosotros, </w:t>
      </w:r>
      <w:r w:rsidRPr="00CF3E8D">
        <w:rPr>
          <w:rFonts w:ascii="Aptos" w:hAnsi="Aptos"/>
          <w:i/>
          <w:iCs/>
          <w:color w:val="FF0000"/>
        </w:rPr>
        <w:t>¿quién podrá contra nosotros?</w:t>
      </w:r>
    </w:p>
    <w:p w14:paraId="748080B8" w14:textId="6438FBCF" w:rsidR="00CF3E8D" w:rsidRPr="00CF3E8D" w:rsidRDefault="00CF3E8D" w:rsidP="00243A17">
      <w:pPr>
        <w:rPr>
          <w:rFonts w:ascii="Aptos" w:hAnsi="Aptos"/>
          <w:color w:val="000000"/>
        </w:rPr>
      </w:pPr>
      <w:r w:rsidRPr="00CF3E8D">
        <w:rPr>
          <w:rFonts w:ascii="Aptos" w:hAnsi="Aptos"/>
          <w:color w:val="000000"/>
        </w:rPr>
        <w:t xml:space="preserve">Este </w:t>
      </w:r>
      <w:r w:rsidRPr="00CF3E8D">
        <w:rPr>
          <w:rFonts w:ascii="Aptos" w:hAnsi="Aptos"/>
          <w:b/>
          <w:bCs/>
          <w:color w:val="000000"/>
        </w:rPr>
        <w:t xml:space="preserve">no </w:t>
      </w:r>
      <w:r w:rsidRPr="00CF3E8D">
        <w:rPr>
          <w:rFonts w:ascii="Aptos" w:hAnsi="Aptos"/>
          <w:color w:val="000000"/>
        </w:rPr>
        <w:t>es un mensaje vacío de motivación. Es una verdad celestial: </w:t>
      </w:r>
      <w:r w:rsidRPr="00CF3E8D">
        <w:rPr>
          <w:rFonts w:ascii="Aptos" w:hAnsi="Aptos"/>
          <w:b/>
          <w:bCs/>
          <w:color w:val="000000"/>
        </w:rPr>
        <w:t>El mismo Dios que no escatimó a su propio Hijo por amor a ti, tampoco te negará lo que necesitas para cumplir su propósito en tu vida</w:t>
      </w:r>
      <w:r w:rsidRPr="00CF3E8D">
        <w:rPr>
          <w:rFonts w:ascii="Aptos" w:hAnsi="Aptos"/>
          <w:color w:val="000000"/>
        </w:rPr>
        <w:t>.</w:t>
      </w:r>
    </w:p>
    <w:p w14:paraId="00D70A49" w14:textId="77777777" w:rsidR="00CF3E8D" w:rsidRPr="00CF3E8D" w:rsidRDefault="00CF3E8D" w:rsidP="00243A17">
      <w:pPr>
        <w:rPr>
          <w:rFonts w:ascii="Aptos" w:hAnsi="Aptos"/>
          <w:color w:val="FF0000"/>
        </w:rPr>
      </w:pPr>
      <w:r w:rsidRPr="00CF3E8D">
        <w:rPr>
          <w:rFonts w:ascii="Aptos" w:hAnsi="Aptos"/>
          <w:color w:val="000000"/>
        </w:rPr>
        <w:t xml:space="preserve">El argumento es poderoso: si Dios ya te dio lo más valioso —su Hijo Jesús—, </w:t>
      </w:r>
      <w:r w:rsidRPr="00CF3E8D">
        <w:rPr>
          <w:rFonts w:ascii="Aptos" w:hAnsi="Aptos"/>
          <w:color w:val="FF0000"/>
        </w:rPr>
        <w:t>¿cómo no va a darte lo demás? ¿Cómo no va a sostenerte, ayudarte, levantarte, y proveerte?</w:t>
      </w:r>
    </w:p>
    <w:p w14:paraId="22A7057F" w14:textId="77777777" w:rsidR="0021462E" w:rsidRDefault="0021462E" w:rsidP="00243A17">
      <w:pPr>
        <w:rPr>
          <w:rFonts w:ascii="Aptos" w:hAnsi="Aptos"/>
          <w:b/>
          <w:bCs/>
          <w:color w:val="000000"/>
        </w:rPr>
      </w:pPr>
    </w:p>
    <w:p w14:paraId="67C44A35" w14:textId="77777777" w:rsidR="00E41B93" w:rsidRDefault="00CF3E8D" w:rsidP="00E41B93">
      <w:pPr>
        <w:pStyle w:val="Prrafodelista"/>
        <w:numPr>
          <w:ilvl w:val="0"/>
          <w:numId w:val="17"/>
        </w:numPr>
        <w:autoSpaceDE/>
        <w:autoSpaceDN/>
        <w:adjustRightInd/>
        <w:rPr>
          <w:rFonts w:ascii="Aptos" w:eastAsia="Times New Roman" w:hAnsi="Aptos" w:cs="Times New Roman"/>
          <w:color w:val="000000"/>
          <w:lang w:val="es-US" w:eastAsia="es-MX"/>
          <w14:ligatures w14:val="none"/>
        </w:rPr>
      </w:pPr>
      <w:r w:rsidRPr="00E41B93">
        <w:rPr>
          <w:rFonts w:ascii="Aptos" w:eastAsia="Times New Roman" w:hAnsi="Aptos" w:cs="Times New Roman"/>
          <w:color w:val="000000"/>
          <w:lang w:val="es-US" w:eastAsia="es-MX"/>
          <w14:ligatures w14:val="none"/>
        </w:rPr>
        <w:t>Cuando te sientas solo, recuerda que Dios está contigo.</w:t>
      </w:r>
    </w:p>
    <w:p w14:paraId="6C7BDA5A" w14:textId="77777777" w:rsidR="00E41B93" w:rsidRDefault="00CF3E8D" w:rsidP="00E41B93">
      <w:pPr>
        <w:pStyle w:val="Prrafodelista"/>
        <w:numPr>
          <w:ilvl w:val="0"/>
          <w:numId w:val="17"/>
        </w:numPr>
        <w:autoSpaceDE/>
        <w:autoSpaceDN/>
        <w:adjustRightInd/>
        <w:rPr>
          <w:rFonts w:ascii="Aptos" w:eastAsia="Times New Roman" w:hAnsi="Aptos" w:cs="Times New Roman"/>
          <w:color w:val="000000"/>
          <w:lang w:val="es-US" w:eastAsia="es-MX"/>
          <w14:ligatures w14:val="none"/>
        </w:rPr>
      </w:pPr>
      <w:r w:rsidRPr="00E41B93">
        <w:rPr>
          <w:rFonts w:ascii="Aptos" w:eastAsia="Times New Roman" w:hAnsi="Aptos" w:cs="Times New Roman"/>
          <w:color w:val="000000"/>
          <w:lang w:val="es-US" w:eastAsia="es-MX"/>
          <w14:ligatures w14:val="none"/>
        </w:rPr>
        <w:t>Cuando enfrentes oposición, recuerda que Dios pelea por ti.</w:t>
      </w:r>
    </w:p>
    <w:p w14:paraId="3DC7C204" w14:textId="77777777" w:rsidR="00E41B93" w:rsidRDefault="00CF3E8D" w:rsidP="00E41B93">
      <w:pPr>
        <w:pStyle w:val="Prrafodelista"/>
        <w:numPr>
          <w:ilvl w:val="0"/>
          <w:numId w:val="17"/>
        </w:numPr>
        <w:autoSpaceDE/>
        <w:autoSpaceDN/>
        <w:adjustRightInd/>
        <w:rPr>
          <w:rFonts w:ascii="Aptos" w:eastAsia="Times New Roman" w:hAnsi="Aptos" w:cs="Times New Roman"/>
          <w:color w:val="000000"/>
          <w:lang w:val="es-US" w:eastAsia="es-MX"/>
          <w14:ligatures w14:val="none"/>
        </w:rPr>
      </w:pPr>
      <w:r w:rsidRPr="00E41B93">
        <w:rPr>
          <w:rFonts w:ascii="Aptos" w:eastAsia="Times New Roman" w:hAnsi="Aptos" w:cs="Times New Roman"/>
          <w:color w:val="000000"/>
          <w:lang w:val="es-US" w:eastAsia="es-MX"/>
          <w14:ligatures w14:val="none"/>
        </w:rPr>
        <w:t>Cuando tengas necesidad, recuerda que Dios es tu proveedor.</w:t>
      </w:r>
    </w:p>
    <w:p w14:paraId="54B23429" w14:textId="3984FC17" w:rsidR="00CF3E8D" w:rsidRPr="00E41B93" w:rsidRDefault="00CF3E8D" w:rsidP="00E41B93">
      <w:pPr>
        <w:pStyle w:val="Prrafodelista"/>
        <w:numPr>
          <w:ilvl w:val="0"/>
          <w:numId w:val="17"/>
        </w:numPr>
        <w:autoSpaceDE/>
        <w:autoSpaceDN/>
        <w:adjustRightInd/>
        <w:rPr>
          <w:rFonts w:ascii="Aptos" w:eastAsia="Times New Roman" w:hAnsi="Aptos" w:cs="Times New Roman"/>
          <w:color w:val="000000"/>
          <w:lang w:val="es-US" w:eastAsia="es-MX"/>
          <w14:ligatures w14:val="none"/>
        </w:rPr>
      </w:pPr>
      <w:r w:rsidRPr="00E41B93">
        <w:rPr>
          <w:rFonts w:ascii="Aptos" w:eastAsia="Times New Roman" w:hAnsi="Aptos" w:cs="Times New Roman"/>
          <w:color w:val="000000"/>
          <w:lang w:val="es-US" w:eastAsia="es-MX"/>
          <w14:ligatures w14:val="none"/>
        </w:rPr>
        <w:t>Cuando dudes de tu valor, mira a la cruz: Dios entregó a su Hijo por ti.</w:t>
      </w:r>
    </w:p>
    <w:p w14:paraId="589D89DD" w14:textId="77777777" w:rsidR="006B11CF" w:rsidRDefault="006B11CF" w:rsidP="00243A17">
      <w:pPr>
        <w:rPr>
          <w:rFonts w:ascii="Aptos" w:hAnsi="Aptos"/>
          <w:b/>
          <w:bCs/>
          <w:color w:val="000000"/>
        </w:rPr>
      </w:pPr>
    </w:p>
    <w:p w14:paraId="5387F817" w14:textId="004E5849" w:rsidR="00CF3E8D" w:rsidRPr="00CF3E8D" w:rsidRDefault="00CF3E8D" w:rsidP="00243A17">
      <w:pPr>
        <w:rPr>
          <w:rFonts w:ascii="Aptos" w:hAnsi="Aptos"/>
          <w:color w:val="000000"/>
        </w:rPr>
      </w:pPr>
      <w:r w:rsidRPr="00CF3E8D">
        <w:rPr>
          <w:rFonts w:ascii="Aptos" w:hAnsi="Aptos"/>
          <w:i/>
          <w:iCs/>
          <w:color w:val="000000"/>
        </w:rPr>
        <w:t>"Dios ya te dio lo más valioso, lo demás vendrá por añadidura."</w:t>
      </w:r>
    </w:p>
    <w:p w14:paraId="1E5195AF" w14:textId="77777777" w:rsidR="006B11CF" w:rsidRDefault="006B11CF" w:rsidP="00243A17">
      <w:pPr>
        <w:rPr>
          <w:rFonts w:ascii="Aptos" w:hAnsi="Aptos"/>
          <w:b/>
          <w:bCs/>
          <w:color w:val="000000"/>
        </w:rPr>
      </w:pPr>
    </w:p>
    <w:p w14:paraId="22455E94" w14:textId="65703FEF" w:rsidR="00CF3E8D" w:rsidRPr="00CF3E8D" w:rsidRDefault="00CF3E8D" w:rsidP="00243A17">
      <w:pPr>
        <w:rPr>
          <w:rFonts w:ascii="Aptos" w:hAnsi="Aptos"/>
          <w:color w:val="000000"/>
        </w:rPr>
      </w:pPr>
      <w:r w:rsidRPr="00CF3E8D">
        <w:rPr>
          <w:rFonts w:ascii="Aptos" w:hAnsi="Aptos"/>
          <w:color w:val="000000"/>
        </w:rPr>
        <w:t>Señor, gracias porque estás a mi favor. Aunque el enemigo se levante, aunque vengan tiempos difíciles, yo sé que no estoy solo. Me diste a tu Hijo, y eso me da paz, seguridad y confianza. Hoy descanso en tu fidelidad. Amén.</w:t>
      </w:r>
      <w:bookmarkEnd w:id="127"/>
    </w:p>
    <w:p w14:paraId="1FDCF2BD" w14:textId="77777777" w:rsidR="00061145" w:rsidRPr="00A17D0B" w:rsidRDefault="00061145" w:rsidP="00243A17">
      <w:pPr>
        <w:rPr>
          <w:rFonts w:ascii="Aptos" w:hAnsi="Aptos"/>
          <w:color w:val="000000"/>
        </w:rPr>
      </w:pPr>
    </w:p>
    <w:p w14:paraId="6C03B516" w14:textId="77777777" w:rsidR="00061145" w:rsidRDefault="00061145" w:rsidP="00243A17">
      <w:pPr>
        <w:rPr>
          <w:rFonts w:ascii="Aptos" w:hAnsi="Aptos"/>
          <w:color w:val="000000"/>
        </w:rPr>
      </w:pPr>
    </w:p>
    <w:p w14:paraId="207B1B98" w14:textId="77777777" w:rsidR="00C8436C" w:rsidRDefault="00C8436C" w:rsidP="00243A17">
      <w:pPr>
        <w:rPr>
          <w:rFonts w:ascii="Aptos" w:hAnsi="Aptos"/>
          <w:color w:val="000000"/>
        </w:rPr>
      </w:pPr>
    </w:p>
    <w:p w14:paraId="7ACAA2BE" w14:textId="0D957187" w:rsidR="00482A66" w:rsidRPr="00A470AE" w:rsidRDefault="00A470AE" w:rsidP="00A470AE">
      <w:pPr>
        <w:rPr>
          <w:rFonts w:asciiTheme="minorHAnsi" w:hAnsiTheme="minorHAnsi"/>
          <w:b/>
          <w:bCs/>
          <w:color w:val="000000"/>
          <w:sz w:val="28"/>
          <w:szCs w:val="28"/>
        </w:rPr>
      </w:pPr>
      <w:bookmarkStart w:id="128" w:name="OLE_LINK115"/>
      <w:r w:rsidRPr="00A470AE">
        <w:rPr>
          <w:rFonts w:asciiTheme="minorHAnsi" w:hAnsiTheme="minorHAnsi"/>
          <w:b/>
          <w:bCs/>
          <w:color w:val="000000"/>
          <w:sz w:val="28"/>
          <w:szCs w:val="28"/>
        </w:rPr>
        <w:t>Inseparables y Victoriosos</w:t>
      </w:r>
    </w:p>
    <w:p w14:paraId="5A7EF3F6" w14:textId="1E4676F7" w:rsidR="00482A66" w:rsidRPr="00A470AE" w:rsidRDefault="00482A66" w:rsidP="00A470AE">
      <w:pPr>
        <w:rPr>
          <w:rFonts w:asciiTheme="minorHAnsi" w:hAnsiTheme="minorHAnsi"/>
          <w:i/>
          <w:iCs/>
          <w:color w:val="0070C0"/>
          <w:lang w:val="es-ES"/>
        </w:rPr>
      </w:pPr>
      <w:r w:rsidRPr="00A470AE">
        <w:rPr>
          <w:rFonts w:asciiTheme="minorHAnsi" w:hAnsiTheme="minorHAnsi"/>
          <w:b/>
          <w:bCs/>
          <w:color w:val="000000"/>
        </w:rPr>
        <w:t xml:space="preserve">Romanos </w:t>
      </w:r>
      <w:r w:rsidR="00EE0D88" w:rsidRPr="00A470AE">
        <w:rPr>
          <w:rFonts w:asciiTheme="minorHAnsi" w:hAnsiTheme="minorHAnsi"/>
          <w:b/>
          <w:bCs/>
          <w:color w:val="000000"/>
        </w:rPr>
        <w:t>8:35 y 37 NTV</w:t>
      </w:r>
      <w:r w:rsidR="00EE0D88" w:rsidRPr="00A470AE">
        <w:rPr>
          <w:rFonts w:asciiTheme="minorHAnsi" w:hAnsiTheme="minorHAnsi"/>
          <w:color w:val="000000"/>
        </w:rPr>
        <w:t xml:space="preserve">. </w:t>
      </w:r>
      <w:r w:rsidR="00EE0D88" w:rsidRPr="00A470AE">
        <w:rPr>
          <w:rFonts w:asciiTheme="minorHAnsi" w:hAnsiTheme="minorHAnsi"/>
          <w:i/>
          <w:iCs/>
          <w:color w:val="0070C0"/>
          <w:lang w:val="es-ES"/>
        </w:rPr>
        <w:t>¿Acaso hay algo que pueda separarnos del amor de Cristo? ¿Será que él ya no nos ama si tenemos problemas o aflicciones, si somos perseguidos o pasamos hambre o estamos en la miseria o en peligro o bajo amenaza de muerte?</w:t>
      </w:r>
    </w:p>
    <w:p w14:paraId="3A0205CF" w14:textId="03105579" w:rsidR="00326306" w:rsidRPr="00A470AE" w:rsidRDefault="00326306" w:rsidP="00A470AE">
      <w:pPr>
        <w:rPr>
          <w:rFonts w:asciiTheme="minorHAnsi" w:hAnsiTheme="minorHAnsi"/>
          <w:lang w:val="es-ES"/>
        </w:rPr>
      </w:pPr>
      <w:r w:rsidRPr="00A470AE">
        <w:rPr>
          <w:rFonts w:asciiTheme="minorHAnsi" w:hAnsiTheme="minorHAnsi"/>
          <w:i/>
          <w:iCs/>
          <w:color w:val="0070C0"/>
          <w:vertAlign w:val="superscript"/>
          <w:lang w:val="es-ES"/>
        </w:rPr>
        <w:t>37 </w:t>
      </w:r>
      <w:r w:rsidRPr="007F673B">
        <w:rPr>
          <w:rFonts w:asciiTheme="minorHAnsi" w:hAnsiTheme="minorHAnsi"/>
          <w:b/>
          <w:bCs/>
          <w:i/>
          <w:iCs/>
          <w:color w:val="0070C0"/>
          <w:lang w:val="es-ES"/>
        </w:rPr>
        <w:t>Claro que no</w:t>
      </w:r>
      <w:r w:rsidRPr="00A470AE">
        <w:rPr>
          <w:rFonts w:asciiTheme="minorHAnsi" w:hAnsiTheme="minorHAnsi"/>
          <w:i/>
          <w:iCs/>
          <w:color w:val="0070C0"/>
          <w:lang w:val="es-ES"/>
        </w:rPr>
        <w:t>, a pesar de todas estas cosas, nuestra victoria es absoluta por medio de Cristo, quien nos amó</w:t>
      </w:r>
      <w:r w:rsidRPr="00A470AE">
        <w:rPr>
          <w:rFonts w:asciiTheme="minorHAnsi" w:hAnsiTheme="minorHAnsi"/>
          <w:lang w:val="es-ES"/>
        </w:rPr>
        <w:t>.</w:t>
      </w:r>
    </w:p>
    <w:p w14:paraId="477C7854" w14:textId="77777777" w:rsidR="001771A5" w:rsidRPr="00DE58C4" w:rsidRDefault="001771A5" w:rsidP="00A470AE">
      <w:pPr>
        <w:rPr>
          <w:rFonts w:ascii="Aptos" w:hAnsi="Aptos"/>
          <w:color w:val="000000"/>
        </w:rPr>
      </w:pPr>
    </w:p>
    <w:bookmarkEnd w:id="126"/>
    <w:p w14:paraId="26021FC9" w14:textId="77777777" w:rsidR="00297BDE" w:rsidRPr="00297BDE" w:rsidRDefault="00297BDE" w:rsidP="00A470AE">
      <w:pPr>
        <w:rPr>
          <w:rFonts w:asciiTheme="minorHAnsi" w:hAnsiTheme="minorHAnsi"/>
          <w:color w:val="000000"/>
        </w:rPr>
      </w:pPr>
      <w:r w:rsidRPr="00297BDE">
        <w:rPr>
          <w:rFonts w:asciiTheme="minorHAnsi" w:hAnsiTheme="minorHAnsi"/>
          <w:color w:val="000000"/>
        </w:rPr>
        <w:t>La vida cristiana no está exenta de dolor, escasez o peligros. Pablo menciona siete realidades duras que cualquiera podría atravesar: problemas, aflicciones, persecución, hambre, miseria, peligro y amenaza de muerte. Pero en medio de todo eso, él lanza una verdad poderosa: </w:t>
      </w:r>
      <w:r w:rsidRPr="00297BDE">
        <w:rPr>
          <w:rFonts w:asciiTheme="minorHAnsi" w:hAnsiTheme="minorHAnsi"/>
          <w:b/>
          <w:bCs/>
          <w:color w:val="000000"/>
        </w:rPr>
        <w:t>nada de eso significa que Cristo nos ha dejado de amar.</w:t>
      </w:r>
    </w:p>
    <w:p w14:paraId="3A8A290D" w14:textId="77777777" w:rsidR="00297BDE" w:rsidRPr="00297BDE" w:rsidRDefault="00297BDE" w:rsidP="00A470AE">
      <w:pPr>
        <w:rPr>
          <w:rFonts w:asciiTheme="minorHAnsi" w:hAnsiTheme="minorHAnsi"/>
          <w:color w:val="000000"/>
        </w:rPr>
      </w:pPr>
      <w:r w:rsidRPr="00297BDE">
        <w:rPr>
          <w:rFonts w:asciiTheme="minorHAnsi" w:hAnsiTheme="minorHAnsi"/>
          <w:color w:val="000000"/>
        </w:rPr>
        <w:t>Muchos piensan que si hay sufrimiento, es porque Dios se ha apartado. Pero aquí la Palabra lo grita con fuerza: </w:t>
      </w:r>
      <w:r w:rsidRPr="00297BDE">
        <w:rPr>
          <w:rFonts w:asciiTheme="minorHAnsi" w:hAnsiTheme="minorHAnsi"/>
          <w:b/>
          <w:bCs/>
          <w:color w:val="000000"/>
        </w:rPr>
        <w:t>¡Claro que no!</w:t>
      </w:r>
      <w:r w:rsidRPr="00297BDE">
        <w:rPr>
          <w:rFonts w:asciiTheme="minorHAnsi" w:hAnsiTheme="minorHAnsi"/>
          <w:color w:val="000000"/>
        </w:rPr>
        <w:t> Su amor permanece intacto en cada prueba. Y no solo eso: </w:t>
      </w:r>
      <w:r w:rsidRPr="00297BDE">
        <w:rPr>
          <w:rFonts w:asciiTheme="minorHAnsi" w:hAnsiTheme="minorHAnsi"/>
          <w:b/>
          <w:bCs/>
          <w:color w:val="000000"/>
        </w:rPr>
        <w:t>nos hace más que vencedores</w:t>
      </w:r>
      <w:r w:rsidRPr="00297BDE">
        <w:rPr>
          <w:rFonts w:asciiTheme="minorHAnsi" w:hAnsiTheme="minorHAnsi"/>
          <w:color w:val="000000"/>
        </w:rPr>
        <w:t>. No vencemos por nuestras fuerzas, sino por Aquel que </w:t>
      </w:r>
      <w:r w:rsidRPr="00297BDE">
        <w:rPr>
          <w:rFonts w:asciiTheme="minorHAnsi" w:hAnsiTheme="minorHAnsi"/>
          <w:b/>
          <w:bCs/>
          <w:color w:val="000000"/>
        </w:rPr>
        <w:t>nos amó primero y no nos suelta jamás</w:t>
      </w:r>
      <w:r w:rsidRPr="00297BDE">
        <w:rPr>
          <w:rFonts w:asciiTheme="minorHAnsi" w:hAnsiTheme="minorHAnsi"/>
          <w:color w:val="000000"/>
        </w:rPr>
        <w:t>.</w:t>
      </w:r>
    </w:p>
    <w:p w14:paraId="79D531B0" w14:textId="77777777" w:rsidR="003A094A" w:rsidRDefault="003A094A" w:rsidP="00A470AE">
      <w:pPr>
        <w:rPr>
          <w:rFonts w:ascii="Apple Color Emoji" w:hAnsi="Apple Color Emoji" w:cs="Apple Color Emoji"/>
          <w:b/>
          <w:bCs/>
          <w:color w:val="000000"/>
        </w:rPr>
      </w:pPr>
    </w:p>
    <w:p w14:paraId="6425A400" w14:textId="7E897187" w:rsidR="00297BDE" w:rsidRPr="00297BDE" w:rsidRDefault="00297BDE" w:rsidP="00A470AE">
      <w:pPr>
        <w:rPr>
          <w:rFonts w:asciiTheme="minorHAnsi" w:hAnsiTheme="minorHAnsi"/>
          <w:color w:val="FF0000"/>
        </w:rPr>
      </w:pPr>
      <w:r w:rsidRPr="00297BDE">
        <w:rPr>
          <w:rFonts w:asciiTheme="minorHAnsi" w:hAnsiTheme="minorHAnsi"/>
          <w:color w:val="FF0000"/>
        </w:rPr>
        <w:t>¿Estás atravesando alguna dificultad hoy? ¿Te sientes débil, confundido o tentado a pensar que Dios se ha olvidado de ti?</w:t>
      </w:r>
    </w:p>
    <w:p w14:paraId="131187B1" w14:textId="77777777" w:rsidR="00297BDE" w:rsidRPr="00297BDE" w:rsidRDefault="00297BDE" w:rsidP="00A470AE">
      <w:pPr>
        <w:rPr>
          <w:rFonts w:asciiTheme="minorHAnsi" w:hAnsiTheme="minorHAnsi"/>
          <w:color w:val="000000"/>
        </w:rPr>
      </w:pPr>
      <w:r w:rsidRPr="00297BDE">
        <w:rPr>
          <w:rFonts w:asciiTheme="minorHAnsi" w:hAnsiTheme="minorHAnsi"/>
          <w:color w:val="000000"/>
        </w:rPr>
        <w:t>Recuerda: </w:t>
      </w:r>
      <w:r w:rsidRPr="00297BDE">
        <w:rPr>
          <w:rFonts w:asciiTheme="minorHAnsi" w:hAnsiTheme="minorHAnsi"/>
          <w:b/>
          <w:bCs/>
          <w:color w:val="000000"/>
        </w:rPr>
        <w:t>su amor no cambia con las circunstancias</w:t>
      </w:r>
      <w:r w:rsidRPr="00297BDE">
        <w:rPr>
          <w:rFonts w:asciiTheme="minorHAnsi" w:hAnsiTheme="minorHAnsi"/>
          <w:color w:val="000000"/>
        </w:rPr>
        <w:t>. Lo que estás viviendo no es evidencia de su ausencia, sino el terreno perfecto donde se manifestará su victoria en tu vida.</w:t>
      </w:r>
    </w:p>
    <w:p w14:paraId="228F5629" w14:textId="77777777" w:rsidR="00297BDE" w:rsidRPr="00297BDE" w:rsidRDefault="00297BDE" w:rsidP="00A470AE">
      <w:pPr>
        <w:rPr>
          <w:rFonts w:asciiTheme="minorHAnsi" w:hAnsiTheme="minorHAnsi"/>
          <w:color w:val="000000"/>
        </w:rPr>
      </w:pPr>
      <w:r w:rsidRPr="00297BDE">
        <w:rPr>
          <w:rFonts w:asciiTheme="minorHAnsi" w:hAnsiTheme="minorHAnsi"/>
          <w:color w:val="000000"/>
        </w:rPr>
        <w:t>Levántate hoy con esta certeza: </w:t>
      </w:r>
      <w:r w:rsidRPr="00297BDE">
        <w:rPr>
          <w:rFonts w:asciiTheme="minorHAnsi" w:hAnsiTheme="minorHAnsi"/>
          <w:b/>
          <w:bCs/>
          <w:color w:val="000000"/>
        </w:rPr>
        <w:t>soy amado por Cristo y nada puede separarme de Él.</w:t>
      </w:r>
    </w:p>
    <w:bookmarkEnd w:id="128"/>
    <w:p w14:paraId="3CBDEB19" w14:textId="77777777" w:rsidR="00DE58C4" w:rsidRDefault="00DE58C4" w:rsidP="00C63526">
      <w:pPr>
        <w:tabs>
          <w:tab w:val="left" w:pos="2939"/>
        </w:tabs>
        <w:rPr>
          <w:rFonts w:ascii="Aptos" w:hAnsi="Aptos"/>
          <w:color w:val="000000" w:themeColor="text1"/>
        </w:rPr>
      </w:pPr>
    </w:p>
    <w:p w14:paraId="7CE8BFFD" w14:textId="77777777" w:rsidR="009C6945" w:rsidRDefault="009C6945" w:rsidP="00C63526">
      <w:pPr>
        <w:tabs>
          <w:tab w:val="left" w:pos="2939"/>
        </w:tabs>
        <w:rPr>
          <w:rFonts w:asciiTheme="minorHAnsi" w:hAnsiTheme="minorHAnsi"/>
          <w:color w:val="000000" w:themeColor="text1"/>
        </w:rPr>
      </w:pPr>
    </w:p>
    <w:p w14:paraId="048D10B2" w14:textId="77777777" w:rsidR="00D77A00" w:rsidRPr="00CE0AE8" w:rsidRDefault="00D77A00" w:rsidP="00D77A00">
      <w:pPr>
        <w:spacing w:before="100" w:beforeAutospacing="1" w:after="100" w:afterAutospacing="1"/>
        <w:outlineLvl w:val="2"/>
        <w:rPr>
          <w:rFonts w:asciiTheme="minorHAnsi" w:hAnsiTheme="minorHAnsi"/>
          <w:b/>
          <w:bCs/>
          <w:color w:val="0070C0"/>
        </w:rPr>
      </w:pPr>
      <w:r w:rsidRPr="00CE0AE8">
        <w:rPr>
          <w:rFonts w:asciiTheme="minorHAnsi" w:hAnsiTheme="minorHAnsi"/>
          <w:b/>
          <w:bCs/>
          <w:color w:val="000000"/>
          <w:sz w:val="28"/>
          <w:szCs w:val="28"/>
        </w:rPr>
        <w:t>La Confesión que Salva</w:t>
      </w:r>
      <w:r w:rsidRPr="00CE0AE8">
        <w:rPr>
          <w:rFonts w:asciiTheme="minorHAnsi" w:hAnsiTheme="minorHAnsi"/>
          <w:color w:val="000000"/>
          <w:sz w:val="28"/>
          <w:szCs w:val="28"/>
        </w:rPr>
        <w:br/>
      </w:r>
      <w:r w:rsidRPr="00CE0AE8">
        <w:rPr>
          <w:rFonts w:asciiTheme="minorHAnsi" w:hAnsiTheme="minorHAnsi"/>
          <w:b/>
          <w:bCs/>
          <w:color w:val="000000"/>
        </w:rPr>
        <w:t>Romanos 10:9–10 (NTV)</w:t>
      </w:r>
      <w:r w:rsidRPr="00CE0AE8">
        <w:rPr>
          <w:rFonts w:asciiTheme="minorHAnsi" w:hAnsiTheme="minorHAnsi"/>
          <w:color w:val="000000"/>
        </w:rPr>
        <w:t xml:space="preserve"> </w:t>
      </w:r>
      <w:r w:rsidRPr="00CE0AE8">
        <w:rPr>
          <w:rFonts w:asciiTheme="minorHAnsi" w:hAnsiTheme="minorHAnsi"/>
          <w:i/>
          <w:iCs/>
          <w:color w:val="0070C0"/>
          <w:vertAlign w:val="superscript"/>
        </w:rPr>
        <w:t>9 </w:t>
      </w:r>
      <w:r w:rsidRPr="00CE0AE8">
        <w:rPr>
          <w:rFonts w:asciiTheme="minorHAnsi" w:hAnsiTheme="minorHAnsi"/>
          <w:i/>
          <w:iCs/>
          <w:color w:val="0070C0"/>
        </w:rPr>
        <w:t xml:space="preserve">Si confiesas con tu boca que Jesús es el Señor y crees en tu corazón que Dios lo levantó de los muertos, serás salvo. </w:t>
      </w:r>
      <w:r w:rsidRPr="00CE0AE8">
        <w:rPr>
          <w:rFonts w:asciiTheme="minorHAnsi" w:hAnsiTheme="minorHAnsi"/>
          <w:i/>
          <w:iCs/>
          <w:color w:val="0070C0"/>
          <w:vertAlign w:val="superscript"/>
        </w:rPr>
        <w:t>10</w:t>
      </w:r>
      <w:r w:rsidRPr="00CE0AE8">
        <w:rPr>
          <w:rFonts w:asciiTheme="minorHAnsi" w:hAnsiTheme="minorHAnsi"/>
          <w:i/>
          <w:iCs/>
          <w:color w:val="0070C0"/>
        </w:rPr>
        <w:t> Pues es por creer en tu corazón que eres declarado justo a los ojos de Dios y es por confesarlo con tu boca que eres salvo.</w:t>
      </w:r>
    </w:p>
    <w:p w14:paraId="32C627C0" w14:textId="77777777" w:rsidR="00D77A00" w:rsidRPr="00CE0AE8" w:rsidRDefault="00D77A00" w:rsidP="00D77A00">
      <w:pPr>
        <w:spacing w:before="100" w:beforeAutospacing="1" w:after="100" w:afterAutospacing="1"/>
        <w:rPr>
          <w:rFonts w:asciiTheme="minorHAnsi" w:hAnsiTheme="minorHAnsi"/>
          <w:color w:val="000000"/>
        </w:rPr>
      </w:pPr>
      <w:r w:rsidRPr="00CE0AE8">
        <w:rPr>
          <w:rFonts w:asciiTheme="minorHAnsi" w:hAnsiTheme="minorHAnsi"/>
          <w:color w:val="000000"/>
        </w:rPr>
        <w:t>Este pasaje resume la esencia del evangelio: </w:t>
      </w:r>
      <w:r w:rsidRPr="00CE0AE8">
        <w:rPr>
          <w:rFonts w:asciiTheme="minorHAnsi" w:hAnsiTheme="minorHAnsi"/>
          <w:b/>
          <w:bCs/>
          <w:color w:val="000000"/>
        </w:rPr>
        <w:t>la salvación no es por obras, sino por fe y confesión sincera.</w:t>
      </w:r>
      <w:r w:rsidRPr="00CE0AE8">
        <w:rPr>
          <w:rFonts w:asciiTheme="minorHAnsi" w:hAnsiTheme="minorHAnsi"/>
          <w:color w:val="000000"/>
        </w:rPr>
        <w:t> No se trata de una religión, sino de una relación viva con Jesucristo.</w:t>
      </w:r>
    </w:p>
    <w:p w14:paraId="76EFB53B" w14:textId="77777777" w:rsidR="00D77A00" w:rsidRPr="00CE0AE8" w:rsidRDefault="00D77A00" w:rsidP="00D77A00">
      <w:pPr>
        <w:spacing w:before="100" w:beforeAutospacing="1" w:after="100" w:afterAutospacing="1"/>
        <w:rPr>
          <w:rFonts w:asciiTheme="minorHAnsi" w:hAnsiTheme="minorHAnsi"/>
          <w:color w:val="000000"/>
        </w:rPr>
      </w:pPr>
      <w:r w:rsidRPr="00CE0AE8">
        <w:rPr>
          <w:rFonts w:asciiTheme="minorHAnsi" w:hAnsiTheme="minorHAnsi"/>
          <w:color w:val="000000"/>
        </w:rPr>
        <w:t>La </w:t>
      </w:r>
      <w:r w:rsidRPr="00CE0AE8">
        <w:rPr>
          <w:rFonts w:asciiTheme="minorHAnsi" w:hAnsiTheme="minorHAnsi"/>
          <w:b/>
          <w:bCs/>
          <w:color w:val="000000"/>
        </w:rPr>
        <w:t>fe verdadera</w:t>
      </w:r>
      <w:r w:rsidRPr="00CE0AE8">
        <w:rPr>
          <w:rFonts w:asciiTheme="minorHAnsi" w:hAnsiTheme="minorHAnsi"/>
          <w:color w:val="000000"/>
        </w:rPr>
        <w:t> no es solo un pensamiento interno, es una convicción profunda que cambia lo que creemos </w:t>
      </w:r>
      <w:r w:rsidRPr="00CE0AE8">
        <w:rPr>
          <w:rFonts w:asciiTheme="minorHAnsi" w:hAnsiTheme="minorHAnsi"/>
          <w:i/>
          <w:iCs/>
          <w:color w:val="000000"/>
        </w:rPr>
        <w:t>y</w:t>
      </w:r>
      <w:r w:rsidRPr="00CE0AE8">
        <w:rPr>
          <w:rFonts w:asciiTheme="minorHAnsi" w:hAnsiTheme="minorHAnsi"/>
          <w:color w:val="000000"/>
        </w:rPr>
        <w:t> lo que decimos. No basta con tener una idea vaga de Dios o con admirar a Jesús desde lejos. La salvación es personal, real y poderosa. Y comienza cuando el corazón y la boca se alinean con la verdad del evangelio:</w:t>
      </w:r>
    </w:p>
    <w:p w14:paraId="65089962" w14:textId="77777777" w:rsidR="00D77A00" w:rsidRPr="00CE0AE8" w:rsidRDefault="00D77A00" w:rsidP="00D77A00">
      <w:pPr>
        <w:spacing w:before="100" w:beforeAutospacing="1" w:after="100" w:afterAutospacing="1"/>
        <w:rPr>
          <w:rFonts w:asciiTheme="minorHAnsi" w:hAnsiTheme="minorHAnsi"/>
          <w:color w:val="000000"/>
        </w:rPr>
      </w:pPr>
      <w:r w:rsidRPr="00CE0AE8">
        <w:rPr>
          <w:rFonts w:asciiTheme="minorHAnsi" w:hAnsiTheme="minorHAnsi"/>
          <w:i/>
          <w:iCs/>
          <w:color w:val="000000"/>
        </w:rPr>
        <w:t>Creer que Jesús vive, que venció la muerte y reina</w:t>
      </w:r>
      <w:r>
        <w:rPr>
          <w:i/>
          <w:iCs/>
          <w:color w:val="000000"/>
        </w:rPr>
        <w:t>, y C</w:t>
      </w:r>
      <w:r w:rsidRPr="00CE0AE8">
        <w:rPr>
          <w:rFonts w:asciiTheme="minorHAnsi" w:hAnsiTheme="minorHAnsi"/>
          <w:i/>
          <w:iCs/>
          <w:color w:val="000000"/>
        </w:rPr>
        <w:t>onfesar con valentía que Él es nuestro Señor.</w:t>
      </w:r>
    </w:p>
    <w:p w14:paraId="15F135AC" w14:textId="77777777" w:rsidR="00D77A00" w:rsidRPr="00CE0AE8" w:rsidRDefault="00D77A00" w:rsidP="00D77A00">
      <w:pPr>
        <w:spacing w:before="100" w:beforeAutospacing="1" w:after="100" w:afterAutospacing="1"/>
        <w:rPr>
          <w:rFonts w:asciiTheme="minorHAnsi" w:hAnsiTheme="minorHAnsi"/>
          <w:color w:val="FF0000"/>
        </w:rPr>
      </w:pPr>
      <w:r w:rsidRPr="00CE0AE8">
        <w:rPr>
          <w:rFonts w:asciiTheme="minorHAnsi" w:hAnsiTheme="minorHAnsi"/>
          <w:color w:val="000000"/>
        </w:rPr>
        <w:t>Hoy es un buen día para </w:t>
      </w:r>
      <w:r w:rsidRPr="00CE0AE8">
        <w:rPr>
          <w:rFonts w:asciiTheme="minorHAnsi" w:hAnsiTheme="minorHAnsi"/>
          <w:b/>
          <w:bCs/>
          <w:color w:val="000000"/>
        </w:rPr>
        <w:t>evaluar lo que hay en tu corazón y lo que sale de tu boca.</w:t>
      </w:r>
      <w:r w:rsidRPr="00CE0AE8">
        <w:rPr>
          <w:rFonts w:asciiTheme="minorHAnsi" w:hAnsiTheme="minorHAnsi"/>
          <w:color w:val="000000"/>
        </w:rPr>
        <w:br/>
      </w:r>
      <w:r w:rsidRPr="00CE0AE8">
        <w:rPr>
          <w:rFonts w:asciiTheme="minorHAnsi" w:hAnsiTheme="minorHAnsi"/>
          <w:color w:val="FF0000"/>
        </w:rPr>
        <w:t>¿Has confesado a Jesús como Señor de tu vida? ¿Crees con firmeza que Él resucitó y vive?</w:t>
      </w:r>
    </w:p>
    <w:p w14:paraId="61A4BEA1" w14:textId="77777777" w:rsidR="00D77A00" w:rsidRPr="00CE0AE8" w:rsidRDefault="00D77A00" w:rsidP="00D77A00">
      <w:pPr>
        <w:spacing w:before="100" w:beforeAutospacing="1" w:after="100" w:afterAutospacing="1"/>
        <w:rPr>
          <w:rFonts w:asciiTheme="minorHAnsi" w:hAnsiTheme="minorHAnsi"/>
          <w:color w:val="000000"/>
        </w:rPr>
      </w:pPr>
      <w:r w:rsidRPr="00CE0AE8">
        <w:rPr>
          <w:rFonts w:asciiTheme="minorHAnsi" w:hAnsiTheme="minorHAnsi"/>
          <w:color w:val="000000"/>
        </w:rPr>
        <w:t>Si ya lo hiciste, vive con la seguridad de que eres salvo y justo delante de Dios</w:t>
      </w:r>
      <w:r>
        <w:rPr>
          <w:color w:val="000000"/>
        </w:rPr>
        <w:t>, y se fiel</w:t>
      </w:r>
      <w:r w:rsidRPr="00CE0AE8">
        <w:rPr>
          <w:rFonts w:asciiTheme="minorHAnsi" w:hAnsiTheme="minorHAnsi"/>
          <w:color w:val="000000"/>
        </w:rPr>
        <w:t>.</w:t>
      </w:r>
      <w:r w:rsidRPr="00CE0AE8">
        <w:rPr>
          <w:rFonts w:asciiTheme="minorHAnsi" w:hAnsiTheme="minorHAnsi"/>
          <w:color w:val="000000"/>
        </w:rPr>
        <w:br/>
        <w:t>Si aún no lo has hecho, este puede ser el momento más importante de tu vida.</w:t>
      </w:r>
    </w:p>
    <w:p w14:paraId="08321AB5" w14:textId="77777777" w:rsidR="00D77A00" w:rsidRPr="00CE0AE8" w:rsidRDefault="00D77A00" w:rsidP="00D77A00">
      <w:pPr>
        <w:spacing w:before="100" w:beforeAutospacing="1" w:after="100" w:afterAutospacing="1"/>
        <w:rPr>
          <w:rFonts w:asciiTheme="minorHAnsi" w:hAnsiTheme="minorHAnsi"/>
          <w:i/>
          <w:iCs/>
          <w:color w:val="000000"/>
        </w:rPr>
      </w:pPr>
      <w:r w:rsidRPr="00CE0AE8">
        <w:rPr>
          <w:rFonts w:asciiTheme="minorHAnsi" w:hAnsiTheme="minorHAnsi"/>
          <w:i/>
          <w:iCs/>
          <w:color w:val="000000"/>
        </w:rPr>
        <w:t>Señor Jesús, creo en mi corazón que tú eres el Hijo de Dios, que moriste por mis pecados y que resucitaste al tercer día. Hoy confieso con mi boca que eres mi Señor. Te entrego mi vida y recibo el regalo de la salvación. Gracias por hacerme justo delante de ti. Amén.</w:t>
      </w:r>
    </w:p>
    <w:p w14:paraId="05373AAB" w14:textId="77777777" w:rsidR="00D77A00" w:rsidRPr="00CE0AE8" w:rsidRDefault="00D77A00" w:rsidP="00D77A00">
      <w:pPr>
        <w:spacing w:before="100" w:beforeAutospacing="1" w:after="100" w:afterAutospacing="1"/>
        <w:rPr>
          <w:rFonts w:asciiTheme="minorHAnsi" w:hAnsiTheme="minorHAnsi"/>
          <w:b/>
          <w:bCs/>
          <w:color w:val="7030A0"/>
        </w:rPr>
      </w:pPr>
      <w:r w:rsidRPr="00CE0AE8">
        <w:rPr>
          <w:rFonts w:asciiTheme="minorHAnsi" w:hAnsiTheme="minorHAnsi"/>
          <w:b/>
          <w:bCs/>
          <w:i/>
          <w:iCs/>
          <w:color w:val="7030A0"/>
        </w:rPr>
        <w:t xml:space="preserve">Feliz 4 de julio. </w:t>
      </w:r>
    </w:p>
    <w:p w14:paraId="51033E9F" w14:textId="77777777" w:rsidR="00417E45" w:rsidRDefault="00417E45" w:rsidP="00C63526">
      <w:pPr>
        <w:tabs>
          <w:tab w:val="left" w:pos="2939"/>
        </w:tabs>
        <w:rPr>
          <w:rFonts w:asciiTheme="minorHAnsi" w:hAnsiTheme="minorHAnsi"/>
          <w:color w:val="000000" w:themeColor="text1"/>
        </w:rPr>
      </w:pPr>
    </w:p>
    <w:p w14:paraId="233B88E9" w14:textId="77777777" w:rsidR="000451E5" w:rsidRDefault="000451E5" w:rsidP="00C63526">
      <w:pPr>
        <w:tabs>
          <w:tab w:val="left" w:pos="2939"/>
        </w:tabs>
        <w:rPr>
          <w:rFonts w:asciiTheme="minorHAnsi" w:hAnsiTheme="minorHAnsi"/>
          <w:color w:val="000000" w:themeColor="text1"/>
        </w:rPr>
      </w:pPr>
    </w:p>
    <w:p w14:paraId="3AC852FB" w14:textId="5AB6D250" w:rsidR="000451E5" w:rsidRPr="009C4557" w:rsidRDefault="00E80073" w:rsidP="00E80073">
      <w:pPr>
        <w:pStyle w:val="Ttulo3"/>
        <w:rPr>
          <w:rFonts w:asciiTheme="minorHAnsi" w:hAnsiTheme="minorHAnsi"/>
          <w:color w:val="000000"/>
        </w:rPr>
      </w:pPr>
      <w:bookmarkStart w:id="129" w:name="OLE_LINK119"/>
      <w:r w:rsidRPr="009C4557">
        <w:rPr>
          <w:rStyle w:val="Fuerte"/>
          <w:rFonts w:asciiTheme="minorHAnsi" w:hAnsiTheme="minorHAnsi"/>
          <w:color w:val="000000"/>
        </w:rPr>
        <w:t>¿Qué estás escuchando?</w:t>
      </w:r>
    </w:p>
    <w:p w14:paraId="0241E222" w14:textId="40298B9E" w:rsidR="000451E5" w:rsidRPr="00E80073" w:rsidRDefault="000451E5" w:rsidP="00C63526">
      <w:pPr>
        <w:tabs>
          <w:tab w:val="left" w:pos="2939"/>
        </w:tabs>
        <w:rPr>
          <w:rFonts w:asciiTheme="minorHAnsi" w:hAnsiTheme="minorHAnsi"/>
          <w:color w:val="000000" w:themeColor="text1"/>
          <w:lang w:val="es-ES"/>
        </w:rPr>
      </w:pPr>
      <w:r w:rsidRPr="00E80073">
        <w:rPr>
          <w:rFonts w:asciiTheme="minorHAnsi" w:hAnsiTheme="minorHAnsi"/>
          <w:b/>
          <w:bCs/>
          <w:color w:val="000000" w:themeColor="text1"/>
        </w:rPr>
        <w:t>Romanos 10:17 NTV</w:t>
      </w:r>
      <w:r w:rsidRPr="00E80073">
        <w:rPr>
          <w:rFonts w:asciiTheme="minorHAnsi" w:hAnsiTheme="minorHAnsi"/>
          <w:color w:val="000000" w:themeColor="text1"/>
        </w:rPr>
        <w:t xml:space="preserve">. </w:t>
      </w:r>
      <w:r w:rsidRPr="00E80073">
        <w:rPr>
          <w:rFonts w:asciiTheme="minorHAnsi" w:hAnsiTheme="minorHAnsi"/>
          <w:i/>
          <w:iCs/>
          <w:color w:val="0070C0"/>
          <w:lang w:val="es-ES"/>
        </w:rPr>
        <w:t>Así que la fe viene por oír, es decir, por oír la Buena Noticia acerca de Cristo.</w:t>
      </w:r>
    </w:p>
    <w:p w14:paraId="24590985" w14:textId="77777777" w:rsidR="000451E5" w:rsidRPr="00E80073" w:rsidRDefault="000451E5" w:rsidP="00C63526">
      <w:pPr>
        <w:tabs>
          <w:tab w:val="left" w:pos="2939"/>
        </w:tabs>
        <w:rPr>
          <w:rFonts w:asciiTheme="minorHAnsi" w:hAnsiTheme="minorHAnsi"/>
          <w:color w:val="000000" w:themeColor="text1"/>
          <w:lang w:val="es-ES"/>
        </w:rPr>
      </w:pPr>
    </w:p>
    <w:p w14:paraId="2E5FAE5B" w14:textId="77777777" w:rsidR="00E80073" w:rsidRPr="00E80073" w:rsidRDefault="00E80073" w:rsidP="00E80073">
      <w:pPr>
        <w:pStyle w:val="NormalWeb"/>
        <w:rPr>
          <w:rFonts w:asciiTheme="minorHAnsi" w:hAnsiTheme="minorHAnsi"/>
          <w:color w:val="FF0000"/>
        </w:rPr>
      </w:pPr>
      <w:r w:rsidRPr="00E80073">
        <w:rPr>
          <w:rFonts w:asciiTheme="minorHAnsi" w:hAnsiTheme="minorHAnsi"/>
          <w:color w:val="000000"/>
        </w:rPr>
        <w:t>Vivimos en un mundo saturado de voces. Cada minuto surgen nuevas noticias, tendencias, opiniones y mensajes que compiten por tu atención. Antes, las noticias llegaban con lentitud; hoy, la información corre más rápido que nunca. Pero en medio de ese bombardeo constante, surge una pregunta crucial:</w:t>
      </w:r>
      <w:r w:rsidRPr="00E80073">
        <w:rPr>
          <w:rStyle w:val="apple-converted-space"/>
          <w:rFonts w:asciiTheme="minorHAnsi" w:hAnsiTheme="minorHAnsi"/>
          <w:color w:val="000000"/>
        </w:rPr>
        <w:t> </w:t>
      </w:r>
      <w:r w:rsidRPr="00E80073">
        <w:rPr>
          <w:rStyle w:val="Fuerte"/>
          <w:rFonts w:asciiTheme="minorHAnsi" w:hAnsiTheme="minorHAnsi"/>
          <w:color w:val="FF0000"/>
        </w:rPr>
        <w:t>¿Qué estás escuchando?</w:t>
      </w:r>
    </w:p>
    <w:p w14:paraId="0881A865" w14:textId="77777777" w:rsidR="00E80073" w:rsidRDefault="00E80073" w:rsidP="00E80073">
      <w:pPr>
        <w:pStyle w:val="NormalWeb"/>
        <w:rPr>
          <w:rFonts w:asciiTheme="minorHAnsi" w:hAnsiTheme="minorHAnsi"/>
          <w:color w:val="000000"/>
        </w:rPr>
      </w:pPr>
    </w:p>
    <w:p w14:paraId="27B09F91" w14:textId="3BE98435" w:rsidR="00E80073" w:rsidRPr="00E80073" w:rsidRDefault="00E80073" w:rsidP="00E80073">
      <w:pPr>
        <w:pStyle w:val="NormalWeb"/>
        <w:rPr>
          <w:rFonts w:asciiTheme="minorHAnsi" w:hAnsiTheme="minorHAnsi"/>
          <w:color w:val="000000"/>
        </w:rPr>
      </w:pPr>
      <w:r w:rsidRPr="00E80073">
        <w:rPr>
          <w:rFonts w:asciiTheme="minorHAnsi" w:hAnsiTheme="minorHAnsi"/>
          <w:color w:val="000000"/>
        </w:rPr>
        <w:t>Lo que escuchas alimenta tu mente, afecta tus decisiones y moldea tu fe. Si prestas atención a lo negativo, al temor o a lo superficial, eso llenará tu corazón. Pero si decides enfocar tu oído en la Palabra de Dios, tu fe crecerá y tendrás dirección para vivir.</w:t>
      </w:r>
    </w:p>
    <w:p w14:paraId="3DE65498" w14:textId="77777777" w:rsidR="00E80073" w:rsidRPr="00E80073" w:rsidRDefault="00E80073" w:rsidP="00E80073">
      <w:pPr>
        <w:pStyle w:val="NormalWeb"/>
        <w:rPr>
          <w:rFonts w:asciiTheme="minorHAnsi" w:hAnsiTheme="minorHAnsi"/>
          <w:color w:val="000000"/>
        </w:rPr>
      </w:pPr>
      <w:r w:rsidRPr="00E80073">
        <w:rPr>
          <w:rFonts w:asciiTheme="minorHAnsi" w:hAnsiTheme="minorHAnsi"/>
          <w:color w:val="000000"/>
        </w:rPr>
        <w:t>La Biblia declara que la fe viene por oír la Buena Noticia acerca de Cristo. No hay otro mensaje que tenga el poder de fortalecer tu espíritu como lo hace el Evangelio. No lo sustituyas. No permitas que las voces del mundo ahoguen la voz de Dios.</w:t>
      </w:r>
    </w:p>
    <w:p w14:paraId="03179CDD" w14:textId="77777777" w:rsidR="00E80073" w:rsidRDefault="00E80073" w:rsidP="00E80073">
      <w:pPr>
        <w:pStyle w:val="NormalWeb"/>
        <w:rPr>
          <w:rFonts w:asciiTheme="minorHAnsi" w:hAnsiTheme="minorHAnsi"/>
          <w:color w:val="000000"/>
        </w:rPr>
      </w:pPr>
    </w:p>
    <w:p w14:paraId="484819AB" w14:textId="2BFF7AD2" w:rsidR="00E80073" w:rsidRPr="00E2169E" w:rsidRDefault="00E80073" w:rsidP="00E80073">
      <w:pPr>
        <w:pStyle w:val="NormalWeb"/>
        <w:rPr>
          <w:rFonts w:asciiTheme="minorHAnsi" w:hAnsiTheme="minorHAnsi"/>
          <w:color w:val="000000"/>
          <w:lang w:val="es-ES"/>
        </w:rPr>
      </w:pPr>
      <w:r w:rsidRPr="00E80073">
        <w:rPr>
          <w:rFonts w:asciiTheme="minorHAnsi" w:hAnsiTheme="minorHAnsi"/>
          <w:color w:val="000000"/>
        </w:rPr>
        <w:t>Jesús dijo:</w:t>
      </w:r>
      <w:r w:rsidRPr="00E80073">
        <w:rPr>
          <w:rStyle w:val="apple-converted-space"/>
          <w:rFonts w:asciiTheme="minorHAnsi" w:hAnsiTheme="minorHAnsi"/>
          <w:color w:val="000000"/>
        </w:rPr>
        <w:t> </w:t>
      </w:r>
      <w:r w:rsidRPr="00E80073">
        <w:rPr>
          <w:rStyle w:val="nfasis"/>
          <w:rFonts w:asciiTheme="minorHAnsi" w:hAnsiTheme="minorHAnsi"/>
          <w:color w:val="000000"/>
        </w:rPr>
        <w:t>“Yo soy el camino”</w:t>
      </w:r>
      <w:r w:rsidRPr="00E80073">
        <w:rPr>
          <w:rFonts w:asciiTheme="minorHAnsi" w:hAnsiTheme="minorHAnsi"/>
          <w:color w:val="000000"/>
        </w:rPr>
        <w:t>, y para andar por ese camino, necesitas</w:t>
      </w:r>
      <w:r w:rsidRPr="00E80073">
        <w:rPr>
          <w:rStyle w:val="apple-converted-space"/>
          <w:rFonts w:asciiTheme="minorHAnsi" w:hAnsiTheme="minorHAnsi"/>
          <w:color w:val="000000"/>
        </w:rPr>
        <w:t> </w:t>
      </w:r>
      <w:r w:rsidRPr="00E80073">
        <w:rPr>
          <w:rStyle w:val="Fuerte"/>
          <w:rFonts w:asciiTheme="minorHAnsi" w:hAnsiTheme="minorHAnsi"/>
          <w:color w:val="000000"/>
        </w:rPr>
        <w:t>escuchar sus instrucciones</w:t>
      </w:r>
      <w:r w:rsidRPr="00E80073">
        <w:rPr>
          <w:rFonts w:asciiTheme="minorHAnsi" w:hAnsiTheme="minorHAnsi"/>
          <w:color w:val="000000"/>
        </w:rPr>
        <w:t xml:space="preserve">. Hoy, haz un alto y afina tu oído. Escucha más la voz del Señor y </w:t>
      </w:r>
      <w:r w:rsidRPr="00E2169E">
        <w:rPr>
          <w:rFonts w:asciiTheme="minorHAnsi" w:hAnsiTheme="minorHAnsi"/>
          <w:color w:val="000000"/>
          <w:lang w:val="es-ES"/>
        </w:rPr>
        <w:t>menos el ruido del mundo. Ahí es donde tu fe se levantará con fuerza.</w:t>
      </w:r>
    </w:p>
    <w:bookmarkEnd w:id="129"/>
    <w:p w14:paraId="205A1A79" w14:textId="110D95C8" w:rsidR="00790352" w:rsidRPr="00E2169E" w:rsidRDefault="00790352" w:rsidP="00C63526">
      <w:pPr>
        <w:tabs>
          <w:tab w:val="left" w:pos="2939"/>
        </w:tabs>
        <w:rPr>
          <w:rFonts w:asciiTheme="minorHAnsi" w:hAnsiTheme="minorHAnsi"/>
          <w:color w:val="000000" w:themeColor="text1"/>
          <w:lang w:val="es-ES"/>
        </w:rPr>
      </w:pPr>
    </w:p>
    <w:p w14:paraId="286E0CA2" w14:textId="77777777" w:rsidR="00DF2FAD" w:rsidRPr="00E2169E" w:rsidRDefault="00DF2FAD" w:rsidP="00C63526">
      <w:pPr>
        <w:tabs>
          <w:tab w:val="left" w:pos="2939"/>
        </w:tabs>
        <w:rPr>
          <w:rFonts w:asciiTheme="minorHAnsi" w:hAnsiTheme="minorHAnsi"/>
          <w:color w:val="000000" w:themeColor="text1"/>
          <w:lang w:val="es-ES"/>
        </w:rPr>
      </w:pPr>
    </w:p>
    <w:p w14:paraId="67BC311B" w14:textId="77777777" w:rsidR="00DF2FAD" w:rsidRPr="00E2169E" w:rsidRDefault="00DF2FAD" w:rsidP="00C63526">
      <w:pPr>
        <w:tabs>
          <w:tab w:val="left" w:pos="2939"/>
        </w:tabs>
        <w:rPr>
          <w:rFonts w:asciiTheme="minorHAnsi" w:hAnsiTheme="minorHAnsi"/>
          <w:color w:val="000000" w:themeColor="text1"/>
          <w:lang w:val="es-ES"/>
        </w:rPr>
      </w:pPr>
    </w:p>
    <w:p w14:paraId="47F5C926" w14:textId="660B825D" w:rsidR="00DF2FAD" w:rsidRPr="00E2169E" w:rsidRDefault="00DF2FAD" w:rsidP="00DF2FAD">
      <w:pPr>
        <w:pStyle w:val="Ttulo3"/>
        <w:spacing w:before="0" w:after="0"/>
        <w:rPr>
          <w:rFonts w:asciiTheme="minorHAnsi" w:hAnsiTheme="minorHAnsi"/>
          <w:color w:val="000000"/>
          <w:lang w:val="es-ES"/>
        </w:rPr>
      </w:pPr>
      <w:bookmarkStart w:id="130" w:name="OLE_LINK126"/>
      <w:r w:rsidRPr="00E2169E">
        <w:rPr>
          <w:rStyle w:val="Fuerte"/>
          <w:rFonts w:asciiTheme="minorHAnsi" w:hAnsiTheme="minorHAnsi"/>
          <w:color w:val="000000"/>
          <w:lang w:val="es-ES"/>
        </w:rPr>
        <w:t>“Cuando habla la sabiduría”</w:t>
      </w:r>
    </w:p>
    <w:p w14:paraId="3B328E79" w14:textId="5AE10559" w:rsidR="00DF2FAD" w:rsidRPr="00E2169E" w:rsidRDefault="00DF2FAD" w:rsidP="00DF2FAD">
      <w:pPr>
        <w:pStyle w:val="NormalWeb"/>
        <w:rPr>
          <w:rFonts w:asciiTheme="minorHAnsi" w:hAnsiTheme="minorHAnsi"/>
          <w:color w:val="000000"/>
          <w:lang w:val="es-ES"/>
        </w:rPr>
      </w:pPr>
      <w:r w:rsidRPr="00E2169E">
        <w:rPr>
          <w:rStyle w:val="Fuerte"/>
          <w:rFonts w:asciiTheme="minorHAnsi" w:hAnsiTheme="minorHAnsi"/>
          <w:color w:val="000000"/>
          <w:lang w:val="es-ES"/>
        </w:rPr>
        <w:t>2 Samuel 20:22 (NTV)</w:t>
      </w:r>
      <w:r w:rsidRPr="00E2169E">
        <w:rPr>
          <w:rFonts w:asciiTheme="minorHAnsi" w:hAnsiTheme="minorHAnsi"/>
          <w:color w:val="000000"/>
          <w:lang w:val="es-ES"/>
        </w:rPr>
        <w:t xml:space="preserve"> </w:t>
      </w:r>
      <w:r w:rsidRPr="00E2169E">
        <w:rPr>
          <w:rStyle w:val="nfasis"/>
          <w:rFonts w:asciiTheme="minorHAnsi" w:hAnsiTheme="minorHAnsi"/>
          <w:color w:val="0070C0"/>
          <w:lang w:val="es-ES"/>
        </w:rPr>
        <w:t>Entonces la mujer fue al pueblo con su sabia sugerencia, y cortaron la cabeza de Seba hijo de Bicri y se la arrojaron a Joab. Entonces Joab tocó el cuerno de carnero y sus tropas se retiraron de la ciudad. Cada uno regresó a su casa y Joab volvió a presentarse ante el rey en Jerusalén</w:t>
      </w:r>
      <w:r w:rsidRPr="00E2169E">
        <w:rPr>
          <w:rStyle w:val="nfasis"/>
          <w:rFonts w:asciiTheme="minorHAnsi" w:hAnsiTheme="minorHAnsi"/>
          <w:color w:val="000000"/>
          <w:lang w:val="es-ES"/>
        </w:rPr>
        <w:t>.</w:t>
      </w:r>
    </w:p>
    <w:p w14:paraId="70E091C9" w14:textId="77777777" w:rsidR="00DF2FAD" w:rsidRPr="00E2169E" w:rsidRDefault="00DF2FAD" w:rsidP="00DF2FAD">
      <w:pPr>
        <w:pStyle w:val="NormalWeb"/>
        <w:rPr>
          <w:rFonts w:asciiTheme="minorHAnsi" w:hAnsiTheme="minorHAnsi"/>
          <w:color w:val="000000"/>
          <w:lang w:val="es-ES"/>
        </w:rPr>
      </w:pPr>
    </w:p>
    <w:p w14:paraId="7994290A" w14:textId="00FC79FD" w:rsidR="00DF2FAD" w:rsidRPr="00E2169E" w:rsidRDefault="00DF2FAD" w:rsidP="00DF2FAD">
      <w:pPr>
        <w:pStyle w:val="NormalWeb"/>
        <w:rPr>
          <w:rFonts w:asciiTheme="minorHAnsi" w:hAnsiTheme="minorHAnsi"/>
          <w:color w:val="000000"/>
          <w:lang w:val="es-ES"/>
        </w:rPr>
      </w:pPr>
      <w:r w:rsidRPr="00E2169E">
        <w:rPr>
          <w:rFonts w:asciiTheme="minorHAnsi" w:hAnsiTheme="minorHAnsi"/>
          <w:color w:val="000000"/>
          <w:lang w:val="es-ES"/>
        </w:rPr>
        <w:t>En medio del caos, una voz se levanta. No fue la de un rey, ni la de un guerrero, ni la de un profeta. Fue la voz de una mujer anónima, pero llena de sabiduría. Cuando la ciudad estaba al borde de la destrucción, esta mujer no se quedó callada. Usó sus palabras, su discernimiento y su valor para salvar a su pueblo.</w:t>
      </w:r>
    </w:p>
    <w:p w14:paraId="43F7679C" w14:textId="243AB8B1" w:rsidR="00DF2FAD" w:rsidRPr="00E2169E" w:rsidRDefault="00DF2FAD" w:rsidP="00DF2FAD">
      <w:pPr>
        <w:pStyle w:val="NormalWeb"/>
        <w:rPr>
          <w:rFonts w:asciiTheme="minorHAnsi" w:hAnsiTheme="minorHAnsi"/>
          <w:color w:val="000000"/>
          <w:lang w:val="es-ES"/>
        </w:rPr>
      </w:pPr>
      <w:r w:rsidRPr="00E2169E">
        <w:rPr>
          <w:rFonts w:asciiTheme="minorHAnsi" w:hAnsiTheme="minorHAnsi"/>
          <w:color w:val="000000"/>
          <w:lang w:val="es-ES"/>
        </w:rPr>
        <w:t>Esta historia nos recuerda que</w:t>
      </w:r>
      <w:r w:rsidRPr="00E2169E">
        <w:rPr>
          <w:rStyle w:val="apple-converted-space"/>
          <w:rFonts w:asciiTheme="minorHAnsi" w:hAnsiTheme="minorHAnsi"/>
          <w:color w:val="000000"/>
          <w:lang w:val="es-ES"/>
        </w:rPr>
        <w:t> </w:t>
      </w:r>
      <w:r w:rsidRPr="00E2169E">
        <w:rPr>
          <w:rStyle w:val="Fuerte"/>
          <w:rFonts w:asciiTheme="minorHAnsi" w:hAnsiTheme="minorHAnsi"/>
          <w:color w:val="000000"/>
          <w:lang w:val="es-ES"/>
        </w:rPr>
        <w:t>no siempre se necesitan espadas para vencer</w:t>
      </w:r>
      <w:r w:rsidRPr="00E2169E">
        <w:rPr>
          <w:rFonts w:asciiTheme="minorHAnsi" w:hAnsiTheme="minorHAnsi"/>
          <w:color w:val="000000"/>
          <w:lang w:val="es-ES"/>
        </w:rPr>
        <w:t>, a veces solo se necesita</w:t>
      </w:r>
      <w:r w:rsidRPr="00E2169E">
        <w:rPr>
          <w:rStyle w:val="apple-converted-space"/>
          <w:rFonts w:asciiTheme="minorHAnsi" w:hAnsiTheme="minorHAnsi"/>
          <w:color w:val="000000"/>
          <w:lang w:val="es-ES"/>
        </w:rPr>
        <w:t> </w:t>
      </w:r>
      <w:r w:rsidRPr="00E2169E">
        <w:rPr>
          <w:rStyle w:val="Fuerte"/>
          <w:rFonts w:asciiTheme="minorHAnsi" w:hAnsiTheme="minorHAnsi"/>
          <w:color w:val="000000"/>
          <w:lang w:val="es-ES"/>
        </w:rPr>
        <w:t xml:space="preserve">una palabra sabia en el momento </w:t>
      </w:r>
      <w:r w:rsidR="004C3B96" w:rsidRPr="00E2169E">
        <w:rPr>
          <w:rStyle w:val="Fuerte"/>
          <w:rFonts w:asciiTheme="minorHAnsi" w:hAnsiTheme="minorHAnsi"/>
          <w:color w:val="000000"/>
          <w:lang w:val="es-ES"/>
        </w:rPr>
        <w:t>preciso</w:t>
      </w:r>
      <w:r w:rsidRPr="00E2169E">
        <w:rPr>
          <w:rFonts w:asciiTheme="minorHAnsi" w:hAnsiTheme="minorHAnsi"/>
          <w:color w:val="000000"/>
          <w:lang w:val="es-ES"/>
        </w:rPr>
        <w:t>. Dios usó a una mujer sin nombre para preservar una ciudad entera, demostrando que</w:t>
      </w:r>
      <w:r w:rsidRPr="00E2169E">
        <w:rPr>
          <w:rStyle w:val="apple-converted-space"/>
          <w:rFonts w:asciiTheme="minorHAnsi" w:hAnsiTheme="minorHAnsi"/>
          <w:color w:val="000000"/>
          <w:lang w:val="es-ES"/>
        </w:rPr>
        <w:t> </w:t>
      </w:r>
      <w:r w:rsidRPr="00E2169E">
        <w:rPr>
          <w:rStyle w:val="Fuerte"/>
          <w:rFonts w:asciiTheme="minorHAnsi" w:hAnsiTheme="minorHAnsi"/>
          <w:color w:val="000000"/>
          <w:lang w:val="es-ES"/>
        </w:rPr>
        <w:t>la sabiduría es más poderosa que la fuerza</w:t>
      </w:r>
      <w:r w:rsidRPr="00E2169E">
        <w:rPr>
          <w:rFonts w:asciiTheme="minorHAnsi" w:hAnsiTheme="minorHAnsi"/>
          <w:color w:val="000000"/>
          <w:lang w:val="es-ES"/>
        </w:rPr>
        <w:t>.</w:t>
      </w:r>
    </w:p>
    <w:p w14:paraId="59869972" w14:textId="77777777" w:rsidR="004F527F" w:rsidRPr="00E2169E" w:rsidRDefault="004F527F" w:rsidP="00DF2FAD">
      <w:pPr>
        <w:pStyle w:val="Ttulo3"/>
        <w:spacing w:before="0" w:after="0"/>
        <w:rPr>
          <w:rFonts w:ascii="Apple Color Emoji" w:hAnsi="Apple Color Emoji" w:cs="Apple Color Emoji"/>
          <w:color w:val="000000"/>
          <w:sz w:val="24"/>
          <w:szCs w:val="24"/>
          <w:lang w:val="es-ES"/>
        </w:rPr>
      </w:pPr>
    </w:p>
    <w:p w14:paraId="0F32FB49" w14:textId="4879600D" w:rsidR="00DF2FAD" w:rsidRPr="00E2169E" w:rsidRDefault="00DF2FAD" w:rsidP="00DF2FAD">
      <w:pPr>
        <w:pStyle w:val="NormalWeb"/>
        <w:numPr>
          <w:ilvl w:val="0"/>
          <w:numId w:val="18"/>
        </w:numPr>
        <w:autoSpaceDE/>
        <w:autoSpaceDN/>
        <w:adjustRightInd/>
        <w:rPr>
          <w:rFonts w:asciiTheme="minorHAnsi" w:hAnsiTheme="minorHAnsi"/>
          <w:color w:val="000000"/>
          <w:lang w:val="es-ES"/>
        </w:rPr>
      </w:pPr>
      <w:r w:rsidRPr="00E2169E">
        <w:rPr>
          <w:rFonts w:asciiTheme="minorHAnsi" w:hAnsiTheme="minorHAnsi"/>
          <w:color w:val="000000"/>
          <w:lang w:val="es-ES"/>
        </w:rPr>
        <w:t xml:space="preserve">En tu familia, trabajo o iglesia </w:t>
      </w:r>
      <w:r w:rsidR="0082356C" w:rsidRPr="00E2169E">
        <w:rPr>
          <w:rFonts w:asciiTheme="minorHAnsi" w:hAnsiTheme="minorHAnsi"/>
          <w:color w:val="000000"/>
          <w:lang w:val="es-ES"/>
        </w:rPr>
        <w:t xml:space="preserve">si </w:t>
      </w:r>
      <w:r w:rsidRPr="00E2169E">
        <w:rPr>
          <w:rFonts w:asciiTheme="minorHAnsi" w:hAnsiTheme="minorHAnsi"/>
          <w:color w:val="000000"/>
          <w:lang w:val="es-ES"/>
        </w:rPr>
        <w:t>hay un conflicto creciendo</w:t>
      </w:r>
      <w:r w:rsidR="0082356C" w:rsidRPr="00E2169E">
        <w:rPr>
          <w:rFonts w:asciiTheme="minorHAnsi" w:hAnsiTheme="minorHAnsi"/>
          <w:color w:val="000000"/>
          <w:lang w:val="es-ES"/>
        </w:rPr>
        <w:t>,</w:t>
      </w:r>
      <w:r w:rsidRPr="00E2169E">
        <w:rPr>
          <w:rFonts w:asciiTheme="minorHAnsi" w:hAnsiTheme="minorHAnsi"/>
          <w:color w:val="000000"/>
          <w:lang w:val="es-ES"/>
        </w:rPr>
        <w:t xml:space="preserve"> </w:t>
      </w:r>
      <w:r w:rsidR="0082356C" w:rsidRPr="00E2169E">
        <w:rPr>
          <w:rFonts w:asciiTheme="minorHAnsi" w:hAnsiTheme="minorHAnsi"/>
          <w:color w:val="000000"/>
          <w:lang w:val="es-ES"/>
        </w:rPr>
        <w:t>n</w:t>
      </w:r>
      <w:r w:rsidRPr="00E2169E">
        <w:rPr>
          <w:rFonts w:asciiTheme="minorHAnsi" w:hAnsiTheme="minorHAnsi"/>
          <w:color w:val="000000"/>
          <w:lang w:val="es-ES"/>
        </w:rPr>
        <w:t>o respondas con gritos ni con miedo.</w:t>
      </w:r>
      <w:r w:rsidRPr="00E2169E">
        <w:rPr>
          <w:rStyle w:val="apple-converted-space"/>
          <w:rFonts w:asciiTheme="minorHAnsi" w:hAnsiTheme="minorHAnsi"/>
          <w:color w:val="000000"/>
          <w:lang w:val="es-ES"/>
        </w:rPr>
        <w:t> </w:t>
      </w:r>
      <w:r w:rsidRPr="00E2169E">
        <w:rPr>
          <w:rStyle w:val="Fuerte"/>
          <w:rFonts w:asciiTheme="minorHAnsi" w:hAnsiTheme="minorHAnsi"/>
          <w:color w:val="000000"/>
          <w:lang w:val="es-ES"/>
        </w:rPr>
        <w:t>Ora y habla con sabiduría.</w:t>
      </w:r>
    </w:p>
    <w:p w14:paraId="31DEDC10" w14:textId="77777777" w:rsidR="00DF2FAD" w:rsidRPr="00E2169E" w:rsidRDefault="00DF2FAD" w:rsidP="00DF2FAD">
      <w:pPr>
        <w:pStyle w:val="NormalWeb"/>
        <w:numPr>
          <w:ilvl w:val="0"/>
          <w:numId w:val="18"/>
        </w:numPr>
        <w:autoSpaceDE/>
        <w:autoSpaceDN/>
        <w:adjustRightInd/>
        <w:rPr>
          <w:rFonts w:asciiTheme="minorHAnsi" w:hAnsiTheme="minorHAnsi"/>
          <w:color w:val="000000"/>
          <w:lang w:val="es-ES"/>
        </w:rPr>
      </w:pPr>
      <w:r w:rsidRPr="00E2169E">
        <w:rPr>
          <w:rFonts w:asciiTheme="minorHAnsi" w:hAnsiTheme="minorHAnsi"/>
          <w:color w:val="000000"/>
          <w:lang w:val="es-ES"/>
        </w:rPr>
        <w:t>No subestimes tu voz. Aunque no seas famoso o reconocido, si tienes a Dios, tienes la autoridad para cambiar situaciones con sabiduría y fe.</w:t>
      </w:r>
    </w:p>
    <w:p w14:paraId="4DAD22A9" w14:textId="77777777" w:rsidR="00DF2FAD" w:rsidRPr="00E2169E" w:rsidRDefault="00DF2FAD" w:rsidP="00DF2FAD">
      <w:pPr>
        <w:pStyle w:val="NormalWeb"/>
        <w:numPr>
          <w:ilvl w:val="0"/>
          <w:numId w:val="18"/>
        </w:numPr>
        <w:autoSpaceDE/>
        <w:autoSpaceDN/>
        <w:adjustRightInd/>
        <w:rPr>
          <w:rFonts w:asciiTheme="minorHAnsi" w:hAnsiTheme="minorHAnsi"/>
          <w:color w:val="000000"/>
          <w:lang w:val="es-ES"/>
        </w:rPr>
      </w:pPr>
      <w:r w:rsidRPr="00E2169E">
        <w:rPr>
          <w:rFonts w:asciiTheme="minorHAnsi" w:hAnsiTheme="minorHAnsi"/>
          <w:color w:val="000000"/>
          <w:lang w:val="es-ES"/>
        </w:rPr>
        <w:t>A veces, el enemigo está escondido dentro (como Seba en la ciudad), y hay que</w:t>
      </w:r>
      <w:r w:rsidRPr="00E2169E">
        <w:rPr>
          <w:rStyle w:val="apple-converted-space"/>
          <w:rFonts w:asciiTheme="minorHAnsi" w:hAnsiTheme="minorHAnsi"/>
          <w:color w:val="000000"/>
          <w:lang w:val="es-ES"/>
        </w:rPr>
        <w:t> </w:t>
      </w:r>
      <w:r w:rsidRPr="00E2169E">
        <w:rPr>
          <w:rStyle w:val="Fuerte"/>
          <w:rFonts w:asciiTheme="minorHAnsi" w:hAnsiTheme="minorHAnsi"/>
          <w:color w:val="000000"/>
          <w:lang w:val="es-ES"/>
        </w:rPr>
        <w:t>identificar lo que nos está robando la paz</w:t>
      </w:r>
      <w:r w:rsidRPr="00E2169E">
        <w:rPr>
          <w:rStyle w:val="apple-converted-space"/>
          <w:rFonts w:asciiTheme="minorHAnsi" w:hAnsiTheme="minorHAnsi"/>
          <w:color w:val="000000"/>
          <w:lang w:val="es-ES"/>
        </w:rPr>
        <w:t> </w:t>
      </w:r>
      <w:r w:rsidRPr="00E2169E">
        <w:rPr>
          <w:rFonts w:asciiTheme="minorHAnsi" w:hAnsiTheme="minorHAnsi"/>
          <w:color w:val="000000"/>
          <w:lang w:val="es-ES"/>
        </w:rPr>
        <w:t>para entregárselo al Señor.</w:t>
      </w:r>
    </w:p>
    <w:p w14:paraId="5079FA87" w14:textId="77777777" w:rsidR="00FF7892" w:rsidRPr="00E2169E" w:rsidRDefault="00FF7892" w:rsidP="00DF2FAD">
      <w:pPr>
        <w:pStyle w:val="NormalWeb"/>
        <w:rPr>
          <w:rStyle w:val="nfasis"/>
          <w:rFonts w:asciiTheme="minorHAnsi" w:hAnsiTheme="minorHAnsi"/>
          <w:color w:val="000000"/>
          <w:lang w:val="es-ES"/>
        </w:rPr>
      </w:pPr>
    </w:p>
    <w:p w14:paraId="6788F587" w14:textId="56AD4697" w:rsidR="00DF2FAD" w:rsidRPr="00E2169E" w:rsidRDefault="00DF2FAD" w:rsidP="00DF2FAD">
      <w:pPr>
        <w:pStyle w:val="NormalWeb"/>
        <w:rPr>
          <w:rFonts w:asciiTheme="minorHAnsi" w:hAnsiTheme="minorHAnsi"/>
          <w:color w:val="000000"/>
          <w:lang w:val="es-ES"/>
        </w:rPr>
      </w:pPr>
      <w:r w:rsidRPr="00E2169E">
        <w:rPr>
          <w:rStyle w:val="nfasis"/>
          <w:rFonts w:asciiTheme="minorHAnsi" w:hAnsiTheme="minorHAnsi"/>
          <w:color w:val="000000"/>
          <w:lang w:val="es-ES"/>
        </w:rPr>
        <w:t>Señor, dame la sabiduría para hablar cuando todos callan. Que mis palabras no traigan confusión, sino dirección. Ayúdame a ser un instrumento de paz en medio del conflicto, y a identificar todo lo que impide que tu reino avance en mi vida. Amén.</w:t>
      </w:r>
    </w:p>
    <w:bookmarkEnd w:id="130"/>
    <w:p w14:paraId="66F69C4A" w14:textId="77777777" w:rsidR="00DF2FAD" w:rsidRDefault="00DF2FAD" w:rsidP="00DF2FAD">
      <w:pPr>
        <w:tabs>
          <w:tab w:val="left" w:pos="2939"/>
        </w:tabs>
        <w:rPr>
          <w:rFonts w:asciiTheme="minorHAnsi" w:hAnsiTheme="minorHAnsi"/>
          <w:color w:val="000000" w:themeColor="text1"/>
        </w:rPr>
      </w:pPr>
    </w:p>
    <w:p w14:paraId="52C0D151" w14:textId="77777777" w:rsidR="00A846D0" w:rsidRDefault="00A846D0" w:rsidP="00DF2FAD">
      <w:pPr>
        <w:tabs>
          <w:tab w:val="left" w:pos="2939"/>
        </w:tabs>
        <w:rPr>
          <w:rFonts w:asciiTheme="minorHAnsi" w:hAnsiTheme="minorHAnsi"/>
          <w:color w:val="000000" w:themeColor="text1"/>
        </w:rPr>
      </w:pPr>
    </w:p>
    <w:p w14:paraId="64612E27" w14:textId="77777777" w:rsidR="00D81F85" w:rsidRDefault="00D81F85" w:rsidP="00DF2FAD">
      <w:pPr>
        <w:tabs>
          <w:tab w:val="left" w:pos="2939"/>
        </w:tabs>
        <w:rPr>
          <w:rFonts w:asciiTheme="minorHAnsi" w:hAnsiTheme="minorHAnsi"/>
          <w:color w:val="000000" w:themeColor="text1"/>
        </w:rPr>
      </w:pPr>
    </w:p>
    <w:p w14:paraId="19EE363C" w14:textId="1D1E5D67" w:rsidR="00D81F85" w:rsidRPr="00F25CFF" w:rsidRDefault="00F25CFF" w:rsidP="00F25CFF">
      <w:pPr>
        <w:tabs>
          <w:tab w:val="left" w:pos="2939"/>
        </w:tabs>
        <w:rPr>
          <w:rFonts w:asciiTheme="minorHAnsi" w:hAnsiTheme="minorHAnsi"/>
          <w:color w:val="000000" w:themeColor="text1"/>
          <w:sz w:val="28"/>
          <w:szCs w:val="28"/>
        </w:rPr>
      </w:pPr>
      <w:bookmarkStart w:id="131" w:name="OLE_LINK131"/>
      <w:r w:rsidRPr="00ED3DC2">
        <w:rPr>
          <w:rFonts w:asciiTheme="minorHAnsi" w:hAnsiTheme="minorHAnsi"/>
          <w:b/>
          <w:bCs/>
          <w:color w:val="000000"/>
          <w:sz w:val="28"/>
          <w:szCs w:val="28"/>
        </w:rPr>
        <w:t>No eres el único</w:t>
      </w:r>
    </w:p>
    <w:p w14:paraId="31046CE8" w14:textId="164CEBEF" w:rsidR="00D81F85" w:rsidRPr="00D81F85" w:rsidRDefault="00D81F85" w:rsidP="00F25CFF">
      <w:pPr>
        <w:tabs>
          <w:tab w:val="left" w:pos="2939"/>
        </w:tabs>
        <w:rPr>
          <w:rFonts w:asciiTheme="minorHAnsi" w:hAnsiTheme="minorHAnsi"/>
          <w:i/>
          <w:iCs/>
          <w:color w:val="0070C0"/>
        </w:rPr>
      </w:pPr>
      <w:r w:rsidRPr="00F25CFF">
        <w:rPr>
          <w:rFonts w:asciiTheme="minorHAnsi" w:hAnsiTheme="minorHAnsi"/>
          <w:b/>
          <w:bCs/>
          <w:color w:val="000000" w:themeColor="text1"/>
        </w:rPr>
        <w:t>Romanos 11:3-4 NTV</w:t>
      </w:r>
      <w:r w:rsidRPr="00F25CFF">
        <w:rPr>
          <w:rFonts w:asciiTheme="minorHAnsi" w:hAnsiTheme="minorHAnsi"/>
          <w:color w:val="000000" w:themeColor="text1"/>
        </w:rPr>
        <w:t xml:space="preserve">. </w:t>
      </w:r>
      <w:r w:rsidRPr="00D81F85">
        <w:rPr>
          <w:rFonts w:asciiTheme="minorHAnsi" w:hAnsiTheme="minorHAnsi"/>
          <w:i/>
          <w:iCs/>
          <w:color w:val="0070C0"/>
          <w:lang w:val="es-ES"/>
        </w:rPr>
        <w:t>«</w:t>
      </w:r>
      <w:r w:rsidRPr="00D81F85">
        <w:rPr>
          <w:rFonts w:asciiTheme="minorHAnsi" w:hAnsiTheme="minorHAnsi"/>
          <w:i/>
          <w:iCs/>
          <w:smallCaps/>
          <w:color w:val="0070C0"/>
          <w:lang w:val="es-ES"/>
        </w:rPr>
        <w:t>Señor</w:t>
      </w:r>
      <w:r w:rsidRPr="00D81F85">
        <w:rPr>
          <w:rFonts w:asciiTheme="minorHAnsi" w:hAnsiTheme="minorHAnsi"/>
          <w:i/>
          <w:iCs/>
          <w:color w:val="0070C0"/>
          <w:lang w:val="es-ES"/>
        </w:rPr>
        <w:t xml:space="preserve">, han matado a tus profetas y derribaron tus altares. Soy el único que queda con vida, y ahora me buscan para matarme a mí también». </w:t>
      </w:r>
    </w:p>
    <w:p w14:paraId="11D2C152" w14:textId="67562907" w:rsidR="00D81F85" w:rsidRPr="00D81F85" w:rsidRDefault="00D81F85" w:rsidP="00F25CFF">
      <w:pPr>
        <w:rPr>
          <w:rFonts w:asciiTheme="minorHAnsi" w:hAnsiTheme="minorHAnsi"/>
        </w:rPr>
      </w:pPr>
      <w:r w:rsidRPr="00D81F85">
        <w:rPr>
          <w:rFonts w:asciiTheme="minorHAnsi" w:hAnsiTheme="minorHAnsi"/>
          <w:i/>
          <w:iCs/>
          <w:color w:val="0070C0"/>
          <w:vertAlign w:val="superscript"/>
          <w:lang w:val="es-ES"/>
        </w:rPr>
        <w:t>4 </w:t>
      </w:r>
      <w:r w:rsidRPr="00D81F85">
        <w:rPr>
          <w:rFonts w:asciiTheme="minorHAnsi" w:hAnsiTheme="minorHAnsi"/>
          <w:i/>
          <w:iCs/>
          <w:color w:val="0070C0"/>
          <w:lang w:val="es-ES"/>
        </w:rPr>
        <w:t>¿Y recuerdan la respuesta de Dios? Él dijo: «¡No, tengo a siete mil más que nunca se han inclinado ante Baal!»</w:t>
      </w:r>
      <w:r w:rsidRPr="00D81F85">
        <w:rPr>
          <w:rFonts w:asciiTheme="minorHAnsi" w:hAnsiTheme="minorHAnsi"/>
          <w:lang w:val="es-ES"/>
        </w:rPr>
        <w:t>.</w:t>
      </w:r>
    </w:p>
    <w:p w14:paraId="2B9A5B02" w14:textId="77777777" w:rsidR="00D81F85" w:rsidRPr="00F25CFF" w:rsidRDefault="00D81F85" w:rsidP="00F25CFF">
      <w:pPr>
        <w:tabs>
          <w:tab w:val="left" w:pos="2939"/>
        </w:tabs>
        <w:rPr>
          <w:rFonts w:asciiTheme="minorHAnsi" w:hAnsiTheme="minorHAnsi"/>
          <w:color w:val="000000" w:themeColor="text1"/>
        </w:rPr>
      </w:pPr>
    </w:p>
    <w:p w14:paraId="7C11E75A" w14:textId="6367B0E3" w:rsidR="00ED3DC2" w:rsidRDefault="00ED3DC2" w:rsidP="00F25CFF">
      <w:pPr>
        <w:rPr>
          <w:rFonts w:asciiTheme="minorHAnsi" w:hAnsiTheme="minorHAnsi"/>
          <w:color w:val="000000"/>
        </w:rPr>
      </w:pPr>
      <w:r w:rsidRPr="00ED3DC2">
        <w:rPr>
          <w:rFonts w:asciiTheme="minorHAnsi" w:hAnsiTheme="minorHAnsi"/>
          <w:color w:val="FF0000"/>
        </w:rPr>
        <w:t xml:space="preserve">¿Cuántas veces has pensado que eres el único? </w:t>
      </w:r>
      <w:r w:rsidRPr="00ED3DC2">
        <w:rPr>
          <w:rFonts w:asciiTheme="minorHAnsi" w:hAnsiTheme="minorHAnsi"/>
          <w:color w:val="000000"/>
        </w:rPr>
        <w:t>El único que ora, el único que sirve, el único que da la milla extra, el único que se esfuerza… Pero no. Dios tiene a mucho pueblo. Él está escribiendo una historia mucho más grande que tú y que yo. Tú formas parte de ella, sí, pero no eres el centro de todo.</w:t>
      </w:r>
    </w:p>
    <w:p w14:paraId="35F25BFE" w14:textId="77777777" w:rsidR="00E60175" w:rsidRPr="00ED3DC2" w:rsidRDefault="00E60175" w:rsidP="00F25CFF">
      <w:pPr>
        <w:rPr>
          <w:rFonts w:asciiTheme="minorHAnsi" w:hAnsiTheme="minorHAnsi"/>
          <w:color w:val="000000"/>
        </w:rPr>
      </w:pPr>
    </w:p>
    <w:p w14:paraId="55E55CA8" w14:textId="77777777" w:rsidR="00ED3DC2" w:rsidRDefault="00ED3DC2" w:rsidP="00F25CFF">
      <w:pPr>
        <w:rPr>
          <w:rFonts w:asciiTheme="minorHAnsi" w:hAnsiTheme="minorHAnsi"/>
          <w:color w:val="000000"/>
        </w:rPr>
      </w:pPr>
      <w:r w:rsidRPr="00ED3DC2">
        <w:rPr>
          <w:rFonts w:asciiTheme="minorHAnsi" w:hAnsiTheme="minorHAnsi"/>
          <w:color w:val="000000"/>
        </w:rPr>
        <w:t>Por más famoso que seas, por más logros que hayas alcanzado o cosas que hayas hecho, no eres el único. Mira hacia atrás y verás: Dios siempre ha tenido gente fiel. Él tiene un remanente. Él tiene hijos e hijas que le sirven con integridad, aun cuando no se hacen notar.</w:t>
      </w:r>
    </w:p>
    <w:p w14:paraId="77BABBE3" w14:textId="77777777" w:rsidR="007A658A" w:rsidRPr="00ED3DC2" w:rsidRDefault="007A658A" w:rsidP="00F25CFF">
      <w:pPr>
        <w:rPr>
          <w:rFonts w:asciiTheme="minorHAnsi" w:hAnsiTheme="minorHAnsi"/>
          <w:color w:val="000000"/>
        </w:rPr>
      </w:pPr>
    </w:p>
    <w:p w14:paraId="4CC694EB" w14:textId="77777777" w:rsidR="00062F8A" w:rsidRPr="00CF336D" w:rsidRDefault="00ED3DC2" w:rsidP="00CF336D">
      <w:pPr>
        <w:rPr>
          <w:rFonts w:asciiTheme="minorHAnsi" w:hAnsiTheme="minorHAnsi"/>
          <w:color w:val="000000"/>
        </w:rPr>
      </w:pPr>
      <w:r w:rsidRPr="00ED3DC2">
        <w:rPr>
          <w:rFonts w:asciiTheme="minorHAnsi" w:hAnsiTheme="minorHAnsi"/>
          <w:color w:val="000000"/>
        </w:rPr>
        <w:t xml:space="preserve">Esto se trata de Dios, no de ti. </w:t>
      </w:r>
    </w:p>
    <w:p w14:paraId="3D806ECD" w14:textId="77777777" w:rsidR="00062F8A" w:rsidRPr="00CF336D" w:rsidRDefault="00062F8A" w:rsidP="00CF336D">
      <w:pPr>
        <w:rPr>
          <w:rFonts w:asciiTheme="minorHAnsi" w:hAnsiTheme="minorHAnsi"/>
          <w:color w:val="000000"/>
        </w:rPr>
      </w:pPr>
    </w:p>
    <w:p w14:paraId="0C818376" w14:textId="1F0FE316" w:rsidR="00CF336D" w:rsidRDefault="00CF336D" w:rsidP="00CF336D">
      <w:pPr>
        <w:rPr>
          <w:rFonts w:asciiTheme="minorHAnsi" w:hAnsiTheme="minorHAnsi"/>
          <w:color w:val="000000"/>
        </w:rPr>
      </w:pPr>
      <w:r w:rsidRPr="00CF336D">
        <w:rPr>
          <w:rFonts w:asciiTheme="minorHAnsi" w:hAnsiTheme="minorHAnsi"/>
          <w:color w:val="000000"/>
        </w:rPr>
        <w:t>Un día, uno de mis maestros del seminario me dijo una frase que marcó mi vida:</w:t>
      </w:r>
      <w:r w:rsidRPr="00CF336D">
        <w:rPr>
          <w:rFonts w:asciiTheme="minorHAnsi" w:hAnsiTheme="minorHAnsi"/>
          <w:color w:val="000000"/>
        </w:rPr>
        <w:br/>
      </w:r>
      <w:r w:rsidRPr="00CF336D">
        <w:rPr>
          <w:rFonts w:asciiTheme="minorHAnsi" w:hAnsiTheme="minorHAnsi"/>
          <w:b/>
          <w:bCs/>
          <w:color w:val="000000"/>
        </w:rPr>
        <w:t xml:space="preserve">“Recuerda que </w:t>
      </w:r>
      <w:r w:rsidR="00993BF1">
        <w:rPr>
          <w:rFonts w:asciiTheme="minorHAnsi" w:hAnsiTheme="minorHAnsi"/>
          <w:b/>
          <w:bCs/>
          <w:color w:val="000000"/>
        </w:rPr>
        <w:t xml:space="preserve">Dios </w:t>
      </w:r>
      <w:r w:rsidR="008A3963">
        <w:rPr>
          <w:rFonts w:asciiTheme="minorHAnsi" w:hAnsiTheme="minorHAnsi"/>
          <w:b/>
          <w:bCs/>
          <w:color w:val="000000"/>
        </w:rPr>
        <w:t>está escribiendo</w:t>
      </w:r>
      <w:r w:rsidRPr="00CF336D">
        <w:rPr>
          <w:rFonts w:asciiTheme="minorHAnsi" w:hAnsiTheme="minorHAnsi"/>
          <w:b/>
          <w:bCs/>
          <w:color w:val="000000"/>
        </w:rPr>
        <w:t xml:space="preserve"> </w:t>
      </w:r>
      <w:r w:rsidR="00987F53">
        <w:rPr>
          <w:rFonts w:asciiTheme="minorHAnsi" w:hAnsiTheme="minorHAnsi"/>
          <w:b/>
          <w:bCs/>
          <w:color w:val="000000"/>
        </w:rPr>
        <w:t>su</w:t>
      </w:r>
      <w:r w:rsidRPr="00CF336D">
        <w:rPr>
          <w:rFonts w:asciiTheme="minorHAnsi" w:hAnsiTheme="minorHAnsi"/>
          <w:b/>
          <w:bCs/>
          <w:color w:val="000000"/>
        </w:rPr>
        <w:t xml:space="preserve"> suprahistoria”</w:t>
      </w:r>
      <w:r w:rsidRPr="00CF336D">
        <w:rPr>
          <w:rFonts w:asciiTheme="minorHAnsi" w:hAnsiTheme="minorHAnsi"/>
          <w:color w:val="000000"/>
        </w:rPr>
        <w:t>.</w:t>
      </w:r>
      <w:r w:rsidRPr="00CF336D">
        <w:rPr>
          <w:rFonts w:asciiTheme="minorHAnsi" w:hAnsiTheme="minorHAnsi"/>
          <w:color w:val="000000"/>
        </w:rPr>
        <w:br/>
        <w:t>Con eso se refería a que por encima de lo que tú y yo vemos, por encima de los gobiernos, las noticias y los logros personales, </w:t>
      </w:r>
      <w:r w:rsidRPr="00CF336D">
        <w:rPr>
          <w:rFonts w:asciiTheme="minorHAnsi" w:hAnsiTheme="minorHAnsi"/>
          <w:b/>
          <w:bCs/>
          <w:color w:val="000000"/>
        </w:rPr>
        <w:t>Dios está desarrollando su propia historia eterna</w:t>
      </w:r>
      <w:r w:rsidRPr="00CF336D">
        <w:rPr>
          <w:rFonts w:asciiTheme="minorHAnsi" w:hAnsiTheme="minorHAnsi"/>
          <w:color w:val="000000"/>
        </w:rPr>
        <w:t>. Él es el protagonista. Nosotros solo somos parte de su gran plan redentor.</w:t>
      </w:r>
    </w:p>
    <w:p w14:paraId="614F3BBB" w14:textId="77777777" w:rsidR="00CF336D" w:rsidRPr="00CF336D" w:rsidRDefault="00CF336D" w:rsidP="00CF336D">
      <w:pPr>
        <w:rPr>
          <w:rFonts w:asciiTheme="minorHAnsi" w:hAnsiTheme="minorHAnsi"/>
          <w:color w:val="000000"/>
        </w:rPr>
      </w:pPr>
    </w:p>
    <w:p w14:paraId="5F9D0EBC" w14:textId="77777777" w:rsidR="00CF336D" w:rsidRPr="00CF336D" w:rsidRDefault="00CF336D" w:rsidP="00CF336D">
      <w:pPr>
        <w:rPr>
          <w:rFonts w:asciiTheme="minorHAnsi" w:hAnsiTheme="minorHAnsi"/>
          <w:color w:val="000000"/>
        </w:rPr>
      </w:pPr>
      <w:r w:rsidRPr="00CF336D">
        <w:rPr>
          <w:rFonts w:asciiTheme="minorHAnsi" w:hAnsiTheme="minorHAnsi"/>
          <w:color w:val="000000"/>
        </w:rPr>
        <w:t>Elías pensó que estaba solo sirviendo al Señor, pero Dios le respondió con claridad: </w:t>
      </w:r>
      <w:r w:rsidRPr="00CF336D">
        <w:rPr>
          <w:rFonts w:asciiTheme="minorHAnsi" w:hAnsiTheme="minorHAnsi"/>
          <w:i/>
          <w:iCs/>
          <w:color w:val="0070C0"/>
        </w:rPr>
        <w:t>«¡No! Tengo a siete mil más que nunca se han inclinado ante Baal»</w:t>
      </w:r>
      <w:r w:rsidRPr="00CF336D">
        <w:rPr>
          <w:rFonts w:asciiTheme="minorHAnsi" w:hAnsiTheme="minorHAnsi"/>
          <w:color w:val="0070C0"/>
        </w:rPr>
        <w:t xml:space="preserve">. </w:t>
      </w:r>
      <w:r w:rsidRPr="00CF336D">
        <w:rPr>
          <w:rFonts w:asciiTheme="minorHAnsi" w:hAnsiTheme="minorHAnsi"/>
          <w:color w:val="000000"/>
        </w:rPr>
        <w:t>Así también hoy, Dios tiene a muchos más que están viviendo para Él, amándolo, obedeciéndolo, aunque no los veas.</w:t>
      </w:r>
    </w:p>
    <w:p w14:paraId="4ECC7AEA" w14:textId="77777777" w:rsidR="004B1F23" w:rsidRPr="00ED3DC2" w:rsidRDefault="004B1F23" w:rsidP="00F25CFF">
      <w:pPr>
        <w:rPr>
          <w:rFonts w:asciiTheme="minorHAnsi" w:hAnsiTheme="minorHAnsi"/>
          <w:color w:val="000000"/>
        </w:rPr>
      </w:pPr>
    </w:p>
    <w:p w14:paraId="2E39CA53" w14:textId="2160034E" w:rsidR="00ED3DC2" w:rsidRDefault="00ED3DC2" w:rsidP="00F25CFF">
      <w:pPr>
        <w:rPr>
          <w:rFonts w:asciiTheme="minorHAnsi" w:hAnsiTheme="minorHAnsi"/>
          <w:color w:val="000000"/>
        </w:rPr>
      </w:pPr>
      <w:r w:rsidRPr="00ED3DC2">
        <w:rPr>
          <w:rFonts w:asciiTheme="minorHAnsi" w:hAnsiTheme="minorHAnsi"/>
          <w:color w:val="000000"/>
        </w:rPr>
        <w:t>Dios te ama, pero también ama a muchos más que como tú, están intentando agradarle y servirle. No te desenfoques. Ocúpate de ser fiel. Haz lo que te corresponde. Esta historia aún no ha terminado… y puede que continúe mucho después de ti.</w:t>
      </w:r>
    </w:p>
    <w:p w14:paraId="1A917501" w14:textId="77777777" w:rsidR="00A1234D" w:rsidRPr="00ED3DC2" w:rsidRDefault="00A1234D" w:rsidP="00F25CFF">
      <w:pPr>
        <w:rPr>
          <w:rFonts w:asciiTheme="minorHAnsi" w:hAnsiTheme="minorHAnsi"/>
          <w:color w:val="000000"/>
        </w:rPr>
      </w:pPr>
    </w:p>
    <w:p w14:paraId="60BAE640" w14:textId="4D478AA9" w:rsidR="00A1234D" w:rsidRPr="00ED3DC2" w:rsidRDefault="00ED3DC2" w:rsidP="00F25CFF">
      <w:pPr>
        <w:rPr>
          <w:rFonts w:asciiTheme="minorHAnsi" w:hAnsiTheme="minorHAnsi"/>
          <w:color w:val="000000"/>
        </w:rPr>
      </w:pPr>
      <w:r w:rsidRPr="00ED3DC2">
        <w:rPr>
          <w:rFonts w:asciiTheme="minorHAnsi" w:hAnsiTheme="minorHAnsi"/>
          <w:color w:val="000000"/>
        </w:rPr>
        <w:t>Así que, sé fiel a tu Dios. Sirve con humildad. Y honra a los que también caminan con Él.</w:t>
      </w:r>
    </w:p>
    <w:p w14:paraId="6060B971" w14:textId="77777777" w:rsidR="00ED3DC2" w:rsidRPr="00ED3DC2" w:rsidRDefault="00ED3DC2" w:rsidP="00F25CFF">
      <w:pPr>
        <w:rPr>
          <w:rFonts w:asciiTheme="minorHAnsi" w:hAnsiTheme="minorHAnsi"/>
          <w:color w:val="000000"/>
        </w:rPr>
      </w:pPr>
      <w:r w:rsidRPr="00ED3DC2">
        <w:rPr>
          <w:rFonts w:asciiTheme="minorHAnsi" w:hAnsiTheme="minorHAnsi"/>
          <w:b/>
          <w:bCs/>
          <w:color w:val="000000"/>
        </w:rPr>
        <w:t>Bendiciones.</w:t>
      </w:r>
    </w:p>
    <w:bookmarkEnd w:id="131"/>
    <w:p w14:paraId="17D6AA61" w14:textId="77777777" w:rsidR="00ED3DC2" w:rsidRDefault="00ED3DC2" w:rsidP="00F25CFF">
      <w:pPr>
        <w:tabs>
          <w:tab w:val="left" w:pos="2939"/>
        </w:tabs>
        <w:rPr>
          <w:rFonts w:asciiTheme="minorHAnsi" w:hAnsiTheme="minorHAnsi"/>
          <w:color w:val="000000" w:themeColor="text1"/>
        </w:rPr>
      </w:pPr>
    </w:p>
    <w:p w14:paraId="79336330" w14:textId="77777777" w:rsidR="00336F21" w:rsidRDefault="00336F21" w:rsidP="00F25CFF">
      <w:pPr>
        <w:tabs>
          <w:tab w:val="left" w:pos="2939"/>
        </w:tabs>
        <w:rPr>
          <w:rFonts w:asciiTheme="minorHAnsi" w:hAnsiTheme="minorHAnsi"/>
          <w:color w:val="000000" w:themeColor="text1"/>
        </w:rPr>
      </w:pPr>
    </w:p>
    <w:p w14:paraId="633FFAA4" w14:textId="77777777" w:rsidR="00336F21" w:rsidRDefault="00336F21" w:rsidP="00F25CFF">
      <w:pPr>
        <w:tabs>
          <w:tab w:val="left" w:pos="2939"/>
        </w:tabs>
        <w:rPr>
          <w:rFonts w:asciiTheme="minorHAnsi" w:hAnsiTheme="minorHAnsi"/>
          <w:color w:val="000000" w:themeColor="text1"/>
        </w:rPr>
      </w:pPr>
    </w:p>
    <w:p w14:paraId="67092E12" w14:textId="77777777" w:rsidR="00336F21" w:rsidRPr="00495333" w:rsidRDefault="00336F21" w:rsidP="00336F21">
      <w:pPr>
        <w:outlineLvl w:val="1"/>
        <w:rPr>
          <w:rFonts w:asciiTheme="minorHAnsi" w:hAnsiTheme="minorHAnsi"/>
          <w:b/>
          <w:bCs/>
          <w:color w:val="000000"/>
        </w:rPr>
      </w:pPr>
      <w:r w:rsidRPr="00495333">
        <w:rPr>
          <w:rFonts w:asciiTheme="minorHAnsi" w:hAnsiTheme="minorHAnsi"/>
          <w:b/>
          <w:bCs/>
          <w:color w:val="000000"/>
        </w:rPr>
        <w:t>“Vive como quien realmente eres”</w:t>
      </w:r>
    </w:p>
    <w:p w14:paraId="663948AC" w14:textId="77777777" w:rsidR="00336F21" w:rsidRPr="00495333" w:rsidRDefault="00336F21" w:rsidP="00336F21">
      <w:pPr>
        <w:rPr>
          <w:rFonts w:asciiTheme="minorHAnsi" w:hAnsiTheme="minorHAnsi"/>
          <w:color w:val="0070C0"/>
        </w:rPr>
      </w:pPr>
      <w:r w:rsidRPr="00495333">
        <w:rPr>
          <w:rFonts w:asciiTheme="minorHAnsi" w:hAnsiTheme="minorHAnsi"/>
          <w:b/>
          <w:bCs/>
          <w:color w:val="000000"/>
        </w:rPr>
        <w:t>2 Corintios 5:17 (NTV)</w:t>
      </w:r>
      <w:r w:rsidRPr="00495333">
        <w:rPr>
          <w:rFonts w:asciiTheme="minorHAnsi" w:hAnsiTheme="minorHAnsi"/>
          <w:color w:val="000000"/>
        </w:rPr>
        <w:t xml:space="preserve"> </w:t>
      </w:r>
      <w:r w:rsidRPr="00495333">
        <w:rPr>
          <w:rFonts w:asciiTheme="minorHAnsi" w:hAnsiTheme="minorHAnsi"/>
          <w:i/>
          <w:iCs/>
          <w:color w:val="0070C0"/>
        </w:rPr>
        <w:t>Esto significa que todo el que pertenece a Cristo se ha convertido en una persona nueva. La vida antigua ha pasado; ¡una nueva vida ha comenzado!</w:t>
      </w:r>
    </w:p>
    <w:p w14:paraId="3EA5CA0C" w14:textId="77777777" w:rsidR="00336F21" w:rsidRDefault="00336F21" w:rsidP="00336F21">
      <w:pPr>
        <w:rPr>
          <w:color w:val="000000"/>
        </w:rPr>
      </w:pPr>
    </w:p>
    <w:p w14:paraId="794506D9" w14:textId="77777777" w:rsidR="00336F21" w:rsidRDefault="00336F21" w:rsidP="00336F21">
      <w:pPr>
        <w:rPr>
          <w:color w:val="000000"/>
        </w:rPr>
      </w:pPr>
      <w:r w:rsidRPr="00495333">
        <w:rPr>
          <w:rFonts w:asciiTheme="minorHAnsi" w:hAnsiTheme="minorHAnsi"/>
          <w:color w:val="000000"/>
        </w:rPr>
        <w:t>Muchas personas en el mundo hoy cambian su identidad según cómo se sienten. Algunos incluso afirman ser quienes no son. Vivimos en una cultura que celebra la confusión, pero Dios no improvisa identidades. Él te conocía desde antes que nacieras y en Cristo te dio un nombre nuevo, una nueva naturaleza y un propósito eterno.</w:t>
      </w:r>
    </w:p>
    <w:p w14:paraId="6824A086" w14:textId="77777777" w:rsidR="00336F21" w:rsidRPr="00495333" w:rsidRDefault="00336F21" w:rsidP="00336F21">
      <w:pPr>
        <w:rPr>
          <w:rFonts w:asciiTheme="minorHAnsi" w:hAnsiTheme="minorHAnsi"/>
          <w:color w:val="000000"/>
        </w:rPr>
      </w:pPr>
    </w:p>
    <w:p w14:paraId="602F31E2" w14:textId="77777777" w:rsidR="00336F21" w:rsidRPr="00495333" w:rsidRDefault="00336F21" w:rsidP="00336F21">
      <w:pPr>
        <w:rPr>
          <w:rFonts w:asciiTheme="minorHAnsi" w:hAnsiTheme="minorHAnsi"/>
          <w:color w:val="000000"/>
        </w:rPr>
      </w:pPr>
      <w:r w:rsidRPr="00495333">
        <w:rPr>
          <w:rFonts w:asciiTheme="minorHAnsi" w:hAnsiTheme="minorHAnsi"/>
          <w:color w:val="000000"/>
        </w:rPr>
        <w:t>El problema de muchos cristianos no es falta de fe, es que aún viven como si fueran quienes eran antes. ¡Pero ya no eres esa persona! Dios te ha llamado por nombre y ha declarado quién eres: su hijo, su obra maestra, su embajador.</w:t>
      </w:r>
    </w:p>
    <w:p w14:paraId="0D9998F3" w14:textId="77777777" w:rsidR="00336F21" w:rsidRDefault="00336F21" w:rsidP="00336F21">
      <w:pPr>
        <w:rPr>
          <w:color w:val="000000"/>
        </w:rPr>
      </w:pPr>
    </w:p>
    <w:p w14:paraId="588D60B1" w14:textId="77777777" w:rsidR="00336F21" w:rsidRPr="00495333" w:rsidRDefault="00336F21" w:rsidP="00336F21">
      <w:pPr>
        <w:rPr>
          <w:rFonts w:asciiTheme="minorHAnsi" w:hAnsiTheme="minorHAnsi"/>
          <w:color w:val="000000"/>
        </w:rPr>
      </w:pPr>
      <w:r w:rsidRPr="00495333">
        <w:rPr>
          <w:rFonts w:asciiTheme="minorHAnsi" w:hAnsiTheme="minorHAnsi"/>
          <w:color w:val="000000"/>
        </w:rPr>
        <w:t>No vivas más bajo etiquetas del pasado ni en la mentira del mundo. Si ya sabes quién eres en Cristo, </w:t>
      </w:r>
      <w:r w:rsidRPr="00495333">
        <w:rPr>
          <w:rFonts w:asciiTheme="minorHAnsi" w:hAnsiTheme="minorHAnsi"/>
          <w:b/>
          <w:bCs/>
          <w:color w:val="000000"/>
        </w:rPr>
        <w:t>vive como tal</w:t>
      </w:r>
      <w:r w:rsidRPr="00495333">
        <w:rPr>
          <w:rFonts w:asciiTheme="minorHAnsi" w:hAnsiTheme="minorHAnsi"/>
          <w:color w:val="000000"/>
        </w:rPr>
        <w:t>. Habla, actúa y piensa como lo que eres: una nueva creación.</w:t>
      </w:r>
    </w:p>
    <w:p w14:paraId="38AD2FA2" w14:textId="77777777" w:rsidR="00336F21" w:rsidRDefault="00336F21" w:rsidP="00F25CFF">
      <w:pPr>
        <w:tabs>
          <w:tab w:val="left" w:pos="2939"/>
        </w:tabs>
        <w:rPr>
          <w:rFonts w:asciiTheme="minorHAnsi" w:hAnsiTheme="minorHAnsi"/>
          <w:color w:val="000000" w:themeColor="text1"/>
        </w:rPr>
      </w:pPr>
    </w:p>
    <w:p w14:paraId="2AC51F79" w14:textId="77777777" w:rsidR="00336F21" w:rsidRDefault="00336F21" w:rsidP="00F25CFF">
      <w:pPr>
        <w:tabs>
          <w:tab w:val="left" w:pos="2939"/>
        </w:tabs>
        <w:rPr>
          <w:rFonts w:asciiTheme="minorHAnsi" w:hAnsiTheme="minorHAnsi"/>
          <w:color w:val="000000" w:themeColor="text1"/>
        </w:rPr>
      </w:pPr>
    </w:p>
    <w:p w14:paraId="31AA1FA6" w14:textId="77777777" w:rsidR="00CC71DE" w:rsidRDefault="00CC71DE" w:rsidP="00F25CFF">
      <w:pPr>
        <w:tabs>
          <w:tab w:val="left" w:pos="2939"/>
        </w:tabs>
        <w:rPr>
          <w:rFonts w:asciiTheme="minorHAnsi" w:hAnsiTheme="minorHAnsi"/>
          <w:color w:val="000000" w:themeColor="text1"/>
        </w:rPr>
      </w:pPr>
    </w:p>
    <w:p w14:paraId="59DB75D1" w14:textId="77777777" w:rsidR="00CC71DE" w:rsidRDefault="00CC71DE" w:rsidP="00F25CFF">
      <w:pPr>
        <w:tabs>
          <w:tab w:val="left" w:pos="2939"/>
        </w:tabs>
        <w:rPr>
          <w:rFonts w:asciiTheme="minorHAnsi" w:hAnsiTheme="minorHAnsi"/>
          <w:color w:val="000000" w:themeColor="text1"/>
        </w:rPr>
      </w:pPr>
    </w:p>
    <w:p w14:paraId="5D421EE6" w14:textId="77777777" w:rsidR="00CC71DE" w:rsidRDefault="00CC71DE" w:rsidP="00F25CFF">
      <w:pPr>
        <w:tabs>
          <w:tab w:val="left" w:pos="2939"/>
        </w:tabs>
        <w:rPr>
          <w:rFonts w:asciiTheme="minorHAnsi" w:hAnsiTheme="minorHAnsi"/>
          <w:color w:val="000000" w:themeColor="text1"/>
        </w:rPr>
      </w:pPr>
    </w:p>
    <w:p w14:paraId="17C9165A" w14:textId="77777777" w:rsidR="00CC71DE" w:rsidRPr="005C6202" w:rsidRDefault="00CC71DE" w:rsidP="00CC71DE">
      <w:pPr>
        <w:outlineLvl w:val="2"/>
        <w:rPr>
          <w:rFonts w:asciiTheme="minorHAnsi" w:hAnsiTheme="minorHAnsi"/>
          <w:b/>
          <w:bCs/>
          <w:color w:val="000000"/>
        </w:rPr>
      </w:pPr>
      <w:bookmarkStart w:id="132" w:name="OLE_LINK134"/>
      <w:r w:rsidRPr="005C6202">
        <w:rPr>
          <w:rFonts w:asciiTheme="minorHAnsi" w:hAnsiTheme="minorHAnsi"/>
          <w:b/>
          <w:bCs/>
          <w:color w:val="000000"/>
        </w:rPr>
        <w:t>“El Padre que rompe la maldición”</w:t>
      </w:r>
    </w:p>
    <w:p w14:paraId="186B2FAC" w14:textId="77777777" w:rsidR="00CC71DE" w:rsidRPr="005C6202" w:rsidRDefault="00CC71DE" w:rsidP="00CC71DE">
      <w:pPr>
        <w:rPr>
          <w:rFonts w:asciiTheme="minorHAnsi" w:hAnsiTheme="minorHAnsi"/>
          <w:color w:val="000000"/>
        </w:rPr>
      </w:pPr>
      <w:r w:rsidRPr="005C6202">
        <w:rPr>
          <w:rFonts w:asciiTheme="minorHAnsi" w:hAnsiTheme="minorHAnsi"/>
          <w:b/>
          <w:bCs/>
          <w:color w:val="000000"/>
        </w:rPr>
        <w:t>Lucas 15:20 (NTV)</w:t>
      </w:r>
      <w:r>
        <w:rPr>
          <w:b/>
          <w:bCs/>
          <w:color w:val="000000"/>
        </w:rPr>
        <w:t xml:space="preserve"> </w:t>
      </w:r>
      <w:r w:rsidRPr="005C6202">
        <w:rPr>
          <w:rFonts w:asciiTheme="minorHAnsi" w:hAnsiTheme="minorHAnsi"/>
          <w:i/>
          <w:iCs/>
          <w:color w:val="000000"/>
        </w:rPr>
        <w:t>«</w:t>
      </w:r>
      <w:r w:rsidRPr="005C6202">
        <w:rPr>
          <w:rFonts w:asciiTheme="minorHAnsi" w:hAnsiTheme="minorHAnsi"/>
          <w:i/>
          <w:iCs/>
          <w:color w:val="0070C0"/>
        </w:rPr>
        <w:t>Entonces regresó a la casa de su padre y, cuando todavía estaba lejos, su padre lo vio llegar. Lleno de amor y compasión, corrió hacia su hijo, lo abrazó y lo besó</w:t>
      </w:r>
      <w:r w:rsidRPr="005C6202">
        <w:rPr>
          <w:rFonts w:asciiTheme="minorHAnsi" w:hAnsiTheme="minorHAnsi"/>
          <w:i/>
          <w:iCs/>
          <w:color w:val="000000"/>
        </w:rPr>
        <w:t>».</w:t>
      </w:r>
    </w:p>
    <w:p w14:paraId="63109D11" w14:textId="77777777" w:rsidR="00CC71DE" w:rsidRDefault="00CC71DE" w:rsidP="00CC71DE"/>
    <w:p w14:paraId="0F668F3D" w14:textId="77777777" w:rsidR="00CC71DE" w:rsidRPr="005C6202" w:rsidRDefault="00CC71DE" w:rsidP="00CC71DE">
      <w:pPr>
        <w:rPr>
          <w:rFonts w:asciiTheme="minorHAnsi" w:hAnsiTheme="minorHAnsi"/>
          <w:color w:val="000000"/>
        </w:rPr>
      </w:pPr>
      <w:r>
        <w:rPr>
          <w:color w:val="000000"/>
        </w:rPr>
        <w:t>Esta</w:t>
      </w:r>
      <w:r w:rsidRPr="005C6202">
        <w:rPr>
          <w:rFonts w:asciiTheme="minorHAnsi" w:hAnsiTheme="minorHAnsi"/>
          <w:color w:val="000000"/>
        </w:rPr>
        <w:t xml:space="preserve"> historia que contó Jesús no deja de conmoverme…</w:t>
      </w:r>
    </w:p>
    <w:p w14:paraId="6C91C683" w14:textId="77777777" w:rsidR="00CC71DE" w:rsidRPr="005C6202" w:rsidRDefault="00CC71DE" w:rsidP="00CC71DE">
      <w:pPr>
        <w:rPr>
          <w:rFonts w:asciiTheme="minorHAnsi" w:hAnsiTheme="minorHAnsi"/>
          <w:color w:val="000000"/>
        </w:rPr>
      </w:pPr>
      <w:r>
        <w:rPr>
          <w:color w:val="000000"/>
        </w:rPr>
        <w:t>El</w:t>
      </w:r>
      <w:r w:rsidRPr="005C6202">
        <w:rPr>
          <w:rFonts w:asciiTheme="minorHAnsi" w:hAnsiTheme="minorHAnsi"/>
          <w:color w:val="000000"/>
        </w:rPr>
        <w:t xml:space="preserve"> hijo </w:t>
      </w:r>
      <w:r>
        <w:rPr>
          <w:color w:val="000000"/>
        </w:rPr>
        <w:t xml:space="preserve">que </w:t>
      </w:r>
      <w:r w:rsidRPr="005C6202">
        <w:rPr>
          <w:rFonts w:asciiTheme="minorHAnsi" w:hAnsiTheme="minorHAnsi"/>
          <w:color w:val="000000"/>
        </w:rPr>
        <w:t>se va de casa</w:t>
      </w:r>
      <w:r>
        <w:rPr>
          <w:color w:val="000000"/>
        </w:rPr>
        <w:t>, y s</w:t>
      </w:r>
      <w:r w:rsidRPr="005C6202">
        <w:rPr>
          <w:rFonts w:asciiTheme="minorHAnsi" w:hAnsiTheme="minorHAnsi"/>
          <w:color w:val="000000"/>
        </w:rPr>
        <w:t>e lleva todo. Se lleva lo que el padre tardó años en construir.</w:t>
      </w:r>
      <w:r w:rsidRPr="005C6202">
        <w:rPr>
          <w:rFonts w:asciiTheme="minorHAnsi" w:hAnsiTheme="minorHAnsi"/>
          <w:color w:val="000000"/>
        </w:rPr>
        <w:br/>
        <w:t>Y lo malgasta. Lo pierde. Lo deshonra.</w:t>
      </w:r>
      <w:r w:rsidRPr="005C6202">
        <w:rPr>
          <w:rFonts w:asciiTheme="minorHAnsi" w:hAnsiTheme="minorHAnsi"/>
          <w:color w:val="000000"/>
        </w:rPr>
        <w:br/>
        <w:t>Termina sucio, hambriento, sin nombre, sin dignidad.</w:t>
      </w:r>
    </w:p>
    <w:p w14:paraId="2F798800" w14:textId="77777777" w:rsidR="00CC71DE" w:rsidRDefault="00CC71DE" w:rsidP="00CC71DE">
      <w:pPr>
        <w:rPr>
          <w:color w:val="000000"/>
        </w:rPr>
      </w:pPr>
      <w:r w:rsidRPr="005C6202">
        <w:rPr>
          <w:rFonts w:asciiTheme="minorHAnsi" w:hAnsiTheme="minorHAnsi"/>
          <w:color w:val="000000"/>
        </w:rPr>
        <w:t>Y cuando decide regresar, lo hace sin esperar mucho. Solo pide ser tratado como un sirviente.</w:t>
      </w:r>
      <w:r w:rsidRPr="005C6202">
        <w:rPr>
          <w:rFonts w:asciiTheme="minorHAnsi" w:hAnsiTheme="minorHAnsi"/>
          <w:color w:val="000000"/>
        </w:rPr>
        <w:br/>
        <w:t>Sabe que lo arruinó todo.</w:t>
      </w:r>
      <w:r w:rsidRPr="005C6202">
        <w:rPr>
          <w:rFonts w:asciiTheme="minorHAnsi" w:hAnsiTheme="minorHAnsi"/>
          <w:color w:val="000000"/>
        </w:rPr>
        <w:br/>
        <w:t>Sabe que su padre tiene razones para rechazarlo.</w:t>
      </w:r>
      <w:r w:rsidRPr="005C6202">
        <w:rPr>
          <w:rFonts w:asciiTheme="minorHAnsi" w:hAnsiTheme="minorHAnsi"/>
          <w:color w:val="000000"/>
        </w:rPr>
        <w:br/>
        <w:t>Pero hay algo que no sabe…</w:t>
      </w:r>
      <w:r w:rsidRPr="005C6202">
        <w:rPr>
          <w:rFonts w:asciiTheme="minorHAnsi" w:hAnsiTheme="minorHAnsi"/>
          <w:color w:val="000000"/>
        </w:rPr>
        <w:br/>
        <w:t>No sabe que </w:t>
      </w:r>
      <w:r w:rsidRPr="005C6202">
        <w:rPr>
          <w:rFonts w:asciiTheme="minorHAnsi" w:hAnsiTheme="minorHAnsi"/>
          <w:b/>
          <w:bCs/>
          <w:color w:val="000000"/>
        </w:rPr>
        <w:t xml:space="preserve">el padre ha estado </w:t>
      </w:r>
      <w:r w:rsidRPr="005C6202">
        <w:rPr>
          <w:b/>
          <w:bCs/>
          <w:color w:val="000000"/>
        </w:rPr>
        <w:t>esperándo</w:t>
      </w:r>
      <w:r>
        <w:rPr>
          <w:b/>
          <w:bCs/>
          <w:color w:val="000000"/>
        </w:rPr>
        <w:t>lo</w:t>
      </w:r>
      <w:r w:rsidRPr="005C6202">
        <w:rPr>
          <w:rFonts w:asciiTheme="minorHAnsi" w:hAnsiTheme="minorHAnsi"/>
          <w:b/>
          <w:bCs/>
          <w:color w:val="000000"/>
        </w:rPr>
        <w:t xml:space="preserve"> cada día</w:t>
      </w:r>
      <w:r w:rsidRPr="005C6202">
        <w:rPr>
          <w:rFonts w:asciiTheme="minorHAnsi" w:hAnsiTheme="minorHAnsi"/>
          <w:color w:val="000000"/>
        </w:rPr>
        <w:t>.</w:t>
      </w:r>
      <w:r w:rsidRPr="005C6202">
        <w:rPr>
          <w:rFonts w:asciiTheme="minorHAnsi" w:hAnsiTheme="minorHAnsi"/>
          <w:color w:val="000000"/>
        </w:rPr>
        <w:br/>
        <w:t>No sabe que </w:t>
      </w:r>
      <w:r w:rsidRPr="005C6202">
        <w:rPr>
          <w:rFonts w:asciiTheme="minorHAnsi" w:hAnsiTheme="minorHAnsi"/>
          <w:b/>
          <w:bCs/>
          <w:color w:val="000000"/>
        </w:rPr>
        <w:t>el padre nunca dejó de amarlo</w:t>
      </w:r>
      <w:r w:rsidRPr="005C6202">
        <w:rPr>
          <w:rFonts w:asciiTheme="minorHAnsi" w:hAnsiTheme="minorHAnsi"/>
          <w:color w:val="000000"/>
        </w:rPr>
        <w:t>.</w:t>
      </w:r>
      <w:r w:rsidRPr="005C6202">
        <w:rPr>
          <w:rFonts w:asciiTheme="minorHAnsi" w:hAnsiTheme="minorHAnsi"/>
          <w:color w:val="000000"/>
        </w:rPr>
        <w:br/>
        <w:t>No sabe que </w:t>
      </w:r>
      <w:r w:rsidRPr="005C6202">
        <w:rPr>
          <w:rFonts w:asciiTheme="minorHAnsi" w:hAnsiTheme="minorHAnsi"/>
          <w:b/>
          <w:bCs/>
          <w:color w:val="000000"/>
        </w:rPr>
        <w:t xml:space="preserve">el padre ya </w:t>
      </w:r>
      <w:r>
        <w:rPr>
          <w:b/>
          <w:bCs/>
          <w:color w:val="000000"/>
        </w:rPr>
        <w:t xml:space="preserve">lo </w:t>
      </w:r>
      <w:r w:rsidRPr="005C6202">
        <w:rPr>
          <w:rFonts w:asciiTheme="minorHAnsi" w:hAnsiTheme="minorHAnsi"/>
          <w:b/>
          <w:bCs/>
          <w:color w:val="000000"/>
        </w:rPr>
        <w:t>había perdonado, mucho antes de verlo regresar</w:t>
      </w:r>
      <w:r w:rsidRPr="005C6202">
        <w:rPr>
          <w:rFonts w:asciiTheme="minorHAnsi" w:hAnsiTheme="minorHAnsi"/>
          <w:color w:val="000000"/>
        </w:rPr>
        <w:t>.</w:t>
      </w:r>
    </w:p>
    <w:p w14:paraId="64633DF1" w14:textId="77777777" w:rsidR="00CC71DE" w:rsidRPr="005C6202" w:rsidRDefault="00CC71DE" w:rsidP="00CC71DE">
      <w:pPr>
        <w:rPr>
          <w:rFonts w:asciiTheme="minorHAnsi" w:hAnsiTheme="minorHAnsi"/>
          <w:color w:val="000000"/>
        </w:rPr>
      </w:pPr>
    </w:p>
    <w:p w14:paraId="4E4C2D80" w14:textId="77777777" w:rsidR="00CC71DE" w:rsidRPr="005C6202" w:rsidRDefault="00CC71DE" w:rsidP="00CC71DE">
      <w:pPr>
        <w:rPr>
          <w:rFonts w:asciiTheme="minorHAnsi" w:hAnsiTheme="minorHAnsi"/>
          <w:color w:val="000000"/>
        </w:rPr>
      </w:pPr>
      <w:r w:rsidRPr="005C6202">
        <w:rPr>
          <w:rFonts w:asciiTheme="minorHAnsi" w:hAnsiTheme="minorHAnsi"/>
          <w:color w:val="000000"/>
        </w:rPr>
        <w:t>En la cultura antigua, cuando un hijo deshonraba a su familia, había una tradición llamada </w:t>
      </w:r>
      <w:r w:rsidRPr="005C6202">
        <w:rPr>
          <w:rFonts w:asciiTheme="minorHAnsi" w:hAnsiTheme="minorHAnsi"/>
          <w:b/>
          <w:bCs/>
          <w:color w:val="000000"/>
        </w:rPr>
        <w:t>ketsatsá</w:t>
      </w:r>
      <w:r w:rsidRPr="005C6202">
        <w:rPr>
          <w:rFonts w:asciiTheme="minorHAnsi" w:hAnsiTheme="minorHAnsi"/>
          <w:color w:val="000000"/>
        </w:rPr>
        <w:t>.</w:t>
      </w:r>
      <w:r w:rsidRPr="005C6202">
        <w:rPr>
          <w:rFonts w:asciiTheme="minorHAnsi" w:hAnsiTheme="minorHAnsi"/>
          <w:color w:val="000000"/>
        </w:rPr>
        <w:br/>
        <w:t>La aldea se reunía, rompía una vasija frente al joven que regresaba y lo declaraban maldito, </w:t>
      </w:r>
      <w:r w:rsidRPr="005C6202">
        <w:rPr>
          <w:rFonts w:asciiTheme="minorHAnsi" w:hAnsiTheme="minorHAnsi"/>
          <w:b/>
          <w:bCs/>
          <w:color w:val="000000"/>
        </w:rPr>
        <w:t>cortado del pueblo</w:t>
      </w:r>
      <w:r w:rsidRPr="005C6202">
        <w:rPr>
          <w:rFonts w:asciiTheme="minorHAnsi" w:hAnsiTheme="minorHAnsi"/>
          <w:color w:val="000000"/>
        </w:rPr>
        <w:t>.</w:t>
      </w:r>
      <w:r w:rsidRPr="005C6202">
        <w:rPr>
          <w:rFonts w:asciiTheme="minorHAnsi" w:hAnsiTheme="minorHAnsi"/>
          <w:color w:val="000000"/>
        </w:rPr>
        <w:br/>
        <w:t>Era vergüenza pública. Era rechazo total.</w:t>
      </w:r>
    </w:p>
    <w:p w14:paraId="5B7A775E" w14:textId="77777777" w:rsidR="00CC71DE" w:rsidRPr="005C6202" w:rsidRDefault="00CC71DE" w:rsidP="00CC71DE">
      <w:pPr>
        <w:rPr>
          <w:rFonts w:asciiTheme="minorHAnsi" w:hAnsiTheme="minorHAnsi"/>
          <w:color w:val="000000"/>
        </w:rPr>
      </w:pPr>
      <w:r w:rsidRPr="005C6202">
        <w:rPr>
          <w:rFonts w:asciiTheme="minorHAnsi" w:hAnsiTheme="minorHAnsi"/>
          <w:color w:val="000000"/>
        </w:rPr>
        <w:t>Pero en la historia que cuenta Jesús, el padre </w:t>
      </w:r>
      <w:r w:rsidRPr="005C6202">
        <w:rPr>
          <w:rFonts w:asciiTheme="minorHAnsi" w:hAnsiTheme="minorHAnsi"/>
          <w:b/>
          <w:bCs/>
          <w:color w:val="000000"/>
        </w:rPr>
        <w:t>corre primero</w:t>
      </w:r>
      <w:r w:rsidRPr="005C6202">
        <w:rPr>
          <w:rFonts w:asciiTheme="minorHAnsi" w:hAnsiTheme="minorHAnsi"/>
          <w:color w:val="000000"/>
        </w:rPr>
        <w:t>.</w:t>
      </w:r>
      <w:r w:rsidRPr="005C6202">
        <w:rPr>
          <w:rFonts w:asciiTheme="minorHAnsi" w:hAnsiTheme="minorHAnsi"/>
          <w:color w:val="000000"/>
        </w:rPr>
        <w:br/>
        <w:t>Corre antes de que el pueblo se acerque.</w:t>
      </w:r>
      <w:r w:rsidRPr="005C6202">
        <w:rPr>
          <w:rFonts w:asciiTheme="minorHAnsi" w:hAnsiTheme="minorHAnsi"/>
          <w:color w:val="000000"/>
        </w:rPr>
        <w:br/>
        <w:t>Corre antes de que alguien pueda romper una vasija.</w:t>
      </w:r>
      <w:r w:rsidRPr="005C6202">
        <w:rPr>
          <w:rFonts w:asciiTheme="minorHAnsi" w:hAnsiTheme="minorHAnsi"/>
          <w:color w:val="000000"/>
        </w:rPr>
        <w:br/>
        <w:t>Porque </w:t>
      </w:r>
      <w:r w:rsidRPr="005C6202">
        <w:rPr>
          <w:rFonts w:asciiTheme="minorHAnsi" w:hAnsiTheme="minorHAnsi"/>
          <w:b/>
          <w:bCs/>
          <w:color w:val="000000"/>
        </w:rPr>
        <w:t>él mismo rompe la maldición</w:t>
      </w:r>
      <w:r w:rsidRPr="005C6202">
        <w:rPr>
          <w:rFonts w:asciiTheme="minorHAnsi" w:hAnsiTheme="minorHAnsi"/>
          <w:color w:val="000000"/>
        </w:rPr>
        <w:t> con un abrazo, con un beso, con amor.</w:t>
      </w:r>
    </w:p>
    <w:p w14:paraId="04423242" w14:textId="77777777" w:rsidR="00CC71DE" w:rsidRDefault="00CC71DE" w:rsidP="00CC71DE">
      <w:pPr>
        <w:rPr>
          <w:color w:val="000000"/>
        </w:rPr>
      </w:pPr>
      <w:r w:rsidRPr="005C6202">
        <w:rPr>
          <w:rFonts w:asciiTheme="minorHAnsi" w:hAnsiTheme="minorHAnsi"/>
          <w:color w:val="000000"/>
        </w:rPr>
        <w:t>Y hoy quiero hablarle a dos corazones…</w:t>
      </w:r>
    </w:p>
    <w:p w14:paraId="7A8ED109" w14:textId="77777777" w:rsidR="00CC71DE" w:rsidRPr="005C6202" w:rsidRDefault="00CC71DE" w:rsidP="00CC71DE">
      <w:pPr>
        <w:rPr>
          <w:rFonts w:asciiTheme="minorHAnsi" w:hAnsiTheme="minorHAnsi"/>
          <w:color w:val="000000"/>
        </w:rPr>
      </w:pPr>
    </w:p>
    <w:p w14:paraId="53F635E9" w14:textId="77777777" w:rsidR="00CC71DE" w:rsidRDefault="00CC71DE" w:rsidP="00CC71DE">
      <w:pPr>
        <w:rPr>
          <w:b/>
          <w:bCs/>
          <w:color w:val="000000"/>
        </w:rPr>
      </w:pPr>
      <w:r w:rsidRPr="005C6202">
        <w:rPr>
          <w:rFonts w:asciiTheme="minorHAnsi" w:hAnsiTheme="minorHAnsi"/>
          <w:b/>
          <w:bCs/>
          <w:color w:val="000000"/>
        </w:rPr>
        <w:t>Al hijo que se fue</w:t>
      </w:r>
      <w:r w:rsidRPr="005C6202">
        <w:rPr>
          <w:rFonts w:asciiTheme="minorHAnsi" w:hAnsiTheme="minorHAnsi"/>
          <w:color w:val="000000"/>
        </w:rPr>
        <w:t>…</w:t>
      </w:r>
      <w:r w:rsidRPr="005C6202">
        <w:rPr>
          <w:rFonts w:asciiTheme="minorHAnsi" w:hAnsiTheme="minorHAnsi"/>
          <w:color w:val="000000"/>
        </w:rPr>
        <w:br/>
        <w:t>Tal vez te alejaste. Tal vez fallaste.</w:t>
      </w:r>
      <w:r w:rsidRPr="005C6202">
        <w:rPr>
          <w:rFonts w:asciiTheme="minorHAnsi" w:hAnsiTheme="minorHAnsi"/>
          <w:color w:val="000000"/>
        </w:rPr>
        <w:br/>
        <w:t>Tal vez piensas que no puedes volver.</w:t>
      </w:r>
      <w:r w:rsidRPr="005C6202">
        <w:rPr>
          <w:rFonts w:asciiTheme="minorHAnsi" w:hAnsiTheme="minorHAnsi"/>
          <w:color w:val="000000"/>
        </w:rPr>
        <w:br/>
        <w:t>Pero el Padre todavía te espera.</w:t>
      </w:r>
      <w:r w:rsidRPr="005C6202">
        <w:rPr>
          <w:rFonts w:asciiTheme="minorHAnsi" w:hAnsiTheme="minorHAnsi"/>
          <w:color w:val="000000"/>
        </w:rPr>
        <w:br/>
        <w:t>Él no tiene una vasija en la mano, tiene un abrigo limpio.</w:t>
      </w:r>
      <w:r w:rsidRPr="005C6202">
        <w:rPr>
          <w:rFonts w:asciiTheme="minorHAnsi" w:hAnsiTheme="minorHAnsi"/>
          <w:color w:val="000000"/>
        </w:rPr>
        <w:br/>
        <w:t>No te va a señalar, te va a restaurar.</w:t>
      </w:r>
      <w:r w:rsidRPr="005C6202">
        <w:rPr>
          <w:rFonts w:asciiTheme="minorHAnsi" w:hAnsiTheme="minorHAnsi"/>
          <w:color w:val="000000"/>
        </w:rPr>
        <w:br/>
        <w:t>No es tarde. </w:t>
      </w:r>
      <w:r w:rsidRPr="005C6202">
        <w:rPr>
          <w:rFonts w:asciiTheme="minorHAnsi" w:hAnsiTheme="minorHAnsi"/>
          <w:b/>
          <w:bCs/>
          <w:color w:val="000000"/>
        </w:rPr>
        <w:t>Vuelve a casa.</w:t>
      </w:r>
    </w:p>
    <w:p w14:paraId="277F1E36" w14:textId="77777777" w:rsidR="00CC71DE" w:rsidRPr="005C6202" w:rsidRDefault="00CC71DE" w:rsidP="00CC71DE">
      <w:pPr>
        <w:rPr>
          <w:rFonts w:asciiTheme="minorHAnsi" w:hAnsiTheme="minorHAnsi"/>
          <w:color w:val="000000"/>
        </w:rPr>
      </w:pPr>
    </w:p>
    <w:p w14:paraId="52B6CD0A" w14:textId="77777777" w:rsidR="00CC71DE" w:rsidRPr="005C6202" w:rsidRDefault="00CC71DE" w:rsidP="00CC71DE">
      <w:pPr>
        <w:rPr>
          <w:rFonts w:asciiTheme="minorHAnsi" w:hAnsiTheme="minorHAnsi"/>
          <w:color w:val="000000"/>
        </w:rPr>
      </w:pPr>
      <w:r w:rsidRPr="005C6202">
        <w:rPr>
          <w:rFonts w:asciiTheme="minorHAnsi" w:hAnsiTheme="minorHAnsi"/>
          <w:b/>
          <w:bCs/>
          <w:color w:val="000000"/>
        </w:rPr>
        <w:t>Y al padre o a la madre que espera con el corazón en pedazos</w:t>
      </w:r>
      <w:r w:rsidRPr="005C6202">
        <w:rPr>
          <w:rFonts w:asciiTheme="minorHAnsi" w:hAnsiTheme="minorHAnsi"/>
          <w:color w:val="000000"/>
        </w:rPr>
        <w:t>…</w:t>
      </w:r>
      <w:r w:rsidRPr="005C6202">
        <w:rPr>
          <w:rFonts w:asciiTheme="minorHAnsi" w:hAnsiTheme="minorHAnsi"/>
          <w:color w:val="000000"/>
        </w:rPr>
        <w:br/>
        <w:t>No estás solo.</w:t>
      </w:r>
      <w:r w:rsidRPr="005C6202">
        <w:rPr>
          <w:rFonts w:asciiTheme="minorHAnsi" w:hAnsiTheme="minorHAnsi"/>
          <w:color w:val="000000"/>
        </w:rPr>
        <w:br/>
        <w:t>Dios sabe lo que es amar a un hijo que se ha ido lejos.</w:t>
      </w:r>
      <w:r w:rsidRPr="005C6202">
        <w:rPr>
          <w:rFonts w:asciiTheme="minorHAnsi" w:hAnsiTheme="minorHAnsi"/>
          <w:color w:val="000000"/>
        </w:rPr>
        <w:br/>
        <w:t>Él también ha visto a muchos de sus hijos alejarse.</w:t>
      </w:r>
      <w:r w:rsidRPr="005C6202">
        <w:rPr>
          <w:rFonts w:asciiTheme="minorHAnsi" w:hAnsiTheme="minorHAnsi"/>
          <w:color w:val="000000"/>
        </w:rPr>
        <w:br/>
        <w:t>Pero también ha visto el regreso.</w:t>
      </w:r>
      <w:r w:rsidRPr="005C6202">
        <w:rPr>
          <w:rFonts w:asciiTheme="minorHAnsi" w:hAnsiTheme="minorHAnsi"/>
          <w:color w:val="000000"/>
        </w:rPr>
        <w:br/>
        <w:t>Y tú lo verás también.</w:t>
      </w:r>
      <w:r w:rsidRPr="005C6202">
        <w:rPr>
          <w:rFonts w:asciiTheme="minorHAnsi" w:hAnsiTheme="minorHAnsi"/>
          <w:color w:val="000000"/>
        </w:rPr>
        <w:br/>
        <w:t>Sigue esperando. Sigue orando.</w:t>
      </w:r>
      <w:r w:rsidRPr="005C6202">
        <w:rPr>
          <w:rFonts w:asciiTheme="minorHAnsi" w:hAnsiTheme="minorHAnsi"/>
          <w:color w:val="000000"/>
        </w:rPr>
        <w:br/>
      </w:r>
      <w:r w:rsidRPr="005C6202">
        <w:rPr>
          <w:rFonts w:asciiTheme="minorHAnsi" w:hAnsiTheme="minorHAnsi"/>
          <w:b/>
          <w:bCs/>
          <w:color w:val="000000"/>
        </w:rPr>
        <w:t>Dios es experto en traer hijos de vuelta.</w:t>
      </w:r>
    </w:p>
    <w:p w14:paraId="49E4E727" w14:textId="77777777" w:rsidR="00CC71DE" w:rsidRDefault="00CC71DE" w:rsidP="00CC71DE"/>
    <w:p w14:paraId="6D8499EF" w14:textId="77777777" w:rsidR="00CC71DE" w:rsidRPr="005C6202" w:rsidRDefault="00CC71DE" w:rsidP="00CC71DE">
      <w:pPr>
        <w:rPr>
          <w:rFonts w:asciiTheme="minorHAnsi" w:hAnsiTheme="minorHAnsi"/>
          <w:color w:val="000000"/>
        </w:rPr>
      </w:pPr>
      <w:r w:rsidRPr="005C6202">
        <w:rPr>
          <w:rFonts w:asciiTheme="minorHAnsi" w:hAnsiTheme="minorHAnsi"/>
          <w:color w:val="000000"/>
        </w:rPr>
        <w:t>Hoy, este mensaje no es solo una historia…</w:t>
      </w:r>
      <w:r w:rsidRPr="005C6202">
        <w:rPr>
          <w:rFonts w:asciiTheme="minorHAnsi" w:hAnsiTheme="minorHAnsi"/>
          <w:color w:val="000000"/>
        </w:rPr>
        <w:br/>
        <w:t>Es un espejo para muchos.</w:t>
      </w:r>
      <w:r w:rsidRPr="005C6202">
        <w:rPr>
          <w:rFonts w:asciiTheme="minorHAnsi" w:hAnsiTheme="minorHAnsi"/>
          <w:color w:val="000000"/>
        </w:rPr>
        <w:br/>
        <w:t>Es una esperanza para ti.</w:t>
      </w:r>
    </w:p>
    <w:p w14:paraId="13124CB4" w14:textId="77777777" w:rsidR="00CC71DE" w:rsidRDefault="00CC71DE" w:rsidP="00CC71DE">
      <w:pPr>
        <w:rPr>
          <w:color w:val="000000"/>
        </w:rPr>
      </w:pPr>
      <w:r w:rsidRPr="005C6202">
        <w:rPr>
          <w:rFonts w:asciiTheme="minorHAnsi" w:hAnsiTheme="minorHAnsi"/>
          <w:color w:val="000000"/>
        </w:rPr>
        <w:t>Porque el Padre del cielo…</w:t>
      </w:r>
      <w:r>
        <w:rPr>
          <w:color w:val="000000"/>
        </w:rPr>
        <w:t xml:space="preserve"> </w:t>
      </w:r>
      <w:r w:rsidRPr="005C6202">
        <w:rPr>
          <w:rFonts w:asciiTheme="minorHAnsi" w:hAnsiTheme="minorHAnsi"/>
          <w:b/>
          <w:bCs/>
          <w:color w:val="000000"/>
        </w:rPr>
        <w:t>rompe la maldición, cancela la vergüenza y reconstruye lo que el pecado destruyó</w:t>
      </w:r>
      <w:r w:rsidRPr="005C6202">
        <w:rPr>
          <w:rFonts w:asciiTheme="minorHAnsi" w:hAnsiTheme="minorHAnsi"/>
          <w:color w:val="000000"/>
        </w:rPr>
        <w:t>.</w:t>
      </w:r>
    </w:p>
    <w:p w14:paraId="40155801" w14:textId="77777777" w:rsidR="00CC71DE" w:rsidRPr="005C6202" w:rsidRDefault="00CC71DE" w:rsidP="00CC71DE">
      <w:pPr>
        <w:rPr>
          <w:rFonts w:asciiTheme="minorHAnsi" w:hAnsiTheme="minorHAnsi"/>
          <w:color w:val="FF0000"/>
        </w:rPr>
      </w:pPr>
      <w:r w:rsidRPr="005C6202">
        <w:rPr>
          <w:rFonts w:asciiTheme="minorHAnsi" w:hAnsiTheme="minorHAnsi"/>
          <w:color w:val="000000"/>
        </w:rPr>
        <w:br/>
      </w:r>
      <w:r w:rsidRPr="005C6202">
        <w:rPr>
          <w:rFonts w:asciiTheme="minorHAnsi" w:hAnsiTheme="minorHAnsi"/>
          <w:color w:val="FF0000"/>
        </w:rPr>
        <w:t>¿Y sabes por qué puede hacerlo?</w:t>
      </w:r>
    </w:p>
    <w:p w14:paraId="0DDDE433" w14:textId="77777777" w:rsidR="00CC71DE" w:rsidRPr="005C6202" w:rsidRDefault="00CC71DE" w:rsidP="00CC71DE">
      <w:pPr>
        <w:rPr>
          <w:rFonts w:asciiTheme="minorHAnsi" w:hAnsiTheme="minorHAnsi"/>
          <w:color w:val="000000"/>
        </w:rPr>
      </w:pPr>
      <w:r w:rsidRPr="005C6202">
        <w:rPr>
          <w:rFonts w:asciiTheme="minorHAnsi" w:hAnsiTheme="minorHAnsi"/>
          <w:color w:val="000000"/>
        </w:rPr>
        <w:t>Porque en la cruz, </w:t>
      </w:r>
      <w:r w:rsidRPr="005C6202">
        <w:rPr>
          <w:rFonts w:asciiTheme="minorHAnsi" w:hAnsiTheme="minorHAnsi"/>
          <w:b/>
          <w:bCs/>
          <w:color w:val="000000"/>
        </w:rPr>
        <w:t>Jesucristo cargó con nuestra maldición, con nuestra vergüenza, con nuestro pecado</w:t>
      </w:r>
      <w:r w:rsidRPr="005C6202">
        <w:rPr>
          <w:rFonts w:asciiTheme="minorHAnsi" w:hAnsiTheme="minorHAnsi"/>
          <w:color w:val="000000"/>
        </w:rPr>
        <w:t>.</w:t>
      </w:r>
      <w:r w:rsidRPr="005C6202">
        <w:rPr>
          <w:rFonts w:asciiTheme="minorHAnsi" w:hAnsiTheme="minorHAnsi"/>
          <w:color w:val="000000"/>
        </w:rPr>
        <w:br/>
        <w:t>En la cruz, </w:t>
      </w:r>
      <w:r w:rsidRPr="005C6202">
        <w:rPr>
          <w:rFonts w:asciiTheme="minorHAnsi" w:hAnsiTheme="minorHAnsi"/>
          <w:b/>
          <w:bCs/>
          <w:color w:val="000000"/>
        </w:rPr>
        <w:t>el juicio fue puesto sobre Él para que la gracia nos alcanzara a nosotros</w:t>
      </w:r>
      <w:r w:rsidRPr="005C6202">
        <w:rPr>
          <w:rFonts w:asciiTheme="minorHAnsi" w:hAnsiTheme="minorHAnsi"/>
          <w:color w:val="000000"/>
        </w:rPr>
        <w:t>.</w:t>
      </w:r>
      <w:r w:rsidRPr="005C6202">
        <w:rPr>
          <w:rFonts w:asciiTheme="minorHAnsi" w:hAnsiTheme="minorHAnsi"/>
          <w:color w:val="000000"/>
        </w:rPr>
        <w:br/>
        <w:t>Y por su sangre, </w:t>
      </w:r>
      <w:r w:rsidRPr="005C6202">
        <w:rPr>
          <w:rFonts w:asciiTheme="minorHAnsi" w:hAnsiTheme="minorHAnsi"/>
          <w:b/>
          <w:bCs/>
          <w:color w:val="000000"/>
        </w:rPr>
        <w:t>el camino de regreso a casa quedó abierto para siempre</w:t>
      </w:r>
      <w:r w:rsidRPr="005C6202">
        <w:rPr>
          <w:rFonts w:asciiTheme="minorHAnsi" w:hAnsiTheme="minorHAnsi"/>
          <w:color w:val="000000"/>
        </w:rPr>
        <w:t>.</w:t>
      </w:r>
    </w:p>
    <w:p w14:paraId="14883718" w14:textId="77777777" w:rsidR="00CC71DE" w:rsidRPr="005C6202" w:rsidRDefault="00CC71DE" w:rsidP="00CC71DE">
      <w:pPr>
        <w:rPr>
          <w:rFonts w:asciiTheme="minorHAnsi" w:hAnsiTheme="minorHAnsi"/>
          <w:color w:val="000000"/>
        </w:rPr>
      </w:pPr>
      <w:r w:rsidRPr="005C6202">
        <w:rPr>
          <w:rFonts w:asciiTheme="minorHAnsi" w:hAnsiTheme="minorHAnsi"/>
          <w:color w:val="000000"/>
        </w:rPr>
        <w:t>Así que hoy puedes volver.</w:t>
      </w:r>
      <w:r w:rsidRPr="005C6202">
        <w:rPr>
          <w:rFonts w:asciiTheme="minorHAnsi" w:hAnsiTheme="minorHAnsi"/>
          <w:color w:val="000000"/>
        </w:rPr>
        <w:br/>
        <w:t>Y hoy</w:t>
      </w:r>
      <w:r>
        <w:rPr>
          <w:color w:val="000000"/>
        </w:rPr>
        <w:t>,</w:t>
      </w:r>
      <w:r w:rsidRPr="005C6202">
        <w:rPr>
          <w:rFonts w:asciiTheme="minorHAnsi" w:hAnsiTheme="minorHAnsi"/>
          <w:color w:val="000000"/>
        </w:rPr>
        <w:t xml:space="preserve"> </w:t>
      </w:r>
      <w:r>
        <w:rPr>
          <w:color w:val="000000"/>
        </w:rPr>
        <w:t xml:space="preserve">tu padre, </w:t>
      </w:r>
      <w:r w:rsidRPr="005C6202">
        <w:rPr>
          <w:rFonts w:asciiTheme="minorHAnsi" w:hAnsiTheme="minorHAnsi"/>
          <w:color w:val="000000"/>
        </w:rPr>
        <w:t>también puedes seguir esperando.</w:t>
      </w:r>
    </w:p>
    <w:p w14:paraId="48B660E5" w14:textId="77777777" w:rsidR="00CC71DE" w:rsidRPr="005C6202" w:rsidRDefault="00CC71DE" w:rsidP="00CC71DE">
      <w:pPr>
        <w:rPr>
          <w:rFonts w:asciiTheme="minorHAnsi" w:hAnsiTheme="minorHAnsi"/>
          <w:color w:val="000000"/>
        </w:rPr>
      </w:pPr>
      <w:r w:rsidRPr="005C6202">
        <w:rPr>
          <w:rFonts w:asciiTheme="minorHAnsi" w:hAnsiTheme="minorHAnsi"/>
          <w:color w:val="000000"/>
        </w:rPr>
        <w:t>Porque en la cruz, </w:t>
      </w:r>
      <w:r w:rsidRPr="005C6202">
        <w:rPr>
          <w:rFonts w:asciiTheme="minorHAnsi" w:hAnsiTheme="minorHAnsi"/>
          <w:b/>
          <w:bCs/>
          <w:color w:val="000000"/>
        </w:rPr>
        <w:t>Dios resolvió lo que parecía imposible</w:t>
      </w:r>
      <w:r w:rsidRPr="005C6202">
        <w:rPr>
          <w:rFonts w:asciiTheme="minorHAnsi" w:hAnsiTheme="minorHAnsi"/>
          <w:color w:val="000000"/>
        </w:rPr>
        <w:t>.</w:t>
      </w:r>
    </w:p>
    <w:bookmarkEnd w:id="132"/>
    <w:p w14:paraId="6CC68AD6" w14:textId="77777777" w:rsidR="00CC71DE" w:rsidRDefault="00CC71DE" w:rsidP="00F25CFF">
      <w:pPr>
        <w:tabs>
          <w:tab w:val="left" w:pos="2939"/>
        </w:tabs>
        <w:rPr>
          <w:rFonts w:asciiTheme="minorHAnsi" w:hAnsiTheme="minorHAnsi"/>
          <w:color w:val="000000" w:themeColor="text1"/>
        </w:rPr>
      </w:pPr>
    </w:p>
    <w:p w14:paraId="7083B4A3" w14:textId="77777777" w:rsidR="003E1964" w:rsidRDefault="003E1964" w:rsidP="00F25CFF">
      <w:pPr>
        <w:tabs>
          <w:tab w:val="left" w:pos="2939"/>
        </w:tabs>
        <w:rPr>
          <w:rFonts w:asciiTheme="minorHAnsi" w:hAnsiTheme="minorHAnsi"/>
          <w:color w:val="000000" w:themeColor="text1"/>
        </w:rPr>
      </w:pPr>
    </w:p>
    <w:p w14:paraId="627546F8" w14:textId="77777777" w:rsidR="003E1964" w:rsidRDefault="003E1964" w:rsidP="00F25CFF">
      <w:pPr>
        <w:tabs>
          <w:tab w:val="left" w:pos="2939"/>
        </w:tabs>
        <w:rPr>
          <w:rFonts w:asciiTheme="minorHAnsi" w:hAnsiTheme="minorHAnsi"/>
          <w:color w:val="000000" w:themeColor="text1"/>
        </w:rPr>
      </w:pPr>
    </w:p>
    <w:p w14:paraId="0616C96C" w14:textId="77777777" w:rsidR="003E1964" w:rsidRDefault="003E1964" w:rsidP="00F25CFF">
      <w:pPr>
        <w:tabs>
          <w:tab w:val="left" w:pos="2939"/>
        </w:tabs>
        <w:rPr>
          <w:rFonts w:asciiTheme="minorHAnsi" w:hAnsiTheme="minorHAnsi"/>
          <w:color w:val="000000" w:themeColor="text1"/>
        </w:rPr>
      </w:pPr>
    </w:p>
    <w:p w14:paraId="4F21E6CC" w14:textId="77777777" w:rsidR="003E1964" w:rsidRDefault="003E1964" w:rsidP="00F25CFF">
      <w:pPr>
        <w:tabs>
          <w:tab w:val="left" w:pos="2939"/>
        </w:tabs>
        <w:rPr>
          <w:rFonts w:asciiTheme="minorHAnsi" w:hAnsiTheme="minorHAnsi"/>
          <w:color w:val="000000" w:themeColor="text1"/>
        </w:rPr>
      </w:pPr>
    </w:p>
    <w:p w14:paraId="673C01E1" w14:textId="77777777" w:rsidR="00CC71DE" w:rsidRDefault="00CC71DE" w:rsidP="00F25CFF">
      <w:pPr>
        <w:tabs>
          <w:tab w:val="left" w:pos="2939"/>
        </w:tabs>
        <w:rPr>
          <w:rFonts w:asciiTheme="minorHAnsi" w:hAnsiTheme="minorHAnsi"/>
          <w:color w:val="000000" w:themeColor="text1"/>
        </w:rPr>
      </w:pPr>
    </w:p>
    <w:p w14:paraId="0BDE544D" w14:textId="77777777" w:rsidR="003E1964" w:rsidRPr="00205547" w:rsidRDefault="003E1964" w:rsidP="003E1964">
      <w:pPr>
        <w:outlineLvl w:val="2"/>
        <w:rPr>
          <w:rFonts w:asciiTheme="minorHAnsi" w:hAnsiTheme="minorHAnsi"/>
          <w:b/>
          <w:bCs/>
          <w:color w:val="000000"/>
          <w:sz w:val="28"/>
          <w:szCs w:val="28"/>
        </w:rPr>
      </w:pPr>
      <w:bookmarkStart w:id="133" w:name="OLE_LINK135"/>
      <w:r w:rsidRPr="00205547">
        <w:rPr>
          <w:rFonts w:asciiTheme="minorHAnsi" w:hAnsiTheme="minorHAnsi"/>
          <w:b/>
          <w:bCs/>
          <w:color w:val="000000"/>
          <w:sz w:val="28"/>
          <w:szCs w:val="28"/>
        </w:rPr>
        <w:t>“¿Subes o te humillas?”</w:t>
      </w:r>
    </w:p>
    <w:p w14:paraId="6B54CE7C" w14:textId="77777777" w:rsidR="003E1964" w:rsidRDefault="003E1964" w:rsidP="003E1964">
      <w:pPr>
        <w:rPr>
          <w:color w:val="000000"/>
        </w:rPr>
      </w:pPr>
      <w:r w:rsidRPr="00205547">
        <w:rPr>
          <w:rFonts w:asciiTheme="minorHAnsi" w:hAnsiTheme="minorHAnsi"/>
          <w:b/>
          <w:bCs/>
          <w:color w:val="000000"/>
        </w:rPr>
        <w:t>Génesis 11:4 (NTV)</w:t>
      </w:r>
      <w:r w:rsidRPr="00205547">
        <w:rPr>
          <w:rFonts w:asciiTheme="minorHAnsi" w:hAnsiTheme="minorHAnsi"/>
          <w:color w:val="000000"/>
        </w:rPr>
        <w:t xml:space="preserve"> “</w:t>
      </w:r>
      <w:r>
        <w:rPr>
          <w:lang w:val="es-ES"/>
        </w:rPr>
        <w:t>«</w:t>
      </w:r>
      <w:r w:rsidRPr="0089121D">
        <w:rPr>
          <w:i/>
          <w:iCs/>
          <w:color w:val="0070C0"/>
          <w:lang w:val="es-ES"/>
        </w:rPr>
        <w:t>Vamos, construyamos una gran ciudad para nosotros con una torre que llegue hasta el cielo. Eso nos hará famosos y evitará que nos dispersemos por todo el mundo</w:t>
      </w:r>
      <w:r>
        <w:rPr>
          <w:lang w:val="es-ES"/>
        </w:rPr>
        <w:t>».</w:t>
      </w:r>
    </w:p>
    <w:p w14:paraId="2F8253F3" w14:textId="77777777" w:rsidR="003E1964" w:rsidRPr="00205547" w:rsidRDefault="003E1964" w:rsidP="003E1964">
      <w:pPr>
        <w:rPr>
          <w:rFonts w:asciiTheme="minorHAnsi" w:hAnsiTheme="minorHAnsi"/>
          <w:color w:val="000000"/>
        </w:rPr>
      </w:pPr>
    </w:p>
    <w:p w14:paraId="35DB5025" w14:textId="77777777" w:rsidR="003E1964" w:rsidRDefault="003E1964" w:rsidP="003E1964">
      <w:pPr>
        <w:rPr>
          <w:color w:val="000000"/>
        </w:rPr>
      </w:pPr>
      <w:r w:rsidRPr="00205547">
        <w:rPr>
          <w:rFonts w:asciiTheme="minorHAnsi" w:hAnsiTheme="minorHAnsi"/>
          <w:color w:val="000000"/>
        </w:rPr>
        <w:t>Desde los primeros capítulos de la Biblia, Dios dejó clara su voluntad: “</w:t>
      </w:r>
      <w:r w:rsidRPr="00205547">
        <w:rPr>
          <w:rFonts w:asciiTheme="minorHAnsi" w:hAnsiTheme="minorHAnsi"/>
          <w:i/>
          <w:iCs/>
          <w:color w:val="0070C0"/>
        </w:rPr>
        <w:t>multiplíquense y llenen la tierra</w:t>
      </w:r>
      <w:r w:rsidRPr="00205547">
        <w:rPr>
          <w:rFonts w:asciiTheme="minorHAnsi" w:hAnsiTheme="minorHAnsi"/>
          <w:color w:val="000000"/>
        </w:rPr>
        <w:t>” (</w:t>
      </w:r>
      <w:r w:rsidRPr="00205547">
        <w:rPr>
          <w:rFonts w:asciiTheme="minorHAnsi" w:hAnsiTheme="minorHAnsi"/>
          <w:b/>
          <w:bCs/>
          <w:color w:val="000000"/>
        </w:rPr>
        <w:t>Génesis 9:1</w:t>
      </w:r>
      <w:r w:rsidRPr="00205547">
        <w:rPr>
          <w:rFonts w:asciiTheme="minorHAnsi" w:hAnsiTheme="minorHAnsi"/>
          <w:color w:val="000000"/>
        </w:rPr>
        <w:t>). Sin embargo, en Babel, la humanidad decidió hacer todo lo contrario. Un proyecto impresionante, una torre que subiera hasta el cielo, un solo lenguaje, una sola ciudad, y una sola meta: </w:t>
      </w:r>
      <w:r w:rsidRPr="00205547">
        <w:rPr>
          <w:rFonts w:asciiTheme="minorHAnsi" w:hAnsiTheme="minorHAnsi"/>
          <w:b/>
          <w:bCs/>
          <w:color w:val="000000"/>
        </w:rPr>
        <w:t>hacerse un nombre</w:t>
      </w:r>
      <w:r w:rsidRPr="00205547">
        <w:rPr>
          <w:rFonts w:asciiTheme="minorHAnsi" w:hAnsiTheme="minorHAnsi"/>
          <w:color w:val="000000"/>
        </w:rPr>
        <w:t> sin necesidad de Dios.</w:t>
      </w:r>
    </w:p>
    <w:p w14:paraId="399E5E21" w14:textId="77777777" w:rsidR="003E1964" w:rsidRPr="00205547" w:rsidRDefault="003E1964" w:rsidP="003E1964">
      <w:pPr>
        <w:rPr>
          <w:rFonts w:asciiTheme="minorHAnsi" w:hAnsiTheme="minorHAnsi"/>
          <w:color w:val="000000"/>
        </w:rPr>
      </w:pPr>
    </w:p>
    <w:p w14:paraId="0B8DE4CB" w14:textId="77777777" w:rsidR="003E1964" w:rsidRPr="00205547" w:rsidRDefault="003E1964" w:rsidP="003E1964">
      <w:pPr>
        <w:rPr>
          <w:rFonts w:asciiTheme="minorHAnsi" w:hAnsiTheme="minorHAnsi"/>
          <w:color w:val="000000"/>
        </w:rPr>
      </w:pPr>
      <w:r w:rsidRPr="00205547">
        <w:rPr>
          <w:rFonts w:asciiTheme="minorHAnsi" w:hAnsiTheme="minorHAnsi"/>
          <w:color w:val="000000"/>
        </w:rPr>
        <w:t>Babel no solo fue una construcción física, fue una </w:t>
      </w:r>
      <w:r w:rsidRPr="00205547">
        <w:rPr>
          <w:rFonts w:asciiTheme="minorHAnsi" w:hAnsiTheme="minorHAnsi"/>
          <w:b/>
          <w:bCs/>
          <w:color w:val="000000"/>
        </w:rPr>
        <w:t>declaración de independencia espiritual</w:t>
      </w:r>
      <w:r w:rsidRPr="00205547">
        <w:rPr>
          <w:rFonts w:asciiTheme="minorHAnsi" w:hAnsiTheme="minorHAnsi"/>
          <w:color w:val="000000"/>
        </w:rPr>
        <w:t>. Era como decir: “</w:t>
      </w:r>
      <w:r w:rsidRPr="00205547">
        <w:rPr>
          <w:rFonts w:asciiTheme="minorHAnsi" w:hAnsiTheme="minorHAnsi"/>
          <w:i/>
          <w:iCs/>
          <w:color w:val="000000"/>
        </w:rPr>
        <w:t>No necesitamos a Dios. Nosotros podemos construir nuestro futuro con nuestras manos</w:t>
      </w:r>
      <w:r w:rsidRPr="00205547">
        <w:rPr>
          <w:rFonts w:asciiTheme="minorHAnsi" w:hAnsiTheme="minorHAnsi"/>
          <w:color w:val="000000"/>
        </w:rPr>
        <w:t>”.</w:t>
      </w:r>
    </w:p>
    <w:p w14:paraId="5D8EFA30" w14:textId="77777777" w:rsidR="003E1964" w:rsidRDefault="003E1964" w:rsidP="003E1964">
      <w:pPr>
        <w:rPr>
          <w:color w:val="000000"/>
        </w:rPr>
      </w:pPr>
      <w:r w:rsidRPr="00205547">
        <w:rPr>
          <w:rFonts w:asciiTheme="minorHAnsi" w:hAnsiTheme="minorHAnsi"/>
          <w:color w:val="FF0000"/>
        </w:rPr>
        <w:t xml:space="preserve">¿Te suena familiar? </w:t>
      </w:r>
      <w:r w:rsidRPr="00205547">
        <w:rPr>
          <w:rFonts w:asciiTheme="minorHAnsi" w:hAnsiTheme="minorHAnsi"/>
          <w:color w:val="000000"/>
        </w:rPr>
        <w:t>Hoy también podemos caer en ese espíritu babilónico cada vez que edificamos nuestros sueños, negocios, relaciones, ministerios o planes </w:t>
      </w:r>
      <w:r w:rsidRPr="00205547">
        <w:rPr>
          <w:rFonts w:asciiTheme="minorHAnsi" w:hAnsiTheme="minorHAnsi"/>
          <w:b/>
          <w:bCs/>
          <w:color w:val="000000"/>
        </w:rPr>
        <w:t>sin depender de Dios, sin buscar su dirección ni su gloria</w:t>
      </w:r>
      <w:r w:rsidRPr="00205547">
        <w:rPr>
          <w:rFonts w:asciiTheme="minorHAnsi" w:hAnsiTheme="minorHAnsi"/>
          <w:color w:val="000000"/>
        </w:rPr>
        <w:t>. Cada intento de subir por nuestra cuenta, de hacernos notar, de alcanzar “el cielo” sin obediencia, termina en confusión.</w:t>
      </w:r>
    </w:p>
    <w:p w14:paraId="5120F75A" w14:textId="77777777" w:rsidR="003E1964" w:rsidRPr="00205547" w:rsidRDefault="003E1964" w:rsidP="003E1964">
      <w:pPr>
        <w:rPr>
          <w:rFonts w:asciiTheme="minorHAnsi" w:hAnsiTheme="minorHAnsi"/>
          <w:color w:val="000000"/>
        </w:rPr>
      </w:pPr>
    </w:p>
    <w:p w14:paraId="78BE1175" w14:textId="77777777" w:rsidR="003E1964" w:rsidRPr="00205547" w:rsidRDefault="003E1964" w:rsidP="003E1964">
      <w:pPr>
        <w:outlineLvl w:val="2"/>
        <w:rPr>
          <w:rFonts w:asciiTheme="minorHAnsi" w:hAnsiTheme="minorHAnsi"/>
          <w:b/>
          <w:bCs/>
          <w:color w:val="000000"/>
        </w:rPr>
      </w:pPr>
      <w:r>
        <w:rPr>
          <w:b/>
          <w:bCs/>
          <w:color w:val="000000"/>
        </w:rPr>
        <w:t>Consejo</w:t>
      </w:r>
      <w:r w:rsidRPr="00205547">
        <w:rPr>
          <w:rFonts w:asciiTheme="minorHAnsi" w:hAnsiTheme="minorHAnsi"/>
          <w:b/>
          <w:bCs/>
          <w:color w:val="000000"/>
        </w:rPr>
        <w:t xml:space="preserve"> del Espíritu:</w:t>
      </w:r>
    </w:p>
    <w:p w14:paraId="2EB0A692" w14:textId="77777777" w:rsidR="003E1964" w:rsidRPr="00205547" w:rsidRDefault="003E1964" w:rsidP="003E1964">
      <w:pPr>
        <w:numPr>
          <w:ilvl w:val="0"/>
          <w:numId w:val="19"/>
        </w:numPr>
        <w:rPr>
          <w:rFonts w:asciiTheme="minorHAnsi" w:hAnsiTheme="minorHAnsi"/>
          <w:color w:val="000000"/>
        </w:rPr>
      </w:pPr>
      <w:r w:rsidRPr="00205547">
        <w:rPr>
          <w:rFonts w:asciiTheme="minorHAnsi" w:hAnsiTheme="minorHAnsi"/>
          <w:color w:val="000000"/>
        </w:rPr>
        <w:t>Cuando el orgullo guía nuestras decisiones, Dios no las bendice.</w:t>
      </w:r>
    </w:p>
    <w:p w14:paraId="49F30CA0" w14:textId="77777777" w:rsidR="003E1964" w:rsidRPr="00205547" w:rsidRDefault="003E1964" w:rsidP="003E1964">
      <w:pPr>
        <w:numPr>
          <w:ilvl w:val="0"/>
          <w:numId w:val="19"/>
        </w:numPr>
        <w:rPr>
          <w:rFonts w:asciiTheme="minorHAnsi" w:hAnsiTheme="minorHAnsi"/>
          <w:color w:val="000000"/>
        </w:rPr>
      </w:pPr>
      <w:r w:rsidRPr="00205547">
        <w:rPr>
          <w:rFonts w:asciiTheme="minorHAnsi" w:hAnsiTheme="minorHAnsi"/>
          <w:color w:val="000000"/>
        </w:rPr>
        <w:t>Cuando buscamos fama en lugar de fidelidad, el resultado es división, frustración y ruina.</w:t>
      </w:r>
    </w:p>
    <w:p w14:paraId="0C382AF3" w14:textId="77777777" w:rsidR="003E1964" w:rsidRPr="00205547" w:rsidRDefault="003E1964" w:rsidP="003E1964">
      <w:pPr>
        <w:numPr>
          <w:ilvl w:val="0"/>
          <w:numId w:val="19"/>
        </w:numPr>
        <w:rPr>
          <w:rFonts w:asciiTheme="minorHAnsi" w:hAnsiTheme="minorHAnsi"/>
          <w:color w:val="000000"/>
        </w:rPr>
      </w:pPr>
      <w:r w:rsidRPr="00205547">
        <w:rPr>
          <w:rFonts w:asciiTheme="minorHAnsi" w:hAnsiTheme="minorHAnsi"/>
          <w:color w:val="000000"/>
        </w:rPr>
        <w:t>La autosuficiencia espiritual es una trampa: </w:t>
      </w:r>
      <w:r w:rsidRPr="00205547">
        <w:rPr>
          <w:rFonts w:asciiTheme="minorHAnsi" w:hAnsiTheme="minorHAnsi"/>
          <w:i/>
          <w:iCs/>
          <w:color w:val="000000"/>
        </w:rPr>
        <w:t>Dios resiste al orgulloso, pero da gracia al humilde</w:t>
      </w:r>
      <w:r w:rsidRPr="00205547">
        <w:rPr>
          <w:rFonts w:asciiTheme="minorHAnsi" w:hAnsiTheme="minorHAnsi"/>
          <w:color w:val="000000"/>
        </w:rPr>
        <w:t> (</w:t>
      </w:r>
      <w:r w:rsidRPr="00205547">
        <w:rPr>
          <w:rFonts w:asciiTheme="minorHAnsi" w:hAnsiTheme="minorHAnsi"/>
          <w:b/>
          <w:bCs/>
          <w:color w:val="000000"/>
        </w:rPr>
        <w:t>Santiago 4:6</w:t>
      </w:r>
      <w:r w:rsidRPr="00205547">
        <w:rPr>
          <w:rFonts w:asciiTheme="minorHAnsi" w:hAnsiTheme="minorHAnsi"/>
          <w:color w:val="000000"/>
        </w:rPr>
        <w:t>).</w:t>
      </w:r>
    </w:p>
    <w:p w14:paraId="61D45111" w14:textId="77777777" w:rsidR="003E1964" w:rsidRDefault="003E1964" w:rsidP="003E1964">
      <w:pPr>
        <w:rPr>
          <w:color w:val="000000"/>
        </w:rPr>
      </w:pPr>
    </w:p>
    <w:p w14:paraId="2936DA22" w14:textId="77777777" w:rsidR="003E1964" w:rsidRPr="00205547" w:rsidRDefault="003E1964" w:rsidP="003E1964">
      <w:pPr>
        <w:rPr>
          <w:rFonts w:asciiTheme="minorHAnsi" w:hAnsiTheme="minorHAnsi"/>
          <w:color w:val="000000"/>
          <w:lang w:val="es-ES"/>
        </w:rPr>
      </w:pPr>
      <w:r w:rsidRPr="00205547">
        <w:rPr>
          <w:rFonts w:asciiTheme="minorHAnsi" w:hAnsiTheme="minorHAnsi"/>
          <w:color w:val="000000"/>
          <w:lang w:val="es-ES"/>
        </w:rPr>
        <w:t>Haz</w:t>
      </w:r>
      <w:r w:rsidRPr="00205547">
        <w:rPr>
          <w:color w:val="000000"/>
          <w:lang w:val="es-ES"/>
        </w:rPr>
        <w:t>te</w:t>
      </w:r>
      <w:r w:rsidRPr="00205547">
        <w:rPr>
          <w:rFonts w:asciiTheme="minorHAnsi" w:hAnsiTheme="minorHAnsi"/>
          <w:color w:val="000000"/>
          <w:lang w:val="es-ES"/>
        </w:rPr>
        <w:t xml:space="preserve"> una revisión honesta:</w:t>
      </w:r>
    </w:p>
    <w:p w14:paraId="385B25D7" w14:textId="77777777" w:rsidR="003E1964" w:rsidRPr="00205547" w:rsidRDefault="003E1964" w:rsidP="003E1964">
      <w:pPr>
        <w:numPr>
          <w:ilvl w:val="0"/>
          <w:numId w:val="20"/>
        </w:numPr>
        <w:rPr>
          <w:rFonts w:asciiTheme="minorHAnsi" w:hAnsiTheme="minorHAnsi"/>
          <w:color w:val="FF0000"/>
        </w:rPr>
      </w:pPr>
      <w:r w:rsidRPr="00205547">
        <w:rPr>
          <w:rFonts w:asciiTheme="minorHAnsi" w:hAnsiTheme="minorHAnsi"/>
          <w:color w:val="FF0000"/>
        </w:rPr>
        <w:t>¿Estás construyendo algo para tu gloria o para la de Dios?</w:t>
      </w:r>
    </w:p>
    <w:p w14:paraId="1BC77AA1" w14:textId="77777777" w:rsidR="003E1964" w:rsidRPr="00205547" w:rsidRDefault="003E1964" w:rsidP="003E1964">
      <w:pPr>
        <w:numPr>
          <w:ilvl w:val="0"/>
          <w:numId w:val="20"/>
        </w:numPr>
        <w:rPr>
          <w:rFonts w:asciiTheme="minorHAnsi" w:hAnsiTheme="minorHAnsi"/>
          <w:color w:val="FF0000"/>
        </w:rPr>
      </w:pPr>
      <w:r w:rsidRPr="00205547">
        <w:rPr>
          <w:rFonts w:asciiTheme="minorHAnsi" w:hAnsiTheme="minorHAnsi"/>
          <w:color w:val="FF0000"/>
        </w:rPr>
        <w:t>¿Estás siguiendo tu voluntad o obedeciendo la suya?</w:t>
      </w:r>
    </w:p>
    <w:p w14:paraId="4EB83DF1" w14:textId="77777777" w:rsidR="003E1964" w:rsidRPr="00205547" w:rsidRDefault="003E1964" w:rsidP="003E1964">
      <w:pPr>
        <w:numPr>
          <w:ilvl w:val="0"/>
          <w:numId w:val="20"/>
        </w:numPr>
        <w:rPr>
          <w:rFonts w:asciiTheme="minorHAnsi" w:hAnsiTheme="minorHAnsi"/>
          <w:color w:val="FF0000"/>
        </w:rPr>
      </w:pPr>
      <w:r w:rsidRPr="00205547">
        <w:rPr>
          <w:rFonts w:asciiTheme="minorHAnsi" w:hAnsiTheme="minorHAnsi"/>
          <w:color w:val="FF0000"/>
        </w:rPr>
        <w:t>¿Consultas a Dios antes de avanzar, o solo lo invitas a bendecir lo que ya decidiste?</w:t>
      </w:r>
    </w:p>
    <w:p w14:paraId="0D2D1D05" w14:textId="77777777" w:rsidR="003E1964" w:rsidRDefault="003E1964" w:rsidP="003E1964">
      <w:pPr>
        <w:rPr>
          <w:color w:val="000000"/>
        </w:rPr>
      </w:pPr>
    </w:p>
    <w:p w14:paraId="16BF13D3" w14:textId="77777777" w:rsidR="003E1964" w:rsidRDefault="003E1964" w:rsidP="003E1964">
      <w:pPr>
        <w:rPr>
          <w:color w:val="000000"/>
        </w:rPr>
      </w:pPr>
      <w:r w:rsidRPr="00205547">
        <w:rPr>
          <w:rFonts w:asciiTheme="minorHAnsi" w:hAnsiTheme="minorHAnsi"/>
          <w:color w:val="000000"/>
        </w:rPr>
        <w:t>Tal vez sea hora de derribar algunas torres personales… y levantar un altar.</w:t>
      </w:r>
    </w:p>
    <w:p w14:paraId="3B68324F" w14:textId="77777777" w:rsidR="003E1964" w:rsidRPr="00205547" w:rsidRDefault="003E1964" w:rsidP="003E1964">
      <w:pPr>
        <w:rPr>
          <w:rFonts w:asciiTheme="minorHAnsi" w:hAnsiTheme="minorHAnsi"/>
          <w:color w:val="000000"/>
        </w:rPr>
      </w:pPr>
    </w:p>
    <w:p w14:paraId="275EE46E" w14:textId="77777777" w:rsidR="003E1964" w:rsidRPr="00205547" w:rsidRDefault="003E1964" w:rsidP="003E1964">
      <w:pPr>
        <w:rPr>
          <w:rFonts w:asciiTheme="minorHAnsi" w:hAnsiTheme="minorHAnsi"/>
          <w:color w:val="000000"/>
        </w:rPr>
      </w:pPr>
      <w:r w:rsidRPr="00205547">
        <w:rPr>
          <w:rFonts w:asciiTheme="minorHAnsi" w:hAnsiTheme="minorHAnsi"/>
          <w:color w:val="000000"/>
        </w:rPr>
        <w:t>Señor, líbrame del orgullo que quiere construir sin ti. No quiero hacerme un nombre, quiero glorificar el tuyo. Enséñame a depender de ti en todo, y a obedecer tu voluntad, aunque eso implique soltar mis propios planes. Hoy decido humillarme para</w:t>
      </w:r>
      <w:r>
        <w:rPr>
          <w:color w:val="000000"/>
        </w:rPr>
        <w:t xml:space="preserve"> servirte todo el</w:t>
      </w:r>
      <w:r w:rsidRPr="00205547">
        <w:rPr>
          <w:rFonts w:asciiTheme="minorHAnsi" w:hAnsiTheme="minorHAnsi"/>
          <w:color w:val="000000"/>
        </w:rPr>
        <w:t xml:space="preserve"> tiempo. Amén.</w:t>
      </w:r>
    </w:p>
    <w:bookmarkEnd w:id="133"/>
    <w:p w14:paraId="7E6E20BB" w14:textId="77777777" w:rsidR="003E1964" w:rsidRPr="00205547" w:rsidRDefault="003E1964" w:rsidP="003E1964">
      <w:pPr>
        <w:rPr>
          <w:rFonts w:asciiTheme="minorHAnsi" w:hAnsiTheme="minorHAnsi"/>
        </w:rPr>
      </w:pPr>
    </w:p>
    <w:p w14:paraId="035B5CAB" w14:textId="77777777" w:rsidR="00CC71DE" w:rsidRDefault="00CC71DE" w:rsidP="00F25CFF">
      <w:pPr>
        <w:tabs>
          <w:tab w:val="left" w:pos="2939"/>
        </w:tabs>
        <w:rPr>
          <w:rFonts w:asciiTheme="minorHAnsi" w:hAnsiTheme="minorHAnsi"/>
          <w:color w:val="000000" w:themeColor="text1"/>
        </w:rPr>
      </w:pPr>
    </w:p>
    <w:p w14:paraId="6038DB2D" w14:textId="77777777" w:rsidR="0051484A" w:rsidRDefault="0051484A" w:rsidP="00F25CFF">
      <w:pPr>
        <w:tabs>
          <w:tab w:val="left" w:pos="2939"/>
        </w:tabs>
        <w:rPr>
          <w:rFonts w:asciiTheme="minorHAnsi" w:hAnsiTheme="minorHAnsi"/>
          <w:color w:val="000000" w:themeColor="text1"/>
        </w:rPr>
      </w:pPr>
    </w:p>
    <w:p w14:paraId="220459D8" w14:textId="77777777" w:rsidR="00124F3C" w:rsidRDefault="00124F3C" w:rsidP="00F25CFF">
      <w:pPr>
        <w:tabs>
          <w:tab w:val="left" w:pos="2939"/>
        </w:tabs>
        <w:rPr>
          <w:rFonts w:asciiTheme="minorHAnsi" w:hAnsiTheme="minorHAnsi"/>
          <w:color w:val="000000" w:themeColor="text1"/>
        </w:rPr>
      </w:pPr>
    </w:p>
    <w:p w14:paraId="7E49172B" w14:textId="77777777" w:rsidR="00124F3C" w:rsidRDefault="00124F3C" w:rsidP="00F25CFF">
      <w:pPr>
        <w:tabs>
          <w:tab w:val="left" w:pos="2939"/>
        </w:tabs>
        <w:rPr>
          <w:rFonts w:asciiTheme="minorHAnsi" w:hAnsiTheme="minorHAnsi"/>
          <w:color w:val="000000" w:themeColor="text1"/>
        </w:rPr>
      </w:pPr>
    </w:p>
    <w:p w14:paraId="7C7D8D0C" w14:textId="01FEFCF0" w:rsidR="0054376C" w:rsidRPr="0054376C" w:rsidRDefault="0054376C" w:rsidP="0054376C">
      <w:pPr>
        <w:pStyle w:val="Ttulo3"/>
        <w:rPr>
          <w:rFonts w:asciiTheme="minorHAnsi" w:hAnsiTheme="minorHAnsi"/>
          <w:color w:val="000000"/>
        </w:rPr>
      </w:pPr>
      <w:bookmarkStart w:id="134" w:name="OLE_LINK136"/>
      <w:r w:rsidRPr="0054376C">
        <w:rPr>
          <w:rStyle w:val="Fuerte"/>
          <w:rFonts w:asciiTheme="minorHAnsi" w:hAnsiTheme="minorHAnsi"/>
          <w:color w:val="000000"/>
        </w:rPr>
        <w:t>"Aquí vengo, Señor"</w:t>
      </w:r>
    </w:p>
    <w:p w14:paraId="7798FE4A" w14:textId="56CA81B0" w:rsidR="0054376C" w:rsidRDefault="0054376C" w:rsidP="0054376C">
      <w:pPr>
        <w:pStyle w:val="NormalWeb"/>
        <w:rPr>
          <w:rStyle w:val="nfasis"/>
          <w:rFonts w:asciiTheme="minorHAnsi" w:hAnsiTheme="minorHAnsi"/>
          <w:color w:val="000000"/>
        </w:rPr>
      </w:pPr>
      <w:r w:rsidRPr="0054376C">
        <w:rPr>
          <w:rStyle w:val="Fuerte"/>
          <w:rFonts w:asciiTheme="minorHAnsi" w:hAnsiTheme="minorHAnsi"/>
          <w:color w:val="000000"/>
        </w:rPr>
        <w:t>Salmos 27:8 (NTV)</w:t>
      </w:r>
      <w:r w:rsidRPr="0054376C">
        <w:rPr>
          <w:rFonts w:asciiTheme="minorHAnsi" w:hAnsiTheme="minorHAnsi"/>
          <w:color w:val="000000"/>
        </w:rPr>
        <w:t xml:space="preserve"> </w:t>
      </w:r>
      <w:r w:rsidRPr="0054376C">
        <w:rPr>
          <w:rStyle w:val="nfasis"/>
          <w:rFonts w:asciiTheme="minorHAnsi" w:hAnsiTheme="minorHAnsi"/>
          <w:color w:val="000000"/>
        </w:rPr>
        <w:t>“</w:t>
      </w:r>
      <w:r w:rsidRPr="0054376C">
        <w:rPr>
          <w:rStyle w:val="nfasis"/>
          <w:rFonts w:asciiTheme="minorHAnsi" w:hAnsiTheme="minorHAnsi"/>
          <w:color w:val="0070C0"/>
        </w:rPr>
        <w:t>Mi corazón te ha oído decir: «Ven y conversa conmigo». Y mi corazón responde: «Aquí vengo, Señor»</w:t>
      </w:r>
      <w:r w:rsidRPr="0054376C">
        <w:rPr>
          <w:rStyle w:val="nfasis"/>
          <w:rFonts w:asciiTheme="minorHAnsi" w:hAnsiTheme="minorHAnsi"/>
          <w:color w:val="000000"/>
        </w:rPr>
        <w:t>.”</w:t>
      </w:r>
    </w:p>
    <w:p w14:paraId="188361DF" w14:textId="77777777" w:rsidR="00124F3C" w:rsidRPr="0054376C" w:rsidRDefault="00124F3C" w:rsidP="0054376C">
      <w:pPr>
        <w:pStyle w:val="NormalWeb"/>
        <w:rPr>
          <w:rFonts w:asciiTheme="minorHAnsi" w:hAnsiTheme="minorHAnsi"/>
          <w:color w:val="000000"/>
        </w:rPr>
      </w:pPr>
    </w:p>
    <w:p w14:paraId="4E4B539D" w14:textId="77777777" w:rsidR="0054376C" w:rsidRPr="0054376C" w:rsidRDefault="0054376C" w:rsidP="0054376C">
      <w:pPr>
        <w:pStyle w:val="NormalWeb"/>
        <w:rPr>
          <w:rFonts w:asciiTheme="minorHAnsi" w:hAnsiTheme="minorHAnsi"/>
          <w:color w:val="000000"/>
        </w:rPr>
      </w:pPr>
      <w:r w:rsidRPr="0054376C">
        <w:rPr>
          <w:rFonts w:asciiTheme="minorHAnsi" w:hAnsiTheme="minorHAnsi"/>
          <w:color w:val="000000"/>
        </w:rPr>
        <w:t>Dios no está en silencio. Él nos llama cada día con ternura:</w:t>
      </w:r>
      <w:r w:rsidRPr="0054376C">
        <w:rPr>
          <w:rStyle w:val="apple-converted-space"/>
          <w:rFonts w:asciiTheme="minorHAnsi" w:hAnsiTheme="minorHAnsi"/>
          <w:color w:val="000000"/>
        </w:rPr>
        <w:t> </w:t>
      </w:r>
      <w:r w:rsidRPr="0054376C">
        <w:rPr>
          <w:rStyle w:val="nfasis"/>
          <w:rFonts w:asciiTheme="minorHAnsi" w:hAnsiTheme="minorHAnsi"/>
          <w:color w:val="000000"/>
        </w:rPr>
        <w:t>"Ven y conversa conmigo"</w:t>
      </w:r>
      <w:r w:rsidRPr="0054376C">
        <w:rPr>
          <w:rFonts w:asciiTheme="minorHAnsi" w:hAnsiTheme="minorHAnsi"/>
          <w:color w:val="000000"/>
        </w:rPr>
        <w:t>. No es una exigencia; es una invitación amorosa a la intimidad. No pide que lo impresiones, solo que vengas.</w:t>
      </w:r>
    </w:p>
    <w:p w14:paraId="3AD3985C" w14:textId="77777777" w:rsidR="0054376C" w:rsidRPr="0054376C" w:rsidRDefault="0054376C" w:rsidP="0054376C">
      <w:pPr>
        <w:pStyle w:val="NormalWeb"/>
        <w:rPr>
          <w:rFonts w:asciiTheme="minorHAnsi" w:hAnsiTheme="minorHAnsi"/>
          <w:color w:val="000000"/>
        </w:rPr>
      </w:pPr>
      <w:r w:rsidRPr="0054376C">
        <w:rPr>
          <w:rFonts w:asciiTheme="minorHAnsi" w:hAnsiTheme="minorHAnsi"/>
          <w:color w:val="000000"/>
        </w:rPr>
        <w:t>David, quien escribió este salmo, sabía lo que era tener enemigos, vivir en angustia y enfrentar traiciones. Pero en medio de todo, lo que más anhelaba no era una solución inmediata, sino la comunión con Dios. El corazón que conoce a Dios sabe que en Su presencia hay paz, dirección y consuelo.</w:t>
      </w:r>
    </w:p>
    <w:p w14:paraId="6288D198" w14:textId="77777777" w:rsidR="0054376C" w:rsidRPr="0054376C" w:rsidRDefault="0054376C" w:rsidP="0054376C">
      <w:pPr>
        <w:pStyle w:val="NormalWeb"/>
        <w:rPr>
          <w:rFonts w:asciiTheme="minorHAnsi" w:hAnsiTheme="minorHAnsi"/>
          <w:color w:val="000000"/>
        </w:rPr>
      </w:pPr>
      <w:r w:rsidRPr="0054376C">
        <w:rPr>
          <w:rFonts w:asciiTheme="minorHAnsi" w:hAnsiTheme="minorHAnsi"/>
          <w:color w:val="000000"/>
        </w:rPr>
        <w:t>Este verso revela una relación viva. No se trata de una religión fría, sino de una conversación entre un Dios real y un hijo que responde con amor:</w:t>
      </w:r>
      <w:r w:rsidRPr="0054376C">
        <w:rPr>
          <w:rStyle w:val="apple-converted-space"/>
          <w:rFonts w:asciiTheme="minorHAnsi" w:hAnsiTheme="minorHAnsi"/>
          <w:color w:val="000000"/>
        </w:rPr>
        <w:t> </w:t>
      </w:r>
      <w:r w:rsidRPr="0054376C">
        <w:rPr>
          <w:rStyle w:val="nfasis"/>
          <w:rFonts w:asciiTheme="minorHAnsi" w:hAnsiTheme="minorHAnsi"/>
          <w:color w:val="000000"/>
        </w:rPr>
        <w:t>"Aquí vengo, Señor"</w:t>
      </w:r>
      <w:r w:rsidRPr="0054376C">
        <w:rPr>
          <w:rFonts w:asciiTheme="minorHAnsi" w:hAnsiTheme="minorHAnsi"/>
          <w:color w:val="000000"/>
        </w:rPr>
        <w:t>.</w:t>
      </w:r>
    </w:p>
    <w:p w14:paraId="14B18500" w14:textId="77777777" w:rsidR="0054376C" w:rsidRPr="0054376C" w:rsidRDefault="0054376C" w:rsidP="0054376C">
      <w:pPr>
        <w:pStyle w:val="NormalWeb"/>
        <w:rPr>
          <w:rFonts w:asciiTheme="minorHAnsi" w:hAnsiTheme="minorHAnsi"/>
          <w:color w:val="000000"/>
        </w:rPr>
      </w:pPr>
    </w:p>
    <w:p w14:paraId="60EA71C0" w14:textId="6A4FDBD6" w:rsidR="0054376C" w:rsidRPr="0054376C" w:rsidRDefault="0054376C" w:rsidP="0054376C">
      <w:pPr>
        <w:pStyle w:val="NormalWeb"/>
        <w:rPr>
          <w:rFonts w:asciiTheme="minorHAnsi" w:hAnsiTheme="minorHAnsi"/>
          <w:color w:val="000000"/>
        </w:rPr>
      </w:pPr>
      <w:r w:rsidRPr="0054376C">
        <w:rPr>
          <w:rFonts w:asciiTheme="minorHAnsi" w:hAnsiTheme="minorHAnsi"/>
          <w:color w:val="000000"/>
        </w:rPr>
        <w:t>Dios quiere hablar contigo hoy. No te está esperando con reproches, sino con gracia. Haz una pausa, apaga el ruido, y dile con sinceridad:</w:t>
      </w:r>
      <w:r w:rsidRPr="0054376C">
        <w:rPr>
          <w:rStyle w:val="apple-converted-space"/>
          <w:rFonts w:asciiTheme="minorHAnsi" w:hAnsiTheme="minorHAnsi"/>
          <w:color w:val="000000"/>
        </w:rPr>
        <w:t> </w:t>
      </w:r>
      <w:r w:rsidRPr="0054376C">
        <w:rPr>
          <w:rStyle w:val="nfasis"/>
          <w:rFonts w:asciiTheme="minorHAnsi" w:hAnsiTheme="minorHAnsi"/>
          <w:color w:val="000000"/>
        </w:rPr>
        <w:t>“Aquí vengo, Señor”</w:t>
      </w:r>
      <w:r w:rsidRPr="0054376C">
        <w:rPr>
          <w:rFonts w:asciiTheme="minorHAnsi" w:hAnsiTheme="minorHAnsi"/>
          <w:color w:val="000000"/>
        </w:rPr>
        <w:t>.</w:t>
      </w:r>
      <w:r w:rsidRPr="0054376C">
        <w:rPr>
          <w:rFonts w:asciiTheme="minorHAnsi" w:hAnsiTheme="minorHAnsi"/>
          <w:color w:val="000000"/>
        </w:rPr>
        <w:br/>
        <w:t>Esa oración, sencilla y sincera, abre las puertas del cielo.</w:t>
      </w:r>
    </w:p>
    <w:p w14:paraId="1D1ABECD" w14:textId="77777777" w:rsidR="0054376C" w:rsidRPr="0054376C" w:rsidRDefault="0054376C" w:rsidP="0054376C">
      <w:pPr>
        <w:pStyle w:val="NormalWeb"/>
        <w:rPr>
          <w:rFonts w:asciiTheme="minorHAnsi" w:hAnsiTheme="minorHAnsi"/>
          <w:color w:val="000000"/>
        </w:rPr>
      </w:pPr>
      <w:r w:rsidRPr="0054376C">
        <w:rPr>
          <w:rFonts w:asciiTheme="minorHAnsi" w:hAnsiTheme="minorHAnsi"/>
          <w:color w:val="000000"/>
        </w:rPr>
        <w:t>Haz de este versículo tu oración diaria. Que tu corazón esté siempre listo a responder cuando Él te llama.</w:t>
      </w:r>
    </w:p>
    <w:p w14:paraId="37412415" w14:textId="77777777" w:rsidR="0054376C" w:rsidRPr="0054376C" w:rsidRDefault="0054376C" w:rsidP="0054376C">
      <w:pPr>
        <w:pStyle w:val="NormalWeb"/>
        <w:rPr>
          <w:rFonts w:asciiTheme="minorHAnsi" w:hAnsiTheme="minorHAnsi"/>
          <w:color w:val="000000"/>
        </w:rPr>
      </w:pPr>
    </w:p>
    <w:p w14:paraId="346DB3D3" w14:textId="30B1FCEF" w:rsidR="0054376C" w:rsidRPr="0054376C" w:rsidRDefault="0054376C" w:rsidP="0054376C">
      <w:pPr>
        <w:pStyle w:val="NormalWeb"/>
        <w:rPr>
          <w:rFonts w:asciiTheme="minorHAnsi" w:hAnsiTheme="minorHAnsi"/>
          <w:color w:val="000000"/>
        </w:rPr>
      </w:pPr>
      <w:r w:rsidRPr="0054376C">
        <w:rPr>
          <w:rFonts w:asciiTheme="minorHAnsi" w:hAnsiTheme="minorHAnsi"/>
          <w:color w:val="000000"/>
        </w:rPr>
        <w:t>Señor, gracias por invitarme a conversar contigo. Ayúdame a no ignorar tu voz en medio de mis ocupaciones. Hoy te respondo:</w:t>
      </w:r>
      <w:r w:rsidRPr="0054376C">
        <w:rPr>
          <w:rStyle w:val="apple-converted-space"/>
          <w:rFonts w:asciiTheme="minorHAnsi" w:hAnsiTheme="minorHAnsi"/>
          <w:color w:val="000000"/>
        </w:rPr>
        <w:t> </w:t>
      </w:r>
      <w:r w:rsidRPr="0054376C">
        <w:rPr>
          <w:rStyle w:val="nfasis"/>
          <w:rFonts w:asciiTheme="minorHAnsi" w:hAnsiTheme="minorHAnsi"/>
          <w:color w:val="000000"/>
        </w:rPr>
        <w:t>Aquí vengo, Señor</w:t>
      </w:r>
      <w:r w:rsidRPr="0054376C">
        <w:rPr>
          <w:rFonts w:asciiTheme="minorHAnsi" w:hAnsiTheme="minorHAnsi"/>
          <w:color w:val="000000"/>
        </w:rPr>
        <w:t>. Amén.</w:t>
      </w:r>
    </w:p>
    <w:bookmarkEnd w:id="134"/>
    <w:p w14:paraId="02E20A71" w14:textId="77777777" w:rsidR="0054376C" w:rsidRDefault="0054376C" w:rsidP="00F25CFF">
      <w:pPr>
        <w:tabs>
          <w:tab w:val="left" w:pos="2939"/>
        </w:tabs>
        <w:rPr>
          <w:rFonts w:asciiTheme="minorHAnsi" w:hAnsiTheme="minorHAnsi"/>
          <w:color w:val="000000" w:themeColor="text1"/>
        </w:rPr>
      </w:pPr>
    </w:p>
    <w:p w14:paraId="37231761" w14:textId="77777777" w:rsidR="00574B77" w:rsidRDefault="00574B77" w:rsidP="00F25CFF">
      <w:pPr>
        <w:tabs>
          <w:tab w:val="left" w:pos="2939"/>
        </w:tabs>
        <w:rPr>
          <w:rFonts w:asciiTheme="minorHAnsi" w:hAnsiTheme="minorHAnsi"/>
          <w:color w:val="000000" w:themeColor="text1"/>
        </w:rPr>
      </w:pPr>
    </w:p>
    <w:p w14:paraId="723970E2" w14:textId="77777777" w:rsidR="00A4594A" w:rsidRDefault="00A4594A" w:rsidP="00F25CFF">
      <w:pPr>
        <w:tabs>
          <w:tab w:val="left" w:pos="2939"/>
        </w:tabs>
        <w:rPr>
          <w:rFonts w:asciiTheme="minorHAnsi" w:hAnsiTheme="minorHAnsi"/>
          <w:color w:val="000000" w:themeColor="text1"/>
        </w:rPr>
      </w:pPr>
    </w:p>
    <w:p w14:paraId="61BA9E67" w14:textId="77777777" w:rsidR="00574B77" w:rsidRPr="001D6243" w:rsidRDefault="00574B77" w:rsidP="00574B77">
      <w:pPr>
        <w:rPr>
          <w:rFonts w:asciiTheme="minorHAnsi" w:hAnsiTheme="minorHAnsi"/>
          <w:b/>
          <w:bCs/>
        </w:rPr>
      </w:pPr>
      <w:r w:rsidRPr="001D6243">
        <w:rPr>
          <w:rFonts w:asciiTheme="minorHAnsi" w:hAnsiTheme="minorHAnsi"/>
          <w:b/>
          <w:bCs/>
        </w:rPr>
        <w:t xml:space="preserve">Sacrificio vivo y santo. </w:t>
      </w:r>
    </w:p>
    <w:p w14:paraId="4F5BB061" w14:textId="77777777" w:rsidR="00574B77" w:rsidRDefault="00574B77" w:rsidP="00574B77">
      <w:pPr>
        <w:rPr>
          <w:lang w:val="es-ES"/>
        </w:rPr>
      </w:pPr>
      <w:r w:rsidRPr="001D6243">
        <w:rPr>
          <w:rFonts w:asciiTheme="minorHAnsi" w:hAnsiTheme="minorHAnsi"/>
          <w:b/>
          <w:bCs/>
        </w:rPr>
        <w:t>Romanos 12:1 NTV</w:t>
      </w:r>
      <w:r w:rsidRPr="001D6243">
        <w:rPr>
          <w:rFonts w:asciiTheme="minorHAnsi" w:hAnsiTheme="minorHAnsi"/>
        </w:rPr>
        <w:t xml:space="preserve">. </w:t>
      </w:r>
      <w:r w:rsidRPr="001D6243">
        <w:rPr>
          <w:rFonts w:asciiTheme="minorHAnsi" w:hAnsiTheme="minorHAnsi"/>
          <w:vertAlign w:val="superscript"/>
          <w:lang w:val="es-ES"/>
        </w:rPr>
        <w:t> </w:t>
      </w:r>
      <w:r w:rsidRPr="001D6243">
        <w:rPr>
          <w:rFonts w:asciiTheme="minorHAnsi" w:hAnsiTheme="minorHAnsi"/>
          <w:i/>
          <w:iCs/>
          <w:color w:val="0070C0"/>
          <w:lang w:val="es-ES"/>
        </w:rPr>
        <w:t xml:space="preserve">Por lo tanto, amados hermanos, les ruego que entreguen su cuerpo a Dios por todo lo que él ha hecho a favor de ustedes. </w:t>
      </w:r>
      <w:r w:rsidRPr="001D6243">
        <w:rPr>
          <w:rFonts w:asciiTheme="minorHAnsi" w:hAnsiTheme="minorHAnsi"/>
          <w:b/>
          <w:bCs/>
          <w:i/>
          <w:iCs/>
          <w:color w:val="0070C0"/>
          <w:lang w:val="es-ES"/>
        </w:rPr>
        <w:t>Que sea un sacrificio vivo y santo</w:t>
      </w:r>
      <w:r w:rsidRPr="001D6243">
        <w:rPr>
          <w:rFonts w:asciiTheme="minorHAnsi" w:hAnsiTheme="minorHAnsi"/>
          <w:i/>
          <w:iCs/>
          <w:color w:val="0070C0"/>
          <w:lang w:val="es-ES"/>
        </w:rPr>
        <w:t>, la clase de sacrificio que a él le agrada. Esa es la verdadera forma de adorarlo</w:t>
      </w:r>
      <w:r w:rsidRPr="001D6243">
        <w:rPr>
          <w:rFonts w:asciiTheme="minorHAnsi" w:hAnsiTheme="minorHAnsi"/>
          <w:lang w:val="es-ES"/>
        </w:rPr>
        <w:t>.</w:t>
      </w:r>
    </w:p>
    <w:p w14:paraId="0B8A66B6" w14:textId="77777777" w:rsidR="00574B77" w:rsidRPr="001D6243" w:rsidRDefault="00574B77" w:rsidP="00574B77">
      <w:pPr>
        <w:rPr>
          <w:rFonts w:asciiTheme="minorHAnsi" w:hAnsiTheme="minorHAnsi"/>
          <w:lang w:val="es-ES"/>
        </w:rPr>
      </w:pPr>
    </w:p>
    <w:p w14:paraId="5793160E" w14:textId="77777777" w:rsidR="00574B77" w:rsidRDefault="00574B77" w:rsidP="00574B77">
      <w:pPr>
        <w:rPr>
          <w:color w:val="000000"/>
        </w:rPr>
      </w:pPr>
      <w:r w:rsidRPr="00C772E7">
        <w:rPr>
          <w:rFonts w:asciiTheme="minorHAnsi" w:hAnsiTheme="minorHAnsi"/>
          <w:color w:val="000000"/>
        </w:rPr>
        <w:t>Después de once capítulos donde Pablo nos revela la profundidad del amor, la gracia y la misericordia de Dios, llega este momento en el que nos hace un llamado urgente: </w:t>
      </w:r>
      <w:r w:rsidRPr="00C772E7">
        <w:rPr>
          <w:rFonts w:asciiTheme="minorHAnsi" w:hAnsiTheme="minorHAnsi"/>
          <w:i/>
          <w:iCs/>
          <w:color w:val="000000"/>
        </w:rPr>
        <w:t>entregarnos por completo a Dios</w:t>
      </w:r>
      <w:r w:rsidRPr="00C772E7">
        <w:rPr>
          <w:rFonts w:asciiTheme="minorHAnsi" w:hAnsiTheme="minorHAnsi"/>
          <w:color w:val="000000"/>
        </w:rPr>
        <w:t>. No se trata solo de lo que sentimos por dentro, sino de lo que hacemos con nuestro cuerpo, nuestra vida cotidiana, nuestras decisiones.</w:t>
      </w:r>
    </w:p>
    <w:p w14:paraId="40C1EAEE" w14:textId="77777777" w:rsidR="00574B77" w:rsidRPr="00C772E7" w:rsidRDefault="00574B77" w:rsidP="00574B77">
      <w:pPr>
        <w:rPr>
          <w:rFonts w:asciiTheme="minorHAnsi" w:hAnsiTheme="minorHAnsi"/>
          <w:color w:val="000000"/>
        </w:rPr>
      </w:pPr>
    </w:p>
    <w:p w14:paraId="6A5E901D" w14:textId="77777777" w:rsidR="00574B77" w:rsidRDefault="00574B77" w:rsidP="00574B77">
      <w:pPr>
        <w:rPr>
          <w:color w:val="000000"/>
        </w:rPr>
      </w:pPr>
      <w:r w:rsidRPr="00C772E7">
        <w:rPr>
          <w:rFonts w:asciiTheme="minorHAnsi" w:hAnsiTheme="minorHAnsi"/>
          <w:color w:val="000000"/>
        </w:rPr>
        <w:t>Un “sacrificio vivo” es un estilo de vida donde cada acto, pensamiento y paso están alineados con el deseo de agradar a Dios. Ya no se necesitan animales en un altar; ahora el altar somos nosotros, y el sacrificio es vivir para Él, todos los días, en cada cosa.</w:t>
      </w:r>
    </w:p>
    <w:p w14:paraId="48CB98B4" w14:textId="77777777" w:rsidR="00574B77" w:rsidRPr="00C772E7" w:rsidRDefault="00574B77" w:rsidP="00574B77">
      <w:pPr>
        <w:rPr>
          <w:rFonts w:asciiTheme="minorHAnsi" w:hAnsiTheme="minorHAnsi"/>
          <w:color w:val="000000"/>
        </w:rPr>
      </w:pPr>
    </w:p>
    <w:p w14:paraId="45AE0802" w14:textId="77777777" w:rsidR="00574B77" w:rsidRPr="00C772E7" w:rsidRDefault="00574B77" w:rsidP="00574B77">
      <w:pPr>
        <w:rPr>
          <w:rFonts w:asciiTheme="minorHAnsi" w:hAnsiTheme="minorHAnsi"/>
          <w:color w:val="000000"/>
        </w:rPr>
      </w:pPr>
      <w:r w:rsidRPr="00C772E7">
        <w:rPr>
          <w:rFonts w:asciiTheme="minorHAnsi" w:hAnsiTheme="minorHAnsi"/>
          <w:color w:val="000000"/>
        </w:rPr>
        <w:t>Este tipo de entrega no es obligada, es voluntaria, agradecida y consciente: </w:t>
      </w:r>
      <w:r w:rsidRPr="00C772E7">
        <w:rPr>
          <w:rFonts w:asciiTheme="minorHAnsi" w:hAnsiTheme="minorHAnsi"/>
          <w:i/>
          <w:iCs/>
          <w:color w:val="000000"/>
        </w:rPr>
        <w:t>“por todo lo que Él ha hecho a favor de ustedes”</w:t>
      </w:r>
      <w:r w:rsidRPr="00C772E7">
        <w:rPr>
          <w:rFonts w:asciiTheme="minorHAnsi" w:hAnsiTheme="minorHAnsi"/>
          <w:color w:val="000000"/>
        </w:rPr>
        <w:t>. Si entendemos la cruz, no podemos quedarnos indiferentes. La adoración más auténtica no se limita a cantos, sino a una vida rendida.</w:t>
      </w:r>
    </w:p>
    <w:p w14:paraId="40760DAB" w14:textId="77777777" w:rsidR="00574B77" w:rsidRPr="00C772E7" w:rsidRDefault="00574B77" w:rsidP="00574B77">
      <w:pPr>
        <w:numPr>
          <w:ilvl w:val="0"/>
          <w:numId w:val="21"/>
        </w:numPr>
        <w:rPr>
          <w:rFonts w:asciiTheme="minorHAnsi" w:hAnsiTheme="minorHAnsi"/>
          <w:color w:val="FF0000"/>
        </w:rPr>
      </w:pPr>
      <w:r w:rsidRPr="00C772E7">
        <w:rPr>
          <w:rFonts w:asciiTheme="minorHAnsi" w:hAnsiTheme="minorHAnsi"/>
          <w:color w:val="FF0000"/>
        </w:rPr>
        <w:t>¿Qué áreas de tu vida aún no están en el altar?</w:t>
      </w:r>
    </w:p>
    <w:p w14:paraId="0BF723E7" w14:textId="77777777" w:rsidR="00574B77" w:rsidRPr="00C772E7" w:rsidRDefault="00574B77" w:rsidP="00574B77">
      <w:pPr>
        <w:numPr>
          <w:ilvl w:val="0"/>
          <w:numId w:val="21"/>
        </w:numPr>
        <w:rPr>
          <w:rFonts w:asciiTheme="minorHAnsi" w:hAnsiTheme="minorHAnsi"/>
          <w:color w:val="FF0000"/>
        </w:rPr>
      </w:pPr>
      <w:r w:rsidRPr="00C772E7">
        <w:rPr>
          <w:rFonts w:asciiTheme="minorHAnsi" w:hAnsiTheme="minorHAnsi"/>
          <w:color w:val="FF0000"/>
        </w:rPr>
        <w:t>¿Estás viviendo cada día como una ofrenda a Dios?</w:t>
      </w:r>
    </w:p>
    <w:p w14:paraId="23291309" w14:textId="77777777" w:rsidR="00574B77" w:rsidRPr="00C772E7" w:rsidRDefault="00574B77" w:rsidP="00574B77">
      <w:pPr>
        <w:numPr>
          <w:ilvl w:val="0"/>
          <w:numId w:val="21"/>
        </w:numPr>
        <w:rPr>
          <w:rFonts w:asciiTheme="minorHAnsi" w:hAnsiTheme="minorHAnsi"/>
          <w:color w:val="FF0000"/>
        </w:rPr>
      </w:pPr>
      <w:r w:rsidRPr="00C772E7">
        <w:rPr>
          <w:rFonts w:asciiTheme="minorHAnsi" w:hAnsiTheme="minorHAnsi"/>
          <w:color w:val="FF0000"/>
        </w:rPr>
        <w:t>¿Tu adoración es solo de palabras o también de hechos?</w:t>
      </w:r>
    </w:p>
    <w:p w14:paraId="79CC09FF" w14:textId="77777777" w:rsidR="00574B77" w:rsidRDefault="00574B77" w:rsidP="00574B77">
      <w:pPr>
        <w:rPr>
          <w:color w:val="000000"/>
        </w:rPr>
      </w:pPr>
    </w:p>
    <w:p w14:paraId="23A871A7" w14:textId="77777777" w:rsidR="00574B77" w:rsidRDefault="00574B77" w:rsidP="00574B77">
      <w:pPr>
        <w:rPr>
          <w:color w:val="000000"/>
        </w:rPr>
      </w:pPr>
      <w:r w:rsidRPr="00C772E7">
        <w:rPr>
          <w:rFonts w:asciiTheme="minorHAnsi" w:hAnsiTheme="minorHAnsi"/>
          <w:color w:val="000000"/>
        </w:rPr>
        <w:t>Hoy puedes decidir renovar tu entrega. No se trata de perfección, sino de disposición. Dios quiere todo de ti, no solo una parte.</w:t>
      </w:r>
    </w:p>
    <w:p w14:paraId="101CCA72" w14:textId="77777777" w:rsidR="00574B77" w:rsidRPr="00C772E7" w:rsidRDefault="00574B77" w:rsidP="00574B77">
      <w:pPr>
        <w:rPr>
          <w:rFonts w:asciiTheme="minorHAnsi" w:hAnsiTheme="minorHAnsi"/>
          <w:color w:val="000000"/>
        </w:rPr>
      </w:pPr>
    </w:p>
    <w:p w14:paraId="3B8F226C" w14:textId="77777777" w:rsidR="00574B77" w:rsidRPr="00C772E7" w:rsidRDefault="00574B77" w:rsidP="00574B77">
      <w:pPr>
        <w:rPr>
          <w:rFonts w:asciiTheme="minorHAnsi" w:hAnsiTheme="minorHAnsi"/>
          <w:color w:val="000000"/>
        </w:rPr>
      </w:pPr>
      <w:r w:rsidRPr="00C772E7">
        <w:rPr>
          <w:rFonts w:asciiTheme="minorHAnsi" w:hAnsiTheme="minorHAnsi"/>
          <w:i/>
          <w:iCs/>
          <w:color w:val="000000"/>
        </w:rPr>
        <w:t>Señor, gracias por todo lo que has hecho por mí. No tengo cómo pagarte, pero quiero ofrecerte mi vida como sacrificio vivo. Ayúdame a vivir cada día de una manera que te agrade. Que mi adoración no sea de labios, sino de hechos. Amén.</w:t>
      </w:r>
    </w:p>
    <w:p w14:paraId="0734212D" w14:textId="77777777" w:rsidR="00A4594A" w:rsidRDefault="00A4594A" w:rsidP="00F25CFF">
      <w:pPr>
        <w:tabs>
          <w:tab w:val="left" w:pos="2939"/>
        </w:tabs>
        <w:rPr>
          <w:rFonts w:asciiTheme="minorHAnsi" w:hAnsiTheme="minorHAnsi"/>
          <w:color w:val="000000" w:themeColor="text1"/>
        </w:rPr>
      </w:pPr>
    </w:p>
    <w:p w14:paraId="18A0A842" w14:textId="77777777" w:rsidR="00BB1947" w:rsidRDefault="00BB1947" w:rsidP="00F25CFF">
      <w:pPr>
        <w:tabs>
          <w:tab w:val="left" w:pos="2939"/>
        </w:tabs>
        <w:rPr>
          <w:rFonts w:asciiTheme="minorHAnsi" w:hAnsiTheme="minorHAnsi"/>
          <w:color w:val="000000" w:themeColor="text1"/>
        </w:rPr>
      </w:pPr>
    </w:p>
    <w:p w14:paraId="186FE53A" w14:textId="77777777" w:rsidR="00BB1947" w:rsidRDefault="00BB1947" w:rsidP="00F25CFF">
      <w:pPr>
        <w:tabs>
          <w:tab w:val="left" w:pos="2939"/>
        </w:tabs>
        <w:rPr>
          <w:rFonts w:asciiTheme="minorHAnsi" w:hAnsiTheme="minorHAnsi"/>
          <w:color w:val="000000" w:themeColor="text1"/>
        </w:rPr>
      </w:pPr>
    </w:p>
    <w:p w14:paraId="47D89471" w14:textId="77777777" w:rsidR="00BB1947" w:rsidRDefault="00BB1947" w:rsidP="00F25CFF">
      <w:pPr>
        <w:tabs>
          <w:tab w:val="left" w:pos="2939"/>
        </w:tabs>
        <w:rPr>
          <w:rFonts w:asciiTheme="minorHAnsi" w:hAnsiTheme="minorHAnsi"/>
          <w:color w:val="000000" w:themeColor="text1"/>
        </w:rPr>
      </w:pPr>
    </w:p>
    <w:p w14:paraId="1BDB4EAC" w14:textId="77777777" w:rsidR="00BB1947" w:rsidRDefault="00BB1947" w:rsidP="00F25CFF">
      <w:pPr>
        <w:tabs>
          <w:tab w:val="left" w:pos="2939"/>
        </w:tabs>
        <w:rPr>
          <w:rFonts w:asciiTheme="minorHAnsi" w:hAnsiTheme="minorHAnsi"/>
          <w:color w:val="000000" w:themeColor="text1"/>
        </w:rPr>
      </w:pPr>
    </w:p>
    <w:p w14:paraId="4DEA00E2" w14:textId="77777777" w:rsidR="00BB1947" w:rsidRPr="00741FCD" w:rsidRDefault="00BB1947" w:rsidP="00BB1947">
      <w:pPr>
        <w:outlineLvl w:val="2"/>
        <w:rPr>
          <w:rFonts w:asciiTheme="minorHAnsi" w:hAnsiTheme="minorHAnsi"/>
          <w:b/>
          <w:bCs/>
          <w:color w:val="000000"/>
          <w:sz w:val="28"/>
          <w:szCs w:val="28"/>
        </w:rPr>
      </w:pPr>
      <w:r w:rsidRPr="00741FCD">
        <w:rPr>
          <w:rFonts w:asciiTheme="minorHAnsi" w:hAnsiTheme="minorHAnsi"/>
          <w:b/>
          <w:bCs/>
          <w:color w:val="000000"/>
          <w:sz w:val="28"/>
          <w:szCs w:val="28"/>
        </w:rPr>
        <w:t>Un solo cuerpo, muchas funciones</w:t>
      </w:r>
      <w:r>
        <w:rPr>
          <w:b/>
          <w:bCs/>
          <w:color w:val="000000"/>
          <w:sz w:val="28"/>
          <w:szCs w:val="28"/>
        </w:rPr>
        <w:t>.</w:t>
      </w:r>
    </w:p>
    <w:p w14:paraId="2530B0F9" w14:textId="77777777" w:rsidR="00BB1947" w:rsidRPr="00741FCD" w:rsidRDefault="00BB1947" w:rsidP="00BB1947">
      <w:pPr>
        <w:rPr>
          <w:rFonts w:asciiTheme="minorHAnsi" w:hAnsiTheme="minorHAnsi"/>
          <w:i/>
          <w:iCs/>
          <w:color w:val="000000"/>
        </w:rPr>
      </w:pPr>
      <w:r w:rsidRPr="00741FCD">
        <w:rPr>
          <w:rFonts w:asciiTheme="minorHAnsi" w:hAnsiTheme="minorHAnsi"/>
          <w:b/>
          <w:bCs/>
          <w:color w:val="000000"/>
        </w:rPr>
        <w:t>Romanos 12:4-5 (NTV</w:t>
      </w:r>
      <w:r>
        <w:rPr>
          <w:b/>
          <w:bCs/>
          <w:color w:val="000000"/>
        </w:rPr>
        <w:t>)</w:t>
      </w:r>
      <w:r>
        <w:rPr>
          <w:i/>
          <w:iCs/>
          <w:color w:val="000000"/>
        </w:rPr>
        <w:t xml:space="preserve"> </w:t>
      </w:r>
      <w:r w:rsidRPr="00741FCD">
        <w:rPr>
          <w:i/>
          <w:iCs/>
          <w:color w:val="0070C0"/>
        </w:rPr>
        <w:t>“</w:t>
      </w:r>
      <w:r w:rsidRPr="00741FCD">
        <w:rPr>
          <w:i/>
          <w:iCs/>
          <w:color w:val="0070C0"/>
          <w:lang w:val="es-ES"/>
        </w:rPr>
        <w:t xml:space="preserve">Pues así como cada uno de nosotros tiene un solo cuerpo con muchos miembros, y no todos estos miembros desempeñan la misma función, </w:t>
      </w:r>
      <w:r w:rsidRPr="00741FCD">
        <w:rPr>
          <w:i/>
          <w:iCs/>
          <w:color w:val="0070C0"/>
          <w:vertAlign w:val="superscript"/>
          <w:lang w:val="es-ES"/>
        </w:rPr>
        <w:t>5 </w:t>
      </w:r>
      <w:r w:rsidRPr="00741FCD">
        <w:rPr>
          <w:i/>
          <w:iCs/>
          <w:color w:val="0070C0"/>
          <w:lang w:val="es-ES"/>
        </w:rPr>
        <w:t>también nosotros, siendo muchos, formamos un solo cuerpo en Cristo, y cada miembro está unido a todos los demás</w:t>
      </w:r>
      <w:r>
        <w:rPr>
          <w:lang w:val="es-ES"/>
        </w:rPr>
        <w:t>”.</w:t>
      </w:r>
    </w:p>
    <w:p w14:paraId="58021640" w14:textId="77777777" w:rsidR="00BB1947" w:rsidRDefault="00BB1947" w:rsidP="00BB1947">
      <w:pPr>
        <w:rPr>
          <w:b/>
          <w:bCs/>
          <w:color w:val="000000"/>
        </w:rPr>
      </w:pPr>
    </w:p>
    <w:p w14:paraId="631C6E43" w14:textId="77777777" w:rsidR="00BB1947" w:rsidRPr="00741FCD" w:rsidRDefault="00BB1947" w:rsidP="00BB1947">
      <w:pPr>
        <w:rPr>
          <w:rFonts w:asciiTheme="minorHAnsi" w:hAnsiTheme="minorHAnsi"/>
          <w:color w:val="000000"/>
        </w:rPr>
      </w:pPr>
      <w:r w:rsidRPr="00741FCD">
        <w:rPr>
          <w:rFonts w:asciiTheme="minorHAnsi" w:hAnsiTheme="minorHAnsi"/>
          <w:color w:val="000000"/>
        </w:rPr>
        <w:t>Dios, en su sabiduría perfecta, no solo nos salvó individualmente, sino que nos colocó dentro de una familia: </w:t>
      </w:r>
      <w:r w:rsidRPr="00741FCD">
        <w:rPr>
          <w:rFonts w:asciiTheme="minorHAnsi" w:hAnsiTheme="minorHAnsi"/>
          <w:i/>
          <w:iCs/>
          <w:color w:val="000000"/>
        </w:rPr>
        <w:t>la iglesia, el cuerpo de Cristo</w:t>
      </w:r>
      <w:r w:rsidRPr="00741FCD">
        <w:rPr>
          <w:rFonts w:asciiTheme="minorHAnsi" w:hAnsiTheme="minorHAnsi"/>
          <w:color w:val="000000"/>
        </w:rPr>
        <w:t>. Así como el cuerpo humano necesita cada parte para funcionar bien, en la iglesia </w:t>
      </w:r>
      <w:r w:rsidRPr="00741FCD">
        <w:rPr>
          <w:rFonts w:asciiTheme="minorHAnsi" w:hAnsiTheme="minorHAnsi"/>
          <w:b/>
          <w:bCs/>
          <w:color w:val="000000"/>
        </w:rPr>
        <w:t>cada persona tiene un rol que cumplir</w:t>
      </w:r>
      <w:r w:rsidRPr="00741FCD">
        <w:rPr>
          <w:rFonts w:asciiTheme="minorHAnsi" w:hAnsiTheme="minorHAnsi"/>
          <w:color w:val="000000"/>
        </w:rPr>
        <w:t>. No todos hacemos lo mismo, pero todos somos importantes.</w:t>
      </w:r>
    </w:p>
    <w:p w14:paraId="54BEF873" w14:textId="77777777" w:rsidR="00BB1947" w:rsidRPr="00741FCD" w:rsidRDefault="00BB1947" w:rsidP="00BB1947">
      <w:pPr>
        <w:rPr>
          <w:rFonts w:asciiTheme="minorHAnsi" w:hAnsiTheme="minorHAnsi"/>
          <w:color w:val="000000"/>
        </w:rPr>
      </w:pPr>
      <w:r w:rsidRPr="00741FCD">
        <w:rPr>
          <w:rFonts w:asciiTheme="minorHAnsi" w:hAnsiTheme="minorHAnsi"/>
          <w:color w:val="000000"/>
        </w:rPr>
        <w:t>Este pasaje nos recuerda una verdad poderosa: </w:t>
      </w:r>
      <w:r w:rsidRPr="00741FCD">
        <w:rPr>
          <w:rFonts w:asciiTheme="minorHAnsi" w:hAnsiTheme="minorHAnsi"/>
          <w:i/>
          <w:iCs/>
          <w:color w:val="000000"/>
        </w:rPr>
        <w:t>nos pertenecemos unos a otros</w:t>
      </w:r>
      <w:r w:rsidRPr="00741FCD">
        <w:rPr>
          <w:rFonts w:asciiTheme="minorHAnsi" w:hAnsiTheme="minorHAnsi"/>
          <w:color w:val="000000"/>
        </w:rPr>
        <w:t>. No somos piezas sueltas, sino miembros de una misma estructura viva, conectados por el amor y el propósito de Dios. Cuando uno sufre, todos sentimos. Cuando uno se alegra, todos celebramos. No existe la independencia espiritual dentro del cuerpo de Cristo.</w:t>
      </w:r>
    </w:p>
    <w:p w14:paraId="3D4E3423" w14:textId="77777777" w:rsidR="00BB1947" w:rsidRDefault="00BB1947" w:rsidP="00BB1947">
      <w:pPr>
        <w:rPr>
          <w:b/>
          <w:bCs/>
          <w:color w:val="000000"/>
        </w:rPr>
      </w:pPr>
    </w:p>
    <w:p w14:paraId="7C32ECD1" w14:textId="77777777" w:rsidR="00BB1947" w:rsidRPr="00741FCD" w:rsidRDefault="00BB1947" w:rsidP="00BB1947">
      <w:pPr>
        <w:rPr>
          <w:rFonts w:asciiTheme="minorHAnsi" w:hAnsiTheme="minorHAnsi"/>
          <w:color w:val="000000"/>
        </w:rPr>
      </w:pPr>
      <w:r w:rsidRPr="00741FCD">
        <w:rPr>
          <w:rFonts w:asciiTheme="minorHAnsi" w:hAnsiTheme="minorHAnsi"/>
          <w:color w:val="000000"/>
        </w:rPr>
        <w:t>Hoy, pregúntate:</w:t>
      </w:r>
    </w:p>
    <w:p w14:paraId="48B4006A" w14:textId="77777777" w:rsidR="00BB1947" w:rsidRPr="00741FCD" w:rsidRDefault="00BB1947" w:rsidP="00BB1947">
      <w:pPr>
        <w:numPr>
          <w:ilvl w:val="0"/>
          <w:numId w:val="22"/>
        </w:numPr>
        <w:rPr>
          <w:rFonts w:asciiTheme="minorHAnsi" w:hAnsiTheme="minorHAnsi"/>
          <w:color w:val="FF0000"/>
        </w:rPr>
      </w:pPr>
      <w:r w:rsidRPr="00741FCD">
        <w:rPr>
          <w:rFonts w:asciiTheme="minorHAnsi" w:hAnsiTheme="minorHAnsi"/>
          <w:color w:val="FF0000"/>
        </w:rPr>
        <w:t>¿Estoy cumpliendo mi función en el cuerpo de Cristo?</w:t>
      </w:r>
    </w:p>
    <w:p w14:paraId="3C80D154" w14:textId="77777777" w:rsidR="00BB1947" w:rsidRPr="00741FCD" w:rsidRDefault="00BB1947" w:rsidP="00BB1947">
      <w:pPr>
        <w:numPr>
          <w:ilvl w:val="0"/>
          <w:numId w:val="22"/>
        </w:numPr>
        <w:rPr>
          <w:rFonts w:asciiTheme="minorHAnsi" w:hAnsiTheme="minorHAnsi"/>
          <w:color w:val="FF0000"/>
        </w:rPr>
      </w:pPr>
      <w:r w:rsidRPr="00741FCD">
        <w:rPr>
          <w:rFonts w:asciiTheme="minorHAnsi" w:hAnsiTheme="minorHAnsi"/>
          <w:color w:val="FF0000"/>
        </w:rPr>
        <w:t>¿Estoy valorando a los demás por el papel que tienen, aunque sea diferente al mío?</w:t>
      </w:r>
    </w:p>
    <w:p w14:paraId="34EB4FCB" w14:textId="77777777" w:rsidR="00BB1947" w:rsidRPr="00741FCD" w:rsidRDefault="00BB1947" w:rsidP="00BB1947">
      <w:pPr>
        <w:numPr>
          <w:ilvl w:val="0"/>
          <w:numId w:val="22"/>
        </w:numPr>
        <w:rPr>
          <w:rFonts w:asciiTheme="minorHAnsi" w:hAnsiTheme="minorHAnsi"/>
          <w:color w:val="FF0000"/>
        </w:rPr>
      </w:pPr>
      <w:r w:rsidRPr="00741FCD">
        <w:rPr>
          <w:rFonts w:asciiTheme="minorHAnsi" w:hAnsiTheme="minorHAnsi"/>
          <w:color w:val="FF0000"/>
        </w:rPr>
        <w:t>¿Estoy dispuesto a servir, ayudar, apoyar y caminar con mis hermanos en la fe?</w:t>
      </w:r>
    </w:p>
    <w:p w14:paraId="4260F523" w14:textId="77777777" w:rsidR="00BB1947" w:rsidRDefault="00BB1947" w:rsidP="00BB1947">
      <w:pPr>
        <w:rPr>
          <w:color w:val="000000"/>
        </w:rPr>
      </w:pPr>
    </w:p>
    <w:p w14:paraId="1CA92A1E" w14:textId="77777777" w:rsidR="00BB1947" w:rsidRPr="00741FCD" w:rsidRDefault="00BB1947" w:rsidP="00BB1947">
      <w:pPr>
        <w:rPr>
          <w:rFonts w:asciiTheme="minorHAnsi" w:hAnsiTheme="minorHAnsi"/>
          <w:color w:val="000000"/>
        </w:rPr>
      </w:pPr>
      <w:r>
        <w:rPr>
          <w:color w:val="000000"/>
        </w:rPr>
        <w:t xml:space="preserve">Dios te trajo a ser parte de su </w:t>
      </w:r>
      <w:r w:rsidRPr="00741FCD">
        <w:rPr>
          <w:rFonts w:asciiTheme="minorHAnsi" w:hAnsiTheme="minorHAnsi"/>
          <w:color w:val="000000"/>
        </w:rPr>
        <w:t>Reino,</w:t>
      </w:r>
      <w:r>
        <w:rPr>
          <w:color w:val="000000"/>
        </w:rPr>
        <w:t xml:space="preserve"> su cuerpo, la iglesia</w:t>
      </w:r>
      <w:r w:rsidRPr="00741FCD">
        <w:rPr>
          <w:rFonts w:asciiTheme="minorHAnsi" w:hAnsiTheme="minorHAnsi"/>
          <w:color w:val="000000"/>
        </w:rPr>
        <w:t xml:space="preserve"> y no caminarás solo. </w:t>
      </w:r>
      <w:r w:rsidRPr="00741FCD">
        <w:rPr>
          <w:rFonts w:asciiTheme="minorHAnsi" w:hAnsiTheme="minorHAnsi"/>
          <w:b/>
          <w:bCs/>
          <w:color w:val="000000"/>
        </w:rPr>
        <w:t>Eres parte de un cuerpo, y juntos reflejamos a Cristo al mundo.</w:t>
      </w:r>
    </w:p>
    <w:p w14:paraId="2CA4EB77" w14:textId="77777777" w:rsidR="00BB1947" w:rsidRDefault="00BB1947" w:rsidP="00F25CFF">
      <w:pPr>
        <w:tabs>
          <w:tab w:val="left" w:pos="2939"/>
        </w:tabs>
        <w:rPr>
          <w:rFonts w:asciiTheme="minorHAnsi" w:hAnsiTheme="minorHAnsi"/>
          <w:color w:val="000000" w:themeColor="text1"/>
        </w:rPr>
      </w:pPr>
    </w:p>
    <w:p w14:paraId="18296B9A" w14:textId="77777777" w:rsidR="00EE1813" w:rsidRDefault="00EE1813" w:rsidP="00F25CFF">
      <w:pPr>
        <w:tabs>
          <w:tab w:val="left" w:pos="2939"/>
        </w:tabs>
        <w:rPr>
          <w:rFonts w:asciiTheme="minorHAnsi" w:hAnsiTheme="minorHAnsi"/>
          <w:color w:val="000000" w:themeColor="text1"/>
        </w:rPr>
      </w:pPr>
    </w:p>
    <w:p w14:paraId="2B8B87FB" w14:textId="77777777" w:rsidR="00EE1813" w:rsidRDefault="00EE1813" w:rsidP="00F25CFF">
      <w:pPr>
        <w:tabs>
          <w:tab w:val="left" w:pos="2939"/>
        </w:tabs>
        <w:rPr>
          <w:rFonts w:asciiTheme="minorHAnsi" w:hAnsiTheme="minorHAnsi"/>
          <w:color w:val="000000" w:themeColor="text1"/>
        </w:rPr>
      </w:pPr>
    </w:p>
    <w:p w14:paraId="234DC8F6" w14:textId="77777777" w:rsidR="00417197" w:rsidRDefault="00417197" w:rsidP="00E62B9C">
      <w:pPr>
        <w:rPr>
          <w:rFonts w:asciiTheme="minorHAnsi" w:hAnsiTheme="minorHAnsi"/>
          <w:b/>
          <w:bCs/>
          <w:color w:val="000000" w:themeColor="text1"/>
        </w:rPr>
      </w:pPr>
    </w:p>
    <w:p w14:paraId="7372067C" w14:textId="36F7A67E" w:rsidR="00BA6175" w:rsidRPr="00BA6175" w:rsidRDefault="00BA6175" w:rsidP="00E62B9C">
      <w:pPr>
        <w:rPr>
          <w:rFonts w:asciiTheme="minorHAnsi" w:hAnsiTheme="minorHAnsi"/>
          <w:color w:val="000000"/>
        </w:rPr>
      </w:pPr>
      <w:bookmarkStart w:id="135" w:name="OLE_LINK139"/>
      <w:r w:rsidRPr="00BA6175">
        <w:rPr>
          <w:rFonts w:asciiTheme="minorHAnsi" w:hAnsiTheme="minorHAnsi"/>
          <w:b/>
          <w:bCs/>
          <w:color w:val="000000"/>
          <w:sz w:val="28"/>
          <w:szCs w:val="28"/>
        </w:rPr>
        <w:t>Una medida justa de uno mismo</w:t>
      </w:r>
      <w:r w:rsidRPr="00BA6175">
        <w:rPr>
          <w:rFonts w:asciiTheme="minorHAnsi" w:hAnsiTheme="minorHAnsi"/>
          <w:b/>
          <w:bCs/>
          <w:color w:val="000000"/>
          <w:sz w:val="28"/>
          <w:szCs w:val="28"/>
        </w:rPr>
        <w:br/>
      </w:r>
      <w:r w:rsidRPr="00BA6175">
        <w:rPr>
          <w:rFonts w:asciiTheme="minorHAnsi" w:hAnsiTheme="minorHAnsi"/>
          <w:b/>
          <w:bCs/>
          <w:color w:val="000000"/>
        </w:rPr>
        <w:t>Romanos 12:3 (NTV)</w:t>
      </w:r>
      <w:r w:rsidR="00417197">
        <w:rPr>
          <w:rFonts w:asciiTheme="minorHAnsi" w:hAnsiTheme="minorHAnsi"/>
          <w:color w:val="000000"/>
        </w:rPr>
        <w:t xml:space="preserve"> </w:t>
      </w:r>
      <w:r w:rsidRPr="00BA6175">
        <w:rPr>
          <w:rFonts w:asciiTheme="minorHAnsi" w:hAnsiTheme="minorHAnsi"/>
          <w:i/>
          <w:iCs/>
          <w:color w:val="000000"/>
        </w:rPr>
        <w:t>“</w:t>
      </w:r>
      <w:r w:rsidRPr="00BA6175">
        <w:rPr>
          <w:rFonts w:asciiTheme="minorHAnsi" w:hAnsiTheme="minorHAnsi"/>
          <w:i/>
          <w:iCs/>
          <w:color w:val="0070C0"/>
        </w:rPr>
        <w:t>Por la gracia que se me ha dado, les digo a todos ustedes: Nadie tenga un concepto de sí más alto que el que debe tener, sino más bien piense de sí mismo con moderación, según la medida de fe que Dios le haya dado</w:t>
      </w:r>
      <w:r w:rsidRPr="00BA6175">
        <w:rPr>
          <w:rFonts w:asciiTheme="minorHAnsi" w:hAnsiTheme="minorHAnsi"/>
          <w:i/>
          <w:iCs/>
          <w:color w:val="000000"/>
        </w:rPr>
        <w:t>.”</w:t>
      </w:r>
    </w:p>
    <w:p w14:paraId="6D463870" w14:textId="77777777" w:rsidR="00417197" w:rsidRDefault="00417197" w:rsidP="00E62B9C">
      <w:pPr>
        <w:rPr>
          <w:rFonts w:ascii="Apple Color Emoji" w:hAnsi="Apple Color Emoji" w:cs="Apple Color Emoji"/>
          <w:color w:val="000000"/>
        </w:rPr>
      </w:pPr>
    </w:p>
    <w:p w14:paraId="786FC6D8" w14:textId="0383AB10" w:rsidR="00BA6175" w:rsidRPr="00BA6175" w:rsidRDefault="00BA6175" w:rsidP="00E62B9C">
      <w:pPr>
        <w:rPr>
          <w:rFonts w:asciiTheme="minorHAnsi" w:hAnsiTheme="minorHAnsi"/>
          <w:color w:val="000000"/>
        </w:rPr>
      </w:pPr>
      <w:r w:rsidRPr="00BA6175">
        <w:rPr>
          <w:rFonts w:asciiTheme="minorHAnsi" w:hAnsiTheme="minorHAnsi"/>
          <w:color w:val="000000"/>
        </w:rPr>
        <w:t>Vivimos en una cultura donde se nos empuja constantemente a sobresalir, a compararnos y a demostrar cuánto valemos. Pero el apóstol Pablo nos recuerda una verdad vital para nuestra salud espiritual: </w:t>
      </w:r>
      <w:r w:rsidRPr="00BA6175">
        <w:rPr>
          <w:rFonts w:asciiTheme="minorHAnsi" w:hAnsiTheme="minorHAnsi"/>
          <w:i/>
          <w:iCs/>
          <w:color w:val="000000"/>
        </w:rPr>
        <w:t>no debemos pensar de nosotros mismos más de lo que debemos</w:t>
      </w:r>
      <w:r w:rsidRPr="00BA6175">
        <w:rPr>
          <w:rFonts w:asciiTheme="minorHAnsi" w:hAnsiTheme="minorHAnsi"/>
          <w:color w:val="000000"/>
        </w:rPr>
        <w:t>. No se trata de menospreciarnos, sino de tener una visión equilibrada y sana de quiénes somos, a la luz de lo que Dios ha hecho en nosotros.</w:t>
      </w:r>
    </w:p>
    <w:p w14:paraId="474834C2" w14:textId="77777777" w:rsidR="00417197" w:rsidRDefault="00417197" w:rsidP="00E62B9C">
      <w:pPr>
        <w:rPr>
          <w:rFonts w:asciiTheme="minorHAnsi" w:hAnsiTheme="minorHAnsi"/>
          <w:color w:val="000000"/>
        </w:rPr>
      </w:pPr>
    </w:p>
    <w:p w14:paraId="732C39C9" w14:textId="39F0004C" w:rsidR="00BA6175" w:rsidRPr="00BA6175" w:rsidRDefault="00BA6175" w:rsidP="00E62B9C">
      <w:pPr>
        <w:rPr>
          <w:rFonts w:asciiTheme="minorHAnsi" w:hAnsiTheme="minorHAnsi"/>
          <w:color w:val="000000"/>
        </w:rPr>
      </w:pPr>
      <w:r w:rsidRPr="00BA6175">
        <w:rPr>
          <w:rFonts w:asciiTheme="minorHAnsi" w:hAnsiTheme="minorHAnsi"/>
          <w:color w:val="000000"/>
        </w:rPr>
        <w:t>La fe que tenemos no es mérito propio. Fue Dios quien nos la dio. Entonces, cualquier don, talento, posición o llamado que tengas, proviene de Su gracia. Esto nos lleva a una postura de humildad, no de orgullo, y a reconocer que todos estamos en el mismo equipo, con diferentes funciones pero un mismo Señor.</w:t>
      </w:r>
    </w:p>
    <w:p w14:paraId="35CCEF54" w14:textId="77777777" w:rsidR="00417197" w:rsidRDefault="00417197" w:rsidP="00E62B9C">
      <w:pPr>
        <w:rPr>
          <w:rFonts w:ascii="Apple Color Emoji" w:hAnsi="Apple Color Emoji" w:cs="Apple Color Emoji"/>
          <w:color w:val="000000"/>
        </w:rPr>
      </w:pPr>
    </w:p>
    <w:p w14:paraId="02B1D4D3" w14:textId="42CFB7DA" w:rsidR="00BA6175" w:rsidRPr="00BA6175" w:rsidRDefault="00BA6175" w:rsidP="00E62B9C">
      <w:pPr>
        <w:rPr>
          <w:rFonts w:asciiTheme="minorHAnsi" w:hAnsiTheme="minorHAnsi"/>
          <w:b/>
          <w:bCs/>
          <w:color w:val="000000"/>
        </w:rPr>
      </w:pPr>
      <w:r w:rsidRPr="00BA6175">
        <w:rPr>
          <w:rFonts w:asciiTheme="minorHAnsi" w:hAnsiTheme="minorHAnsi"/>
          <w:b/>
          <w:bCs/>
          <w:color w:val="000000"/>
        </w:rPr>
        <w:t>Hoy, haz un chequeo de tu corazón:</w:t>
      </w:r>
    </w:p>
    <w:p w14:paraId="7B3E5F6A" w14:textId="77777777" w:rsidR="00BA6175" w:rsidRPr="00BA6175" w:rsidRDefault="00BA6175" w:rsidP="00E62B9C">
      <w:pPr>
        <w:numPr>
          <w:ilvl w:val="0"/>
          <w:numId w:val="23"/>
        </w:numPr>
        <w:rPr>
          <w:rFonts w:asciiTheme="minorHAnsi" w:hAnsiTheme="minorHAnsi"/>
          <w:color w:val="FF0000"/>
        </w:rPr>
      </w:pPr>
      <w:r w:rsidRPr="00BA6175">
        <w:rPr>
          <w:rFonts w:asciiTheme="minorHAnsi" w:hAnsiTheme="minorHAnsi"/>
          <w:color w:val="FF0000"/>
        </w:rPr>
        <w:t>¿Estás comparándote con otros?</w:t>
      </w:r>
    </w:p>
    <w:p w14:paraId="22DF71A1" w14:textId="77777777" w:rsidR="00BA6175" w:rsidRPr="00BA6175" w:rsidRDefault="00BA6175" w:rsidP="00E62B9C">
      <w:pPr>
        <w:numPr>
          <w:ilvl w:val="0"/>
          <w:numId w:val="23"/>
        </w:numPr>
        <w:rPr>
          <w:rFonts w:asciiTheme="minorHAnsi" w:hAnsiTheme="minorHAnsi"/>
          <w:color w:val="000000"/>
        </w:rPr>
      </w:pPr>
      <w:r w:rsidRPr="00BA6175">
        <w:rPr>
          <w:rFonts w:asciiTheme="minorHAnsi" w:hAnsiTheme="minorHAnsi"/>
          <w:color w:val="FF0000"/>
        </w:rPr>
        <w:t>¿Te crees más (o incluso menos) de lo que realmente eres en Cristo?</w:t>
      </w:r>
      <w:r w:rsidRPr="00BA6175">
        <w:rPr>
          <w:rFonts w:asciiTheme="minorHAnsi" w:hAnsiTheme="minorHAnsi"/>
          <w:color w:val="FF0000"/>
        </w:rPr>
        <w:br/>
      </w:r>
      <w:r w:rsidRPr="00BA6175">
        <w:rPr>
          <w:rFonts w:asciiTheme="minorHAnsi" w:hAnsiTheme="minorHAnsi"/>
          <w:color w:val="000000"/>
        </w:rPr>
        <w:t>Pídele al Señor que te dé claridad para verte como Él te ve: con verdad, con gracia y con propósito. Acepta con gozo la medida de fe que Él te ha dado y úsala para servir con amor a otros.</w:t>
      </w:r>
    </w:p>
    <w:p w14:paraId="1664ED8F" w14:textId="77777777" w:rsidR="00417197" w:rsidRDefault="00417197" w:rsidP="00E62B9C">
      <w:pPr>
        <w:rPr>
          <w:rFonts w:ascii="Apple Color Emoji" w:hAnsi="Apple Color Emoji" w:cs="Apple Color Emoji"/>
          <w:color w:val="000000"/>
        </w:rPr>
      </w:pPr>
    </w:p>
    <w:p w14:paraId="7116EB27" w14:textId="51D93F79" w:rsidR="00BA6175" w:rsidRPr="00BA6175" w:rsidRDefault="00417197" w:rsidP="00E62B9C">
      <w:pPr>
        <w:rPr>
          <w:rFonts w:asciiTheme="minorHAnsi" w:hAnsiTheme="minorHAnsi"/>
          <w:color w:val="000000"/>
        </w:rPr>
      </w:pPr>
      <w:r w:rsidRPr="00BA6175">
        <w:rPr>
          <w:rFonts w:asciiTheme="minorHAnsi" w:hAnsiTheme="minorHAnsi"/>
          <w:color w:val="000000"/>
        </w:rPr>
        <w:t xml:space="preserve"> </w:t>
      </w:r>
      <w:r w:rsidR="00BA6175" w:rsidRPr="00BA6175">
        <w:rPr>
          <w:rFonts w:asciiTheme="minorHAnsi" w:hAnsiTheme="minorHAnsi"/>
          <w:color w:val="000000"/>
        </w:rPr>
        <w:t>“</w:t>
      </w:r>
      <w:r w:rsidR="00BA6175" w:rsidRPr="00BA6175">
        <w:rPr>
          <w:rFonts w:asciiTheme="minorHAnsi" w:hAnsiTheme="minorHAnsi"/>
          <w:i/>
          <w:iCs/>
          <w:color w:val="7030A0"/>
        </w:rPr>
        <w:t>No te subestimes, pero tampoco te sobreestimes. Mírate como Dios te ve: con verdad y gracia</w:t>
      </w:r>
      <w:r w:rsidR="00BA6175" w:rsidRPr="00BA6175">
        <w:rPr>
          <w:rFonts w:asciiTheme="minorHAnsi" w:hAnsiTheme="minorHAnsi"/>
          <w:color w:val="000000"/>
        </w:rPr>
        <w:t>.”</w:t>
      </w:r>
    </w:p>
    <w:bookmarkEnd w:id="135"/>
    <w:p w14:paraId="7F921179" w14:textId="77777777" w:rsidR="00BA6175" w:rsidRDefault="00BA6175" w:rsidP="00F25CFF">
      <w:pPr>
        <w:tabs>
          <w:tab w:val="left" w:pos="2939"/>
        </w:tabs>
        <w:rPr>
          <w:rFonts w:asciiTheme="minorHAnsi" w:hAnsiTheme="minorHAnsi"/>
          <w:color w:val="000000" w:themeColor="text1"/>
        </w:rPr>
      </w:pPr>
    </w:p>
    <w:p w14:paraId="4E25689B" w14:textId="77777777" w:rsidR="001865D3" w:rsidRDefault="001865D3" w:rsidP="00F25CFF">
      <w:pPr>
        <w:tabs>
          <w:tab w:val="left" w:pos="2939"/>
        </w:tabs>
        <w:rPr>
          <w:rFonts w:asciiTheme="minorHAnsi" w:hAnsiTheme="minorHAnsi"/>
          <w:color w:val="000000" w:themeColor="text1"/>
        </w:rPr>
      </w:pPr>
    </w:p>
    <w:p w14:paraId="1591EFFD" w14:textId="77777777" w:rsidR="001865D3" w:rsidRDefault="001865D3" w:rsidP="00F25CFF">
      <w:pPr>
        <w:tabs>
          <w:tab w:val="left" w:pos="2939"/>
        </w:tabs>
        <w:rPr>
          <w:rFonts w:asciiTheme="minorHAnsi" w:hAnsiTheme="minorHAnsi"/>
          <w:color w:val="000000" w:themeColor="text1"/>
        </w:rPr>
      </w:pPr>
    </w:p>
    <w:p w14:paraId="64BC5EEC" w14:textId="4500A284" w:rsidR="001865D3" w:rsidRDefault="001865D3" w:rsidP="001865D3">
      <w:pPr>
        <w:outlineLvl w:val="2"/>
        <w:rPr>
          <w:rFonts w:asciiTheme="minorHAnsi" w:hAnsiTheme="minorHAnsi"/>
          <w:b/>
          <w:bCs/>
          <w:color w:val="000000"/>
        </w:rPr>
      </w:pPr>
      <w:bookmarkStart w:id="136" w:name="OLE_LINK140"/>
      <w:r w:rsidRPr="001865D3">
        <w:rPr>
          <w:rFonts w:asciiTheme="minorHAnsi" w:hAnsiTheme="minorHAnsi"/>
          <w:b/>
          <w:bCs/>
          <w:color w:val="000000"/>
        </w:rPr>
        <w:t>¡Despierta, ya es hora!</w:t>
      </w:r>
    </w:p>
    <w:p w14:paraId="707B524B" w14:textId="4D9DDA7B" w:rsidR="001865D3" w:rsidRDefault="001865D3" w:rsidP="001865D3">
      <w:pPr>
        <w:outlineLvl w:val="2"/>
        <w:rPr>
          <w:lang w:val="es-ES"/>
        </w:rPr>
      </w:pPr>
      <w:r w:rsidRPr="001865D3">
        <w:rPr>
          <w:b/>
          <w:bCs/>
          <w:lang w:val="es-ES"/>
        </w:rPr>
        <w:t>Romano 13:11 NTV</w:t>
      </w:r>
      <w:r>
        <w:rPr>
          <w:lang w:val="es-ES"/>
        </w:rPr>
        <w:t xml:space="preserve">.  </w:t>
      </w:r>
      <w:r w:rsidRPr="001865D3">
        <w:rPr>
          <w:i/>
          <w:iCs/>
          <w:color w:val="0070C0"/>
          <w:lang w:val="es-ES"/>
        </w:rPr>
        <w:t xml:space="preserve">Hagan todo esto estando conscientes del tiempo en que vivimos. </w:t>
      </w:r>
      <w:r w:rsidRPr="001865D3">
        <w:rPr>
          <w:b/>
          <w:bCs/>
          <w:i/>
          <w:iCs/>
          <w:color w:val="0070C0"/>
          <w:lang w:val="es-ES"/>
        </w:rPr>
        <w:t>Ya es hora de que despierten del sueño</w:t>
      </w:r>
      <w:r w:rsidRPr="001865D3">
        <w:rPr>
          <w:i/>
          <w:iCs/>
          <w:color w:val="0070C0"/>
          <w:lang w:val="es-ES"/>
        </w:rPr>
        <w:t>, pues nuestra salvación está ahora más cerca que cuando inicialmente creímos</w:t>
      </w:r>
      <w:r>
        <w:rPr>
          <w:lang w:val="es-ES"/>
        </w:rPr>
        <w:t>.</w:t>
      </w:r>
    </w:p>
    <w:p w14:paraId="39FC44C4" w14:textId="77777777" w:rsidR="001865D3" w:rsidRPr="001865D3" w:rsidRDefault="001865D3" w:rsidP="001865D3">
      <w:pPr>
        <w:outlineLvl w:val="2"/>
        <w:rPr>
          <w:rFonts w:asciiTheme="minorHAnsi" w:hAnsiTheme="minorHAnsi"/>
          <w:b/>
          <w:bCs/>
          <w:color w:val="000000"/>
        </w:rPr>
      </w:pPr>
    </w:p>
    <w:p w14:paraId="26F951BE" w14:textId="77777777" w:rsidR="001865D3" w:rsidRDefault="001865D3" w:rsidP="001865D3">
      <w:pPr>
        <w:rPr>
          <w:rFonts w:asciiTheme="minorHAnsi" w:hAnsiTheme="minorHAnsi"/>
          <w:b/>
          <w:bCs/>
          <w:color w:val="000000"/>
        </w:rPr>
      </w:pPr>
      <w:r w:rsidRPr="001865D3">
        <w:rPr>
          <w:rFonts w:asciiTheme="minorHAnsi" w:hAnsiTheme="minorHAnsi"/>
          <w:color w:val="000000"/>
        </w:rPr>
        <w:t>Vivimos en un tiempo donde es fácil distraerse, dormirse espiritualmente o dejar que la rutina nos adormezca el alma. Sin embargo, la Palabra de Dios hoy nos sacude con una llamada urgente: </w:t>
      </w:r>
      <w:r w:rsidRPr="001865D3">
        <w:rPr>
          <w:rFonts w:asciiTheme="minorHAnsi" w:hAnsiTheme="minorHAnsi"/>
          <w:b/>
          <w:bCs/>
          <w:color w:val="000000"/>
        </w:rPr>
        <w:t>¡Despierta!</w:t>
      </w:r>
    </w:p>
    <w:p w14:paraId="5B9679CA" w14:textId="77777777" w:rsidR="001865D3" w:rsidRPr="001865D3" w:rsidRDefault="001865D3" w:rsidP="001865D3">
      <w:pPr>
        <w:rPr>
          <w:rFonts w:asciiTheme="minorHAnsi" w:hAnsiTheme="minorHAnsi"/>
          <w:color w:val="000000"/>
        </w:rPr>
      </w:pPr>
    </w:p>
    <w:p w14:paraId="45C1A03E" w14:textId="77777777" w:rsidR="001865D3" w:rsidRDefault="001865D3" w:rsidP="001865D3">
      <w:pPr>
        <w:rPr>
          <w:rFonts w:asciiTheme="minorHAnsi" w:hAnsiTheme="minorHAnsi"/>
          <w:color w:val="000000"/>
        </w:rPr>
      </w:pPr>
      <w:r w:rsidRPr="001865D3">
        <w:rPr>
          <w:rFonts w:asciiTheme="minorHAnsi" w:hAnsiTheme="minorHAnsi"/>
          <w:color w:val="000000"/>
        </w:rPr>
        <w:t>Pablo escribe a los creyentes de Roma con una claridad poderosa: </w:t>
      </w:r>
      <w:r w:rsidRPr="001865D3">
        <w:rPr>
          <w:rFonts w:asciiTheme="minorHAnsi" w:hAnsiTheme="minorHAnsi"/>
          <w:b/>
          <w:bCs/>
          <w:color w:val="000000"/>
        </w:rPr>
        <w:t>"Ya es hora..."</w:t>
      </w:r>
      <w:r w:rsidRPr="001865D3">
        <w:rPr>
          <w:rFonts w:asciiTheme="minorHAnsi" w:hAnsiTheme="minorHAnsi"/>
          <w:color w:val="000000"/>
        </w:rPr>
        <w:t>. Esa frase no es solo una alerta, es un llamado a vivir con urgencia, con propósito, con los ojos abiertos a la realidad espiritual que nos rodea.</w:t>
      </w:r>
    </w:p>
    <w:p w14:paraId="284234DD" w14:textId="77777777" w:rsidR="001865D3" w:rsidRPr="001865D3" w:rsidRDefault="001865D3" w:rsidP="001865D3">
      <w:pPr>
        <w:rPr>
          <w:rFonts w:asciiTheme="minorHAnsi" w:hAnsiTheme="minorHAnsi"/>
          <w:color w:val="000000"/>
        </w:rPr>
      </w:pPr>
    </w:p>
    <w:p w14:paraId="279D02D6" w14:textId="77777777" w:rsidR="001865D3" w:rsidRDefault="001865D3" w:rsidP="001865D3">
      <w:pPr>
        <w:rPr>
          <w:rFonts w:asciiTheme="minorHAnsi" w:hAnsiTheme="minorHAnsi"/>
          <w:color w:val="000000"/>
        </w:rPr>
      </w:pPr>
      <w:r w:rsidRPr="001865D3">
        <w:rPr>
          <w:rFonts w:asciiTheme="minorHAnsi" w:hAnsiTheme="minorHAnsi"/>
          <w:color w:val="000000"/>
        </w:rPr>
        <w:t>Cada día que pasa, el regreso del Señor se acerca. Cada amanecer nos lleva un paso más cerca de ver cara a cara a Aquel en quien hemos creído. </w:t>
      </w:r>
    </w:p>
    <w:p w14:paraId="302D4989" w14:textId="36CB12CD" w:rsidR="001865D3" w:rsidRDefault="001865D3" w:rsidP="001865D3">
      <w:pPr>
        <w:rPr>
          <w:rFonts w:asciiTheme="minorHAnsi" w:hAnsiTheme="minorHAnsi"/>
          <w:b/>
          <w:bCs/>
          <w:color w:val="FF0000"/>
        </w:rPr>
      </w:pPr>
      <w:r w:rsidRPr="001865D3">
        <w:rPr>
          <w:rFonts w:asciiTheme="minorHAnsi" w:hAnsiTheme="minorHAnsi"/>
          <w:b/>
          <w:bCs/>
          <w:color w:val="FF0000"/>
        </w:rPr>
        <w:t>¿Estamos viviendo como si lo creyéramos?</w:t>
      </w:r>
    </w:p>
    <w:p w14:paraId="125E928E" w14:textId="77777777" w:rsidR="001865D3" w:rsidRPr="001865D3" w:rsidRDefault="001865D3" w:rsidP="001865D3">
      <w:pPr>
        <w:rPr>
          <w:rFonts w:asciiTheme="minorHAnsi" w:hAnsiTheme="minorHAnsi"/>
          <w:color w:val="FF0000"/>
        </w:rPr>
      </w:pPr>
    </w:p>
    <w:p w14:paraId="546ACC88" w14:textId="77777777" w:rsidR="001865D3" w:rsidRPr="001865D3" w:rsidRDefault="001865D3" w:rsidP="001865D3">
      <w:pPr>
        <w:rPr>
          <w:rFonts w:asciiTheme="minorHAnsi" w:hAnsiTheme="minorHAnsi"/>
          <w:color w:val="000000"/>
        </w:rPr>
      </w:pPr>
      <w:r w:rsidRPr="001865D3">
        <w:rPr>
          <w:rFonts w:asciiTheme="minorHAnsi" w:hAnsiTheme="minorHAnsi"/>
          <w:color w:val="000000"/>
        </w:rPr>
        <w:t>No es tiempo de vivir a medias, ni de dormir espiritualmente. Es tiempo de:</w:t>
      </w:r>
    </w:p>
    <w:p w14:paraId="20356D5A" w14:textId="77777777" w:rsidR="001865D3" w:rsidRPr="001865D3" w:rsidRDefault="001865D3" w:rsidP="001865D3">
      <w:pPr>
        <w:numPr>
          <w:ilvl w:val="0"/>
          <w:numId w:val="24"/>
        </w:numPr>
        <w:rPr>
          <w:rFonts w:asciiTheme="minorHAnsi" w:hAnsiTheme="minorHAnsi"/>
          <w:color w:val="000000"/>
        </w:rPr>
      </w:pPr>
      <w:r w:rsidRPr="001865D3">
        <w:rPr>
          <w:rFonts w:asciiTheme="minorHAnsi" w:hAnsiTheme="minorHAnsi"/>
          <w:b/>
          <w:bCs/>
          <w:color w:val="000000"/>
        </w:rPr>
        <w:t>Revisar nuestras prioridades.</w:t>
      </w:r>
    </w:p>
    <w:p w14:paraId="3CB0D768" w14:textId="77777777" w:rsidR="001865D3" w:rsidRPr="001865D3" w:rsidRDefault="001865D3" w:rsidP="001865D3">
      <w:pPr>
        <w:numPr>
          <w:ilvl w:val="0"/>
          <w:numId w:val="24"/>
        </w:numPr>
        <w:rPr>
          <w:rFonts w:asciiTheme="minorHAnsi" w:hAnsiTheme="minorHAnsi"/>
          <w:color w:val="000000"/>
        </w:rPr>
      </w:pPr>
      <w:r w:rsidRPr="001865D3">
        <w:rPr>
          <w:rFonts w:asciiTheme="minorHAnsi" w:hAnsiTheme="minorHAnsi"/>
          <w:b/>
          <w:bCs/>
          <w:color w:val="000000"/>
        </w:rPr>
        <w:t>Dejar lo que adormece nuestra fe.</w:t>
      </w:r>
    </w:p>
    <w:p w14:paraId="67449615" w14:textId="77777777" w:rsidR="001865D3" w:rsidRPr="001865D3" w:rsidRDefault="001865D3" w:rsidP="001865D3">
      <w:pPr>
        <w:numPr>
          <w:ilvl w:val="0"/>
          <w:numId w:val="24"/>
        </w:numPr>
        <w:rPr>
          <w:rFonts w:asciiTheme="minorHAnsi" w:hAnsiTheme="minorHAnsi"/>
          <w:color w:val="000000"/>
        </w:rPr>
      </w:pPr>
      <w:r w:rsidRPr="001865D3">
        <w:rPr>
          <w:rFonts w:asciiTheme="minorHAnsi" w:hAnsiTheme="minorHAnsi"/>
          <w:b/>
          <w:bCs/>
          <w:color w:val="000000"/>
        </w:rPr>
        <w:t>Y actuar con pasión, integridad y entrega.</w:t>
      </w:r>
    </w:p>
    <w:p w14:paraId="2F2C978B" w14:textId="77777777" w:rsidR="001865D3" w:rsidRDefault="001865D3" w:rsidP="001865D3">
      <w:pPr>
        <w:rPr>
          <w:rFonts w:asciiTheme="minorHAnsi" w:hAnsiTheme="minorHAnsi"/>
          <w:color w:val="000000"/>
        </w:rPr>
      </w:pPr>
    </w:p>
    <w:p w14:paraId="147917BB" w14:textId="51290EE0" w:rsidR="001865D3" w:rsidRPr="001865D3" w:rsidRDefault="001865D3" w:rsidP="001865D3">
      <w:pPr>
        <w:rPr>
          <w:rFonts w:asciiTheme="minorHAnsi" w:hAnsiTheme="minorHAnsi"/>
          <w:color w:val="FF0000"/>
        </w:rPr>
      </w:pPr>
      <w:r w:rsidRPr="001865D3">
        <w:rPr>
          <w:rFonts w:asciiTheme="minorHAnsi" w:hAnsiTheme="minorHAnsi"/>
          <w:color w:val="000000"/>
        </w:rPr>
        <w:t>Hoy es un buen día para despertar. Haz un alto y pregúntate:</w:t>
      </w:r>
      <w:r w:rsidRPr="001865D3">
        <w:rPr>
          <w:rFonts w:asciiTheme="minorHAnsi" w:hAnsiTheme="minorHAnsi"/>
          <w:color w:val="000000"/>
        </w:rPr>
        <w:br/>
      </w:r>
      <w:r w:rsidRPr="001865D3">
        <w:rPr>
          <w:rFonts w:asciiTheme="minorHAnsi" w:hAnsiTheme="minorHAnsi"/>
          <w:color w:val="FF0000"/>
        </w:rPr>
        <w:t>¿Estoy dormido espiritualmente?</w:t>
      </w:r>
      <w:r w:rsidRPr="001865D3">
        <w:rPr>
          <w:rFonts w:asciiTheme="minorHAnsi" w:hAnsiTheme="minorHAnsi"/>
          <w:color w:val="FF0000"/>
        </w:rPr>
        <w:br/>
        <w:t>¿Estoy consciente del tiempo en que vivo?</w:t>
      </w:r>
      <w:r w:rsidRPr="001865D3">
        <w:rPr>
          <w:rFonts w:asciiTheme="minorHAnsi" w:hAnsiTheme="minorHAnsi"/>
          <w:color w:val="FF0000"/>
        </w:rPr>
        <w:br/>
        <w:t>¿Estoy viviendo como alguien que espera ver al Señor pronto?</w:t>
      </w:r>
    </w:p>
    <w:p w14:paraId="142BDF7A" w14:textId="77777777" w:rsidR="001865D3" w:rsidRDefault="001865D3" w:rsidP="001865D3">
      <w:pPr>
        <w:rPr>
          <w:rFonts w:asciiTheme="minorHAnsi" w:hAnsiTheme="minorHAnsi"/>
          <w:color w:val="000000"/>
        </w:rPr>
      </w:pPr>
    </w:p>
    <w:p w14:paraId="04902B0B" w14:textId="5CBE861D" w:rsidR="001865D3" w:rsidRPr="001865D3" w:rsidRDefault="001865D3" w:rsidP="001865D3">
      <w:pPr>
        <w:rPr>
          <w:rFonts w:asciiTheme="minorHAnsi" w:hAnsiTheme="minorHAnsi"/>
          <w:color w:val="000000"/>
        </w:rPr>
      </w:pPr>
      <w:r w:rsidRPr="001865D3">
        <w:rPr>
          <w:rFonts w:asciiTheme="minorHAnsi" w:hAnsiTheme="minorHAnsi"/>
          <w:color w:val="000000"/>
        </w:rPr>
        <w:t>No dejes para mañana lo que el Espíritu te está hablando hoy. ¡Despierta! ¡Cristo viene pronto!</w:t>
      </w:r>
    </w:p>
    <w:bookmarkEnd w:id="136"/>
    <w:p w14:paraId="016F0E21" w14:textId="28A4B4A3" w:rsidR="001865D3" w:rsidRDefault="000160CB" w:rsidP="000160CB">
      <w:pPr>
        <w:tabs>
          <w:tab w:val="left" w:pos="1791"/>
        </w:tabs>
        <w:rPr>
          <w:rFonts w:asciiTheme="minorHAnsi" w:hAnsiTheme="minorHAnsi"/>
          <w:color w:val="000000" w:themeColor="text1"/>
        </w:rPr>
      </w:pPr>
      <w:r>
        <w:rPr>
          <w:rFonts w:asciiTheme="minorHAnsi" w:hAnsiTheme="minorHAnsi"/>
          <w:color w:val="000000" w:themeColor="text1"/>
        </w:rPr>
        <w:tab/>
      </w:r>
    </w:p>
    <w:p w14:paraId="4BEDAFDA" w14:textId="77777777" w:rsidR="00E3512D" w:rsidRPr="00770D7F" w:rsidRDefault="00E3512D" w:rsidP="00770D7F">
      <w:pPr>
        <w:tabs>
          <w:tab w:val="left" w:pos="2939"/>
        </w:tabs>
        <w:rPr>
          <w:rFonts w:asciiTheme="minorHAnsi" w:hAnsiTheme="minorHAnsi"/>
          <w:color w:val="000000" w:themeColor="text1"/>
        </w:rPr>
      </w:pPr>
    </w:p>
    <w:p w14:paraId="662C772C" w14:textId="35FFBDD9" w:rsidR="00E3512D" w:rsidRPr="00770D7F" w:rsidRDefault="0047354C" w:rsidP="000160CB">
      <w:pPr>
        <w:tabs>
          <w:tab w:val="left" w:pos="2939"/>
          <w:tab w:val="left" w:pos="6120"/>
        </w:tabs>
        <w:rPr>
          <w:rFonts w:asciiTheme="minorHAnsi" w:hAnsiTheme="minorHAnsi"/>
          <w:color w:val="000000" w:themeColor="text1"/>
          <w:sz w:val="28"/>
          <w:szCs w:val="28"/>
        </w:rPr>
      </w:pPr>
      <w:bookmarkStart w:id="137" w:name="OLE_LINK141"/>
      <w:r w:rsidRPr="00770D7F">
        <w:rPr>
          <w:rStyle w:val="Fuerte"/>
          <w:rFonts w:asciiTheme="minorHAnsi" w:hAnsiTheme="minorHAnsi"/>
          <w:color w:val="000000"/>
          <w:sz w:val="28"/>
          <w:szCs w:val="28"/>
        </w:rPr>
        <w:t>“Sin manchas bajo la luz”</w:t>
      </w:r>
    </w:p>
    <w:p w14:paraId="2B031E1A" w14:textId="0D48BC76" w:rsidR="00E3512D" w:rsidRPr="00770D7F" w:rsidRDefault="0047354C" w:rsidP="00770D7F">
      <w:pPr>
        <w:tabs>
          <w:tab w:val="left" w:pos="2939"/>
        </w:tabs>
        <w:rPr>
          <w:rFonts w:asciiTheme="minorHAnsi" w:hAnsiTheme="minorHAnsi"/>
          <w:lang w:val="es-ES"/>
        </w:rPr>
      </w:pPr>
      <w:r w:rsidRPr="00770D7F">
        <w:rPr>
          <w:rFonts w:asciiTheme="minorHAnsi" w:hAnsiTheme="minorHAnsi"/>
          <w:b/>
          <w:bCs/>
          <w:lang w:val="es-ES"/>
        </w:rPr>
        <w:t>Romanos 13:13 NTV</w:t>
      </w:r>
      <w:r w:rsidRPr="00770D7F">
        <w:rPr>
          <w:rFonts w:asciiTheme="minorHAnsi" w:hAnsiTheme="minorHAnsi"/>
          <w:lang w:val="es-ES"/>
        </w:rPr>
        <w:t xml:space="preserve">. </w:t>
      </w:r>
      <w:r w:rsidR="00F35D26" w:rsidRPr="00770D7F">
        <w:rPr>
          <w:rFonts w:asciiTheme="minorHAnsi" w:hAnsiTheme="minorHAnsi"/>
          <w:i/>
          <w:iCs/>
          <w:color w:val="0070C0"/>
          <w:lang w:val="es-ES"/>
        </w:rPr>
        <w:t>Vivamos decentemente, como a la luz del día, no en orgías y borracheras, ni en inmoralidad sexual y libertinaje, ni en disensiones y envidias</w:t>
      </w:r>
      <w:r w:rsidRPr="00770D7F">
        <w:rPr>
          <w:rFonts w:asciiTheme="minorHAnsi" w:hAnsiTheme="minorHAnsi"/>
          <w:lang w:val="es-ES"/>
        </w:rPr>
        <w:t>.</w:t>
      </w:r>
    </w:p>
    <w:p w14:paraId="5C274717" w14:textId="77777777" w:rsidR="0047354C" w:rsidRPr="00770D7F" w:rsidRDefault="0047354C" w:rsidP="00770D7F">
      <w:pPr>
        <w:tabs>
          <w:tab w:val="left" w:pos="2939"/>
        </w:tabs>
        <w:rPr>
          <w:rFonts w:asciiTheme="minorHAnsi" w:hAnsiTheme="minorHAnsi"/>
          <w:lang w:val="es-ES"/>
        </w:rPr>
      </w:pPr>
    </w:p>
    <w:p w14:paraId="0EC19D63" w14:textId="77777777" w:rsidR="0047354C" w:rsidRPr="00770D7F" w:rsidRDefault="0047354C" w:rsidP="00770D7F">
      <w:pPr>
        <w:pStyle w:val="NormalWeb"/>
        <w:rPr>
          <w:rFonts w:asciiTheme="minorHAnsi" w:hAnsiTheme="minorHAnsi"/>
          <w:color w:val="000000"/>
        </w:rPr>
      </w:pPr>
      <w:r w:rsidRPr="00770D7F">
        <w:rPr>
          <w:rFonts w:asciiTheme="minorHAnsi" w:hAnsiTheme="minorHAnsi"/>
          <w:color w:val="000000"/>
        </w:rPr>
        <w:t>La luz del día no deja lugar a escondites. En ella todo se ve, todo se revela. Así debe ser la vida del cristiano —y con más razón la de un líder—: transparente, sin dobleces, sin pecados ocultos ni justificaciones cómodas.</w:t>
      </w:r>
    </w:p>
    <w:p w14:paraId="34BF9032" w14:textId="77777777" w:rsidR="0047354C" w:rsidRPr="00770D7F" w:rsidRDefault="0047354C" w:rsidP="00770D7F">
      <w:pPr>
        <w:pStyle w:val="NormalWeb"/>
        <w:rPr>
          <w:rFonts w:asciiTheme="minorHAnsi" w:hAnsiTheme="minorHAnsi"/>
          <w:color w:val="000000"/>
        </w:rPr>
      </w:pPr>
      <w:r w:rsidRPr="00770D7F">
        <w:rPr>
          <w:rFonts w:asciiTheme="minorHAnsi" w:hAnsiTheme="minorHAnsi"/>
          <w:color w:val="000000"/>
        </w:rPr>
        <w:t>Pablo no está escribiendo al mundo, sino a la iglesia. Y llama la atención que enumera pecados que hoy en día aún siguen atrapando a muchos creyentes: inmoralidad, libertinaje, borracheras, divisiones y envidias. Es decir, no solo pecados “escandalosos”, sino también aquellos más “socialmente aceptados” o justificados en ciertos entornos cristianos.</w:t>
      </w:r>
    </w:p>
    <w:p w14:paraId="6B076464" w14:textId="77777777" w:rsidR="00770D7F" w:rsidRDefault="0047354C" w:rsidP="00770D7F">
      <w:pPr>
        <w:pStyle w:val="NormalWeb"/>
        <w:rPr>
          <w:rFonts w:asciiTheme="minorHAnsi" w:hAnsiTheme="minorHAnsi"/>
          <w:color w:val="000000"/>
        </w:rPr>
      </w:pPr>
      <w:r w:rsidRPr="00770D7F">
        <w:rPr>
          <w:rFonts w:asciiTheme="minorHAnsi" w:hAnsiTheme="minorHAnsi"/>
          <w:color w:val="000000"/>
        </w:rPr>
        <w:t>La exhortación es clara:</w:t>
      </w:r>
      <w:r w:rsidRPr="00770D7F">
        <w:rPr>
          <w:rStyle w:val="apple-converted-space"/>
          <w:rFonts w:asciiTheme="minorHAnsi" w:hAnsiTheme="minorHAnsi"/>
          <w:color w:val="000000"/>
        </w:rPr>
        <w:t> </w:t>
      </w:r>
      <w:r w:rsidRPr="00770D7F">
        <w:rPr>
          <w:rStyle w:val="nfasis"/>
          <w:rFonts w:asciiTheme="minorHAnsi" w:hAnsiTheme="minorHAnsi"/>
          <w:color w:val="000000"/>
        </w:rPr>
        <w:t>¡Vivan como hijos de la luz!</w:t>
      </w:r>
      <w:r w:rsidRPr="00770D7F">
        <w:rPr>
          <w:rStyle w:val="apple-converted-space"/>
          <w:rFonts w:asciiTheme="minorHAnsi" w:hAnsiTheme="minorHAnsi"/>
          <w:color w:val="000000"/>
        </w:rPr>
        <w:t> </w:t>
      </w:r>
      <w:r w:rsidRPr="00770D7F">
        <w:rPr>
          <w:rFonts w:asciiTheme="minorHAnsi" w:hAnsiTheme="minorHAnsi"/>
          <w:color w:val="000000"/>
        </w:rPr>
        <w:t xml:space="preserve">Porque la luz no solo ilumina, también purifica. No hay espacio para máscaras ni excusas cuando se anda con Cristo. Ser luz implica vivir sin manchas, no solo en lo privado, sino también en lo visible. </w:t>
      </w:r>
    </w:p>
    <w:p w14:paraId="340B8E9A" w14:textId="2F22F46A" w:rsidR="0047354C" w:rsidRPr="00770D7F" w:rsidRDefault="0047354C" w:rsidP="00770D7F">
      <w:pPr>
        <w:pStyle w:val="NormalWeb"/>
        <w:rPr>
          <w:rFonts w:asciiTheme="minorHAnsi" w:hAnsiTheme="minorHAnsi"/>
          <w:color w:val="000000"/>
        </w:rPr>
      </w:pPr>
      <w:r w:rsidRPr="00770D7F">
        <w:rPr>
          <w:rFonts w:asciiTheme="minorHAnsi" w:hAnsiTheme="minorHAnsi"/>
          <w:color w:val="000000"/>
        </w:rPr>
        <w:t>Lo que haces cuando nadie te ve, Dios ya lo vio.</w:t>
      </w:r>
    </w:p>
    <w:p w14:paraId="3F792406" w14:textId="77777777" w:rsidR="0047354C" w:rsidRPr="00770D7F" w:rsidRDefault="0047354C" w:rsidP="00770D7F">
      <w:pPr>
        <w:pStyle w:val="NormalWeb"/>
        <w:rPr>
          <w:rFonts w:asciiTheme="minorHAnsi" w:hAnsiTheme="minorHAnsi"/>
          <w:color w:val="000000"/>
        </w:rPr>
      </w:pPr>
    </w:p>
    <w:p w14:paraId="1C6D16E2" w14:textId="55D09F39" w:rsidR="0047354C" w:rsidRPr="00770D7F" w:rsidRDefault="0047354C" w:rsidP="00770D7F">
      <w:pPr>
        <w:pStyle w:val="NormalWeb"/>
        <w:rPr>
          <w:rFonts w:asciiTheme="minorHAnsi" w:hAnsiTheme="minorHAnsi"/>
          <w:color w:val="FF0000"/>
        </w:rPr>
      </w:pPr>
      <w:r w:rsidRPr="00770D7F">
        <w:rPr>
          <w:rFonts w:asciiTheme="minorHAnsi" w:hAnsiTheme="minorHAnsi"/>
          <w:color w:val="FF0000"/>
        </w:rPr>
        <w:t>¿Estás viviendo de forma que no necesitas esconder nada?</w:t>
      </w:r>
      <w:r w:rsidRPr="00770D7F">
        <w:rPr>
          <w:rFonts w:asciiTheme="minorHAnsi" w:hAnsiTheme="minorHAnsi"/>
          <w:color w:val="FF0000"/>
        </w:rPr>
        <w:br/>
        <w:t>¿Hay áreas de tu vida que prefieres mantener “en la sombra”?</w:t>
      </w:r>
      <w:r w:rsidRPr="00770D7F">
        <w:rPr>
          <w:rFonts w:asciiTheme="minorHAnsi" w:hAnsiTheme="minorHAnsi"/>
          <w:color w:val="FF0000"/>
        </w:rPr>
        <w:br/>
        <w:t>¿Hay hábitos, actitudes o pecados que justificas porque “nadie es perfecto” o “todos lo hacen”?</w:t>
      </w:r>
    </w:p>
    <w:p w14:paraId="3A636CC4" w14:textId="77777777" w:rsidR="0047354C" w:rsidRPr="00770D7F" w:rsidRDefault="0047354C" w:rsidP="00770D7F">
      <w:pPr>
        <w:pStyle w:val="NormalWeb"/>
        <w:rPr>
          <w:rFonts w:asciiTheme="minorHAnsi" w:hAnsiTheme="minorHAnsi"/>
          <w:color w:val="FF0000"/>
        </w:rPr>
      </w:pPr>
    </w:p>
    <w:p w14:paraId="2013AC6D" w14:textId="77777777" w:rsidR="0047354C" w:rsidRPr="00770D7F" w:rsidRDefault="0047354C" w:rsidP="00770D7F">
      <w:pPr>
        <w:pStyle w:val="NormalWeb"/>
        <w:rPr>
          <w:rFonts w:asciiTheme="minorHAnsi" w:hAnsiTheme="minorHAnsi"/>
          <w:color w:val="000000"/>
        </w:rPr>
      </w:pPr>
      <w:r w:rsidRPr="00770D7F">
        <w:rPr>
          <w:rFonts w:asciiTheme="minorHAnsi" w:hAnsiTheme="minorHAnsi"/>
          <w:color w:val="000000"/>
        </w:rPr>
        <w:t>Hoy el Espíritu Santo te llama a vivir</w:t>
      </w:r>
      <w:r w:rsidRPr="00770D7F">
        <w:rPr>
          <w:rStyle w:val="apple-converted-space"/>
          <w:rFonts w:asciiTheme="minorHAnsi" w:hAnsiTheme="minorHAnsi"/>
          <w:color w:val="000000"/>
        </w:rPr>
        <w:t> </w:t>
      </w:r>
      <w:r w:rsidRPr="00770D7F">
        <w:rPr>
          <w:rStyle w:val="Fuerte"/>
          <w:rFonts w:asciiTheme="minorHAnsi" w:hAnsiTheme="minorHAnsi"/>
          <w:color w:val="000000"/>
        </w:rPr>
        <w:t>a la luz del día</w:t>
      </w:r>
      <w:r w:rsidRPr="00770D7F">
        <w:rPr>
          <w:rFonts w:asciiTheme="minorHAnsi" w:hAnsiTheme="minorHAnsi"/>
          <w:color w:val="000000"/>
        </w:rPr>
        <w:t>. La iglesia necesita líderes y creyentes limpios, honestos, sin vergüenza de lo que hay en su corazón.</w:t>
      </w:r>
    </w:p>
    <w:p w14:paraId="4729778C" w14:textId="77777777" w:rsidR="0047354C" w:rsidRPr="00770D7F" w:rsidRDefault="0047354C" w:rsidP="00770D7F">
      <w:pPr>
        <w:pStyle w:val="NormalWeb"/>
        <w:rPr>
          <w:rFonts w:asciiTheme="minorHAnsi" w:hAnsiTheme="minorHAnsi"/>
          <w:color w:val="000000"/>
        </w:rPr>
      </w:pPr>
    </w:p>
    <w:p w14:paraId="7B7B478D" w14:textId="72B93B6B" w:rsidR="0047354C" w:rsidRPr="00770D7F" w:rsidRDefault="0047354C" w:rsidP="00770D7F">
      <w:pPr>
        <w:pStyle w:val="NormalWeb"/>
        <w:rPr>
          <w:rFonts w:asciiTheme="minorHAnsi" w:hAnsiTheme="minorHAnsi"/>
          <w:color w:val="000000"/>
        </w:rPr>
      </w:pPr>
      <w:r w:rsidRPr="00770D7F">
        <w:rPr>
          <w:rFonts w:asciiTheme="minorHAnsi" w:hAnsiTheme="minorHAnsi"/>
          <w:color w:val="000000"/>
        </w:rPr>
        <w:t>Señor, líbrame de vivir una fe a medias, de justificar lo que tu Palabra condena, de esconderme en la oscuridad. Hazme un hijo de la luz, limpio y sin manchas, para que otros vean tu gloria reflejada en mí. Amén.</w:t>
      </w:r>
    </w:p>
    <w:bookmarkEnd w:id="137"/>
    <w:p w14:paraId="321EA195" w14:textId="77777777" w:rsidR="0047354C" w:rsidRDefault="0047354C" w:rsidP="001865D3">
      <w:pPr>
        <w:tabs>
          <w:tab w:val="left" w:pos="2939"/>
        </w:tabs>
        <w:rPr>
          <w:rFonts w:asciiTheme="minorHAnsi" w:hAnsiTheme="minorHAnsi"/>
          <w:color w:val="000000" w:themeColor="text1"/>
        </w:rPr>
      </w:pPr>
    </w:p>
    <w:p w14:paraId="67A178AD" w14:textId="77777777" w:rsidR="002C62E9" w:rsidRDefault="002C62E9" w:rsidP="001865D3">
      <w:pPr>
        <w:tabs>
          <w:tab w:val="left" w:pos="2939"/>
        </w:tabs>
        <w:rPr>
          <w:rFonts w:asciiTheme="minorHAnsi" w:hAnsiTheme="minorHAnsi"/>
          <w:color w:val="000000" w:themeColor="text1"/>
        </w:rPr>
      </w:pPr>
    </w:p>
    <w:p w14:paraId="58EE6A58" w14:textId="77777777" w:rsidR="002C62E9" w:rsidRDefault="002C62E9" w:rsidP="001865D3">
      <w:pPr>
        <w:tabs>
          <w:tab w:val="left" w:pos="2939"/>
        </w:tabs>
        <w:rPr>
          <w:rFonts w:asciiTheme="minorHAnsi" w:hAnsiTheme="minorHAnsi"/>
          <w:color w:val="000000" w:themeColor="text1"/>
        </w:rPr>
      </w:pPr>
    </w:p>
    <w:p w14:paraId="593D0B00" w14:textId="77777777" w:rsidR="00CC73C0" w:rsidRDefault="00CC73C0" w:rsidP="001865D3">
      <w:pPr>
        <w:tabs>
          <w:tab w:val="left" w:pos="2939"/>
        </w:tabs>
        <w:rPr>
          <w:rFonts w:asciiTheme="minorHAnsi" w:hAnsiTheme="minorHAnsi"/>
          <w:color w:val="000000" w:themeColor="text1"/>
        </w:rPr>
      </w:pPr>
    </w:p>
    <w:p w14:paraId="40A93C02" w14:textId="77777777" w:rsidR="002C62E9" w:rsidRDefault="002C62E9" w:rsidP="001865D3">
      <w:pPr>
        <w:tabs>
          <w:tab w:val="left" w:pos="2939"/>
        </w:tabs>
        <w:rPr>
          <w:rFonts w:asciiTheme="minorHAnsi" w:hAnsiTheme="minorHAnsi"/>
          <w:color w:val="000000" w:themeColor="text1"/>
        </w:rPr>
      </w:pPr>
    </w:p>
    <w:p w14:paraId="59DF5732" w14:textId="77777777" w:rsidR="002C62E9" w:rsidRDefault="002C62E9" w:rsidP="001865D3">
      <w:pPr>
        <w:tabs>
          <w:tab w:val="left" w:pos="2939"/>
        </w:tabs>
        <w:rPr>
          <w:rFonts w:asciiTheme="minorHAnsi" w:hAnsiTheme="minorHAnsi"/>
          <w:color w:val="000000" w:themeColor="text1"/>
        </w:rPr>
      </w:pPr>
    </w:p>
    <w:p w14:paraId="4F309189" w14:textId="77777777" w:rsidR="002C62E9" w:rsidRPr="002C62E9" w:rsidRDefault="002C62E9" w:rsidP="004579D1">
      <w:pPr>
        <w:rPr>
          <w:rFonts w:asciiTheme="minorHAnsi" w:hAnsiTheme="minorHAnsi"/>
          <w:color w:val="000000"/>
          <w:sz w:val="28"/>
          <w:szCs w:val="28"/>
        </w:rPr>
      </w:pPr>
      <w:bookmarkStart w:id="138" w:name="OLE_LINK142"/>
      <w:r w:rsidRPr="002C62E9">
        <w:rPr>
          <w:rFonts w:asciiTheme="minorHAnsi" w:hAnsiTheme="minorHAnsi"/>
          <w:b/>
          <w:bCs/>
          <w:color w:val="000000"/>
          <w:sz w:val="28"/>
          <w:szCs w:val="28"/>
        </w:rPr>
        <w:t>"Reflejando su rostro"</w:t>
      </w:r>
    </w:p>
    <w:p w14:paraId="0DB52553" w14:textId="119ABA93" w:rsidR="002C62E9" w:rsidRDefault="004579D1" w:rsidP="004579D1">
      <w:pPr>
        <w:rPr>
          <w:rFonts w:asciiTheme="minorHAnsi" w:hAnsiTheme="minorHAnsi"/>
          <w:lang w:val="es-ES"/>
        </w:rPr>
      </w:pPr>
      <w:r w:rsidRPr="004579D1">
        <w:rPr>
          <w:rFonts w:asciiTheme="minorHAnsi" w:hAnsiTheme="minorHAnsi"/>
          <w:b/>
          <w:bCs/>
          <w:lang w:val="es-ES"/>
        </w:rPr>
        <w:t>Malaquías 3:3 NTV</w:t>
      </w:r>
      <w:r w:rsidRPr="004579D1">
        <w:rPr>
          <w:rFonts w:asciiTheme="minorHAnsi" w:hAnsiTheme="minorHAnsi"/>
          <w:lang w:val="es-ES"/>
        </w:rPr>
        <w:t xml:space="preserve">. </w:t>
      </w:r>
      <w:r w:rsidRPr="0055063F">
        <w:rPr>
          <w:rFonts w:asciiTheme="minorHAnsi" w:hAnsiTheme="minorHAnsi"/>
          <w:b/>
          <w:bCs/>
          <w:i/>
          <w:iCs/>
          <w:color w:val="0070C0"/>
          <w:lang w:val="es-ES"/>
        </w:rPr>
        <w:t>Se sentará como un refinador de plata y quemará la escoria</w:t>
      </w:r>
      <w:r w:rsidRPr="004579D1">
        <w:rPr>
          <w:rFonts w:asciiTheme="minorHAnsi" w:hAnsiTheme="minorHAnsi"/>
          <w:i/>
          <w:iCs/>
          <w:color w:val="0070C0"/>
          <w:lang w:val="es-ES"/>
        </w:rPr>
        <w:t xml:space="preserve">. Purificará a los levitas, refinándolos como el oro y la plata, para que vuelvan a ofrecer sacrificios aceptables al </w:t>
      </w:r>
      <w:r w:rsidRPr="004579D1">
        <w:rPr>
          <w:rFonts w:asciiTheme="minorHAnsi" w:hAnsiTheme="minorHAnsi"/>
          <w:i/>
          <w:iCs/>
          <w:smallCaps/>
          <w:color w:val="0070C0"/>
          <w:lang w:val="es-ES"/>
        </w:rPr>
        <w:t>Señor</w:t>
      </w:r>
      <w:r w:rsidRPr="004579D1">
        <w:rPr>
          <w:rFonts w:asciiTheme="minorHAnsi" w:hAnsiTheme="minorHAnsi"/>
          <w:lang w:val="es-ES"/>
        </w:rPr>
        <w:t>.</w:t>
      </w:r>
    </w:p>
    <w:p w14:paraId="0C4CA6F0" w14:textId="77777777" w:rsidR="004579D1" w:rsidRPr="004579D1" w:rsidRDefault="004579D1" w:rsidP="004579D1">
      <w:pPr>
        <w:rPr>
          <w:rFonts w:asciiTheme="minorHAnsi" w:hAnsiTheme="minorHAnsi"/>
          <w:color w:val="000000"/>
        </w:rPr>
      </w:pPr>
    </w:p>
    <w:p w14:paraId="154C064B" w14:textId="5F7E5CA6" w:rsidR="002C62E9" w:rsidRDefault="002C62E9" w:rsidP="004579D1">
      <w:pPr>
        <w:rPr>
          <w:rFonts w:asciiTheme="minorHAnsi" w:hAnsiTheme="minorHAnsi"/>
          <w:color w:val="000000"/>
        </w:rPr>
      </w:pPr>
      <w:r w:rsidRPr="002C62E9">
        <w:rPr>
          <w:rFonts w:asciiTheme="minorHAnsi" w:hAnsiTheme="minorHAnsi"/>
          <w:color w:val="000000"/>
        </w:rPr>
        <w:t xml:space="preserve">Cuando un artesano refina la plata, la somete al fuego. No es un fuego cualquiera: es controlado, intenso, pero necesario. El refinador sabe exactamente cuánto calor aplicar para que se queme la escoria sin dañar la plata. </w:t>
      </w:r>
      <w:r w:rsidRPr="002C62E9">
        <w:rPr>
          <w:rFonts w:asciiTheme="minorHAnsi" w:hAnsiTheme="minorHAnsi"/>
          <w:color w:val="FF0000"/>
        </w:rPr>
        <w:t xml:space="preserve">¿Y cómo sabe que la plata ya está lista? </w:t>
      </w:r>
      <w:r w:rsidRPr="002C62E9">
        <w:rPr>
          <w:rFonts w:asciiTheme="minorHAnsi" w:hAnsiTheme="minorHAnsi"/>
          <w:color w:val="000000"/>
        </w:rPr>
        <w:t>Cuando puede ver su reflejo claramente en ella.</w:t>
      </w:r>
    </w:p>
    <w:p w14:paraId="4C1A53B6" w14:textId="77777777" w:rsidR="00923D10" w:rsidRPr="002C62E9" w:rsidRDefault="00923D10" w:rsidP="004579D1">
      <w:pPr>
        <w:rPr>
          <w:rFonts w:asciiTheme="minorHAnsi" w:hAnsiTheme="minorHAnsi"/>
          <w:b/>
          <w:bCs/>
          <w:color w:val="000000"/>
        </w:rPr>
      </w:pPr>
    </w:p>
    <w:p w14:paraId="209A36B3" w14:textId="77777777" w:rsidR="002C62E9" w:rsidRDefault="002C62E9" w:rsidP="004579D1">
      <w:pPr>
        <w:rPr>
          <w:rFonts w:asciiTheme="minorHAnsi" w:hAnsiTheme="minorHAnsi"/>
          <w:color w:val="000000"/>
        </w:rPr>
      </w:pPr>
      <w:r w:rsidRPr="002C62E9">
        <w:rPr>
          <w:rFonts w:asciiTheme="minorHAnsi" w:hAnsiTheme="minorHAnsi"/>
          <w:b/>
          <w:bCs/>
          <w:color w:val="000000"/>
        </w:rPr>
        <w:t>Así también actúa Dios con nosotros</w:t>
      </w:r>
      <w:r w:rsidRPr="002C62E9">
        <w:rPr>
          <w:rFonts w:asciiTheme="minorHAnsi" w:hAnsiTheme="minorHAnsi"/>
          <w:color w:val="000000"/>
        </w:rPr>
        <w:t>. Se sienta como un refinador, paciente, intencional, presente. No nos deja solos en el proceso. Él permite que pasemos por pruebas no para destruirnos, sino para purificarnos. Su objetivo es eliminar la escoria de nuestro carácter: el orgullo, la envidia, el egoísmo, la impureza... hasta que lo que se vea en nosotros sea su rostro.</w:t>
      </w:r>
    </w:p>
    <w:p w14:paraId="74AEB380" w14:textId="77777777" w:rsidR="0085502E" w:rsidRPr="002C62E9" w:rsidRDefault="0085502E" w:rsidP="004579D1">
      <w:pPr>
        <w:rPr>
          <w:rFonts w:asciiTheme="minorHAnsi" w:hAnsiTheme="minorHAnsi"/>
          <w:color w:val="000000"/>
        </w:rPr>
      </w:pPr>
    </w:p>
    <w:p w14:paraId="5731477E" w14:textId="77777777" w:rsidR="002C62E9" w:rsidRDefault="002C62E9" w:rsidP="004579D1">
      <w:pPr>
        <w:rPr>
          <w:rFonts w:asciiTheme="minorHAnsi" w:hAnsiTheme="minorHAnsi"/>
          <w:color w:val="000000"/>
        </w:rPr>
      </w:pPr>
      <w:r w:rsidRPr="002C62E9">
        <w:rPr>
          <w:rFonts w:asciiTheme="minorHAnsi" w:hAnsiTheme="minorHAnsi"/>
          <w:color w:val="FF0000"/>
        </w:rPr>
        <w:t xml:space="preserve">¿Puedes imaginarlo? </w:t>
      </w:r>
      <w:r w:rsidRPr="002C62E9">
        <w:rPr>
          <w:rFonts w:asciiTheme="minorHAnsi" w:hAnsiTheme="minorHAnsi"/>
          <w:color w:val="000000"/>
        </w:rPr>
        <w:t>Que cada vez que hablas, actúas o reaccionas, las personas puedan ver a Jesús en ti. Que donde estés —en casa, en el trabajo, en la iglesia o en la calle— no se vea tu reflejo, sino el de Cristo.</w:t>
      </w:r>
    </w:p>
    <w:p w14:paraId="348D0346" w14:textId="77777777" w:rsidR="00BA0495" w:rsidRPr="002C62E9" w:rsidRDefault="00BA0495" w:rsidP="004579D1">
      <w:pPr>
        <w:rPr>
          <w:rFonts w:asciiTheme="minorHAnsi" w:hAnsiTheme="minorHAnsi"/>
          <w:color w:val="000000"/>
        </w:rPr>
      </w:pPr>
    </w:p>
    <w:p w14:paraId="18909E25" w14:textId="77777777" w:rsidR="002C62E9" w:rsidRPr="002C62E9" w:rsidRDefault="002C62E9" w:rsidP="004579D1">
      <w:pPr>
        <w:rPr>
          <w:rFonts w:asciiTheme="minorHAnsi" w:hAnsiTheme="minorHAnsi"/>
          <w:color w:val="000000"/>
        </w:rPr>
      </w:pPr>
      <w:r w:rsidRPr="002C62E9">
        <w:rPr>
          <w:rFonts w:asciiTheme="minorHAnsi" w:hAnsiTheme="minorHAnsi"/>
          <w:color w:val="000000"/>
        </w:rPr>
        <w:t>Hoy, pídele al Espíritu Santo que continúe su obra de refinamiento en ti. No huyas del fuego que Él permite; más bien, abrázalo con fe. Porque el fuego no es señal de abandono, sino de propósito. Y cuando el rostro de Jesús se refleje en ti, estarás listo para ofrecerle sacrificios aceptables: una vida que lo honra.</w:t>
      </w:r>
    </w:p>
    <w:p w14:paraId="41AEFD42" w14:textId="77777777" w:rsidR="00CC73C0" w:rsidRDefault="00CC73C0" w:rsidP="004579D1">
      <w:pPr>
        <w:rPr>
          <w:rFonts w:ascii="Apple Color Emoji" w:hAnsi="Apple Color Emoji" w:cs="Apple Color Emoji"/>
          <w:color w:val="000000"/>
        </w:rPr>
      </w:pPr>
    </w:p>
    <w:p w14:paraId="7F0F9E18" w14:textId="3E00D9C4" w:rsidR="002C62E9" w:rsidRPr="002C62E9" w:rsidRDefault="002C62E9" w:rsidP="004579D1">
      <w:pPr>
        <w:rPr>
          <w:rFonts w:asciiTheme="minorHAnsi" w:hAnsiTheme="minorHAnsi"/>
          <w:color w:val="000000"/>
        </w:rPr>
      </w:pPr>
      <w:r w:rsidRPr="002C62E9">
        <w:rPr>
          <w:rFonts w:asciiTheme="minorHAnsi" w:hAnsiTheme="minorHAnsi"/>
          <w:b/>
          <w:bCs/>
          <w:color w:val="000000"/>
        </w:rPr>
        <w:t>Señor</w:t>
      </w:r>
      <w:r w:rsidRPr="002C62E9">
        <w:rPr>
          <w:rFonts w:asciiTheme="minorHAnsi" w:hAnsiTheme="minorHAnsi"/>
          <w:color w:val="000000"/>
        </w:rPr>
        <w:t>, purifícame. Elimina de mí todo lo que no te agrada. Que el fuego de tus procesos no me destruya, sino que me transforme. Que cuando otros me vean, puedan ver tu rostro reflejado en mi vida. Amén.</w:t>
      </w:r>
    </w:p>
    <w:bookmarkEnd w:id="138"/>
    <w:p w14:paraId="54A9ACEE" w14:textId="77777777" w:rsidR="002C62E9" w:rsidRDefault="002C62E9" w:rsidP="004579D1">
      <w:pPr>
        <w:tabs>
          <w:tab w:val="left" w:pos="2939"/>
        </w:tabs>
        <w:rPr>
          <w:rFonts w:asciiTheme="minorHAnsi" w:hAnsiTheme="minorHAnsi"/>
          <w:color w:val="000000" w:themeColor="text1"/>
        </w:rPr>
      </w:pPr>
    </w:p>
    <w:p w14:paraId="71E3754B" w14:textId="77777777" w:rsidR="00785AF4" w:rsidRDefault="00785AF4" w:rsidP="004579D1">
      <w:pPr>
        <w:tabs>
          <w:tab w:val="left" w:pos="2939"/>
        </w:tabs>
        <w:rPr>
          <w:rFonts w:asciiTheme="minorHAnsi" w:hAnsiTheme="minorHAnsi"/>
          <w:color w:val="000000" w:themeColor="text1"/>
        </w:rPr>
      </w:pPr>
    </w:p>
    <w:p w14:paraId="2F7F18B3" w14:textId="77777777" w:rsidR="00785AF4" w:rsidRDefault="00785AF4" w:rsidP="004579D1">
      <w:pPr>
        <w:tabs>
          <w:tab w:val="left" w:pos="2939"/>
        </w:tabs>
        <w:rPr>
          <w:rFonts w:asciiTheme="minorHAnsi" w:hAnsiTheme="minorHAnsi"/>
          <w:color w:val="000000" w:themeColor="text1"/>
        </w:rPr>
      </w:pPr>
    </w:p>
    <w:p w14:paraId="12558DA2" w14:textId="3A3BB415" w:rsidR="00C339FD" w:rsidRPr="00A5633F" w:rsidRDefault="00032BB4" w:rsidP="000A0B09">
      <w:pPr>
        <w:tabs>
          <w:tab w:val="left" w:pos="2939"/>
        </w:tabs>
        <w:rPr>
          <w:rFonts w:asciiTheme="minorHAnsi" w:hAnsiTheme="minorHAnsi"/>
          <w:b/>
          <w:bCs/>
          <w:color w:val="000000" w:themeColor="text1"/>
          <w:sz w:val="28"/>
          <w:szCs w:val="28"/>
        </w:rPr>
      </w:pPr>
      <w:bookmarkStart w:id="139" w:name="OLE_LINK143"/>
      <w:r w:rsidRPr="00A5633F">
        <w:rPr>
          <w:rFonts w:asciiTheme="minorHAnsi" w:hAnsiTheme="minorHAnsi"/>
          <w:b/>
          <w:bCs/>
          <w:color w:val="000000" w:themeColor="text1"/>
          <w:sz w:val="28"/>
          <w:szCs w:val="28"/>
        </w:rPr>
        <w:t xml:space="preserve">Hoy no </w:t>
      </w:r>
      <w:r w:rsidR="00A5633F" w:rsidRPr="00A5633F">
        <w:rPr>
          <w:rFonts w:asciiTheme="minorHAnsi" w:hAnsiTheme="minorHAnsi"/>
          <w:b/>
          <w:bCs/>
          <w:color w:val="000000" w:themeColor="text1"/>
          <w:sz w:val="28"/>
          <w:szCs w:val="28"/>
        </w:rPr>
        <w:t>discutas, ora</w:t>
      </w:r>
      <w:r w:rsidR="00666ED4" w:rsidRPr="00A5633F">
        <w:rPr>
          <w:rFonts w:asciiTheme="minorHAnsi" w:hAnsiTheme="minorHAnsi"/>
          <w:b/>
          <w:bCs/>
          <w:color w:val="000000" w:themeColor="text1"/>
          <w:sz w:val="28"/>
          <w:szCs w:val="28"/>
        </w:rPr>
        <w:t xml:space="preserve">. </w:t>
      </w:r>
    </w:p>
    <w:p w14:paraId="08929CDA" w14:textId="709E14EB" w:rsidR="00D40A7D" w:rsidRDefault="00C339FD" w:rsidP="000A0B09">
      <w:pPr>
        <w:tabs>
          <w:tab w:val="left" w:pos="2939"/>
        </w:tabs>
        <w:rPr>
          <w:rFonts w:asciiTheme="minorHAnsi" w:hAnsiTheme="minorHAnsi"/>
          <w:lang w:val="es-ES"/>
        </w:rPr>
      </w:pPr>
      <w:r w:rsidRPr="000A0B09">
        <w:rPr>
          <w:rFonts w:asciiTheme="minorHAnsi" w:hAnsiTheme="minorHAnsi"/>
          <w:b/>
          <w:bCs/>
          <w:lang w:val="es-ES"/>
        </w:rPr>
        <w:t>Romanos 1</w:t>
      </w:r>
      <w:r w:rsidR="00D40A7D" w:rsidRPr="000A0B09">
        <w:rPr>
          <w:rFonts w:asciiTheme="minorHAnsi" w:hAnsiTheme="minorHAnsi"/>
          <w:b/>
          <w:bCs/>
          <w:lang w:val="es-ES"/>
        </w:rPr>
        <w:t>4:1 NTV</w:t>
      </w:r>
      <w:r w:rsidR="00D40A7D" w:rsidRPr="000A0B09">
        <w:rPr>
          <w:rFonts w:asciiTheme="minorHAnsi" w:hAnsiTheme="minorHAnsi"/>
          <w:lang w:val="es-ES"/>
        </w:rPr>
        <w:t xml:space="preserve">. </w:t>
      </w:r>
      <w:r w:rsidRPr="000A0B09">
        <w:rPr>
          <w:rFonts w:asciiTheme="minorHAnsi" w:hAnsiTheme="minorHAnsi"/>
          <w:i/>
          <w:iCs/>
          <w:color w:val="0070C0"/>
          <w:lang w:val="es-ES"/>
        </w:rPr>
        <w:t>Acepten a los creyentes que son débiles en la fe y no discutan acerca de lo que ellos consideran bueno o malo</w:t>
      </w:r>
      <w:r w:rsidRPr="000A0B09">
        <w:rPr>
          <w:rFonts w:asciiTheme="minorHAnsi" w:hAnsiTheme="minorHAnsi"/>
          <w:lang w:val="es-ES"/>
        </w:rPr>
        <w:t>.</w:t>
      </w:r>
    </w:p>
    <w:p w14:paraId="1FC30448" w14:textId="77777777" w:rsidR="000A0B09" w:rsidRPr="000A0B09" w:rsidRDefault="000A0B09" w:rsidP="000A0B09">
      <w:pPr>
        <w:tabs>
          <w:tab w:val="left" w:pos="2939"/>
        </w:tabs>
        <w:rPr>
          <w:rFonts w:asciiTheme="minorHAnsi" w:hAnsiTheme="minorHAnsi"/>
          <w:lang w:val="es-ES"/>
        </w:rPr>
      </w:pPr>
    </w:p>
    <w:p w14:paraId="41C720E8" w14:textId="689D3529" w:rsidR="00C5545D" w:rsidRDefault="00C5545D" w:rsidP="000A0B09">
      <w:pPr>
        <w:rPr>
          <w:rFonts w:asciiTheme="minorHAnsi" w:hAnsiTheme="minorHAnsi"/>
          <w:color w:val="000000"/>
        </w:rPr>
      </w:pPr>
      <w:r w:rsidRPr="00C5545D">
        <w:rPr>
          <w:rFonts w:asciiTheme="minorHAnsi" w:hAnsiTheme="minorHAnsi"/>
          <w:color w:val="000000"/>
        </w:rPr>
        <w:t>En la comunidad de fe, siempre encontraremos hermanos en diferentes etapas del crecimiento espiritual. Algunos son fuertes, otros todavía débiles. El problema es que a veces los débiles se sienten fuertes, y se aferran a ideas que aún necesitan ser corregidas. Discutir con ellos no los edifica, al contrario, puede endurecer más sus corazones.</w:t>
      </w:r>
    </w:p>
    <w:p w14:paraId="550B887F" w14:textId="77777777" w:rsidR="000A0B09" w:rsidRPr="00C5545D" w:rsidRDefault="000A0B09" w:rsidP="000A0B09">
      <w:pPr>
        <w:rPr>
          <w:rFonts w:asciiTheme="minorHAnsi" w:hAnsiTheme="minorHAnsi"/>
          <w:color w:val="000000"/>
        </w:rPr>
      </w:pPr>
    </w:p>
    <w:p w14:paraId="0F464A56" w14:textId="2355C42A" w:rsidR="00C5545D" w:rsidRDefault="00C5545D" w:rsidP="000A0B09">
      <w:pPr>
        <w:rPr>
          <w:rFonts w:asciiTheme="minorHAnsi" w:hAnsiTheme="minorHAnsi"/>
          <w:color w:val="000000"/>
        </w:rPr>
      </w:pPr>
      <w:r w:rsidRPr="00C5545D">
        <w:rPr>
          <w:rFonts w:asciiTheme="minorHAnsi" w:hAnsiTheme="minorHAnsi"/>
          <w:color w:val="000000"/>
        </w:rPr>
        <w:t xml:space="preserve">Dios no nos llamó a ganar discusiones, sino a ganar corazones. Nuestra tarea no es convencer con argumentos humanos, sino interceder por ellos y vivir con paciencia, amor y sabiduría. El Espíritu Santo es quien convence de pecado, justicia y verdad. Nosotros solo somos instrumentos en </w:t>
      </w:r>
      <w:r w:rsidR="00C239D6">
        <w:rPr>
          <w:rFonts w:asciiTheme="minorHAnsi" w:hAnsiTheme="minorHAnsi"/>
          <w:color w:val="000000"/>
        </w:rPr>
        <w:t>s</w:t>
      </w:r>
      <w:r w:rsidRPr="00C5545D">
        <w:rPr>
          <w:rFonts w:asciiTheme="minorHAnsi" w:hAnsiTheme="minorHAnsi"/>
          <w:color w:val="000000"/>
        </w:rPr>
        <w:t>us manos.</w:t>
      </w:r>
    </w:p>
    <w:p w14:paraId="75464F19" w14:textId="77777777" w:rsidR="000A0B09" w:rsidRPr="00C5545D" w:rsidRDefault="000A0B09" w:rsidP="000A0B09">
      <w:pPr>
        <w:rPr>
          <w:rFonts w:asciiTheme="minorHAnsi" w:hAnsiTheme="minorHAnsi"/>
          <w:color w:val="000000"/>
        </w:rPr>
      </w:pPr>
    </w:p>
    <w:p w14:paraId="169E87DB" w14:textId="77777777" w:rsidR="00C5545D" w:rsidRDefault="00C5545D" w:rsidP="000A0B09">
      <w:pPr>
        <w:rPr>
          <w:rFonts w:asciiTheme="minorHAnsi" w:hAnsiTheme="minorHAnsi"/>
          <w:color w:val="000000"/>
        </w:rPr>
      </w:pPr>
      <w:r w:rsidRPr="00C5545D">
        <w:rPr>
          <w:rFonts w:asciiTheme="minorHAnsi" w:hAnsiTheme="minorHAnsi"/>
          <w:color w:val="000000"/>
        </w:rPr>
        <w:t>Así que, en lugar de entrar en conflictos, oremos por ellos. Seamos ejemplos vivientes de la verdad. Y cuando llegue el momento que Dios permita, enseñemos con mansedumbre. Entonces, con la obra del Espíritu, sus ojos se abrirán, y distinguirán lo bueno de lo malo.</w:t>
      </w:r>
    </w:p>
    <w:p w14:paraId="0C9454A7" w14:textId="77777777" w:rsidR="000A0B09" w:rsidRPr="00C5545D" w:rsidRDefault="000A0B09" w:rsidP="000A0B09">
      <w:pPr>
        <w:rPr>
          <w:rFonts w:asciiTheme="minorHAnsi" w:hAnsiTheme="minorHAnsi"/>
          <w:color w:val="000000"/>
        </w:rPr>
      </w:pPr>
    </w:p>
    <w:p w14:paraId="5ACEA264" w14:textId="14D8CFDC" w:rsidR="00C5545D" w:rsidRPr="00C5545D" w:rsidRDefault="00C5545D" w:rsidP="000A0B09">
      <w:pPr>
        <w:rPr>
          <w:rFonts w:asciiTheme="minorHAnsi" w:hAnsiTheme="minorHAnsi"/>
          <w:color w:val="000000"/>
        </w:rPr>
      </w:pPr>
      <w:r w:rsidRPr="00C5545D">
        <w:rPr>
          <w:rFonts w:asciiTheme="minorHAnsi" w:hAnsiTheme="minorHAnsi"/>
          <w:i/>
          <w:iCs/>
          <w:color w:val="000000"/>
        </w:rPr>
        <w:t xml:space="preserve">Hoy, en vez de discutir con un hermano, ora por él. Confía en que Dios sigue formando corazones, y tú </w:t>
      </w:r>
      <w:r w:rsidR="005342C1">
        <w:rPr>
          <w:rFonts w:asciiTheme="minorHAnsi" w:hAnsiTheme="minorHAnsi"/>
          <w:i/>
          <w:iCs/>
          <w:color w:val="000000"/>
        </w:rPr>
        <w:t xml:space="preserve">no dejes de </w:t>
      </w:r>
      <w:r w:rsidR="005342C1" w:rsidRPr="00C5545D">
        <w:rPr>
          <w:rFonts w:asciiTheme="minorHAnsi" w:hAnsiTheme="minorHAnsi"/>
          <w:i/>
          <w:iCs/>
          <w:color w:val="000000"/>
        </w:rPr>
        <w:t>refleja</w:t>
      </w:r>
      <w:r w:rsidR="005342C1">
        <w:rPr>
          <w:rFonts w:asciiTheme="minorHAnsi" w:hAnsiTheme="minorHAnsi"/>
          <w:i/>
          <w:iCs/>
          <w:color w:val="000000"/>
        </w:rPr>
        <w:t>rle</w:t>
      </w:r>
      <w:r w:rsidR="00032BB4">
        <w:rPr>
          <w:rFonts w:asciiTheme="minorHAnsi" w:hAnsiTheme="minorHAnsi"/>
          <w:i/>
          <w:iCs/>
          <w:color w:val="000000"/>
        </w:rPr>
        <w:t xml:space="preserve"> </w:t>
      </w:r>
      <w:r w:rsidRPr="00C5545D">
        <w:rPr>
          <w:rFonts w:asciiTheme="minorHAnsi" w:hAnsiTheme="minorHAnsi"/>
          <w:i/>
          <w:iCs/>
          <w:color w:val="000000"/>
        </w:rPr>
        <w:t>a Cristo.</w:t>
      </w:r>
    </w:p>
    <w:bookmarkEnd w:id="139"/>
    <w:p w14:paraId="113A8D0A" w14:textId="77777777" w:rsidR="00D40A7D" w:rsidRDefault="00D40A7D" w:rsidP="004579D1">
      <w:pPr>
        <w:tabs>
          <w:tab w:val="left" w:pos="2939"/>
        </w:tabs>
        <w:rPr>
          <w:rFonts w:asciiTheme="minorHAnsi" w:hAnsiTheme="minorHAnsi"/>
          <w:color w:val="000000" w:themeColor="text1"/>
        </w:rPr>
      </w:pPr>
    </w:p>
    <w:p w14:paraId="647699BB" w14:textId="77777777" w:rsidR="00573803" w:rsidRDefault="00573803" w:rsidP="004579D1">
      <w:pPr>
        <w:tabs>
          <w:tab w:val="left" w:pos="2939"/>
        </w:tabs>
        <w:rPr>
          <w:rFonts w:asciiTheme="minorHAnsi" w:hAnsiTheme="minorHAnsi"/>
          <w:color w:val="000000" w:themeColor="text1"/>
        </w:rPr>
      </w:pPr>
    </w:p>
    <w:p w14:paraId="238F2651" w14:textId="77777777" w:rsidR="00573803" w:rsidRDefault="00573803" w:rsidP="00573803">
      <w:pPr>
        <w:tabs>
          <w:tab w:val="left" w:pos="2939"/>
        </w:tabs>
        <w:rPr>
          <w:rFonts w:asciiTheme="minorHAnsi" w:hAnsiTheme="minorHAnsi"/>
          <w:color w:val="000000" w:themeColor="text1"/>
        </w:rPr>
      </w:pPr>
    </w:p>
    <w:p w14:paraId="0644711A" w14:textId="77777777" w:rsidR="00FC471E" w:rsidRPr="00573803" w:rsidRDefault="00FC471E" w:rsidP="00573803">
      <w:pPr>
        <w:tabs>
          <w:tab w:val="left" w:pos="2939"/>
        </w:tabs>
        <w:rPr>
          <w:rFonts w:asciiTheme="minorHAnsi" w:hAnsiTheme="minorHAnsi"/>
          <w:color w:val="000000" w:themeColor="text1"/>
        </w:rPr>
      </w:pPr>
    </w:p>
    <w:p w14:paraId="46F6E55E" w14:textId="01D6B05C" w:rsidR="0006419D" w:rsidRPr="00C34D1F" w:rsidRDefault="00DC1251" w:rsidP="00C34D1F">
      <w:pPr>
        <w:rPr>
          <w:rFonts w:asciiTheme="minorHAnsi" w:hAnsiTheme="minorHAnsi"/>
          <w:b/>
          <w:bCs/>
          <w:sz w:val="28"/>
          <w:szCs w:val="28"/>
          <w:lang w:val="es-ES"/>
        </w:rPr>
      </w:pPr>
      <w:bookmarkStart w:id="140" w:name="OLE_LINK144"/>
      <w:r w:rsidRPr="00C34D1F">
        <w:rPr>
          <w:rFonts w:asciiTheme="minorHAnsi" w:hAnsiTheme="minorHAnsi"/>
          <w:b/>
          <w:bCs/>
          <w:sz w:val="28"/>
          <w:szCs w:val="28"/>
          <w:lang w:val="es-ES"/>
        </w:rPr>
        <w:t xml:space="preserve">Todos daremos cuenta. </w:t>
      </w:r>
    </w:p>
    <w:p w14:paraId="331C4E30" w14:textId="1E56BB83" w:rsidR="00573803" w:rsidRPr="00C34D1F" w:rsidRDefault="0006419D" w:rsidP="00C34D1F">
      <w:pPr>
        <w:rPr>
          <w:rFonts w:asciiTheme="minorHAnsi" w:hAnsiTheme="minorHAnsi"/>
          <w:lang w:val="es-ES"/>
        </w:rPr>
      </w:pPr>
      <w:r w:rsidRPr="00C34D1F">
        <w:rPr>
          <w:rFonts w:asciiTheme="minorHAnsi" w:hAnsiTheme="minorHAnsi"/>
          <w:b/>
          <w:bCs/>
          <w:lang w:val="es-ES"/>
        </w:rPr>
        <w:t>Romanos 14:10 NTV</w:t>
      </w:r>
      <w:r w:rsidRPr="00C34D1F">
        <w:rPr>
          <w:rFonts w:asciiTheme="minorHAnsi" w:hAnsiTheme="minorHAnsi"/>
          <w:lang w:val="es-ES"/>
        </w:rPr>
        <w:t xml:space="preserve">. </w:t>
      </w:r>
      <w:r w:rsidRPr="00C34D1F">
        <w:rPr>
          <w:rFonts w:asciiTheme="minorHAnsi" w:hAnsiTheme="minorHAnsi"/>
          <w:color w:val="0070C0"/>
          <w:lang w:val="es-ES"/>
        </w:rPr>
        <w:t>¿</w:t>
      </w:r>
      <w:r w:rsidR="00573803" w:rsidRPr="00C34D1F">
        <w:rPr>
          <w:rFonts w:asciiTheme="minorHAnsi" w:hAnsiTheme="minorHAnsi"/>
          <w:color w:val="0070C0"/>
          <w:lang w:val="es-ES"/>
        </w:rPr>
        <w:t>Por qué, entonces, juzgas a otro creyente? ¿Por qué menosprecias a otro creyente? Recuerda que todos estaremos delante del tribunal de Dios</w:t>
      </w:r>
      <w:r w:rsidRPr="00C34D1F">
        <w:rPr>
          <w:rFonts w:asciiTheme="minorHAnsi" w:hAnsiTheme="minorHAnsi"/>
          <w:lang w:val="es-ES"/>
        </w:rPr>
        <w:t>.</w:t>
      </w:r>
    </w:p>
    <w:p w14:paraId="197EDDF0" w14:textId="77777777" w:rsidR="0006419D" w:rsidRPr="00C34D1F" w:rsidRDefault="0006419D" w:rsidP="00C34D1F">
      <w:pPr>
        <w:rPr>
          <w:rFonts w:asciiTheme="minorHAnsi" w:hAnsiTheme="minorHAnsi"/>
          <w:color w:val="000000"/>
        </w:rPr>
      </w:pPr>
    </w:p>
    <w:p w14:paraId="5850C080" w14:textId="2EC0D298" w:rsidR="00C34D1F" w:rsidRDefault="00C34D1F" w:rsidP="00C34D1F">
      <w:pPr>
        <w:rPr>
          <w:rFonts w:asciiTheme="minorHAnsi" w:hAnsiTheme="minorHAnsi"/>
          <w:color w:val="000000"/>
        </w:rPr>
      </w:pPr>
      <w:r w:rsidRPr="00C34D1F">
        <w:rPr>
          <w:rFonts w:asciiTheme="minorHAnsi" w:hAnsiTheme="minorHAnsi"/>
          <w:color w:val="000000"/>
        </w:rPr>
        <w:t>A veces, sin darnos cuenta, desarrollamos una actitud de superioridad espiritual. Juzgamos las decisiones, costumbres o convicciones de otros creyentes como si nosotros fuéramos el estándar. Y cuando lo hacemos, no solo herimos al hermano, sino que deshonramos a Aquel que lo recibió en su familia</w:t>
      </w:r>
      <w:r w:rsidR="00CA240F">
        <w:rPr>
          <w:rFonts w:asciiTheme="minorHAnsi" w:hAnsiTheme="minorHAnsi"/>
          <w:color w:val="000000"/>
        </w:rPr>
        <w:t>, a</w:t>
      </w:r>
      <w:r w:rsidRPr="00C34D1F">
        <w:rPr>
          <w:rFonts w:asciiTheme="minorHAnsi" w:hAnsiTheme="minorHAnsi"/>
          <w:color w:val="000000"/>
        </w:rPr>
        <w:t xml:space="preserve"> Cristo.</w:t>
      </w:r>
    </w:p>
    <w:p w14:paraId="211BEE34" w14:textId="77777777" w:rsidR="00C34D1F" w:rsidRPr="00C34D1F" w:rsidRDefault="00C34D1F" w:rsidP="00C34D1F">
      <w:pPr>
        <w:rPr>
          <w:rFonts w:asciiTheme="minorHAnsi" w:hAnsiTheme="minorHAnsi"/>
          <w:color w:val="000000"/>
        </w:rPr>
      </w:pPr>
    </w:p>
    <w:p w14:paraId="2CF5D335" w14:textId="77777777" w:rsidR="00C34D1F" w:rsidRDefault="00C34D1F" w:rsidP="00C34D1F">
      <w:pPr>
        <w:rPr>
          <w:rFonts w:asciiTheme="minorHAnsi" w:hAnsiTheme="minorHAnsi"/>
          <w:color w:val="000000"/>
        </w:rPr>
      </w:pPr>
      <w:r w:rsidRPr="00C34D1F">
        <w:rPr>
          <w:rFonts w:asciiTheme="minorHAnsi" w:hAnsiTheme="minorHAnsi"/>
          <w:color w:val="000000"/>
        </w:rPr>
        <w:t>El juicio y el desprecio entre hermanos son síntomas de orgullo disfrazado de espiritualidad. Creer que mi manera de vivir la fe es la única correcta revela que he olvidado que yo mismo también seré juzgado. Ninguno está exento de rendir cuentas. Todos estaremos un día ante el tribunal de Dios. Y en ese tribunal no seremos evaluados por cómo juzgamos a otros, sino por cómo reflejamos a Cristo en nuestra propia vida.</w:t>
      </w:r>
    </w:p>
    <w:p w14:paraId="6C7FAA2C" w14:textId="77777777" w:rsidR="00C34D1F" w:rsidRPr="00C34D1F" w:rsidRDefault="00C34D1F" w:rsidP="00C34D1F">
      <w:pPr>
        <w:rPr>
          <w:rFonts w:asciiTheme="minorHAnsi" w:hAnsiTheme="minorHAnsi"/>
          <w:color w:val="000000"/>
        </w:rPr>
      </w:pPr>
    </w:p>
    <w:p w14:paraId="6DB45086" w14:textId="77777777" w:rsidR="00C34D1F" w:rsidRDefault="00C34D1F" w:rsidP="00C34D1F">
      <w:pPr>
        <w:rPr>
          <w:rFonts w:asciiTheme="minorHAnsi" w:hAnsiTheme="minorHAnsi"/>
          <w:color w:val="000000"/>
        </w:rPr>
      </w:pPr>
      <w:r w:rsidRPr="00C34D1F">
        <w:rPr>
          <w:rFonts w:asciiTheme="minorHAnsi" w:hAnsiTheme="minorHAnsi"/>
          <w:color w:val="000000"/>
        </w:rPr>
        <w:t>En vez de juzgar, amemos. En lugar de despreciar, oremos. La Iglesia no necesita más jueces, necesita más hermanos que restauren con amor, que abracen con humildad y que acompañen con gracia.</w:t>
      </w:r>
    </w:p>
    <w:p w14:paraId="24A528C1" w14:textId="77777777" w:rsidR="00C34D1F" w:rsidRPr="00C34D1F" w:rsidRDefault="00C34D1F" w:rsidP="00C34D1F">
      <w:pPr>
        <w:rPr>
          <w:rFonts w:asciiTheme="minorHAnsi" w:hAnsiTheme="minorHAnsi"/>
          <w:color w:val="000000"/>
        </w:rPr>
      </w:pPr>
    </w:p>
    <w:p w14:paraId="39820E54" w14:textId="1A53F894" w:rsidR="00C34D1F" w:rsidRDefault="00C34D1F" w:rsidP="00C34D1F">
      <w:pPr>
        <w:rPr>
          <w:rFonts w:asciiTheme="minorHAnsi" w:hAnsiTheme="minorHAnsi"/>
          <w:color w:val="000000"/>
        </w:rPr>
      </w:pPr>
      <w:r w:rsidRPr="00C34D1F">
        <w:rPr>
          <w:rFonts w:asciiTheme="minorHAnsi" w:hAnsiTheme="minorHAnsi"/>
          <w:color w:val="FF0000"/>
        </w:rPr>
        <w:t xml:space="preserve">¿Hay alguien en tu iglesia o grupo que has menospreciado o juzgado? </w:t>
      </w:r>
      <w:r w:rsidRPr="00C34D1F">
        <w:rPr>
          <w:rFonts w:asciiTheme="minorHAnsi" w:hAnsiTheme="minorHAnsi"/>
          <w:color w:val="000000"/>
        </w:rPr>
        <w:t>Hoy es un buen día para pedir perdón, restaurar esa relación y recordar que todos somos siervos del mismo Señor.</w:t>
      </w:r>
    </w:p>
    <w:p w14:paraId="33FC52EC" w14:textId="77777777" w:rsidR="00C34D1F" w:rsidRPr="00C34D1F" w:rsidRDefault="00C34D1F" w:rsidP="00C34D1F">
      <w:pPr>
        <w:rPr>
          <w:rFonts w:asciiTheme="minorHAnsi" w:hAnsiTheme="minorHAnsi"/>
          <w:color w:val="000000"/>
        </w:rPr>
      </w:pPr>
    </w:p>
    <w:p w14:paraId="4D6C8AB3" w14:textId="1D8BE16E" w:rsidR="00C34D1F" w:rsidRPr="00C34D1F" w:rsidRDefault="00C34D1F" w:rsidP="00C34D1F">
      <w:pPr>
        <w:rPr>
          <w:rFonts w:asciiTheme="minorHAnsi" w:hAnsiTheme="minorHAnsi"/>
          <w:color w:val="000000"/>
        </w:rPr>
      </w:pPr>
      <w:r w:rsidRPr="00C34D1F">
        <w:rPr>
          <w:rFonts w:asciiTheme="minorHAnsi" w:hAnsiTheme="minorHAnsi"/>
          <w:color w:val="000000"/>
        </w:rPr>
        <w:t>Señor, líbrame del orgullo espiritual. Enséñame a mirar a mis hermanos con tu amor, no con juicio. Ayúdame a recordar que todos daremos cuenta delante de Ti, y que el amor es el lenguaje que mejor habla de tu Reino. Amén.</w:t>
      </w:r>
    </w:p>
    <w:bookmarkEnd w:id="140"/>
    <w:p w14:paraId="3A4A9D92" w14:textId="77777777" w:rsidR="00573803" w:rsidRDefault="00573803" w:rsidP="00C34D1F">
      <w:pPr>
        <w:tabs>
          <w:tab w:val="left" w:pos="2939"/>
        </w:tabs>
        <w:rPr>
          <w:rFonts w:asciiTheme="minorHAnsi" w:hAnsiTheme="minorHAnsi"/>
          <w:color w:val="000000" w:themeColor="text1"/>
        </w:rPr>
      </w:pPr>
    </w:p>
    <w:p w14:paraId="214581AC" w14:textId="77777777" w:rsidR="00B16803" w:rsidRDefault="00B16803" w:rsidP="00C34D1F">
      <w:pPr>
        <w:tabs>
          <w:tab w:val="left" w:pos="2939"/>
        </w:tabs>
        <w:rPr>
          <w:rFonts w:asciiTheme="minorHAnsi" w:hAnsiTheme="minorHAnsi"/>
          <w:color w:val="000000" w:themeColor="text1"/>
        </w:rPr>
      </w:pPr>
    </w:p>
    <w:p w14:paraId="5EBFB837" w14:textId="77777777" w:rsidR="00B16803" w:rsidRDefault="00B16803" w:rsidP="00C34D1F">
      <w:pPr>
        <w:tabs>
          <w:tab w:val="left" w:pos="2939"/>
        </w:tabs>
        <w:rPr>
          <w:rFonts w:asciiTheme="minorHAnsi" w:hAnsiTheme="minorHAnsi"/>
          <w:color w:val="000000" w:themeColor="text1"/>
        </w:rPr>
      </w:pPr>
    </w:p>
    <w:p w14:paraId="4F028D01" w14:textId="77777777" w:rsidR="00A1677C" w:rsidRDefault="00A1677C" w:rsidP="00C34D1F">
      <w:pPr>
        <w:tabs>
          <w:tab w:val="left" w:pos="2939"/>
        </w:tabs>
        <w:rPr>
          <w:rFonts w:asciiTheme="minorHAnsi" w:hAnsiTheme="minorHAnsi"/>
          <w:color w:val="000000" w:themeColor="text1"/>
        </w:rPr>
      </w:pPr>
    </w:p>
    <w:p w14:paraId="7C1DC398" w14:textId="10E1B5BD" w:rsidR="00A1677C" w:rsidRPr="00A1677C" w:rsidRDefault="00A1677C" w:rsidP="00C34D1F">
      <w:pPr>
        <w:tabs>
          <w:tab w:val="left" w:pos="2939"/>
        </w:tabs>
        <w:rPr>
          <w:rFonts w:asciiTheme="minorHAnsi" w:hAnsiTheme="minorHAnsi"/>
          <w:b/>
          <w:bCs/>
          <w:color w:val="000000" w:themeColor="text1"/>
          <w:sz w:val="28"/>
          <w:szCs w:val="28"/>
        </w:rPr>
      </w:pPr>
      <w:bookmarkStart w:id="141" w:name="OLE_LINK145"/>
      <w:r w:rsidRPr="00A1677C">
        <w:rPr>
          <w:rFonts w:asciiTheme="minorHAnsi" w:hAnsiTheme="minorHAnsi"/>
          <w:b/>
          <w:bCs/>
          <w:color w:val="000000"/>
          <w:sz w:val="28"/>
          <w:szCs w:val="28"/>
        </w:rPr>
        <w:t>“No se trata de ti”</w:t>
      </w:r>
    </w:p>
    <w:p w14:paraId="4E74D3E9" w14:textId="50C2D268" w:rsidR="00A65CE4" w:rsidRPr="00A65CE4" w:rsidRDefault="00A65CE4" w:rsidP="00A65CE4">
      <w:pPr>
        <w:rPr>
          <w:rFonts w:asciiTheme="minorHAnsi" w:hAnsiTheme="minorHAnsi"/>
          <w:color w:val="000000"/>
        </w:rPr>
      </w:pPr>
      <w:r w:rsidRPr="00A65CE4">
        <w:rPr>
          <w:rFonts w:asciiTheme="minorHAnsi" w:hAnsiTheme="minorHAnsi"/>
          <w:b/>
          <w:bCs/>
          <w:color w:val="000000"/>
        </w:rPr>
        <w:t>Romanos 15:1 (NTV)</w:t>
      </w:r>
      <w:r>
        <w:rPr>
          <w:rFonts w:asciiTheme="minorHAnsi" w:hAnsiTheme="minorHAnsi"/>
          <w:color w:val="000000"/>
        </w:rPr>
        <w:t xml:space="preserve"> </w:t>
      </w:r>
      <w:r w:rsidRPr="00A65CE4">
        <w:rPr>
          <w:rFonts w:asciiTheme="minorHAnsi" w:hAnsiTheme="minorHAnsi"/>
          <w:i/>
          <w:iCs/>
          <w:color w:val="000000"/>
        </w:rPr>
        <w:t>“</w:t>
      </w:r>
      <w:r w:rsidRPr="00A65CE4">
        <w:rPr>
          <w:rFonts w:asciiTheme="minorHAnsi" w:hAnsiTheme="minorHAnsi"/>
          <w:i/>
          <w:iCs/>
          <w:color w:val="0070C0"/>
        </w:rPr>
        <w:t>Los que somos fuertes debemos tener consideración de los que son sensibles a este tipo de cosas. No debemos agradarnos solamente a nosotros mismos</w:t>
      </w:r>
      <w:r w:rsidRPr="00A65CE4">
        <w:rPr>
          <w:rFonts w:asciiTheme="minorHAnsi" w:hAnsiTheme="minorHAnsi"/>
          <w:i/>
          <w:iCs/>
          <w:color w:val="000000"/>
        </w:rPr>
        <w:t>.”</w:t>
      </w:r>
    </w:p>
    <w:p w14:paraId="175E8CAC" w14:textId="77777777" w:rsidR="00A65CE4" w:rsidRDefault="00A65CE4" w:rsidP="00A65CE4">
      <w:pPr>
        <w:rPr>
          <w:rFonts w:asciiTheme="minorHAnsi" w:hAnsiTheme="minorHAnsi"/>
          <w:color w:val="000000"/>
        </w:rPr>
      </w:pPr>
    </w:p>
    <w:p w14:paraId="72F26749" w14:textId="07F49454" w:rsidR="00A65CE4" w:rsidRDefault="00A65CE4" w:rsidP="00A65CE4">
      <w:pPr>
        <w:rPr>
          <w:rFonts w:asciiTheme="minorHAnsi" w:hAnsiTheme="minorHAnsi"/>
          <w:color w:val="000000"/>
        </w:rPr>
      </w:pPr>
      <w:r w:rsidRPr="00A65CE4">
        <w:rPr>
          <w:rFonts w:asciiTheme="minorHAnsi" w:hAnsiTheme="minorHAnsi"/>
          <w:color w:val="000000"/>
        </w:rPr>
        <w:t xml:space="preserve">En el capítulo anterior, Pablo advirtió sobre el peligro de juzgar a los hermanos por cosas que no son esenciales para la fe, especialmente cuando se trata de aquellos que tienen una conciencia más débil o no han madurado del todo en su caminar con Cristo. Y es justamente en ese contexto que este versículo resalta la responsabilidad de los que ya hemos crecido un poco más: </w:t>
      </w:r>
      <w:r w:rsidR="00815E96">
        <w:rPr>
          <w:rFonts w:asciiTheme="minorHAnsi" w:hAnsiTheme="minorHAnsi"/>
          <w:color w:val="000000"/>
        </w:rPr>
        <w:t>tengamos</w:t>
      </w:r>
      <w:r w:rsidRPr="00A65CE4">
        <w:rPr>
          <w:rFonts w:asciiTheme="minorHAnsi" w:hAnsiTheme="minorHAnsi"/>
          <w:color w:val="000000"/>
        </w:rPr>
        <w:t xml:space="preserve"> paciencia, comprensión y amor hacia los que todavía están en </w:t>
      </w:r>
      <w:r w:rsidR="00BE21C2">
        <w:rPr>
          <w:rFonts w:asciiTheme="minorHAnsi" w:hAnsiTheme="minorHAnsi"/>
          <w:color w:val="000000"/>
        </w:rPr>
        <w:t xml:space="preserve">ese </w:t>
      </w:r>
      <w:r w:rsidRPr="00A65CE4">
        <w:rPr>
          <w:rFonts w:asciiTheme="minorHAnsi" w:hAnsiTheme="minorHAnsi"/>
          <w:color w:val="000000"/>
        </w:rPr>
        <w:t>proceso.</w:t>
      </w:r>
    </w:p>
    <w:p w14:paraId="4760ACB4" w14:textId="77777777" w:rsidR="004D2560" w:rsidRPr="00A65CE4" w:rsidRDefault="004D2560" w:rsidP="00A65CE4">
      <w:pPr>
        <w:rPr>
          <w:rFonts w:asciiTheme="minorHAnsi" w:hAnsiTheme="minorHAnsi"/>
          <w:color w:val="000000"/>
        </w:rPr>
      </w:pPr>
    </w:p>
    <w:p w14:paraId="58714CF6" w14:textId="0D04E416" w:rsidR="00A65CE4" w:rsidRDefault="00A65CE4" w:rsidP="00A65CE4">
      <w:pPr>
        <w:rPr>
          <w:rFonts w:asciiTheme="minorHAnsi" w:hAnsiTheme="minorHAnsi"/>
          <w:color w:val="000000"/>
        </w:rPr>
      </w:pPr>
      <w:r w:rsidRPr="00A65CE4">
        <w:rPr>
          <w:rFonts w:asciiTheme="minorHAnsi" w:hAnsiTheme="minorHAnsi"/>
          <w:color w:val="000000"/>
        </w:rPr>
        <w:t xml:space="preserve">Hoy más que nunca, la Iglesia necesita creyentes fuertes que no vivan centrados en su comodidad o su bendición personal, sino en el servicio abnegado hacia los demás. No se trata de hacer siempre lo que nos gusta, sino de hacer lo que el Reino necesita. Alguien me dijo </w:t>
      </w:r>
      <w:r w:rsidR="00267B70">
        <w:rPr>
          <w:rFonts w:asciiTheme="minorHAnsi" w:hAnsiTheme="minorHAnsi"/>
          <w:color w:val="000000"/>
        </w:rPr>
        <w:t>hace unos días</w:t>
      </w:r>
      <w:r w:rsidRPr="00A65CE4">
        <w:rPr>
          <w:rFonts w:asciiTheme="minorHAnsi" w:hAnsiTheme="minorHAnsi"/>
          <w:color w:val="000000"/>
        </w:rPr>
        <w:t>: “</w:t>
      </w:r>
      <w:r w:rsidRPr="00A65CE4">
        <w:rPr>
          <w:rFonts w:asciiTheme="minorHAnsi" w:hAnsiTheme="minorHAnsi"/>
          <w:i/>
          <w:iCs/>
          <w:color w:val="000000"/>
        </w:rPr>
        <w:t>A ti te gusta ir a la selva</w:t>
      </w:r>
      <w:r w:rsidRPr="00A65CE4">
        <w:rPr>
          <w:rFonts w:asciiTheme="minorHAnsi" w:hAnsiTheme="minorHAnsi"/>
          <w:color w:val="000000"/>
        </w:rPr>
        <w:t xml:space="preserve">”, y la verdad es que no. Preferiría quedarme en el rancho, estudiando, orando y atendiendo mis responsabilidades. Pero cuando veo la necesidad, me muevo. </w:t>
      </w:r>
      <w:r w:rsidRPr="00A65CE4">
        <w:rPr>
          <w:rFonts w:asciiTheme="minorHAnsi" w:hAnsiTheme="minorHAnsi"/>
          <w:color w:val="FF0000"/>
        </w:rPr>
        <w:t xml:space="preserve">¿Por qué? </w:t>
      </w:r>
      <w:r w:rsidRPr="00A65CE4">
        <w:rPr>
          <w:rFonts w:asciiTheme="minorHAnsi" w:hAnsiTheme="minorHAnsi"/>
          <w:color w:val="000000"/>
        </w:rPr>
        <w:t>Porque el evangelio se trata de eso: de morir cada día a nosotros mismos y entregarnos por completo a Jesús y a su causa.</w:t>
      </w:r>
    </w:p>
    <w:p w14:paraId="212C8BD0" w14:textId="77777777" w:rsidR="004D2560" w:rsidRPr="00A65CE4" w:rsidRDefault="004D2560" w:rsidP="00A65CE4">
      <w:pPr>
        <w:rPr>
          <w:rFonts w:asciiTheme="minorHAnsi" w:hAnsiTheme="minorHAnsi"/>
          <w:color w:val="000000"/>
        </w:rPr>
      </w:pPr>
    </w:p>
    <w:p w14:paraId="0DA2535C" w14:textId="77777777" w:rsidR="00A65CE4" w:rsidRDefault="00A65CE4" w:rsidP="00A65CE4">
      <w:pPr>
        <w:rPr>
          <w:rFonts w:asciiTheme="minorHAnsi" w:hAnsiTheme="minorHAnsi"/>
          <w:color w:val="000000"/>
        </w:rPr>
      </w:pPr>
      <w:r w:rsidRPr="00A65CE4">
        <w:rPr>
          <w:rFonts w:asciiTheme="minorHAnsi" w:hAnsiTheme="minorHAnsi"/>
          <w:color w:val="000000"/>
        </w:rPr>
        <w:t>Seamos considerados con los que todavía no entienden bien lo que significa vivir para el Reino. Algunos maduran más rápido que otros, y está bien. Lo importante es que los que ya han avanzado no usen esa madurez para presumir o juzgar, sino para servir, animar y sostener a los que vienen detrás.</w:t>
      </w:r>
    </w:p>
    <w:p w14:paraId="234B594E" w14:textId="77777777" w:rsidR="004D2560" w:rsidRPr="00A65CE4" w:rsidRDefault="004D2560" w:rsidP="00A65CE4">
      <w:pPr>
        <w:rPr>
          <w:rFonts w:asciiTheme="minorHAnsi" w:hAnsiTheme="minorHAnsi"/>
          <w:color w:val="000000"/>
        </w:rPr>
      </w:pPr>
    </w:p>
    <w:p w14:paraId="2764A9AB" w14:textId="5DF4FFBF" w:rsidR="00A65CE4" w:rsidRPr="00A65CE4" w:rsidRDefault="00A65CE4" w:rsidP="00A65CE4">
      <w:pPr>
        <w:rPr>
          <w:rFonts w:asciiTheme="minorHAnsi" w:hAnsiTheme="minorHAnsi"/>
          <w:color w:val="FF0000"/>
        </w:rPr>
      </w:pPr>
      <w:r w:rsidRPr="00A65CE4">
        <w:rPr>
          <w:rFonts w:asciiTheme="minorHAnsi" w:hAnsiTheme="minorHAnsi"/>
          <w:b/>
          <w:bCs/>
          <w:color w:val="000000"/>
        </w:rPr>
        <w:t>Hoy, pregúntate</w:t>
      </w:r>
      <w:r w:rsidRPr="00A65CE4">
        <w:rPr>
          <w:rFonts w:asciiTheme="minorHAnsi" w:hAnsiTheme="minorHAnsi"/>
          <w:color w:val="000000"/>
        </w:rPr>
        <w:t>:</w:t>
      </w:r>
      <w:r w:rsidRPr="00A65CE4">
        <w:rPr>
          <w:rFonts w:asciiTheme="minorHAnsi" w:hAnsiTheme="minorHAnsi"/>
          <w:color w:val="000000"/>
        </w:rPr>
        <w:br/>
      </w:r>
      <w:r w:rsidRPr="00A65CE4">
        <w:rPr>
          <w:rFonts w:asciiTheme="minorHAnsi" w:hAnsiTheme="minorHAnsi"/>
          <w:color w:val="FF0000"/>
        </w:rPr>
        <w:t xml:space="preserve">¿Estoy usando mi fuerza espiritual </w:t>
      </w:r>
      <w:r w:rsidR="00024CAD">
        <w:rPr>
          <w:rFonts w:asciiTheme="minorHAnsi" w:hAnsiTheme="minorHAnsi"/>
          <w:color w:val="FF0000"/>
        </w:rPr>
        <w:t xml:space="preserve">y sabiduría </w:t>
      </w:r>
      <w:r w:rsidRPr="00A65CE4">
        <w:rPr>
          <w:rFonts w:asciiTheme="minorHAnsi" w:hAnsiTheme="minorHAnsi"/>
          <w:color w:val="FF0000"/>
        </w:rPr>
        <w:t>para levantar a otros?</w:t>
      </w:r>
      <w:r w:rsidRPr="00A65CE4">
        <w:rPr>
          <w:rFonts w:asciiTheme="minorHAnsi" w:hAnsiTheme="minorHAnsi"/>
          <w:color w:val="FF0000"/>
        </w:rPr>
        <w:br/>
        <w:t>¿O me estoy agradando solo a mí mismo?</w:t>
      </w:r>
    </w:p>
    <w:p w14:paraId="34364878" w14:textId="77777777" w:rsidR="004D2560" w:rsidRDefault="004D2560" w:rsidP="00A65CE4">
      <w:pPr>
        <w:rPr>
          <w:rFonts w:asciiTheme="minorHAnsi" w:hAnsiTheme="minorHAnsi"/>
          <w:b/>
          <w:bCs/>
          <w:color w:val="000000"/>
        </w:rPr>
      </w:pPr>
    </w:p>
    <w:p w14:paraId="5BCDD644" w14:textId="4FF990D6" w:rsidR="00A65CE4" w:rsidRPr="00A65CE4" w:rsidRDefault="00A65CE4" w:rsidP="00A65CE4">
      <w:pPr>
        <w:rPr>
          <w:rFonts w:asciiTheme="minorHAnsi" w:hAnsiTheme="minorHAnsi"/>
          <w:color w:val="000000"/>
        </w:rPr>
      </w:pPr>
      <w:r w:rsidRPr="00A65CE4">
        <w:rPr>
          <w:rFonts w:asciiTheme="minorHAnsi" w:hAnsiTheme="minorHAnsi"/>
          <w:i/>
          <w:iCs/>
          <w:color w:val="000000"/>
        </w:rPr>
        <w:t>Señor, dame paciencia para acompañar a los que aún están creciendo. Enséñame a vivir no para mí, sino para Ti y para el bien de mis hermanos. Hazme sensible a la necesidad de otros y generoso en mi servicio. Amén</w:t>
      </w:r>
      <w:r w:rsidRPr="00A65CE4">
        <w:rPr>
          <w:rFonts w:asciiTheme="minorHAnsi" w:hAnsiTheme="minorHAnsi"/>
          <w:color w:val="000000"/>
        </w:rPr>
        <w:t>.</w:t>
      </w:r>
    </w:p>
    <w:bookmarkEnd w:id="141"/>
    <w:p w14:paraId="4E9BA60D" w14:textId="77777777" w:rsidR="00B16803" w:rsidRDefault="00B16803" w:rsidP="00C34D1F">
      <w:pPr>
        <w:tabs>
          <w:tab w:val="left" w:pos="2939"/>
        </w:tabs>
        <w:rPr>
          <w:rFonts w:asciiTheme="minorHAnsi" w:hAnsiTheme="minorHAnsi"/>
          <w:color w:val="000000" w:themeColor="text1"/>
        </w:rPr>
      </w:pPr>
    </w:p>
    <w:p w14:paraId="70D73B20" w14:textId="77777777" w:rsidR="004C3365" w:rsidRDefault="004C3365" w:rsidP="00C34D1F">
      <w:pPr>
        <w:tabs>
          <w:tab w:val="left" w:pos="2939"/>
        </w:tabs>
        <w:rPr>
          <w:rFonts w:asciiTheme="minorHAnsi" w:hAnsiTheme="minorHAnsi"/>
          <w:color w:val="000000" w:themeColor="text1"/>
        </w:rPr>
      </w:pPr>
    </w:p>
    <w:p w14:paraId="4E20A797" w14:textId="77777777" w:rsidR="00E73A91" w:rsidRDefault="00E73A91" w:rsidP="00C34D1F">
      <w:pPr>
        <w:tabs>
          <w:tab w:val="left" w:pos="2939"/>
        </w:tabs>
        <w:rPr>
          <w:rFonts w:asciiTheme="minorHAnsi" w:hAnsiTheme="minorHAnsi"/>
          <w:color w:val="000000" w:themeColor="text1"/>
        </w:rPr>
      </w:pPr>
    </w:p>
    <w:p w14:paraId="475FABF9" w14:textId="77777777" w:rsidR="00E73A91" w:rsidRDefault="00E73A91" w:rsidP="00C34D1F">
      <w:pPr>
        <w:tabs>
          <w:tab w:val="left" w:pos="2939"/>
        </w:tabs>
        <w:rPr>
          <w:rFonts w:asciiTheme="minorHAnsi" w:hAnsiTheme="minorHAnsi"/>
          <w:color w:val="000000" w:themeColor="text1"/>
        </w:rPr>
      </w:pPr>
    </w:p>
    <w:p w14:paraId="30092D5A" w14:textId="71126FDB" w:rsidR="00E73A91" w:rsidRPr="008C5782" w:rsidRDefault="008C5782" w:rsidP="008C5782">
      <w:pPr>
        <w:pStyle w:val="Ttulo3"/>
        <w:spacing w:before="0" w:after="0"/>
        <w:rPr>
          <w:rFonts w:asciiTheme="minorHAnsi" w:hAnsiTheme="minorHAnsi" w:cs="Times New Roman"/>
          <w:color w:val="000000"/>
          <w:lang w:val="es-US"/>
        </w:rPr>
      </w:pPr>
      <w:bookmarkStart w:id="142" w:name="OLE_LINK146"/>
      <w:r w:rsidRPr="008C5782">
        <w:rPr>
          <w:rStyle w:val="Fuerte"/>
          <w:rFonts w:asciiTheme="minorHAnsi" w:hAnsiTheme="minorHAnsi"/>
          <w:color w:val="000000"/>
        </w:rPr>
        <w:t>Una sola voz, un solo pueblo</w:t>
      </w:r>
    </w:p>
    <w:p w14:paraId="2697A503" w14:textId="7B7B4089" w:rsidR="00BB678E" w:rsidRDefault="00BB678E" w:rsidP="00C34D1F">
      <w:pPr>
        <w:tabs>
          <w:tab w:val="left" w:pos="2939"/>
        </w:tabs>
        <w:rPr>
          <w:lang w:val="es-ES"/>
        </w:rPr>
      </w:pPr>
      <w:r w:rsidRPr="00BB678E">
        <w:rPr>
          <w:b/>
          <w:bCs/>
          <w:lang w:val="es-ES"/>
        </w:rPr>
        <w:t>Romanos 15:5-6 NTV</w:t>
      </w:r>
      <w:r>
        <w:rPr>
          <w:lang w:val="es-ES"/>
        </w:rPr>
        <w:t xml:space="preserve">. </w:t>
      </w:r>
      <w:r w:rsidR="00E73A91" w:rsidRPr="00BB678E">
        <w:rPr>
          <w:i/>
          <w:iCs/>
          <w:color w:val="0070C0"/>
          <w:lang w:val="es-ES"/>
        </w:rPr>
        <w:t xml:space="preserve">Que Dios, quien da esa paciencia y ese ánimo, los ayude a vivir en plena armonía unos con otros, como corresponde a los seguidores de Cristo Jesús. </w:t>
      </w:r>
      <w:r w:rsidR="00E73A91" w:rsidRPr="00BB678E">
        <w:rPr>
          <w:i/>
          <w:iCs/>
          <w:color w:val="0070C0"/>
          <w:vertAlign w:val="superscript"/>
          <w:lang w:val="es-ES"/>
        </w:rPr>
        <w:t>6 </w:t>
      </w:r>
      <w:r w:rsidR="00E73A91" w:rsidRPr="00BB678E">
        <w:rPr>
          <w:i/>
          <w:iCs/>
          <w:color w:val="0070C0"/>
          <w:lang w:val="es-ES"/>
        </w:rPr>
        <w:t>Entonces todos ustedes podrán unirse en una sola voz para dar alabanza y gloria a Dios, el Padre de nuestro Señor Jesucristo</w:t>
      </w:r>
      <w:r w:rsidR="00E73A91">
        <w:rPr>
          <w:lang w:val="es-ES"/>
        </w:rPr>
        <w:t>.</w:t>
      </w:r>
    </w:p>
    <w:p w14:paraId="4E69802C" w14:textId="77777777" w:rsidR="00EB495A" w:rsidRDefault="00EB495A" w:rsidP="00EB495A">
      <w:pPr>
        <w:tabs>
          <w:tab w:val="left" w:pos="2939"/>
        </w:tabs>
        <w:rPr>
          <w:rFonts w:asciiTheme="minorHAnsi" w:hAnsiTheme="minorHAnsi"/>
          <w:lang w:val="es-ES"/>
        </w:rPr>
      </w:pPr>
    </w:p>
    <w:p w14:paraId="1516D9A8" w14:textId="77777777" w:rsidR="0071724D" w:rsidRDefault="0071724D" w:rsidP="0071724D">
      <w:pPr>
        <w:rPr>
          <w:rFonts w:asciiTheme="minorHAnsi" w:hAnsiTheme="minorHAnsi"/>
          <w:color w:val="000000"/>
        </w:rPr>
      </w:pPr>
      <w:r w:rsidRPr="0071724D">
        <w:rPr>
          <w:rFonts w:asciiTheme="minorHAnsi" w:hAnsiTheme="minorHAnsi"/>
          <w:color w:val="000000"/>
        </w:rPr>
        <w:t>Vivir en plena armonía ha sido un desafío constante para el ser humano. La tendencia natural del hombre a imponer su punto de vista y a priorizar su propia voluntad rompe la unidad que Dios desea entre sus hijos. Pero aquí hay una verdad clave que no debemos pasar por alto: </w:t>
      </w:r>
      <w:r w:rsidRPr="0071724D">
        <w:rPr>
          <w:rFonts w:asciiTheme="minorHAnsi" w:hAnsiTheme="minorHAnsi"/>
          <w:b/>
          <w:bCs/>
          <w:color w:val="000000"/>
        </w:rPr>
        <w:t>quien único puede ayudarnos a vivir en armonía es Dios mismo</w:t>
      </w:r>
      <w:r w:rsidRPr="0071724D">
        <w:rPr>
          <w:rFonts w:asciiTheme="minorHAnsi" w:hAnsiTheme="minorHAnsi"/>
          <w:color w:val="000000"/>
        </w:rPr>
        <w:t>.</w:t>
      </w:r>
    </w:p>
    <w:p w14:paraId="09230638" w14:textId="77777777" w:rsidR="0071724D" w:rsidRPr="0071724D" w:rsidRDefault="0071724D" w:rsidP="0071724D">
      <w:pPr>
        <w:rPr>
          <w:rFonts w:asciiTheme="minorHAnsi" w:hAnsiTheme="minorHAnsi"/>
          <w:color w:val="000000"/>
        </w:rPr>
      </w:pPr>
    </w:p>
    <w:p w14:paraId="28A8CF10" w14:textId="0D013C3B" w:rsidR="0071724D" w:rsidRDefault="0071724D" w:rsidP="0071724D">
      <w:pPr>
        <w:rPr>
          <w:rFonts w:asciiTheme="minorHAnsi" w:hAnsiTheme="minorHAnsi"/>
          <w:color w:val="000000"/>
        </w:rPr>
      </w:pPr>
      <w:r w:rsidRPr="0071724D">
        <w:rPr>
          <w:rFonts w:asciiTheme="minorHAnsi" w:hAnsiTheme="minorHAnsi"/>
          <w:color w:val="000000"/>
        </w:rPr>
        <w:t>Por eso, necesitamos rendirnos a su obra. Él es quien da la paciencia y el ánimo necesarios para soportarnos, perdonarnos y amarnos unos a otros. Cuando tratamos de vivir en unidad con nuestras propias fuerzas, el resultado es frustración y división. Pero cuando dejamos que Dios trabaje en nuestro corazón, Él produce el fruto que necesitamos para vivir como verdaderos seguidores de Cristo.</w:t>
      </w:r>
    </w:p>
    <w:p w14:paraId="171604FA" w14:textId="77777777" w:rsidR="0071724D" w:rsidRPr="0071724D" w:rsidRDefault="0071724D" w:rsidP="0071724D">
      <w:pPr>
        <w:rPr>
          <w:rFonts w:asciiTheme="minorHAnsi" w:hAnsiTheme="minorHAnsi"/>
          <w:color w:val="000000"/>
        </w:rPr>
      </w:pPr>
    </w:p>
    <w:p w14:paraId="6F1C58CC" w14:textId="77777777" w:rsidR="0071724D" w:rsidRPr="006518D0" w:rsidRDefault="0071724D" w:rsidP="0071724D">
      <w:pPr>
        <w:rPr>
          <w:rFonts w:asciiTheme="minorHAnsi" w:hAnsiTheme="minorHAnsi"/>
          <w:color w:val="FF0000"/>
        </w:rPr>
      </w:pPr>
      <w:r w:rsidRPr="0071724D">
        <w:rPr>
          <w:rFonts w:asciiTheme="minorHAnsi" w:hAnsiTheme="minorHAnsi"/>
          <w:color w:val="000000"/>
        </w:rPr>
        <w:t>La clave está en renunciar a nosotros mismos. Eso es lo que Jesús nos enseñó cuando dijo: </w:t>
      </w:r>
      <w:r w:rsidRPr="0071724D">
        <w:rPr>
          <w:rFonts w:asciiTheme="minorHAnsi" w:hAnsiTheme="minorHAnsi"/>
          <w:i/>
          <w:iCs/>
          <w:color w:val="000000"/>
        </w:rPr>
        <w:t>“</w:t>
      </w:r>
      <w:r w:rsidRPr="0071724D">
        <w:rPr>
          <w:rFonts w:asciiTheme="minorHAnsi" w:hAnsiTheme="minorHAnsi"/>
          <w:i/>
          <w:iCs/>
          <w:color w:val="0070C0"/>
        </w:rPr>
        <w:t>Tome su cruz cada día y sígame</w:t>
      </w:r>
      <w:r w:rsidRPr="0071724D">
        <w:rPr>
          <w:rFonts w:asciiTheme="minorHAnsi" w:hAnsiTheme="minorHAnsi"/>
          <w:i/>
          <w:iCs/>
          <w:color w:val="000000"/>
        </w:rPr>
        <w:t>.”</w:t>
      </w:r>
      <w:r w:rsidRPr="0071724D">
        <w:rPr>
          <w:rFonts w:asciiTheme="minorHAnsi" w:hAnsiTheme="minorHAnsi"/>
          <w:color w:val="000000"/>
        </w:rPr>
        <w:t> Pero no todos están dispuestos. Muchos quieren seguir a Jesús… pero con condiciones: </w:t>
      </w:r>
      <w:r w:rsidRPr="0071724D">
        <w:rPr>
          <w:rFonts w:asciiTheme="minorHAnsi" w:hAnsiTheme="minorHAnsi"/>
          <w:i/>
          <w:iCs/>
          <w:color w:val="000000"/>
        </w:rPr>
        <w:t>“Primero déjame hacer esto”, “yo lo haré a mi manera”</w:t>
      </w:r>
      <w:r w:rsidRPr="0071724D">
        <w:rPr>
          <w:rFonts w:asciiTheme="minorHAnsi" w:hAnsiTheme="minorHAnsi"/>
          <w:color w:val="000000"/>
        </w:rPr>
        <w:t xml:space="preserve">. </w:t>
      </w:r>
      <w:r w:rsidRPr="0071724D">
        <w:rPr>
          <w:rFonts w:asciiTheme="minorHAnsi" w:hAnsiTheme="minorHAnsi"/>
          <w:color w:val="FF0000"/>
        </w:rPr>
        <w:t>¿No suena eso parecido a las palabras de Eva en el huerto, cuestionando el mandato divino y dando paso a la desobediencia?</w:t>
      </w:r>
    </w:p>
    <w:p w14:paraId="4FF7EB2C" w14:textId="77777777" w:rsidR="0071724D" w:rsidRPr="0071724D" w:rsidRDefault="0071724D" w:rsidP="0071724D">
      <w:pPr>
        <w:rPr>
          <w:rFonts w:asciiTheme="minorHAnsi" w:hAnsiTheme="minorHAnsi"/>
          <w:color w:val="000000"/>
        </w:rPr>
      </w:pPr>
    </w:p>
    <w:p w14:paraId="2D878EF5" w14:textId="01AF8516" w:rsidR="0071724D" w:rsidRDefault="0071724D" w:rsidP="0071724D">
      <w:pPr>
        <w:rPr>
          <w:rFonts w:asciiTheme="minorHAnsi" w:hAnsiTheme="minorHAnsi"/>
          <w:color w:val="000000"/>
        </w:rPr>
      </w:pPr>
      <w:r w:rsidRPr="0071724D">
        <w:rPr>
          <w:rFonts w:asciiTheme="minorHAnsi" w:hAnsiTheme="minorHAnsi"/>
          <w:color w:val="000000"/>
        </w:rPr>
        <w:t>Mis hermanos, no olvidemos que Cristo murió para que fuéramos </w:t>
      </w:r>
      <w:r w:rsidRPr="0071724D">
        <w:rPr>
          <w:rFonts w:asciiTheme="minorHAnsi" w:hAnsiTheme="minorHAnsi"/>
          <w:b/>
          <w:bCs/>
          <w:color w:val="000000"/>
        </w:rPr>
        <w:t>uno solo en Él</w:t>
      </w:r>
      <w:r w:rsidRPr="0071724D">
        <w:rPr>
          <w:rFonts w:asciiTheme="minorHAnsi" w:hAnsiTheme="minorHAnsi"/>
          <w:color w:val="000000"/>
        </w:rPr>
        <w:t xml:space="preserve">. Ya no hay distinción entre judíos y gentiles, entre </w:t>
      </w:r>
      <w:r w:rsidR="00C11F4E">
        <w:rPr>
          <w:rFonts w:asciiTheme="minorHAnsi" w:hAnsiTheme="minorHAnsi"/>
          <w:color w:val="000000"/>
        </w:rPr>
        <w:t xml:space="preserve">hombre y mujer, entre </w:t>
      </w:r>
      <w:r w:rsidRPr="0071724D">
        <w:rPr>
          <w:rFonts w:asciiTheme="minorHAnsi" w:hAnsiTheme="minorHAnsi"/>
          <w:color w:val="000000"/>
        </w:rPr>
        <w:t>razas</w:t>
      </w:r>
      <w:r w:rsidR="00C11F4E">
        <w:rPr>
          <w:rFonts w:asciiTheme="minorHAnsi" w:hAnsiTheme="minorHAnsi"/>
          <w:color w:val="000000"/>
        </w:rPr>
        <w:t xml:space="preserve"> o </w:t>
      </w:r>
      <w:r w:rsidRPr="0071724D">
        <w:rPr>
          <w:rFonts w:asciiTheme="minorHAnsi" w:hAnsiTheme="minorHAnsi"/>
          <w:color w:val="000000"/>
        </w:rPr>
        <w:t>culturas. Somos un solo pueblo, redimido por la sangre del Cordero, y llamados a alabar con una sola voz al único Dios verdadero.</w:t>
      </w:r>
    </w:p>
    <w:p w14:paraId="7B513E83" w14:textId="77777777" w:rsidR="0071724D" w:rsidRPr="0071724D" w:rsidRDefault="0071724D" w:rsidP="0071724D">
      <w:pPr>
        <w:rPr>
          <w:rFonts w:asciiTheme="minorHAnsi" w:hAnsiTheme="minorHAnsi"/>
          <w:color w:val="000000"/>
        </w:rPr>
      </w:pPr>
    </w:p>
    <w:p w14:paraId="448428CB" w14:textId="77777777" w:rsidR="0071724D" w:rsidRPr="0071724D" w:rsidRDefault="0071724D" w:rsidP="0071724D">
      <w:pPr>
        <w:rPr>
          <w:rFonts w:asciiTheme="minorHAnsi" w:hAnsiTheme="minorHAnsi"/>
          <w:color w:val="000000"/>
        </w:rPr>
      </w:pPr>
      <w:r w:rsidRPr="0071724D">
        <w:rPr>
          <w:rFonts w:asciiTheme="minorHAnsi" w:hAnsiTheme="minorHAnsi"/>
          <w:color w:val="000000"/>
        </w:rPr>
        <w:t>Dejemos las discusiones sin sentido, las diferencias por cosas pequeñas, y vivamos para Él. Que todos, como una sola familia, sirvamos y adoremos al Señor Jesús con corazones unidos, para gloria de su Nombre.</w:t>
      </w:r>
    </w:p>
    <w:bookmarkEnd w:id="142"/>
    <w:p w14:paraId="4B3AB962" w14:textId="77777777" w:rsidR="0071724D" w:rsidRPr="0071724D" w:rsidRDefault="0071724D" w:rsidP="00EB495A">
      <w:pPr>
        <w:tabs>
          <w:tab w:val="left" w:pos="2939"/>
        </w:tabs>
        <w:rPr>
          <w:rFonts w:asciiTheme="minorHAnsi" w:hAnsiTheme="minorHAnsi"/>
        </w:rPr>
      </w:pPr>
    </w:p>
    <w:p w14:paraId="7B6CFA82" w14:textId="77777777" w:rsidR="0071724D" w:rsidRDefault="0071724D" w:rsidP="00EB495A">
      <w:pPr>
        <w:tabs>
          <w:tab w:val="left" w:pos="2939"/>
        </w:tabs>
        <w:rPr>
          <w:rFonts w:asciiTheme="minorHAnsi" w:hAnsiTheme="minorHAnsi"/>
          <w:lang w:val="es-ES"/>
        </w:rPr>
      </w:pPr>
    </w:p>
    <w:p w14:paraId="527FD1DF" w14:textId="77777777" w:rsidR="000C4B13" w:rsidRDefault="000C4B13" w:rsidP="00EB495A">
      <w:pPr>
        <w:tabs>
          <w:tab w:val="left" w:pos="2939"/>
        </w:tabs>
        <w:rPr>
          <w:rFonts w:asciiTheme="minorHAnsi" w:hAnsiTheme="minorHAnsi"/>
          <w:lang w:val="es-ES"/>
        </w:rPr>
      </w:pPr>
    </w:p>
    <w:p w14:paraId="6FA1BCFD" w14:textId="77777777" w:rsidR="000C4B13" w:rsidRDefault="000C4B13" w:rsidP="00EB495A">
      <w:pPr>
        <w:tabs>
          <w:tab w:val="left" w:pos="2939"/>
        </w:tabs>
        <w:rPr>
          <w:rFonts w:asciiTheme="minorHAnsi" w:hAnsiTheme="minorHAnsi"/>
          <w:lang w:val="es-ES"/>
        </w:rPr>
      </w:pPr>
    </w:p>
    <w:p w14:paraId="5B6E3B37" w14:textId="77777777" w:rsidR="000C4B13" w:rsidRDefault="000C4B13" w:rsidP="00EB495A">
      <w:pPr>
        <w:tabs>
          <w:tab w:val="left" w:pos="2939"/>
        </w:tabs>
        <w:rPr>
          <w:rFonts w:asciiTheme="minorHAnsi" w:hAnsiTheme="minorHAnsi"/>
          <w:lang w:val="es-ES"/>
        </w:rPr>
      </w:pPr>
    </w:p>
    <w:p w14:paraId="47D5E45C" w14:textId="5B8655B3" w:rsidR="000C4B13" w:rsidRPr="00A42A02" w:rsidRDefault="000C4B13" w:rsidP="00EB495A">
      <w:pPr>
        <w:tabs>
          <w:tab w:val="left" w:pos="2939"/>
        </w:tabs>
        <w:rPr>
          <w:rFonts w:asciiTheme="minorHAnsi" w:hAnsiTheme="minorHAnsi"/>
          <w:b/>
          <w:bCs/>
          <w:sz w:val="28"/>
          <w:szCs w:val="28"/>
          <w:lang w:val="es-ES"/>
        </w:rPr>
      </w:pPr>
      <w:bookmarkStart w:id="143" w:name="OLE_LINK147"/>
      <w:r w:rsidRPr="00A42A02">
        <w:rPr>
          <w:rFonts w:asciiTheme="minorHAnsi" w:hAnsiTheme="minorHAnsi"/>
          <w:b/>
          <w:bCs/>
          <w:sz w:val="28"/>
          <w:szCs w:val="28"/>
          <w:lang w:val="es-ES"/>
        </w:rPr>
        <w:t xml:space="preserve">Una esperanza </w:t>
      </w:r>
      <w:r w:rsidR="00A42A02" w:rsidRPr="00A42A02">
        <w:rPr>
          <w:rFonts w:asciiTheme="minorHAnsi" w:hAnsiTheme="minorHAnsi"/>
          <w:b/>
          <w:bCs/>
          <w:sz w:val="28"/>
          <w:szCs w:val="28"/>
          <w:lang w:val="es-ES"/>
        </w:rPr>
        <w:t>perdur</w:t>
      </w:r>
      <w:r w:rsidR="008E025D">
        <w:rPr>
          <w:rFonts w:asciiTheme="minorHAnsi" w:hAnsiTheme="minorHAnsi"/>
          <w:b/>
          <w:bCs/>
          <w:sz w:val="28"/>
          <w:szCs w:val="28"/>
          <w:lang w:val="es-ES"/>
        </w:rPr>
        <w:t>able</w:t>
      </w:r>
      <w:r w:rsidR="00A42A02" w:rsidRPr="00A42A02">
        <w:rPr>
          <w:rFonts w:asciiTheme="minorHAnsi" w:hAnsiTheme="minorHAnsi"/>
          <w:b/>
          <w:bCs/>
          <w:sz w:val="28"/>
          <w:szCs w:val="28"/>
          <w:lang w:val="es-ES"/>
        </w:rPr>
        <w:t xml:space="preserve">. </w:t>
      </w:r>
    </w:p>
    <w:p w14:paraId="6EA9097A" w14:textId="3428F415" w:rsidR="00A42A02" w:rsidRDefault="00A42A02" w:rsidP="00EB495A">
      <w:pPr>
        <w:tabs>
          <w:tab w:val="left" w:pos="2939"/>
        </w:tabs>
        <w:rPr>
          <w:lang w:val="es-ES"/>
        </w:rPr>
      </w:pPr>
      <w:r w:rsidRPr="00A42A02">
        <w:rPr>
          <w:rFonts w:asciiTheme="minorHAnsi" w:hAnsiTheme="minorHAnsi"/>
          <w:b/>
          <w:bCs/>
          <w:lang w:val="es-ES"/>
        </w:rPr>
        <w:t>Romanos 15:13 NTV</w:t>
      </w:r>
      <w:r>
        <w:rPr>
          <w:rFonts w:asciiTheme="minorHAnsi" w:hAnsiTheme="minorHAnsi"/>
          <w:lang w:val="es-ES"/>
        </w:rPr>
        <w:t xml:space="preserve">. </w:t>
      </w:r>
      <w:r>
        <w:rPr>
          <w:vertAlign w:val="superscript"/>
          <w:lang w:val="es-ES"/>
        </w:rPr>
        <w:t> </w:t>
      </w:r>
      <w:r w:rsidRPr="00A42A02">
        <w:rPr>
          <w:i/>
          <w:iCs/>
          <w:color w:val="0070C0"/>
          <w:lang w:val="es-ES"/>
        </w:rPr>
        <w:t>Le pido a Dios, fuente de esperanza, que los llene completamente de alegría y paz, porque confían en él. Entonces rebosarán de una esperanza segura mediante el poder del Espíritu Santo</w:t>
      </w:r>
      <w:r>
        <w:rPr>
          <w:lang w:val="es-ES"/>
        </w:rPr>
        <w:t>.</w:t>
      </w:r>
    </w:p>
    <w:p w14:paraId="6B6169ED" w14:textId="77777777" w:rsidR="00A42A02" w:rsidRPr="00E525BC" w:rsidRDefault="00A42A02" w:rsidP="00E525BC">
      <w:pPr>
        <w:tabs>
          <w:tab w:val="left" w:pos="2939"/>
        </w:tabs>
        <w:rPr>
          <w:rFonts w:asciiTheme="minorHAnsi" w:hAnsiTheme="minorHAnsi"/>
        </w:rPr>
      </w:pPr>
    </w:p>
    <w:p w14:paraId="7D75EBB6" w14:textId="77777777" w:rsidR="00E525BC" w:rsidRPr="00E525BC" w:rsidRDefault="00E525BC" w:rsidP="00E525BC">
      <w:pPr>
        <w:pStyle w:val="NormalWeb"/>
        <w:rPr>
          <w:rFonts w:asciiTheme="minorHAnsi" w:hAnsiTheme="minorHAnsi"/>
          <w:color w:val="000000"/>
          <w:lang w:val="es-US"/>
        </w:rPr>
      </w:pPr>
      <w:r w:rsidRPr="00E525BC">
        <w:rPr>
          <w:rFonts w:asciiTheme="minorHAnsi" w:hAnsiTheme="minorHAnsi"/>
          <w:color w:val="000000"/>
        </w:rPr>
        <w:t>Vivimos en un mundo donde las personas buscan esperanza en muchas fuentes: en relaciones, en posesiones, en planes personales o incluso en filosofías humanas. Sin embargo, la verdadera esperanza tiene una sola fuente confiable:</w:t>
      </w:r>
      <w:r w:rsidRPr="00E525BC">
        <w:rPr>
          <w:rStyle w:val="apple-converted-space"/>
          <w:rFonts w:asciiTheme="minorHAnsi" w:hAnsiTheme="minorHAnsi"/>
          <w:color w:val="000000"/>
        </w:rPr>
        <w:t> </w:t>
      </w:r>
      <w:r w:rsidRPr="00E525BC">
        <w:rPr>
          <w:rStyle w:val="Fuerte"/>
          <w:rFonts w:asciiTheme="minorHAnsi" w:hAnsiTheme="minorHAnsi"/>
          <w:color w:val="000000"/>
        </w:rPr>
        <w:t>Dios mismo</w:t>
      </w:r>
      <w:r w:rsidRPr="00E525BC">
        <w:rPr>
          <w:rFonts w:asciiTheme="minorHAnsi" w:hAnsiTheme="minorHAnsi"/>
          <w:color w:val="000000"/>
        </w:rPr>
        <w:t>.</w:t>
      </w:r>
    </w:p>
    <w:p w14:paraId="2FE0B2BC" w14:textId="77777777" w:rsidR="00E525BC" w:rsidRDefault="00E525BC" w:rsidP="00E525BC">
      <w:pPr>
        <w:pStyle w:val="NormalWeb"/>
        <w:rPr>
          <w:rFonts w:asciiTheme="minorHAnsi" w:hAnsiTheme="minorHAnsi"/>
          <w:color w:val="000000"/>
        </w:rPr>
      </w:pPr>
      <w:r w:rsidRPr="00E525BC">
        <w:rPr>
          <w:rFonts w:asciiTheme="minorHAnsi" w:hAnsiTheme="minorHAnsi"/>
          <w:color w:val="000000"/>
        </w:rPr>
        <w:t>El apóstol Pablo hace una oración poderosa en este verso. No pide una esperanza temporal, ni una emoción pasajera. Él pide que Dios,</w:t>
      </w:r>
      <w:r w:rsidRPr="00E525BC">
        <w:rPr>
          <w:rStyle w:val="apple-converted-space"/>
          <w:rFonts w:asciiTheme="minorHAnsi" w:hAnsiTheme="minorHAnsi"/>
          <w:color w:val="000000"/>
        </w:rPr>
        <w:t> </w:t>
      </w:r>
      <w:r w:rsidRPr="00E525BC">
        <w:rPr>
          <w:rStyle w:val="Fuerte"/>
          <w:rFonts w:asciiTheme="minorHAnsi" w:hAnsiTheme="minorHAnsi"/>
          <w:color w:val="000000"/>
        </w:rPr>
        <w:t>la fuente de toda esperanza</w:t>
      </w:r>
      <w:r w:rsidRPr="00E525BC">
        <w:rPr>
          <w:rFonts w:asciiTheme="minorHAnsi" w:hAnsiTheme="minorHAnsi"/>
          <w:color w:val="000000"/>
        </w:rPr>
        <w:t>, llene nuestros corazones por completo de</w:t>
      </w:r>
      <w:r w:rsidRPr="00E525BC">
        <w:rPr>
          <w:rStyle w:val="apple-converted-space"/>
          <w:rFonts w:asciiTheme="minorHAnsi" w:hAnsiTheme="minorHAnsi"/>
          <w:color w:val="000000"/>
        </w:rPr>
        <w:t> </w:t>
      </w:r>
      <w:r w:rsidRPr="00E525BC">
        <w:rPr>
          <w:rStyle w:val="nfasis"/>
          <w:rFonts w:asciiTheme="minorHAnsi" w:hAnsiTheme="minorHAnsi"/>
          <w:color w:val="000000"/>
        </w:rPr>
        <w:t>alegría</w:t>
      </w:r>
      <w:r w:rsidRPr="00E525BC">
        <w:rPr>
          <w:rStyle w:val="apple-converted-space"/>
          <w:rFonts w:asciiTheme="minorHAnsi" w:hAnsiTheme="minorHAnsi"/>
          <w:color w:val="000000"/>
        </w:rPr>
        <w:t> </w:t>
      </w:r>
      <w:r w:rsidRPr="00E525BC">
        <w:rPr>
          <w:rFonts w:asciiTheme="minorHAnsi" w:hAnsiTheme="minorHAnsi"/>
          <w:color w:val="000000"/>
        </w:rPr>
        <w:t>y</w:t>
      </w:r>
      <w:r w:rsidRPr="00E525BC">
        <w:rPr>
          <w:rStyle w:val="apple-converted-space"/>
          <w:rFonts w:asciiTheme="minorHAnsi" w:hAnsiTheme="minorHAnsi"/>
          <w:color w:val="000000"/>
        </w:rPr>
        <w:t> </w:t>
      </w:r>
      <w:r w:rsidRPr="00E525BC">
        <w:rPr>
          <w:rStyle w:val="nfasis"/>
          <w:rFonts w:asciiTheme="minorHAnsi" w:hAnsiTheme="minorHAnsi"/>
          <w:color w:val="000000"/>
        </w:rPr>
        <w:t>paz</w:t>
      </w:r>
      <w:r w:rsidRPr="00E525BC">
        <w:rPr>
          <w:rStyle w:val="apple-converted-space"/>
          <w:rFonts w:asciiTheme="minorHAnsi" w:hAnsiTheme="minorHAnsi"/>
          <w:color w:val="000000"/>
        </w:rPr>
        <w:t> </w:t>
      </w:r>
      <w:r w:rsidRPr="00E525BC">
        <w:rPr>
          <w:rFonts w:asciiTheme="minorHAnsi" w:hAnsiTheme="minorHAnsi"/>
          <w:color w:val="000000"/>
        </w:rPr>
        <w:t>—pero no por circunstancias externas, sino</w:t>
      </w:r>
      <w:r w:rsidRPr="00E525BC">
        <w:rPr>
          <w:rStyle w:val="apple-converted-space"/>
          <w:rFonts w:asciiTheme="minorHAnsi" w:hAnsiTheme="minorHAnsi"/>
          <w:color w:val="000000"/>
        </w:rPr>
        <w:t> </w:t>
      </w:r>
      <w:r w:rsidRPr="00E525BC">
        <w:rPr>
          <w:rStyle w:val="Fuerte"/>
          <w:rFonts w:asciiTheme="minorHAnsi" w:hAnsiTheme="minorHAnsi"/>
          <w:color w:val="000000"/>
        </w:rPr>
        <w:t>porque confiamos en Él</w:t>
      </w:r>
      <w:r w:rsidRPr="00E525BC">
        <w:rPr>
          <w:rFonts w:asciiTheme="minorHAnsi" w:hAnsiTheme="minorHAnsi"/>
          <w:color w:val="000000"/>
        </w:rPr>
        <w:t>.</w:t>
      </w:r>
    </w:p>
    <w:p w14:paraId="584026A3" w14:textId="77777777" w:rsidR="00E525BC" w:rsidRPr="00E525BC" w:rsidRDefault="00E525BC" w:rsidP="00E525BC">
      <w:pPr>
        <w:pStyle w:val="NormalWeb"/>
        <w:rPr>
          <w:rFonts w:asciiTheme="minorHAnsi" w:hAnsiTheme="minorHAnsi"/>
          <w:color w:val="000000"/>
        </w:rPr>
      </w:pPr>
    </w:p>
    <w:p w14:paraId="5A35954F" w14:textId="79BF90FA" w:rsidR="00E525BC" w:rsidRDefault="00E525BC" w:rsidP="00E525BC">
      <w:pPr>
        <w:pStyle w:val="NormalWeb"/>
        <w:rPr>
          <w:rFonts w:asciiTheme="minorHAnsi" w:hAnsiTheme="minorHAnsi"/>
          <w:color w:val="000000"/>
        </w:rPr>
      </w:pPr>
      <w:r w:rsidRPr="00E525BC">
        <w:rPr>
          <w:rFonts w:asciiTheme="minorHAnsi" w:hAnsiTheme="minorHAnsi"/>
          <w:color w:val="000000"/>
        </w:rPr>
        <w:t>Y aquí está el secreto: cuando confías en Dios, no recibes solo consuelo. Recibes una</w:t>
      </w:r>
      <w:r w:rsidRPr="00E525BC">
        <w:rPr>
          <w:rStyle w:val="apple-converted-space"/>
          <w:rFonts w:asciiTheme="minorHAnsi" w:hAnsiTheme="minorHAnsi"/>
          <w:color w:val="000000"/>
        </w:rPr>
        <w:t> </w:t>
      </w:r>
      <w:r w:rsidRPr="00E525BC">
        <w:rPr>
          <w:rStyle w:val="Fuerte"/>
          <w:rFonts w:asciiTheme="minorHAnsi" w:hAnsiTheme="minorHAnsi"/>
          <w:color w:val="000000"/>
        </w:rPr>
        <w:t>esperanza rebosante</w:t>
      </w:r>
      <w:r w:rsidR="00B940C0">
        <w:rPr>
          <w:rStyle w:val="Fuerte"/>
          <w:rFonts w:asciiTheme="minorHAnsi" w:hAnsiTheme="minorHAnsi"/>
          <w:color w:val="000000"/>
        </w:rPr>
        <w:t xml:space="preserve"> y permanente</w:t>
      </w:r>
      <w:r w:rsidRPr="00E525BC">
        <w:rPr>
          <w:rFonts w:asciiTheme="minorHAnsi" w:hAnsiTheme="minorHAnsi"/>
          <w:color w:val="000000"/>
        </w:rPr>
        <w:t xml:space="preserve">, una que no se agota con los problemas, ni se esfuma en las crisis. Es una esperanza segura, estable, sobrenatural. </w:t>
      </w:r>
      <w:r w:rsidRPr="00A02D46">
        <w:rPr>
          <w:rFonts w:asciiTheme="minorHAnsi" w:hAnsiTheme="minorHAnsi"/>
          <w:color w:val="FF0000"/>
        </w:rPr>
        <w:t xml:space="preserve">¿Por qué? </w:t>
      </w:r>
      <w:r w:rsidRPr="00E525BC">
        <w:rPr>
          <w:rFonts w:asciiTheme="minorHAnsi" w:hAnsiTheme="minorHAnsi"/>
          <w:color w:val="000000"/>
        </w:rPr>
        <w:t>Porque es</w:t>
      </w:r>
      <w:r w:rsidRPr="00E525BC">
        <w:rPr>
          <w:rStyle w:val="apple-converted-space"/>
          <w:rFonts w:asciiTheme="minorHAnsi" w:hAnsiTheme="minorHAnsi"/>
          <w:color w:val="000000"/>
        </w:rPr>
        <w:t> </w:t>
      </w:r>
      <w:r w:rsidRPr="00E525BC">
        <w:rPr>
          <w:rStyle w:val="Fuerte"/>
          <w:rFonts w:asciiTheme="minorHAnsi" w:hAnsiTheme="minorHAnsi"/>
          <w:color w:val="000000"/>
        </w:rPr>
        <w:t>el Espíritu Santo mismo</w:t>
      </w:r>
      <w:r w:rsidRPr="00E525BC">
        <w:rPr>
          <w:rStyle w:val="apple-converted-space"/>
          <w:rFonts w:asciiTheme="minorHAnsi" w:hAnsiTheme="minorHAnsi"/>
          <w:color w:val="000000"/>
        </w:rPr>
        <w:t> </w:t>
      </w:r>
      <w:r w:rsidRPr="00E525BC">
        <w:rPr>
          <w:rFonts w:asciiTheme="minorHAnsi" w:hAnsiTheme="minorHAnsi"/>
          <w:color w:val="000000"/>
        </w:rPr>
        <w:t>quien la produce en nosotros mediante su poder.</w:t>
      </w:r>
    </w:p>
    <w:p w14:paraId="01A65F38" w14:textId="77777777" w:rsidR="00E525BC" w:rsidRPr="00E525BC" w:rsidRDefault="00E525BC" w:rsidP="00E525BC">
      <w:pPr>
        <w:pStyle w:val="NormalWeb"/>
        <w:rPr>
          <w:rFonts w:asciiTheme="minorHAnsi" w:hAnsiTheme="minorHAnsi"/>
          <w:color w:val="000000"/>
        </w:rPr>
      </w:pPr>
    </w:p>
    <w:p w14:paraId="54ADEEAF" w14:textId="77777777" w:rsidR="00E525BC" w:rsidRDefault="00E525BC" w:rsidP="00E525BC">
      <w:pPr>
        <w:pStyle w:val="NormalWeb"/>
        <w:rPr>
          <w:rFonts w:asciiTheme="minorHAnsi" w:hAnsiTheme="minorHAnsi"/>
          <w:color w:val="000000"/>
        </w:rPr>
      </w:pPr>
      <w:r w:rsidRPr="00E525BC">
        <w:rPr>
          <w:rFonts w:asciiTheme="minorHAnsi" w:hAnsiTheme="minorHAnsi"/>
          <w:color w:val="000000"/>
        </w:rPr>
        <w:t>Esta esperanza no es algo que podamos fabricar. No viene por pensar positivo o por intentar ser fuertes.</w:t>
      </w:r>
      <w:r w:rsidRPr="00E525BC">
        <w:rPr>
          <w:rStyle w:val="apple-converted-space"/>
          <w:rFonts w:asciiTheme="minorHAnsi" w:hAnsiTheme="minorHAnsi"/>
          <w:color w:val="000000"/>
        </w:rPr>
        <w:t> </w:t>
      </w:r>
      <w:r w:rsidRPr="00E525BC">
        <w:rPr>
          <w:rStyle w:val="Fuerte"/>
          <w:rFonts w:asciiTheme="minorHAnsi" w:hAnsiTheme="minorHAnsi"/>
          <w:color w:val="000000"/>
        </w:rPr>
        <w:t>Es un regalo de Dios para sus hijos</w:t>
      </w:r>
      <w:r w:rsidRPr="00E525BC">
        <w:rPr>
          <w:rFonts w:asciiTheme="minorHAnsi" w:hAnsiTheme="minorHAnsi"/>
          <w:color w:val="000000"/>
        </w:rPr>
        <w:t>. En medio del caos, Dios puede hacer que reboses de paz. En medio de las lágrimas, Él puede llenarte de alegría. Y en medio de la incertidumbre, Él mismo planta en tu corazón una esperanza viva.</w:t>
      </w:r>
    </w:p>
    <w:p w14:paraId="1187F88C" w14:textId="77777777" w:rsidR="00E525BC" w:rsidRPr="00E525BC" w:rsidRDefault="00E525BC" w:rsidP="00E525BC">
      <w:pPr>
        <w:pStyle w:val="NormalWeb"/>
        <w:rPr>
          <w:rFonts w:asciiTheme="minorHAnsi" w:hAnsiTheme="minorHAnsi"/>
          <w:color w:val="000000"/>
        </w:rPr>
      </w:pPr>
    </w:p>
    <w:p w14:paraId="2FAA9A80" w14:textId="77777777" w:rsidR="00E525BC" w:rsidRPr="00E525BC" w:rsidRDefault="00E525BC" w:rsidP="00E525BC">
      <w:pPr>
        <w:pStyle w:val="NormalWeb"/>
        <w:rPr>
          <w:rFonts w:asciiTheme="minorHAnsi" w:hAnsiTheme="minorHAnsi"/>
          <w:color w:val="000000"/>
        </w:rPr>
      </w:pPr>
      <w:r w:rsidRPr="00DE67C8">
        <w:rPr>
          <w:rFonts w:asciiTheme="minorHAnsi" w:hAnsiTheme="minorHAnsi"/>
          <w:b/>
          <w:bCs/>
          <w:color w:val="000000"/>
        </w:rPr>
        <w:t>Hoy</w:t>
      </w:r>
      <w:r w:rsidRPr="00E525BC">
        <w:rPr>
          <w:rFonts w:asciiTheme="minorHAnsi" w:hAnsiTheme="minorHAnsi"/>
          <w:color w:val="000000"/>
        </w:rPr>
        <w:t>, más que nunca, necesitamos vivir con esa esperanza. Una que no depende del noticiero ni de la economía. Una esperanza que</w:t>
      </w:r>
      <w:r w:rsidRPr="00E525BC">
        <w:rPr>
          <w:rStyle w:val="apple-converted-space"/>
          <w:rFonts w:asciiTheme="minorHAnsi" w:hAnsiTheme="minorHAnsi"/>
          <w:color w:val="000000"/>
        </w:rPr>
        <w:t> </w:t>
      </w:r>
      <w:r w:rsidRPr="00E525BC">
        <w:rPr>
          <w:rStyle w:val="Fuerte"/>
          <w:rFonts w:asciiTheme="minorHAnsi" w:hAnsiTheme="minorHAnsi"/>
          <w:color w:val="000000"/>
        </w:rPr>
        <w:t>fluye desde el cielo</w:t>
      </w:r>
      <w:r w:rsidRPr="00E525BC">
        <w:rPr>
          <w:rStyle w:val="apple-converted-space"/>
          <w:rFonts w:asciiTheme="minorHAnsi" w:hAnsiTheme="minorHAnsi"/>
          <w:color w:val="000000"/>
        </w:rPr>
        <w:t> </w:t>
      </w:r>
      <w:r w:rsidRPr="00E525BC">
        <w:rPr>
          <w:rFonts w:asciiTheme="minorHAnsi" w:hAnsiTheme="minorHAnsi"/>
          <w:color w:val="000000"/>
        </w:rPr>
        <w:t>hacia nosotros, por el poder del Espíritu Santo.</w:t>
      </w:r>
    </w:p>
    <w:p w14:paraId="09646351" w14:textId="77777777" w:rsidR="00E525BC" w:rsidRDefault="00E525BC" w:rsidP="00E525BC">
      <w:pPr>
        <w:pStyle w:val="NormalWeb"/>
        <w:rPr>
          <w:rFonts w:asciiTheme="minorHAnsi" w:hAnsiTheme="minorHAnsi"/>
          <w:color w:val="000000"/>
        </w:rPr>
      </w:pPr>
    </w:p>
    <w:p w14:paraId="2A3228E7" w14:textId="5B849C13" w:rsidR="00E525BC" w:rsidRPr="00E525BC" w:rsidRDefault="00E525BC" w:rsidP="00E525BC">
      <w:pPr>
        <w:pStyle w:val="NormalWeb"/>
        <w:rPr>
          <w:rFonts w:asciiTheme="minorHAnsi" w:hAnsiTheme="minorHAnsi"/>
          <w:color w:val="000000"/>
        </w:rPr>
      </w:pPr>
      <w:r w:rsidRPr="00E525BC">
        <w:rPr>
          <w:rFonts w:asciiTheme="minorHAnsi" w:hAnsiTheme="minorHAnsi"/>
          <w:color w:val="000000"/>
        </w:rPr>
        <w:t>Confía en Dios, no en lo que ves. Deja que Él sea tu fuente diaria de esperanza. Cuando lo hagas, verás cómo su alegría y su paz inundan tu vida, y cómo tu corazón rebosa —no de ansiedad, sino de una esperanza segura que solo el Espíritu Santo puede producir.</w:t>
      </w:r>
    </w:p>
    <w:p w14:paraId="0688DC1E" w14:textId="77777777" w:rsidR="00E525BC" w:rsidRDefault="00E525BC" w:rsidP="00E525BC">
      <w:pPr>
        <w:pStyle w:val="NormalWeb"/>
        <w:rPr>
          <w:rFonts w:asciiTheme="minorHAnsi" w:hAnsiTheme="minorHAnsi"/>
          <w:color w:val="000000"/>
        </w:rPr>
      </w:pPr>
    </w:p>
    <w:p w14:paraId="5DADB6D0" w14:textId="57D2DFA9" w:rsidR="00E525BC" w:rsidRPr="00E525BC" w:rsidRDefault="00E525BC" w:rsidP="00E525BC">
      <w:pPr>
        <w:pStyle w:val="NormalWeb"/>
        <w:rPr>
          <w:rFonts w:asciiTheme="minorHAnsi" w:hAnsiTheme="minorHAnsi"/>
          <w:color w:val="000000"/>
        </w:rPr>
      </w:pPr>
      <w:r w:rsidRPr="00E525BC">
        <w:rPr>
          <w:rFonts w:asciiTheme="minorHAnsi" w:hAnsiTheme="minorHAnsi"/>
          <w:color w:val="000000"/>
        </w:rPr>
        <w:t>Señor, tú eres mi fuente de esperanza. Lléname hoy de tu paz y tu alegría. Aun cuando las circunstancias sean difíciles, confío en ti. Espíritu Santo, haz rebosar en mí una esperanza firme</w:t>
      </w:r>
      <w:r w:rsidR="008E025D">
        <w:rPr>
          <w:rFonts w:asciiTheme="minorHAnsi" w:hAnsiTheme="minorHAnsi"/>
          <w:color w:val="000000"/>
        </w:rPr>
        <w:t xml:space="preserve"> y duradera</w:t>
      </w:r>
      <w:r w:rsidRPr="00E525BC">
        <w:rPr>
          <w:rFonts w:asciiTheme="minorHAnsi" w:hAnsiTheme="minorHAnsi"/>
          <w:color w:val="000000"/>
        </w:rPr>
        <w:t xml:space="preserve">, que me sostenga y me impulse a seguir adelante. En el nombre de </w:t>
      </w:r>
      <w:r w:rsidR="00BB6464">
        <w:rPr>
          <w:rFonts w:asciiTheme="minorHAnsi" w:hAnsiTheme="minorHAnsi"/>
          <w:color w:val="000000"/>
        </w:rPr>
        <w:t>nuestro Señ</w:t>
      </w:r>
      <w:r w:rsidR="00A008D0">
        <w:rPr>
          <w:rFonts w:asciiTheme="minorHAnsi" w:hAnsiTheme="minorHAnsi"/>
          <w:color w:val="000000"/>
        </w:rPr>
        <w:t xml:space="preserve">or </w:t>
      </w:r>
      <w:r w:rsidRPr="00E525BC">
        <w:rPr>
          <w:rFonts w:asciiTheme="minorHAnsi" w:hAnsiTheme="minorHAnsi"/>
          <w:color w:val="000000"/>
        </w:rPr>
        <w:t>Jes</w:t>
      </w:r>
      <w:r w:rsidR="00A008D0">
        <w:rPr>
          <w:rFonts w:asciiTheme="minorHAnsi" w:hAnsiTheme="minorHAnsi"/>
          <w:color w:val="000000"/>
        </w:rPr>
        <w:t>ucristo</w:t>
      </w:r>
      <w:r w:rsidRPr="00E525BC">
        <w:rPr>
          <w:rFonts w:asciiTheme="minorHAnsi" w:hAnsiTheme="minorHAnsi"/>
          <w:color w:val="000000"/>
        </w:rPr>
        <w:t>, amén.</w:t>
      </w:r>
    </w:p>
    <w:bookmarkEnd w:id="143"/>
    <w:p w14:paraId="27FE4CC9" w14:textId="77777777" w:rsidR="0071724D" w:rsidRPr="00EB495A" w:rsidRDefault="0071724D" w:rsidP="00EB495A">
      <w:pPr>
        <w:tabs>
          <w:tab w:val="left" w:pos="2939"/>
        </w:tabs>
        <w:rPr>
          <w:rFonts w:asciiTheme="minorHAnsi" w:hAnsiTheme="minorHAnsi"/>
          <w:lang w:val="es-ES"/>
        </w:rPr>
      </w:pPr>
    </w:p>
    <w:p w14:paraId="06AC71F6" w14:textId="77777777" w:rsidR="00EB495A" w:rsidRDefault="00EB495A" w:rsidP="00C34D1F">
      <w:pPr>
        <w:tabs>
          <w:tab w:val="left" w:pos="2939"/>
        </w:tabs>
        <w:rPr>
          <w:rFonts w:asciiTheme="minorHAnsi" w:hAnsiTheme="minorHAnsi"/>
          <w:color w:val="000000" w:themeColor="text1"/>
        </w:rPr>
      </w:pPr>
    </w:p>
    <w:p w14:paraId="1A5BFC40" w14:textId="77777777" w:rsidR="00282990" w:rsidRDefault="00282990" w:rsidP="00C34D1F">
      <w:pPr>
        <w:tabs>
          <w:tab w:val="left" w:pos="2939"/>
        </w:tabs>
        <w:rPr>
          <w:rFonts w:asciiTheme="minorHAnsi" w:hAnsiTheme="minorHAnsi"/>
          <w:color w:val="000000" w:themeColor="text1"/>
        </w:rPr>
      </w:pPr>
    </w:p>
    <w:p w14:paraId="081A4968" w14:textId="77777777" w:rsidR="008D62D0" w:rsidRDefault="008D62D0" w:rsidP="00C34D1F">
      <w:pPr>
        <w:tabs>
          <w:tab w:val="left" w:pos="2939"/>
        </w:tabs>
        <w:rPr>
          <w:rFonts w:asciiTheme="minorHAnsi" w:hAnsiTheme="minorHAnsi"/>
          <w:color w:val="000000" w:themeColor="text1"/>
        </w:rPr>
      </w:pPr>
    </w:p>
    <w:p w14:paraId="61E9B516" w14:textId="77777777" w:rsidR="008D62D0" w:rsidRDefault="008D62D0" w:rsidP="00C34D1F">
      <w:pPr>
        <w:tabs>
          <w:tab w:val="left" w:pos="2939"/>
        </w:tabs>
        <w:rPr>
          <w:rFonts w:asciiTheme="minorHAnsi" w:hAnsiTheme="minorHAnsi"/>
          <w:color w:val="000000" w:themeColor="text1"/>
        </w:rPr>
      </w:pPr>
    </w:p>
    <w:p w14:paraId="603A9279" w14:textId="77777777" w:rsidR="00282990" w:rsidRDefault="00282990" w:rsidP="00C34D1F">
      <w:pPr>
        <w:tabs>
          <w:tab w:val="left" w:pos="2939"/>
        </w:tabs>
        <w:rPr>
          <w:rFonts w:asciiTheme="minorHAnsi" w:hAnsiTheme="minorHAnsi"/>
          <w:color w:val="000000" w:themeColor="text1"/>
        </w:rPr>
      </w:pPr>
    </w:p>
    <w:p w14:paraId="4C54E82A" w14:textId="77777777" w:rsidR="00282990" w:rsidRPr="00282990" w:rsidRDefault="00282990" w:rsidP="00282990">
      <w:pPr>
        <w:tabs>
          <w:tab w:val="left" w:pos="2939"/>
        </w:tabs>
        <w:rPr>
          <w:rFonts w:asciiTheme="minorHAnsi" w:hAnsiTheme="minorHAnsi"/>
          <w:color w:val="000000" w:themeColor="text1"/>
        </w:rPr>
      </w:pPr>
    </w:p>
    <w:p w14:paraId="1505FA07" w14:textId="0B788524" w:rsidR="00282990" w:rsidRPr="00282990" w:rsidRDefault="00282990" w:rsidP="00282990">
      <w:pPr>
        <w:pStyle w:val="Ttulo3"/>
        <w:spacing w:before="0" w:after="0"/>
        <w:rPr>
          <w:rFonts w:asciiTheme="minorHAnsi" w:hAnsiTheme="minorHAnsi" w:cs="Times New Roman"/>
          <w:b/>
          <w:bCs/>
          <w:i/>
          <w:iCs/>
          <w:color w:val="000000"/>
          <w:lang w:val="es-US"/>
        </w:rPr>
      </w:pPr>
      <w:bookmarkStart w:id="144" w:name="OLE_LINK148"/>
      <w:r w:rsidRPr="00282990">
        <w:rPr>
          <w:rStyle w:val="nfasis"/>
          <w:rFonts w:asciiTheme="minorHAnsi" w:hAnsiTheme="minorHAnsi"/>
          <w:b/>
          <w:bCs/>
          <w:i w:val="0"/>
          <w:iCs w:val="0"/>
          <w:color w:val="000000"/>
        </w:rPr>
        <w:t>El Evangelio con Poder</w:t>
      </w:r>
      <w:r w:rsidR="00553F99">
        <w:rPr>
          <w:rStyle w:val="nfasis"/>
          <w:rFonts w:asciiTheme="minorHAnsi" w:hAnsiTheme="minorHAnsi"/>
          <w:b/>
          <w:bCs/>
          <w:i w:val="0"/>
          <w:iCs w:val="0"/>
          <w:color w:val="000000"/>
        </w:rPr>
        <w:t>.</w:t>
      </w:r>
    </w:p>
    <w:p w14:paraId="21559432" w14:textId="6C22A466" w:rsidR="00282990" w:rsidRPr="00282990" w:rsidRDefault="00282990" w:rsidP="00282990">
      <w:pPr>
        <w:pStyle w:val="NormalWeb"/>
        <w:rPr>
          <w:rFonts w:asciiTheme="minorHAnsi" w:hAnsiTheme="minorHAnsi"/>
          <w:color w:val="000000"/>
        </w:rPr>
      </w:pPr>
      <w:r w:rsidRPr="00282990">
        <w:rPr>
          <w:rStyle w:val="Fuerte"/>
          <w:rFonts w:asciiTheme="minorHAnsi" w:hAnsiTheme="minorHAnsi"/>
          <w:color w:val="000000"/>
        </w:rPr>
        <w:t>Romanos 15:19 (NTV)</w:t>
      </w:r>
      <w:r>
        <w:rPr>
          <w:rFonts w:asciiTheme="minorHAnsi" w:hAnsiTheme="minorHAnsi"/>
          <w:color w:val="000000"/>
        </w:rPr>
        <w:t xml:space="preserve"> </w:t>
      </w:r>
      <w:r w:rsidRPr="00282990">
        <w:rPr>
          <w:rStyle w:val="nfasis"/>
          <w:rFonts w:asciiTheme="minorHAnsi" w:hAnsiTheme="minorHAnsi"/>
          <w:color w:val="000000"/>
        </w:rPr>
        <w:t>“</w:t>
      </w:r>
      <w:r w:rsidRPr="00282990">
        <w:rPr>
          <w:rStyle w:val="nfasis"/>
          <w:rFonts w:asciiTheme="minorHAnsi" w:hAnsiTheme="minorHAnsi"/>
          <w:color w:val="0070C0"/>
        </w:rPr>
        <w:t>Los gentiles se convencieron por el poder de señales milagrosas y maravillas, y por el poder del Espíritu de Dios. De esa manera, presenté con toda plenitud la Buena Noticia de Cristo desde Jerusalén hasta llegar a la región del Ilírico</w:t>
      </w:r>
      <w:r w:rsidRPr="00282990">
        <w:rPr>
          <w:rStyle w:val="nfasis"/>
          <w:rFonts w:asciiTheme="minorHAnsi" w:hAnsiTheme="minorHAnsi"/>
          <w:color w:val="000000"/>
        </w:rPr>
        <w:t>.”</w:t>
      </w:r>
    </w:p>
    <w:p w14:paraId="5094595B" w14:textId="77777777" w:rsidR="00282990" w:rsidRDefault="00282990" w:rsidP="00282990">
      <w:pPr>
        <w:pStyle w:val="NormalWeb"/>
        <w:rPr>
          <w:rStyle w:val="Fuerte"/>
          <w:rFonts w:asciiTheme="minorHAnsi" w:hAnsiTheme="minorHAnsi"/>
          <w:color w:val="000000"/>
        </w:rPr>
      </w:pPr>
    </w:p>
    <w:p w14:paraId="6B22F7BC" w14:textId="7AA2BF5D" w:rsidR="00282990" w:rsidRDefault="00282990" w:rsidP="00282990">
      <w:pPr>
        <w:pStyle w:val="NormalWeb"/>
        <w:rPr>
          <w:rFonts w:asciiTheme="minorHAnsi" w:hAnsiTheme="minorHAnsi"/>
          <w:color w:val="000000"/>
        </w:rPr>
      </w:pPr>
      <w:r w:rsidRPr="00282990">
        <w:rPr>
          <w:rFonts w:asciiTheme="minorHAnsi" w:hAnsiTheme="minorHAnsi"/>
          <w:color w:val="000000"/>
        </w:rPr>
        <w:t>Predicar a Cristo no es presentar una religión más, sino revelar al único Dios verdadero en medio de un mundo lleno de ídolos y falsos dioses que no pueden responder. Pablo entendió que el evangelio no es solo palabras, sino</w:t>
      </w:r>
      <w:r w:rsidRPr="00282990">
        <w:rPr>
          <w:rStyle w:val="apple-converted-space"/>
          <w:rFonts w:asciiTheme="minorHAnsi" w:hAnsiTheme="minorHAnsi"/>
          <w:color w:val="000000"/>
        </w:rPr>
        <w:t> </w:t>
      </w:r>
      <w:r w:rsidRPr="00282990">
        <w:rPr>
          <w:rStyle w:val="Fuerte"/>
          <w:rFonts w:asciiTheme="minorHAnsi" w:hAnsiTheme="minorHAnsi"/>
          <w:color w:val="000000"/>
        </w:rPr>
        <w:t>poder</w:t>
      </w:r>
      <w:r w:rsidRPr="00282990">
        <w:rPr>
          <w:rFonts w:asciiTheme="minorHAnsi" w:hAnsiTheme="minorHAnsi"/>
          <w:color w:val="000000"/>
        </w:rPr>
        <w:t>, y por eso su ministerio estuvo respaldado por señales, milagros y maravillas que evidenciaban la autoridad de Jesucristo.</w:t>
      </w:r>
    </w:p>
    <w:p w14:paraId="14B2A73A" w14:textId="77777777" w:rsidR="00282990" w:rsidRPr="00282990" w:rsidRDefault="00282990" w:rsidP="00282990">
      <w:pPr>
        <w:pStyle w:val="NormalWeb"/>
        <w:rPr>
          <w:rFonts w:asciiTheme="minorHAnsi" w:hAnsiTheme="minorHAnsi"/>
          <w:color w:val="000000"/>
        </w:rPr>
      </w:pPr>
    </w:p>
    <w:p w14:paraId="3786E2A1" w14:textId="18424A6C" w:rsidR="00282990" w:rsidRDefault="00282990" w:rsidP="00282990">
      <w:pPr>
        <w:pStyle w:val="NormalWeb"/>
        <w:rPr>
          <w:rFonts w:asciiTheme="minorHAnsi" w:hAnsiTheme="minorHAnsi"/>
          <w:color w:val="000000"/>
        </w:rPr>
      </w:pPr>
      <w:r w:rsidRPr="00282990">
        <w:rPr>
          <w:rFonts w:asciiTheme="minorHAnsi" w:hAnsiTheme="minorHAnsi"/>
          <w:color w:val="000000"/>
        </w:rPr>
        <w:t xml:space="preserve">Hoy el desafío sigue siendo el mismo: predicar un evangelio vivo, que no solo se escuche, sino que se vea a través del poder del Espíritu Santo. Pablo dijo en </w:t>
      </w:r>
      <w:r w:rsidR="008260C6" w:rsidRPr="00282990">
        <w:rPr>
          <w:rStyle w:val="Fuerte"/>
          <w:rFonts w:asciiTheme="minorHAnsi" w:hAnsiTheme="minorHAnsi"/>
          <w:color w:val="000000"/>
        </w:rPr>
        <w:t>1 Corintios 2:4 NTV</w:t>
      </w:r>
      <w:r w:rsidRPr="00282990">
        <w:rPr>
          <w:rStyle w:val="apple-converted-space"/>
          <w:rFonts w:asciiTheme="minorHAnsi" w:hAnsiTheme="minorHAnsi"/>
          <w:color w:val="000000"/>
        </w:rPr>
        <w:t> </w:t>
      </w:r>
      <w:r w:rsidRPr="00282990">
        <w:rPr>
          <w:rStyle w:val="nfasis"/>
          <w:rFonts w:asciiTheme="minorHAnsi" w:hAnsiTheme="minorHAnsi"/>
          <w:color w:val="000000"/>
        </w:rPr>
        <w:t>“</w:t>
      </w:r>
      <w:r w:rsidRPr="00282990">
        <w:rPr>
          <w:rStyle w:val="nfasis"/>
          <w:rFonts w:asciiTheme="minorHAnsi" w:hAnsiTheme="minorHAnsi"/>
          <w:color w:val="0070C0"/>
        </w:rPr>
        <w:t>Mi mensaje y mi predicación fueron muy sencillos. No usé palabras ingeniosas ni traté de impresionarlos con mi sabiduría. Al contrario, confié únicamente en el poder del Espíritu Santo</w:t>
      </w:r>
      <w:r w:rsidRPr="00282990">
        <w:rPr>
          <w:rStyle w:val="nfasis"/>
          <w:rFonts w:asciiTheme="minorHAnsi" w:hAnsiTheme="minorHAnsi"/>
          <w:color w:val="000000"/>
        </w:rPr>
        <w:t>”</w:t>
      </w:r>
      <w:r w:rsidRPr="00282990">
        <w:rPr>
          <w:rStyle w:val="apple-converted-space"/>
          <w:rFonts w:asciiTheme="minorHAnsi" w:hAnsiTheme="minorHAnsi"/>
          <w:color w:val="000000"/>
        </w:rPr>
        <w:t> </w:t>
      </w:r>
      <w:r w:rsidR="008260C6">
        <w:rPr>
          <w:rFonts w:asciiTheme="minorHAnsi" w:hAnsiTheme="minorHAnsi"/>
          <w:color w:val="000000"/>
        </w:rPr>
        <w:t>.</w:t>
      </w:r>
    </w:p>
    <w:p w14:paraId="60575C9D" w14:textId="77777777" w:rsidR="00282990" w:rsidRPr="00282990" w:rsidRDefault="00282990" w:rsidP="00282990">
      <w:pPr>
        <w:pStyle w:val="NormalWeb"/>
        <w:rPr>
          <w:rFonts w:asciiTheme="minorHAnsi" w:hAnsiTheme="minorHAnsi"/>
          <w:color w:val="000000"/>
        </w:rPr>
      </w:pPr>
    </w:p>
    <w:p w14:paraId="4CB11394" w14:textId="201C0EB1" w:rsidR="00282990" w:rsidRPr="00282990" w:rsidRDefault="00282990" w:rsidP="00282990">
      <w:pPr>
        <w:pStyle w:val="NormalWeb"/>
        <w:rPr>
          <w:rFonts w:asciiTheme="minorHAnsi" w:hAnsiTheme="minorHAnsi"/>
          <w:color w:val="000000"/>
        </w:rPr>
      </w:pPr>
      <w:r w:rsidRPr="00282990">
        <w:rPr>
          <w:rFonts w:asciiTheme="minorHAnsi" w:hAnsiTheme="minorHAnsi"/>
          <w:color w:val="000000"/>
        </w:rPr>
        <w:t>Necesitamos volver a esa dependencia total del Espíritu Santo, dejando espacio para que Él respalde la palabra con milagros que cambien vidas y corazones</w:t>
      </w:r>
      <w:r w:rsidR="00534B18">
        <w:rPr>
          <w:rFonts w:asciiTheme="minorHAnsi" w:hAnsiTheme="minorHAnsi"/>
          <w:color w:val="000000"/>
        </w:rPr>
        <w:t>, en</w:t>
      </w:r>
      <w:r w:rsidRPr="00282990">
        <w:rPr>
          <w:rStyle w:val="apple-converted-space"/>
          <w:rFonts w:asciiTheme="minorHAnsi" w:hAnsiTheme="minorHAnsi"/>
          <w:color w:val="000000"/>
        </w:rPr>
        <w:t> </w:t>
      </w:r>
      <w:r w:rsidRPr="00282990">
        <w:rPr>
          <w:rStyle w:val="Fuerte"/>
          <w:rFonts w:asciiTheme="minorHAnsi" w:hAnsiTheme="minorHAnsi"/>
          <w:color w:val="000000"/>
        </w:rPr>
        <w:t>Hechos 1:8</w:t>
      </w:r>
      <w:r w:rsidRPr="00282990">
        <w:rPr>
          <w:rStyle w:val="apple-converted-space"/>
          <w:rFonts w:asciiTheme="minorHAnsi" w:hAnsiTheme="minorHAnsi"/>
          <w:color w:val="000000"/>
        </w:rPr>
        <w:t> </w:t>
      </w:r>
      <w:r w:rsidR="00534B18">
        <w:rPr>
          <w:rStyle w:val="apple-converted-space"/>
          <w:rFonts w:asciiTheme="minorHAnsi" w:hAnsiTheme="minorHAnsi"/>
          <w:color w:val="000000"/>
        </w:rPr>
        <w:t xml:space="preserve">se </w:t>
      </w:r>
      <w:r w:rsidRPr="00282990">
        <w:rPr>
          <w:rFonts w:asciiTheme="minorHAnsi" w:hAnsiTheme="minorHAnsi"/>
          <w:color w:val="000000"/>
        </w:rPr>
        <w:t>nos recuerda</w:t>
      </w:r>
      <w:r w:rsidR="00534B18">
        <w:rPr>
          <w:rFonts w:asciiTheme="minorHAnsi" w:hAnsiTheme="minorHAnsi"/>
          <w:color w:val="000000"/>
        </w:rPr>
        <w:t xml:space="preserve"> lo siguiente: </w:t>
      </w:r>
      <w:r w:rsidRPr="00282990">
        <w:rPr>
          <w:rStyle w:val="nfasis"/>
          <w:rFonts w:asciiTheme="minorHAnsi" w:hAnsiTheme="minorHAnsi"/>
          <w:color w:val="000000"/>
        </w:rPr>
        <w:t>“</w:t>
      </w:r>
      <w:r w:rsidRPr="00282990">
        <w:rPr>
          <w:rStyle w:val="nfasis"/>
          <w:rFonts w:asciiTheme="minorHAnsi" w:hAnsiTheme="minorHAnsi"/>
          <w:color w:val="0070C0"/>
        </w:rPr>
        <w:t>Pero recibirán poder cuando el Espíritu Santo descienda sobre ustedes; y serán mis testigos.</w:t>
      </w:r>
      <w:r w:rsidRPr="00282990">
        <w:rPr>
          <w:rStyle w:val="nfasis"/>
          <w:rFonts w:asciiTheme="minorHAnsi" w:hAnsiTheme="minorHAnsi"/>
          <w:color w:val="000000"/>
        </w:rPr>
        <w:t>..”</w:t>
      </w:r>
    </w:p>
    <w:p w14:paraId="4048ED7B" w14:textId="77777777" w:rsidR="00282990" w:rsidRPr="00282990" w:rsidRDefault="00282990" w:rsidP="00282990">
      <w:pPr>
        <w:pStyle w:val="NormalWeb"/>
        <w:rPr>
          <w:rFonts w:asciiTheme="minorHAnsi" w:hAnsiTheme="minorHAnsi"/>
          <w:color w:val="000000"/>
        </w:rPr>
      </w:pPr>
      <w:r w:rsidRPr="00282990">
        <w:rPr>
          <w:rFonts w:asciiTheme="minorHAnsi" w:hAnsiTheme="minorHAnsi"/>
          <w:color w:val="FF0000"/>
        </w:rPr>
        <w:t xml:space="preserve">¿Estamos predicando con poder, o solo con palabras? </w:t>
      </w:r>
      <w:r w:rsidRPr="00282990">
        <w:rPr>
          <w:rFonts w:asciiTheme="minorHAnsi" w:hAnsiTheme="minorHAnsi"/>
          <w:color w:val="000000"/>
        </w:rPr>
        <w:t>El mundo necesita ver un evangelio que transforma y demuestra quién es Dios.</w:t>
      </w:r>
    </w:p>
    <w:p w14:paraId="236AF69F" w14:textId="77777777" w:rsidR="00282990" w:rsidRDefault="00282990" w:rsidP="00282990">
      <w:pPr>
        <w:pStyle w:val="NormalWeb"/>
        <w:rPr>
          <w:rStyle w:val="Fuerte"/>
          <w:rFonts w:asciiTheme="minorHAnsi" w:hAnsiTheme="minorHAnsi"/>
          <w:color w:val="000000"/>
        </w:rPr>
      </w:pPr>
    </w:p>
    <w:p w14:paraId="3DC51F37" w14:textId="5525BA5A" w:rsidR="00282990" w:rsidRPr="00282990" w:rsidRDefault="00282990" w:rsidP="00282990">
      <w:pPr>
        <w:pStyle w:val="NormalWeb"/>
        <w:rPr>
          <w:rFonts w:asciiTheme="minorHAnsi" w:hAnsiTheme="minorHAnsi"/>
          <w:color w:val="000000"/>
        </w:rPr>
      </w:pPr>
      <w:r w:rsidRPr="00282990">
        <w:rPr>
          <w:rFonts w:asciiTheme="minorHAnsi" w:hAnsiTheme="minorHAnsi"/>
          <w:color w:val="000000"/>
        </w:rPr>
        <w:t>Hoy pídele al Espíritu Santo que haga su obra en ti, que no solo hables de Cristo, sino que vivas y prediques un evangelio respaldado por Su poder. Busca Su llenura y atrévete a creer por milagros, por transformaciones reales y por vidas cambiadas.</w:t>
      </w:r>
    </w:p>
    <w:bookmarkEnd w:id="144"/>
    <w:p w14:paraId="7E0ACE89" w14:textId="77777777" w:rsidR="00282990" w:rsidRDefault="00282990" w:rsidP="00C34D1F">
      <w:pPr>
        <w:tabs>
          <w:tab w:val="left" w:pos="2939"/>
        </w:tabs>
        <w:rPr>
          <w:rFonts w:asciiTheme="minorHAnsi" w:hAnsiTheme="minorHAnsi"/>
          <w:color w:val="000000" w:themeColor="text1"/>
        </w:rPr>
      </w:pPr>
    </w:p>
    <w:p w14:paraId="33692472" w14:textId="77777777" w:rsidR="00F05BEA" w:rsidRDefault="00F05BEA" w:rsidP="00C34D1F">
      <w:pPr>
        <w:tabs>
          <w:tab w:val="left" w:pos="2939"/>
        </w:tabs>
        <w:rPr>
          <w:rFonts w:asciiTheme="minorHAnsi" w:hAnsiTheme="minorHAnsi"/>
          <w:color w:val="000000" w:themeColor="text1"/>
        </w:rPr>
      </w:pPr>
    </w:p>
    <w:p w14:paraId="3F07AC7E" w14:textId="77777777" w:rsidR="00F05BEA" w:rsidRDefault="00F05BEA" w:rsidP="00C34D1F">
      <w:pPr>
        <w:tabs>
          <w:tab w:val="left" w:pos="2939"/>
        </w:tabs>
        <w:rPr>
          <w:rFonts w:asciiTheme="minorHAnsi" w:hAnsiTheme="minorHAnsi"/>
          <w:color w:val="000000" w:themeColor="text1"/>
        </w:rPr>
      </w:pPr>
    </w:p>
    <w:p w14:paraId="27440A24" w14:textId="77777777" w:rsidR="00F05BEA" w:rsidRDefault="00F05BEA" w:rsidP="00C34D1F">
      <w:pPr>
        <w:tabs>
          <w:tab w:val="left" w:pos="2939"/>
        </w:tabs>
        <w:rPr>
          <w:rFonts w:asciiTheme="minorHAnsi" w:hAnsiTheme="minorHAnsi"/>
          <w:color w:val="000000" w:themeColor="text1"/>
        </w:rPr>
      </w:pPr>
    </w:p>
    <w:p w14:paraId="5070D3F5" w14:textId="77777777" w:rsidR="008D62D0" w:rsidRDefault="008D62D0" w:rsidP="00C34D1F">
      <w:pPr>
        <w:tabs>
          <w:tab w:val="left" w:pos="2939"/>
        </w:tabs>
        <w:rPr>
          <w:rFonts w:asciiTheme="minorHAnsi" w:hAnsiTheme="minorHAnsi"/>
          <w:color w:val="000000" w:themeColor="text1"/>
        </w:rPr>
      </w:pPr>
    </w:p>
    <w:p w14:paraId="09E5A4E8" w14:textId="77777777" w:rsidR="00513798" w:rsidRPr="00047623" w:rsidRDefault="00513798" w:rsidP="00F85444">
      <w:pPr>
        <w:pStyle w:val="Ttulo3"/>
        <w:spacing w:before="0" w:after="0"/>
        <w:rPr>
          <w:rFonts w:asciiTheme="minorHAnsi" w:hAnsiTheme="minorHAnsi" w:cs="Times New Roman"/>
          <w:color w:val="000000"/>
          <w:lang w:val="es-US"/>
        </w:rPr>
      </w:pPr>
      <w:bookmarkStart w:id="145" w:name="OLE_LINK149"/>
      <w:r w:rsidRPr="00047623">
        <w:rPr>
          <w:rStyle w:val="Fuerte"/>
          <w:rFonts w:asciiTheme="minorHAnsi" w:hAnsiTheme="minorHAnsi"/>
          <w:color w:val="000000"/>
        </w:rPr>
        <w:t>Más allá de las palabras</w:t>
      </w:r>
    </w:p>
    <w:p w14:paraId="49F408AF" w14:textId="5EE19F53" w:rsidR="00513798" w:rsidRPr="00F85444" w:rsidRDefault="00513798" w:rsidP="00F85444">
      <w:pPr>
        <w:pStyle w:val="NormalWeb"/>
        <w:rPr>
          <w:rStyle w:val="nfasis"/>
          <w:rFonts w:asciiTheme="minorHAnsi" w:hAnsiTheme="minorHAnsi"/>
          <w:color w:val="000000"/>
        </w:rPr>
      </w:pPr>
      <w:r w:rsidRPr="00F85444">
        <w:rPr>
          <w:rStyle w:val="Fuerte"/>
          <w:rFonts w:asciiTheme="minorHAnsi" w:hAnsiTheme="minorHAnsi"/>
          <w:color w:val="000000"/>
        </w:rPr>
        <w:t xml:space="preserve">Romanos 15:25-26 (NTV) </w:t>
      </w:r>
      <w:r w:rsidR="00F85444" w:rsidRPr="00F85444">
        <w:rPr>
          <w:rFonts w:asciiTheme="minorHAnsi" w:hAnsiTheme="minorHAnsi"/>
          <w:i/>
          <w:iCs/>
          <w:color w:val="0070C0"/>
          <w:lang w:val="es-ES"/>
        </w:rPr>
        <w:t xml:space="preserve">Sin embargo, antes de visitarlos, debo ir a Jerusalén para llevar una ofrenda a los creyentes de allí. </w:t>
      </w:r>
      <w:r w:rsidR="00F85444" w:rsidRPr="00F85444">
        <w:rPr>
          <w:rFonts w:asciiTheme="minorHAnsi" w:hAnsiTheme="minorHAnsi"/>
          <w:i/>
          <w:iCs/>
          <w:color w:val="0070C0"/>
          <w:vertAlign w:val="superscript"/>
          <w:lang w:val="es-ES"/>
        </w:rPr>
        <w:t>26 </w:t>
      </w:r>
      <w:r w:rsidR="00F85444" w:rsidRPr="00F85444">
        <w:rPr>
          <w:rFonts w:asciiTheme="minorHAnsi" w:hAnsiTheme="minorHAnsi"/>
          <w:i/>
          <w:iCs/>
          <w:color w:val="0070C0"/>
          <w:lang w:val="es-ES"/>
        </w:rPr>
        <w:t>Pues, les cuento, los creyentes de Macedonia y Acaya con entusiasmo juntaron una ofrenda para los creyentes de Jerusalén que son pobres</w:t>
      </w:r>
      <w:r w:rsidR="00F85444" w:rsidRPr="00F85444">
        <w:rPr>
          <w:rFonts w:asciiTheme="minorHAnsi" w:hAnsiTheme="minorHAnsi"/>
          <w:lang w:val="es-ES"/>
        </w:rPr>
        <w:t>.</w:t>
      </w:r>
      <w:r w:rsidR="00F85444" w:rsidRPr="00F85444">
        <w:rPr>
          <w:rFonts w:asciiTheme="minorHAnsi" w:hAnsiTheme="minorHAnsi"/>
          <w:color w:val="000000"/>
        </w:rPr>
        <w:t xml:space="preserve"> </w:t>
      </w:r>
    </w:p>
    <w:p w14:paraId="5BA7C753" w14:textId="77777777" w:rsidR="00F85444" w:rsidRPr="00F85444" w:rsidRDefault="00F85444" w:rsidP="00F85444">
      <w:pPr>
        <w:pStyle w:val="NormalWeb"/>
        <w:rPr>
          <w:rFonts w:asciiTheme="minorHAnsi" w:hAnsiTheme="minorHAnsi"/>
          <w:color w:val="000000"/>
        </w:rPr>
      </w:pPr>
    </w:p>
    <w:p w14:paraId="31FE0874" w14:textId="77777777" w:rsidR="00513798" w:rsidRDefault="00513798" w:rsidP="00F85444">
      <w:pPr>
        <w:pStyle w:val="NormalWeb"/>
        <w:rPr>
          <w:rFonts w:asciiTheme="minorHAnsi" w:hAnsiTheme="minorHAnsi"/>
          <w:color w:val="000000"/>
        </w:rPr>
      </w:pPr>
      <w:r w:rsidRPr="00F85444">
        <w:rPr>
          <w:rFonts w:asciiTheme="minorHAnsi" w:hAnsiTheme="minorHAnsi"/>
          <w:color w:val="000000"/>
        </w:rPr>
        <w:t>El apóstol Pablo era un hombre entregado a la misión de predicar a Cristo donde aún no se conocía su nombre. Sin embargo, su pasión por el evangelio no lo desconectaba de las necesidades de los creyentes. Este pasaje revela un aspecto hermoso de su ministerio: su compromiso con la compasión práctica.</w:t>
      </w:r>
    </w:p>
    <w:p w14:paraId="6CCD4935" w14:textId="77777777" w:rsidR="001D1316" w:rsidRPr="00F85444" w:rsidRDefault="001D1316" w:rsidP="00F85444">
      <w:pPr>
        <w:pStyle w:val="NormalWeb"/>
        <w:rPr>
          <w:rFonts w:asciiTheme="minorHAnsi" w:hAnsiTheme="minorHAnsi"/>
          <w:color w:val="000000"/>
        </w:rPr>
      </w:pPr>
    </w:p>
    <w:p w14:paraId="79970CAC" w14:textId="77777777" w:rsidR="00513798" w:rsidRDefault="00513798" w:rsidP="00F85444">
      <w:pPr>
        <w:pStyle w:val="NormalWeb"/>
        <w:rPr>
          <w:rFonts w:asciiTheme="minorHAnsi" w:hAnsiTheme="minorHAnsi"/>
          <w:color w:val="000000"/>
        </w:rPr>
      </w:pPr>
      <w:r w:rsidRPr="00F85444">
        <w:rPr>
          <w:rFonts w:asciiTheme="minorHAnsi" w:hAnsiTheme="minorHAnsi"/>
          <w:color w:val="000000"/>
        </w:rPr>
        <w:t>Pero hay algo aún más admirable:</w:t>
      </w:r>
      <w:r w:rsidRPr="00F85444">
        <w:rPr>
          <w:rStyle w:val="apple-converted-space"/>
          <w:rFonts w:asciiTheme="minorHAnsi" w:hAnsiTheme="minorHAnsi"/>
          <w:color w:val="000000"/>
        </w:rPr>
        <w:t> </w:t>
      </w:r>
      <w:r w:rsidRPr="00F85444">
        <w:rPr>
          <w:rStyle w:val="Fuerte"/>
          <w:rFonts w:asciiTheme="minorHAnsi" w:hAnsiTheme="minorHAnsi"/>
          <w:color w:val="000000"/>
        </w:rPr>
        <w:t>los creyentes de Macedonia y Acaya no dieron por obligación, ni porque Pablo se los pidió directamente</w:t>
      </w:r>
      <w:r w:rsidRPr="00F85444">
        <w:rPr>
          <w:rFonts w:asciiTheme="minorHAnsi" w:hAnsiTheme="minorHAnsi"/>
          <w:color w:val="000000"/>
        </w:rPr>
        <w:t>, sino que lo hicieron</w:t>
      </w:r>
      <w:r w:rsidRPr="00F85444">
        <w:rPr>
          <w:rStyle w:val="apple-converted-space"/>
          <w:rFonts w:asciiTheme="minorHAnsi" w:hAnsiTheme="minorHAnsi"/>
          <w:color w:val="000000"/>
        </w:rPr>
        <w:t> </w:t>
      </w:r>
      <w:r w:rsidRPr="00F85444">
        <w:rPr>
          <w:rStyle w:val="Fuerte"/>
          <w:rFonts w:asciiTheme="minorHAnsi" w:hAnsiTheme="minorHAnsi"/>
          <w:color w:val="000000"/>
        </w:rPr>
        <w:t>con entusiasmo y por iniciativa propia</w:t>
      </w:r>
      <w:r w:rsidRPr="00F85444">
        <w:rPr>
          <w:rFonts w:asciiTheme="minorHAnsi" w:hAnsiTheme="minorHAnsi"/>
          <w:color w:val="000000"/>
        </w:rPr>
        <w:t>. Según 2 Corintios 8, incluso</w:t>
      </w:r>
      <w:r w:rsidRPr="00F85444">
        <w:rPr>
          <w:rStyle w:val="apple-converted-space"/>
          <w:rFonts w:asciiTheme="minorHAnsi" w:hAnsiTheme="minorHAnsi"/>
          <w:color w:val="000000"/>
        </w:rPr>
        <w:t> </w:t>
      </w:r>
      <w:r w:rsidRPr="00F85444">
        <w:rPr>
          <w:rStyle w:val="nfasis"/>
          <w:rFonts w:asciiTheme="minorHAnsi" w:hAnsiTheme="minorHAnsi"/>
          <w:color w:val="000000"/>
        </w:rPr>
        <w:t>rogaron</w:t>
      </w:r>
      <w:r w:rsidRPr="00F85444">
        <w:rPr>
          <w:rStyle w:val="apple-converted-space"/>
          <w:rFonts w:asciiTheme="minorHAnsi" w:hAnsiTheme="minorHAnsi"/>
          <w:color w:val="000000"/>
        </w:rPr>
        <w:t> </w:t>
      </w:r>
      <w:r w:rsidRPr="00F85444">
        <w:rPr>
          <w:rFonts w:asciiTheme="minorHAnsi" w:hAnsiTheme="minorHAnsi"/>
          <w:color w:val="000000"/>
        </w:rPr>
        <w:t>por el privilegio de participar en la ofrenda para los hermanos necesitados de Jerusalén.</w:t>
      </w:r>
    </w:p>
    <w:p w14:paraId="00E3B4A2" w14:textId="77777777" w:rsidR="001D1316" w:rsidRPr="00F85444" w:rsidRDefault="001D1316" w:rsidP="00F85444">
      <w:pPr>
        <w:pStyle w:val="NormalWeb"/>
        <w:rPr>
          <w:rFonts w:asciiTheme="minorHAnsi" w:hAnsiTheme="minorHAnsi"/>
          <w:color w:val="000000"/>
        </w:rPr>
      </w:pPr>
    </w:p>
    <w:p w14:paraId="32CE2E14" w14:textId="77777777" w:rsidR="00513798" w:rsidRDefault="00513798" w:rsidP="00F85444">
      <w:pPr>
        <w:pStyle w:val="NormalWeb"/>
        <w:rPr>
          <w:rFonts w:asciiTheme="minorHAnsi" w:hAnsiTheme="minorHAnsi"/>
          <w:color w:val="000000"/>
        </w:rPr>
      </w:pPr>
      <w:r w:rsidRPr="00F85444">
        <w:rPr>
          <w:rFonts w:asciiTheme="minorHAnsi" w:hAnsiTheme="minorHAnsi"/>
          <w:color w:val="000000"/>
        </w:rPr>
        <w:t>Este gesto nos enseña que la fe genuina no se limita a hablar de amor, sino que se traduce en generosidad concreta. No se trata solo de compartir el mensaje de salvación, sino de reflejar el corazón de Cristo ayudando al que sufre.</w:t>
      </w:r>
    </w:p>
    <w:p w14:paraId="103F2375" w14:textId="77777777" w:rsidR="001D1316" w:rsidRPr="00F85444" w:rsidRDefault="001D1316" w:rsidP="00F85444">
      <w:pPr>
        <w:pStyle w:val="NormalWeb"/>
        <w:rPr>
          <w:rFonts w:asciiTheme="minorHAnsi" w:hAnsiTheme="minorHAnsi"/>
          <w:color w:val="000000"/>
        </w:rPr>
      </w:pPr>
    </w:p>
    <w:p w14:paraId="2ACA7807" w14:textId="77777777" w:rsidR="00513798" w:rsidRDefault="00513798" w:rsidP="00F85444">
      <w:pPr>
        <w:pStyle w:val="NormalWeb"/>
        <w:rPr>
          <w:rStyle w:val="Fuerte"/>
          <w:rFonts w:asciiTheme="minorHAnsi" w:hAnsiTheme="minorHAnsi"/>
          <w:color w:val="000000"/>
        </w:rPr>
      </w:pPr>
      <w:r w:rsidRPr="00F85444">
        <w:rPr>
          <w:rFonts w:asciiTheme="minorHAnsi" w:hAnsiTheme="minorHAnsi"/>
          <w:color w:val="000000"/>
        </w:rPr>
        <w:t xml:space="preserve">Hermano, </w:t>
      </w:r>
      <w:r w:rsidRPr="00B92554">
        <w:rPr>
          <w:rFonts w:asciiTheme="minorHAnsi" w:hAnsiTheme="minorHAnsi"/>
          <w:color w:val="FF0000"/>
        </w:rPr>
        <w:t xml:space="preserve">¿qué haces tú con lo que Dios te ha dado? ¿Piensas solo en ti, en tu bienestar y en tu progreso? </w:t>
      </w:r>
      <w:r w:rsidRPr="00F85444">
        <w:rPr>
          <w:rFonts w:asciiTheme="minorHAnsi" w:hAnsiTheme="minorHAnsi"/>
          <w:color w:val="000000"/>
        </w:rPr>
        <w:t>Hoy Dios te llama a mirar más allá de tus propios intereses.</w:t>
      </w:r>
      <w:r w:rsidRPr="00F85444">
        <w:rPr>
          <w:rStyle w:val="apple-converted-space"/>
          <w:rFonts w:asciiTheme="minorHAnsi" w:hAnsiTheme="minorHAnsi"/>
          <w:color w:val="000000"/>
        </w:rPr>
        <w:t> </w:t>
      </w:r>
      <w:r w:rsidRPr="00F85444">
        <w:rPr>
          <w:rStyle w:val="Fuerte"/>
          <w:rFonts w:asciiTheme="minorHAnsi" w:hAnsiTheme="minorHAnsi"/>
          <w:color w:val="000000"/>
        </w:rPr>
        <w:t>Lo que tienes también puede ser parte de una obra mayor: aliviar el dolor, suplir necesidades y afirmar la unidad del Cuerpo de Cristo.</w:t>
      </w:r>
    </w:p>
    <w:p w14:paraId="6F7B8048" w14:textId="77777777" w:rsidR="001D1316" w:rsidRPr="00F85444" w:rsidRDefault="001D1316" w:rsidP="00F85444">
      <w:pPr>
        <w:pStyle w:val="NormalWeb"/>
        <w:rPr>
          <w:rFonts w:asciiTheme="minorHAnsi" w:hAnsiTheme="minorHAnsi"/>
          <w:color w:val="000000"/>
        </w:rPr>
      </w:pPr>
    </w:p>
    <w:p w14:paraId="43D9D152" w14:textId="77777777" w:rsidR="00B92554" w:rsidRDefault="00513798" w:rsidP="00F85444">
      <w:pPr>
        <w:pStyle w:val="NormalWeb"/>
        <w:rPr>
          <w:rFonts w:asciiTheme="minorHAnsi" w:hAnsiTheme="minorHAnsi"/>
          <w:color w:val="000000"/>
        </w:rPr>
      </w:pPr>
      <w:r w:rsidRPr="00F85444">
        <w:rPr>
          <w:rFonts w:asciiTheme="minorHAnsi" w:hAnsiTheme="minorHAnsi"/>
          <w:color w:val="000000"/>
        </w:rPr>
        <w:t xml:space="preserve">No esperes que alguien te lo pida. Hazlo como lo hicieron los macedonios: con alegría, con fe, y con amor. </w:t>
      </w:r>
    </w:p>
    <w:p w14:paraId="346B7850" w14:textId="3A6806CE" w:rsidR="00513798" w:rsidRPr="002B4A7F" w:rsidRDefault="00513798" w:rsidP="00F85444">
      <w:pPr>
        <w:pStyle w:val="NormalWeb"/>
        <w:rPr>
          <w:rFonts w:asciiTheme="minorHAnsi" w:hAnsiTheme="minorHAnsi"/>
          <w:i/>
          <w:iCs/>
          <w:color w:val="7030A0"/>
        </w:rPr>
      </w:pPr>
      <w:r w:rsidRPr="002B4A7F">
        <w:rPr>
          <w:rFonts w:asciiTheme="minorHAnsi" w:hAnsiTheme="minorHAnsi"/>
          <w:i/>
          <w:iCs/>
          <w:color w:val="7030A0"/>
        </w:rPr>
        <w:t>El evangelio cobra vida cuando nuestras manos se extienden con generosidad.</w:t>
      </w:r>
    </w:p>
    <w:bookmarkEnd w:id="145"/>
    <w:p w14:paraId="3A389C24" w14:textId="77777777" w:rsidR="008D62D0" w:rsidRDefault="008D62D0" w:rsidP="00F85444">
      <w:pPr>
        <w:tabs>
          <w:tab w:val="left" w:pos="2939"/>
        </w:tabs>
        <w:rPr>
          <w:rFonts w:asciiTheme="minorHAnsi" w:hAnsiTheme="minorHAnsi"/>
          <w:color w:val="000000" w:themeColor="text1"/>
        </w:rPr>
      </w:pPr>
    </w:p>
    <w:p w14:paraId="0FA0BBC9" w14:textId="77777777" w:rsidR="00F05BEA" w:rsidRDefault="00F05BEA" w:rsidP="00F85444">
      <w:pPr>
        <w:tabs>
          <w:tab w:val="left" w:pos="2939"/>
        </w:tabs>
        <w:rPr>
          <w:rFonts w:asciiTheme="minorHAnsi" w:hAnsiTheme="minorHAnsi"/>
          <w:color w:val="000000" w:themeColor="text1"/>
        </w:rPr>
      </w:pPr>
    </w:p>
    <w:p w14:paraId="362C6431" w14:textId="77777777" w:rsidR="00371E03" w:rsidRDefault="00371E03" w:rsidP="00F85444">
      <w:pPr>
        <w:tabs>
          <w:tab w:val="left" w:pos="2939"/>
        </w:tabs>
        <w:rPr>
          <w:rFonts w:asciiTheme="minorHAnsi" w:hAnsiTheme="minorHAnsi"/>
          <w:color w:val="000000" w:themeColor="text1"/>
        </w:rPr>
      </w:pPr>
    </w:p>
    <w:p w14:paraId="5C24CE1A" w14:textId="4D886C07" w:rsidR="00371E03" w:rsidRPr="008675C2" w:rsidRDefault="008675C2" w:rsidP="008675C2">
      <w:pPr>
        <w:pStyle w:val="Ttulo3"/>
        <w:rPr>
          <w:rFonts w:asciiTheme="minorHAnsi" w:hAnsiTheme="minorHAnsi" w:cs="Times New Roman"/>
          <w:color w:val="000000"/>
          <w:lang w:val="es-US"/>
        </w:rPr>
      </w:pPr>
      <w:bookmarkStart w:id="146" w:name="OLE_LINK150"/>
      <w:r w:rsidRPr="008675C2">
        <w:rPr>
          <w:rStyle w:val="Fuerte"/>
          <w:rFonts w:asciiTheme="minorHAnsi" w:hAnsiTheme="minorHAnsi"/>
          <w:color w:val="000000"/>
        </w:rPr>
        <w:t>“Grande es el que honra a los demás”</w:t>
      </w:r>
    </w:p>
    <w:p w14:paraId="4B665C6D" w14:textId="66EA54D4" w:rsidR="00F05BEA" w:rsidRPr="008675C2" w:rsidRDefault="00371E03" w:rsidP="00F85444">
      <w:pPr>
        <w:tabs>
          <w:tab w:val="left" w:pos="2939"/>
        </w:tabs>
        <w:rPr>
          <w:rFonts w:asciiTheme="minorHAnsi" w:hAnsiTheme="minorHAnsi"/>
          <w:lang w:val="es-ES"/>
        </w:rPr>
      </w:pPr>
      <w:r w:rsidRPr="008675C2">
        <w:rPr>
          <w:rFonts w:asciiTheme="minorHAnsi" w:hAnsiTheme="minorHAnsi"/>
          <w:b/>
          <w:bCs/>
          <w:lang w:val="es-ES"/>
        </w:rPr>
        <w:t>Ro</w:t>
      </w:r>
      <w:r w:rsidR="006C6DA7" w:rsidRPr="008675C2">
        <w:rPr>
          <w:rFonts w:asciiTheme="minorHAnsi" w:hAnsiTheme="minorHAnsi"/>
          <w:b/>
          <w:bCs/>
          <w:lang w:val="es-ES"/>
        </w:rPr>
        <w:t>ma</w:t>
      </w:r>
      <w:r w:rsidRPr="008675C2">
        <w:rPr>
          <w:rFonts w:asciiTheme="minorHAnsi" w:hAnsiTheme="minorHAnsi"/>
          <w:b/>
          <w:bCs/>
          <w:lang w:val="es-ES"/>
        </w:rPr>
        <w:t>nos 16:1-2 N</w:t>
      </w:r>
      <w:r w:rsidR="006C6DA7" w:rsidRPr="008675C2">
        <w:rPr>
          <w:rFonts w:asciiTheme="minorHAnsi" w:hAnsiTheme="minorHAnsi"/>
          <w:b/>
          <w:bCs/>
          <w:lang w:val="es-ES"/>
        </w:rPr>
        <w:t>TV</w:t>
      </w:r>
      <w:r w:rsidR="006C6DA7" w:rsidRPr="008675C2">
        <w:rPr>
          <w:rFonts w:asciiTheme="minorHAnsi" w:hAnsiTheme="minorHAnsi"/>
          <w:lang w:val="es-ES"/>
        </w:rPr>
        <w:t xml:space="preserve">. </w:t>
      </w:r>
      <w:r w:rsidRPr="008675C2">
        <w:rPr>
          <w:rFonts w:asciiTheme="minorHAnsi" w:hAnsiTheme="minorHAnsi"/>
          <w:i/>
          <w:iCs/>
          <w:color w:val="0070C0"/>
          <w:lang w:val="es-ES"/>
        </w:rPr>
        <w:t xml:space="preserve">Les encomiendo a nuestra hermana Febe, quien es diaconisa de la iglesia en Cencrea. </w:t>
      </w:r>
      <w:r w:rsidRPr="008675C2">
        <w:rPr>
          <w:rFonts w:asciiTheme="minorHAnsi" w:hAnsiTheme="minorHAnsi"/>
          <w:i/>
          <w:iCs/>
          <w:color w:val="0070C0"/>
          <w:vertAlign w:val="superscript"/>
          <w:lang w:val="es-ES"/>
        </w:rPr>
        <w:t>2 </w:t>
      </w:r>
      <w:r w:rsidRPr="008675C2">
        <w:rPr>
          <w:rFonts w:asciiTheme="minorHAnsi" w:hAnsiTheme="minorHAnsi"/>
          <w:i/>
          <w:iCs/>
          <w:color w:val="0070C0"/>
          <w:lang w:val="es-ES"/>
        </w:rPr>
        <w:t>Recíbanla en el Señor como digna de honra en el pueblo de Dios. Ayúdenla en todo lo que necesite, porque ella ha sido de ayuda para muchos, especialmente para mí</w:t>
      </w:r>
      <w:r w:rsidRPr="008675C2">
        <w:rPr>
          <w:rFonts w:asciiTheme="minorHAnsi" w:hAnsiTheme="minorHAnsi"/>
          <w:lang w:val="es-ES"/>
        </w:rPr>
        <w:t>.</w:t>
      </w:r>
    </w:p>
    <w:p w14:paraId="75C05AA5" w14:textId="77777777" w:rsidR="006C6DA7" w:rsidRPr="008675C2" w:rsidRDefault="006C6DA7" w:rsidP="00F85444">
      <w:pPr>
        <w:tabs>
          <w:tab w:val="left" w:pos="2939"/>
        </w:tabs>
        <w:rPr>
          <w:rFonts w:asciiTheme="minorHAnsi" w:hAnsiTheme="minorHAnsi"/>
          <w:lang w:val="es-ES"/>
        </w:rPr>
      </w:pPr>
    </w:p>
    <w:p w14:paraId="13FF3976" w14:textId="1DD59A9B" w:rsidR="008675C2" w:rsidRPr="008675C2" w:rsidRDefault="008675C2" w:rsidP="008675C2">
      <w:pPr>
        <w:pStyle w:val="NormalWeb"/>
        <w:rPr>
          <w:rFonts w:asciiTheme="minorHAnsi" w:hAnsiTheme="minorHAnsi"/>
          <w:color w:val="000000"/>
        </w:rPr>
      </w:pPr>
      <w:r w:rsidRPr="008675C2">
        <w:rPr>
          <w:rFonts w:asciiTheme="minorHAnsi" w:hAnsiTheme="minorHAnsi"/>
          <w:color w:val="000000"/>
        </w:rPr>
        <w:t>Una de las virtudes más valiosas en el liderazgo cristiano es la gratitud. Un líder verdadero reconoce y honra a quienes han servido a su lado, aunque no sean personas visibles o reconocidas por todos. La grandeza de un líder no se mide por cuántos lo siguen, sino por cuánto valora a los que caminan con él.</w:t>
      </w:r>
    </w:p>
    <w:p w14:paraId="1D83C262" w14:textId="77777777" w:rsidR="008675C2" w:rsidRPr="008675C2" w:rsidRDefault="008675C2" w:rsidP="008675C2">
      <w:pPr>
        <w:pStyle w:val="NormalWeb"/>
        <w:rPr>
          <w:rFonts w:asciiTheme="minorHAnsi" w:hAnsiTheme="minorHAnsi"/>
          <w:color w:val="000000"/>
        </w:rPr>
      </w:pPr>
    </w:p>
    <w:p w14:paraId="414C26EE" w14:textId="77777777" w:rsidR="008675C2" w:rsidRPr="008675C2" w:rsidRDefault="008675C2" w:rsidP="008675C2">
      <w:pPr>
        <w:pStyle w:val="NormalWeb"/>
        <w:rPr>
          <w:rFonts w:asciiTheme="minorHAnsi" w:hAnsiTheme="minorHAnsi"/>
          <w:color w:val="000000"/>
        </w:rPr>
      </w:pPr>
      <w:r w:rsidRPr="008675C2">
        <w:rPr>
          <w:rFonts w:asciiTheme="minorHAnsi" w:hAnsiTheme="minorHAnsi"/>
          <w:color w:val="000000"/>
        </w:rPr>
        <w:t>Al final de su carta a los Romanos, el apóstol Pablo dedica buena parte del capítulo 16 a mencionar con gratitud a hombres y mujeres que fueron una bendición en su ministerio. Comienza con Febe, una sierva fiel que sirvió con dedicación y generosidad. Su ejemplo nos recuerda que nadie en la obra de Dios es insignificante.</w:t>
      </w:r>
    </w:p>
    <w:p w14:paraId="3A4481AE" w14:textId="77777777" w:rsidR="008675C2" w:rsidRPr="008675C2" w:rsidRDefault="008675C2" w:rsidP="008675C2">
      <w:pPr>
        <w:pStyle w:val="NormalWeb"/>
        <w:rPr>
          <w:rFonts w:asciiTheme="minorHAnsi" w:hAnsiTheme="minorHAnsi"/>
          <w:color w:val="000000"/>
        </w:rPr>
      </w:pPr>
    </w:p>
    <w:p w14:paraId="217E41BE" w14:textId="77777777" w:rsidR="008675C2" w:rsidRPr="008675C2" w:rsidRDefault="008675C2" w:rsidP="008675C2">
      <w:pPr>
        <w:pStyle w:val="NormalWeb"/>
        <w:rPr>
          <w:rFonts w:asciiTheme="minorHAnsi" w:hAnsiTheme="minorHAnsi"/>
          <w:color w:val="000000"/>
        </w:rPr>
      </w:pPr>
      <w:r w:rsidRPr="008675C2">
        <w:rPr>
          <w:rFonts w:asciiTheme="minorHAnsi" w:hAnsiTheme="minorHAnsi"/>
          <w:color w:val="000000"/>
        </w:rPr>
        <w:t>No te olvides de aquellos que han estado contigo en los momentos de lucha, de avance o incluso de espera. Reconocerlos no te hace menos líder, te hace más como Cristo. Nunca te sientas superior por tener un título o ser más visible. Eso puede volverse una trampa. Uno de los mayores peligros del liderazgo es creerse merecedor del reconocimiento, en lugar de dar la gloria a quien realmente la merece: Jesús.</w:t>
      </w:r>
    </w:p>
    <w:p w14:paraId="52E57531" w14:textId="77777777" w:rsidR="008675C2" w:rsidRPr="008675C2" w:rsidRDefault="008675C2" w:rsidP="008675C2">
      <w:pPr>
        <w:pStyle w:val="NormalWeb"/>
        <w:rPr>
          <w:rFonts w:asciiTheme="minorHAnsi" w:hAnsiTheme="minorHAnsi"/>
          <w:color w:val="000000"/>
        </w:rPr>
      </w:pPr>
    </w:p>
    <w:p w14:paraId="03ACE23B" w14:textId="77777777" w:rsidR="008675C2" w:rsidRPr="008675C2" w:rsidRDefault="008675C2" w:rsidP="008675C2">
      <w:pPr>
        <w:pStyle w:val="NormalWeb"/>
        <w:rPr>
          <w:rFonts w:asciiTheme="minorHAnsi" w:hAnsiTheme="minorHAnsi"/>
          <w:color w:val="000000"/>
        </w:rPr>
      </w:pPr>
      <w:r w:rsidRPr="008675C2">
        <w:rPr>
          <w:rFonts w:asciiTheme="minorHAnsi" w:hAnsiTheme="minorHAnsi"/>
          <w:color w:val="000000"/>
        </w:rPr>
        <w:t>Recordemos siempre que somos servidores, y que la grandeza en el Reino no está en el aplauso del pueblo, sino en la humildad del corazón.</w:t>
      </w:r>
    </w:p>
    <w:bookmarkEnd w:id="146"/>
    <w:p w14:paraId="6DCCCCC6" w14:textId="77777777" w:rsidR="008675C2" w:rsidRDefault="008675C2" w:rsidP="00F85444">
      <w:pPr>
        <w:tabs>
          <w:tab w:val="left" w:pos="2939"/>
        </w:tabs>
        <w:rPr>
          <w:rFonts w:asciiTheme="minorHAnsi" w:hAnsiTheme="minorHAnsi"/>
          <w:color w:val="000000" w:themeColor="text1"/>
        </w:rPr>
      </w:pPr>
    </w:p>
    <w:p w14:paraId="5EA7985E" w14:textId="77777777" w:rsidR="00503A9A" w:rsidRDefault="00503A9A" w:rsidP="00F85444">
      <w:pPr>
        <w:tabs>
          <w:tab w:val="left" w:pos="2939"/>
        </w:tabs>
        <w:rPr>
          <w:rFonts w:asciiTheme="minorHAnsi" w:hAnsiTheme="minorHAnsi"/>
          <w:color w:val="000000" w:themeColor="text1"/>
        </w:rPr>
      </w:pPr>
    </w:p>
    <w:p w14:paraId="6BEFDC4A" w14:textId="77777777" w:rsidR="00503A9A" w:rsidRDefault="00503A9A" w:rsidP="00F85444">
      <w:pPr>
        <w:tabs>
          <w:tab w:val="left" w:pos="2939"/>
        </w:tabs>
        <w:rPr>
          <w:rFonts w:asciiTheme="minorHAnsi" w:hAnsiTheme="minorHAnsi"/>
          <w:color w:val="000000" w:themeColor="text1"/>
        </w:rPr>
      </w:pPr>
    </w:p>
    <w:p w14:paraId="6DFEBEDF" w14:textId="77777777" w:rsidR="00A00304" w:rsidRDefault="00A00304" w:rsidP="00F85444">
      <w:pPr>
        <w:tabs>
          <w:tab w:val="left" w:pos="2939"/>
        </w:tabs>
        <w:rPr>
          <w:rFonts w:asciiTheme="minorHAnsi" w:hAnsiTheme="minorHAnsi"/>
          <w:color w:val="000000" w:themeColor="text1"/>
        </w:rPr>
      </w:pPr>
    </w:p>
    <w:p w14:paraId="77CEA997" w14:textId="5F72AC0D" w:rsidR="00A00304" w:rsidRPr="00702A84" w:rsidRDefault="003516E5" w:rsidP="003516E5">
      <w:pPr>
        <w:rPr>
          <w:rFonts w:asciiTheme="minorHAnsi" w:hAnsiTheme="minorHAnsi"/>
          <w:b/>
          <w:bCs/>
          <w:sz w:val="28"/>
          <w:szCs w:val="28"/>
          <w:lang w:val="es-ES"/>
        </w:rPr>
      </w:pPr>
      <w:bookmarkStart w:id="147" w:name="OLE_LINK151"/>
      <w:r w:rsidRPr="00702A84">
        <w:rPr>
          <w:rFonts w:asciiTheme="minorHAnsi" w:hAnsiTheme="minorHAnsi"/>
          <w:b/>
          <w:bCs/>
          <w:sz w:val="28"/>
          <w:szCs w:val="28"/>
          <w:lang w:val="es-ES"/>
        </w:rPr>
        <w:t xml:space="preserve">En Cristo. </w:t>
      </w:r>
    </w:p>
    <w:p w14:paraId="63B31086" w14:textId="4ED4736D" w:rsidR="00A00304" w:rsidRPr="00702A84" w:rsidRDefault="00A00304" w:rsidP="003516E5">
      <w:pPr>
        <w:pStyle w:val="NormalWeb"/>
        <w:rPr>
          <w:rStyle w:val="nfasis"/>
          <w:rFonts w:asciiTheme="minorHAnsi" w:hAnsiTheme="minorHAnsi"/>
          <w:color w:val="000000"/>
          <w:lang w:val="es-ES"/>
        </w:rPr>
      </w:pPr>
      <w:r w:rsidRPr="00702A84">
        <w:rPr>
          <w:rStyle w:val="Fuerte"/>
          <w:rFonts w:asciiTheme="minorHAnsi" w:hAnsiTheme="minorHAnsi"/>
          <w:color w:val="000000"/>
          <w:lang w:val="es-ES"/>
        </w:rPr>
        <w:t>Efesios 1:4 (NTV)</w:t>
      </w:r>
      <w:r w:rsidR="003516E5" w:rsidRPr="00702A84">
        <w:rPr>
          <w:rFonts w:asciiTheme="minorHAnsi" w:hAnsiTheme="minorHAnsi"/>
          <w:color w:val="000000"/>
          <w:lang w:val="es-ES"/>
        </w:rPr>
        <w:t xml:space="preserve"> </w:t>
      </w:r>
      <w:r w:rsidRPr="00702A84">
        <w:rPr>
          <w:rStyle w:val="nfasis"/>
          <w:rFonts w:asciiTheme="minorHAnsi" w:hAnsiTheme="minorHAnsi"/>
          <w:color w:val="000000"/>
          <w:lang w:val="es-ES"/>
        </w:rPr>
        <w:t>“</w:t>
      </w:r>
      <w:r w:rsidRPr="00702A84">
        <w:rPr>
          <w:rStyle w:val="nfasis"/>
          <w:rFonts w:asciiTheme="minorHAnsi" w:hAnsiTheme="minorHAnsi"/>
          <w:color w:val="0070C0"/>
          <w:lang w:val="es-ES"/>
        </w:rPr>
        <w:t xml:space="preserve">Incluso antes de haber hecho el mundo, Dios nos amó y nos eligió </w:t>
      </w:r>
      <w:r w:rsidRPr="00702A84">
        <w:rPr>
          <w:rStyle w:val="nfasis"/>
          <w:rFonts w:asciiTheme="minorHAnsi" w:hAnsiTheme="minorHAnsi"/>
          <w:b/>
          <w:bCs/>
          <w:color w:val="0070C0"/>
          <w:lang w:val="es-ES"/>
        </w:rPr>
        <w:t>en Cristo</w:t>
      </w:r>
      <w:r w:rsidRPr="00702A84">
        <w:rPr>
          <w:rStyle w:val="nfasis"/>
          <w:rFonts w:asciiTheme="minorHAnsi" w:hAnsiTheme="minorHAnsi"/>
          <w:color w:val="0070C0"/>
          <w:lang w:val="es-ES"/>
        </w:rPr>
        <w:t xml:space="preserve"> para que seamos santos e intachables a sus ojos</w:t>
      </w:r>
      <w:r w:rsidRPr="00702A84">
        <w:rPr>
          <w:rStyle w:val="nfasis"/>
          <w:rFonts w:asciiTheme="minorHAnsi" w:hAnsiTheme="minorHAnsi"/>
          <w:color w:val="000000"/>
          <w:lang w:val="es-ES"/>
        </w:rPr>
        <w:t>.”</w:t>
      </w:r>
    </w:p>
    <w:p w14:paraId="6A2E72F6" w14:textId="77777777" w:rsidR="003516E5" w:rsidRPr="00702A84" w:rsidRDefault="003516E5" w:rsidP="003516E5">
      <w:pPr>
        <w:pStyle w:val="NormalWeb"/>
        <w:rPr>
          <w:rFonts w:asciiTheme="minorHAnsi" w:hAnsiTheme="minorHAnsi"/>
          <w:color w:val="000000"/>
          <w:lang w:val="es-ES"/>
        </w:rPr>
      </w:pPr>
    </w:p>
    <w:p w14:paraId="678DE2EF" w14:textId="77777777" w:rsidR="00A00304" w:rsidRPr="00702A84" w:rsidRDefault="00A00304" w:rsidP="003516E5">
      <w:pPr>
        <w:pStyle w:val="NormalWeb"/>
        <w:rPr>
          <w:rFonts w:asciiTheme="minorHAnsi" w:hAnsiTheme="minorHAnsi"/>
          <w:color w:val="000000"/>
          <w:lang w:val="es-ES"/>
        </w:rPr>
      </w:pPr>
      <w:r w:rsidRPr="00702A84">
        <w:rPr>
          <w:rFonts w:asciiTheme="minorHAnsi" w:hAnsiTheme="minorHAnsi"/>
          <w:color w:val="000000"/>
          <w:lang w:val="es-ES"/>
        </w:rPr>
        <w:t xml:space="preserve">Desde antes de la creación del mundo, Dios ya tenía en su corazón un plan eterno: </w:t>
      </w:r>
      <w:r w:rsidRPr="00702A84">
        <w:rPr>
          <w:rFonts w:asciiTheme="minorHAnsi" w:hAnsiTheme="minorHAnsi"/>
          <w:i/>
          <w:iCs/>
          <w:color w:val="000000"/>
          <w:lang w:val="es-ES"/>
        </w:rPr>
        <w:t>formar un pueblo santo que le perteneciera, una familia que llevara su nombre y reflejara su gloria</w:t>
      </w:r>
      <w:r w:rsidRPr="00702A84">
        <w:rPr>
          <w:rFonts w:asciiTheme="minorHAnsi" w:hAnsiTheme="minorHAnsi"/>
          <w:color w:val="000000"/>
          <w:lang w:val="es-ES"/>
        </w:rPr>
        <w:t>. Ese pueblo no sería formado por méritos humanos, ni por linaje, ni por esfuerzo, sino</w:t>
      </w:r>
      <w:r w:rsidRPr="00702A84">
        <w:rPr>
          <w:rStyle w:val="apple-converted-space"/>
          <w:rFonts w:asciiTheme="minorHAnsi" w:hAnsiTheme="minorHAnsi"/>
          <w:color w:val="000000"/>
          <w:lang w:val="es-ES"/>
        </w:rPr>
        <w:t> </w:t>
      </w:r>
      <w:r w:rsidRPr="00702A84">
        <w:rPr>
          <w:rStyle w:val="Fuerte"/>
          <w:rFonts w:asciiTheme="minorHAnsi" w:hAnsiTheme="minorHAnsi"/>
          <w:color w:val="000000"/>
          <w:lang w:val="es-ES"/>
        </w:rPr>
        <w:t>en Cristo</w:t>
      </w:r>
      <w:r w:rsidRPr="00702A84">
        <w:rPr>
          <w:rFonts w:asciiTheme="minorHAnsi" w:hAnsiTheme="minorHAnsi"/>
          <w:color w:val="000000"/>
          <w:lang w:val="es-ES"/>
        </w:rPr>
        <w:t xml:space="preserve">. Pablo nos revela que </w:t>
      </w:r>
      <w:r w:rsidRPr="00702A84">
        <w:rPr>
          <w:rFonts w:asciiTheme="minorHAnsi" w:hAnsiTheme="minorHAnsi"/>
          <w:b/>
          <w:bCs/>
          <w:i/>
          <w:iCs/>
          <w:color w:val="000000"/>
          <w:lang w:val="es-ES"/>
        </w:rPr>
        <w:t>Dios nos eligió</w:t>
      </w:r>
      <w:r w:rsidRPr="00702A84">
        <w:rPr>
          <w:rStyle w:val="apple-converted-space"/>
          <w:rFonts w:asciiTheme="minorHAnsi" w:hAnsiTheme="minorHAnsi"/>
          <w:b/>
          <w:bCs/>
          <w:i/>
          <w:iCs/>
          <w:color w:val="000000"/>
          <w:lang w:val="es-ES"/>
        </w:rPr>
        <w:t> </w:t>
      </w:r>
      <w:r w:rsidRPr="00702A84">
        <w:rPr>
          <w:rStyle w:val="nfasis"/>
          <w:rFonts w:asciiTheme="minorHAnsi" w:hAnsiTheme="minorHAnsi"/>
          <w:b/>
          <w:bCs/>
          <w:i w:val="0"/>
          <w:iCs w:val="0"/>
          <w:color w:val="000000"/>
          <w:lang w:val="es-ES"/>
        </w:rPr>
        <w:t>en Cristo</w:t>
      </w:r>
      <w:r w:rsidRPr="00702A84">
        <w:rPr>
          <w:rFonts w:asciiTheme="minorHAnsi" w:hAnsiTheme="minorHAnsi"/>
          <w:color w:val="000000"/>
          <w:lang w:val="es-ES"/>
        </w:rPr>
        <w:t>, y eso lo cambia todo. No fuimos elegidos por lo que somos, sino por quién es Cristo y por lo que Él hizo. En Él, Dios nos vio. En Él, nos llamó. En Él, nos amó.</w:t>
      </w:r>
    </w:p>
    <w:p w14:paraId="165CBAFF" w14:textId="77777777" w:rsidR="003516E5" w:rsidRPr="00702A84" w:rsidRDefault="003516E5" w:rsidP="003516E5">
      <w:pPr>
        <w:pStyle w:val="NormalWeb"/>
        <w:rPr>
          <w:rFonts w:asciiTheme="minorHAnsi" w:hAnsiTheme="minorHAnsi"/>
          <w:color w:val="000000"/>
          <w:lang w:val="es-ES"/>
        </w:rPr>
      </w:pPr>
    </w:p>
    <w:p w14:paraId="4947C723" w14:textId="24F2CB2A" w:rsidR="00A00304" w:rsidRPr="00702A84" w:rsidRDefault="00A00304" w:rsidP="003516E5">
      <w:pPr>
        <w:pStyle w:val="NormalWeb"/>
        <w:rPr>
          <w:rFonts w:asciiTheme="minorHAnsi" w:hAnsiTheme="minorHAnsi"/>
          <w:color w:val="000000"/>
          <w:lang w:val="es-ES"/>
        </w:rPr>
      </w:pPr>
      <w:r w:rsidRPr="00702A84">
        <w:rPr>
          <w:rFonts w:asciiTheme="minorHAnsi" w:hAnsiTheme="minorHAnsi"/>
          <w:color w:val="000000"/>
          <w:lang w:val="es-ES"/>
        </w:rPr>
        <w:t xml:space="preserve">Esta elección no es individualista ni cerrada, sino corporativa y abierta a todos los que, por fe, reconocen a Jesús como </w:t>
      </w:r>
      <w:r w:rsidR="00994FA1" w:rsidRPr="00702A84">
        <w:rPr>
          <w:rFonts w:asciiTheme="minorHAnsi" w:hAnsiTheme="minorHAnsi"/>
          <w:color w:val="000000"/>
          <w:lang w:val="es-ES"/>
        </w:rPr>
        <w:t xml:space="preserve">su </w:t>
      </w:r>
      <w:r w:rsidRPr="00702A84">
        <w:rPr>
          <w:rFonts w:asciiTheme="minorHAnsi" w:hAnsiTheme="minorHAnsi"/>
          <w:color w:val="000000"/>
          <w:lang w:val="es-ES"/>
        </w:rPr>
        <w:t>Señor y Salvador. Cuando una persona cree en Cristo, entra en ese pueblo que ya estaba en el corazón de Dios desde la eternidad. No es que Dios eligió a algunos por encima de otros sin razón. Dios eligió a</w:t>
      </w:r>
      <w:r w:rsidRPr="00702A84">
        <w:rPr>
          <w:rStyle w:val="apple-converted-space"/>
          <w:rFonts w:asciiTheme="minorHAnsi" w:hAnsiTheme="minorHAnsi"/>
          <w:color w:val="000000"/>
          <w:lang w:val="es-ES"/>
        </w:rPr>
        <w:t> </w:t>
      </w:r>
      <w:r w:rsidRPr="00702A84">
        <w:rPr>
          <w:rStyle w:val="Fuerte"/>
          <w:rFonts w:asciiTheme="minorHAnsi" w:hAnsiTheme="minorHAnsi"/>
          <w:color w:val="000000"/>
          <w:lang w:val="es-ES"/>
        </w:rPr>
        <w:t>su Hijo</w:t>
      </w:r>
      <w:r w:rsidRPr="00702A84">
        <w:rPr>
          <w:rFonts w:asciiTheme="minorHAnsi" w:hAnsiTheme="minorHAnsi"/>
          <w:color w:val="000000"/>
          <w:lang w:val="es-ES"/>
        </w:rPr>
        <w:t>, y todos los que están unidos a Él por la fe pasan a formar parte de los elegidos, los santos, los redimidos.</w:t>
      </w:r>
    </w:p>
    <w:p w14:paraId="5893F1DE" w14:textId="77777777" w:rsidR="003516E5" w:rsidRPr="00702A84" w:rsidRDefault="003516E5" w:rsidP="003516E5">
      <w:pPr>
        <w:pStyle w:val="NormalWeb"/>
        <w:rPr>
          <w:rFonts w:asciiTheme="minorHAnsi" w:hAnsiTheme="minorHAnsi"/>
          <w:color w:val="000000"/>
          <w:lang w:val="es-ES"/>
        </w:rPr>
      </w:pPr>
    </w:p>
    <w:p w14:paraId="61AF5B29" w14:textId="0F7FF390" w:rsidR="00A00304" w:rsidRPr="00702A84" w:rsidRDefault="00A00304" w:rsidP="003516E5">
      <w:pPr>
        <w:pStyle w:val="NormalWeb"/>
        <w:rPr>
          <w:rFonts w:asciiTheme="minorHAnsi" w:hAnsiTheme="minorHAnsi"/>
          <w:color w:val="000000"/>
          <w:lang w:val="es-ES"/>
        </w:rPr>
      </w:pPr>
      <w:r w:rsidRPr="00702A84">
        <w:rPr>
          <w:rFonts w:asciiTheme="minorHAnsi" w:hAnsiTheme="minorHAnsi"/>
          <w:color w:val="000000"/>
          <w:lang w:val="es-ES"/>
        </w:rPr>
        <w:t xml:space="preserve">Esta verdad nos da identidad, nos llena de seguridad y nos mueve a vivir como quienes han sido llamados a un propósito eterno. Somos parte de una historia que comenzó antes del tiempo y que </w:t>
      </w:r>
      <w:r w:rsidR="00A5749C" w:rsidRPr="00702A84">
        <w:rPr>
          <w:rFonts w:asciiTheme="minorHAnsi" w:hAnsiTheme="minorHAnsi"/>
          <w:color w:val="000000"/>
          <w:lang w:val="es-ES"/>
        </w:rPr>
        <w:t xml:space="preserve">no </w:t>
      </w:r>
      <w:r w:rsidRPr="00702A84">
        <w:rPr>
          <w:rFonts w:asciiTheme="minorHAnsi" w:hAnsiTheme="minorHAnsi"/>
          <w:color w:val="000000"/>
          <w:lang w:val="es-ES"/>
        </w:rPr>
        <w:t>culminará</w:t>
      </w:r>
      <w:r w:rsidR="00A5749C" w:rsidRPr="00702A84">
        <w:rPr>
          <w:rFonts w:asciiTheme="minorHAnsi" w:hAnsiTheme="minorHAnsi"/>
          <w:color w:val="000000"/>
          <w:lang w:val="es-ES"/>
        </w:rPr>
        <w:t>,</w:t>
      </w:r>
      <w:r w:rsidRPr="00702A84">
        <w:rPr>
          <w:rFonts w:asciiTheme="minorHAnsi" w:hAnsiTheme="minorHAnsi"/>
          <w:color w:val="000000"/>
          <w:lang w:val="es-ES"/>
        </w:rPr>
        <w:t xml:space="preserve"> </w:t>
      </w:r>
      <w:r w:rsidR="00A5749C" w:rsidRPr="00702A84">
        <w:rPr>
          <w:rFonts w:asciiTheme="minorHAnsi" w:hAnsiTheme="minorHAnsi"/>
          <w:color w:val="000000"/>
          <w:lang w:val="es-ES"/>
        </w:rPr>
        <w:t xml:space="preserve">porque es </w:t>
      </w:r>
      <w:r w:rsidRPr="00702A84">
        <w:rPr>
          <w:rFonts w:asciiTheme="minorHAnsi" w:hAnsiTheme="minorHAnsi"/>
          <w:color w:val="000000"/>
          <w:lang w:val="es-ES"/>
        </w:rPr>
        <w:t>eter</w:t>
      </w:r>
      <w:r w:rsidR="00BD0A95">
        <w:rPr>
          <w:rFonts w:asciiTheme="minorHAnsi" w:hAnsiTheme="minorHAnsi"/>
          <w:color w:val="000000"/>
          <w:lang w:val="es-ES"/>
        </w:rPr>
        <w:t>na</w:t>
      </w:r>
      <w:r w:rsidRPr="00702A84">
        <w:rPr>
          <w:rFonts w:asciiTheme="minorHAnsi" w:hAnsiTheme="minorHAnsi"/>
          <w:color w:val="000000"/>
          <w:lang w:val="es-ES"/>
        </w:rPr>
        <w:t xml:space="preserve"> </w:t>
      </w:r>
      <w:r w:rsidR="00A5749C" w:rsidRPr="00702A84">
        <w:rPr>
          <w:rFonts w:asciiTheme="minorHAnsi" w:hAnsiTheme="minorHAnsi"/>
          <w:color w:val="000000"/>
          <w:lang w:val="es-ES"/>
        </w:rPr>
        <w:t xml:space="preserve">y </w:t>
      </w:r>
      <w:r w:rsidRPr="00702A84">
        <w:rPr>
          <w:rFonts w:asciiTheme="minorHAnsi" w:hAnsiTheme="minorHAnsi"/>
          <w:color w:val="000000"/>
          <w:lang w:val="es-ES"/>
        </w:rPr>
        <w:t xml:space="preserve">gloriosa </w:t>
      </w:r>
      <w:r w:rsidR="00A5749C" w:rsidRPr="00702A84">
        <w:rPr>
          <w:rFonts w:asciiTheme="minorHAnsi" w:hAnsiTheme="minorHAnsi"/>
          <w:color w:val="000000"/>
          <w:lang w:val="es-ES"/>
        </w:rPr>
        <w:t>en</w:t>
      </w:r>
      <w:r w:rsidRPr="00702A84">
        <w:rPr>
          <w:rFonts w:asciiTheme="minorHAnsi" w:hAnsiTheme="minorHAnsi"/>
          <w:color w:val="000000"/>
          <w:lang w:val="es-ES"/>
        </w:rPr>
        <w:t xml:space="preserve"> Cristo. No somos improvisados. Somos parte de una familia que fue conocida por Dios desde antes de los siglos, y que ahora vive para reflejar su carácte</w:t>
      </w:r>
      <w:r w:rsidR="00510D28" w:rsidRPr="00702A84">
        <w:rPr>
          <w:rFonts w:asciiTheme="minorHAnsi" w:hAnsiTheme="minorHAnsi"/>
          <w:color w:val="000000"/>
          <w:lang w:val="es-ES"/>
        </w:rPr>
        <w:t>r.</w:t>
      </w:r>
    </w:p>
    <w:p w14:paraId="487A1DF4" w14:textId="77777777" w:rsidR="003516E5" w:rsidRPr="00702A84" w:rsidRDefault="003516E5" w:rsidP="003516E5">
      <w:pPr>
        <w:pStyle w:val="NormalWeb"/>
        <w:rPr>
          <w:rStyle w:val="Fuerte"/>
          <w:rFonts w:asciiTheme="minorHAnsi" w:hAnsiTheme="minorHAnsi"/>
          <w:color w:val="000000"/>
          <w:lang w:val="es-ES"/>
        </w:rPr>
      </w:pPr>
    </w:p>
    <w:p w14:paraId="1F491EBF" w14:textId="51781D01" w:rsidR="00A00304" w:rsidRPr="00702A84" w:rsidRDefault="00A00304" w:rsidP="003516E5">
      <w:pPr>
        <w:pStyle w:val="NormalWeb"/>
        <w:rPr>
          <w:rFonts w:asciiTheme="minorHAnsi" w:hAnsiTheme="minorHAnsi"/>
          <w:color w:val="000000"/>
          <w:lang w:val="es-ES"/>
        </w:rPr>
      </w:pPr>
      <w:r w:rsidRPr="00702A84">
        <w:rPr>
          <w:rFonts w:asciiTheme="minorHAnsi" w:hAnsiTheme="minorHAnsi"/>
          <w:color w:val="000000"/>
          <w:lang w:val="es-ES"/>
        </w:rPr>
        <w:t>Hoy, vive con la certeza de que tu fe en Cristo te ha unido a un pueblo escogido, santo y amado. Tu vida no es una casualidad. Tu salvación no es un premio, es un regalo eterno que nació en el corazón de Dios y se cumplió en Cristo. Camina con gratitud, vive con identidad, y honra al Dios que desde siempre te ha amado.</w:t>
      </w:r>
    </w:p>
    <w:bookmarkEnd w:id="147"/>
    <w:p w14:paraId="0B65D30C" w14:textId="77777777" w:rsidR="00A00304" w:rsidRDefault="00A00304" w:rsidP="00F85444">
      <w:pPr>
        <w:tabs>
          <w:tab w:val="left" w:pos="2939"/>
        </w:tabs>
        <w:rPr>
          <w:rFonts w:asciiTheme="minorHAnsi" w:hAnsiTheme="minorHAnsi"/>
          <w:color w:val="000000" w:themeColor="text1"/>
        </w:rPr>
      </w:pPr>
    </w:p>
    <w:p w14:paraId="22F230DB" w14:textId="77777777" w:rsidR="00AD2CD7" w:rsidRDefault="00AD2CD7" w:rsidP="00F85444">
      <w:pPr>
        <w:tabs>
          <w:tab w:val="left" w:pos="2939"/>
        </w:tabs>
        <w:rPr>
          <w:rFonts w:asciiTheme="minorHAnsi" w:hAnsiTheme="minorHAnsi"/>
          <w:color w:val="000000" w:themeColor="text1"/>
        </w:rPr>
      </w:pPr>
    </w:p>
    <w:p w14:paraId="4A8864F5" w14:textId="77777777" w:rsidR="00AD2CD7" w:rsidRDefault="00AD2CD7" w:rsidP="00F85444">
      <w:pPr>
        <w:tabs>
          <w:tab w:val="left" w:pos="2939"/>
        </w:tabs>
        <w:rPr>
          <w:rFonts w:asciiTheme="minorHAnsi" w:hAnsiTheme="minorHAnsi"/>
          <w:color w:val="000000" w:themeColor="text1"/>
        </w:rPr>
      </w:pPr>
    </w:p>
    <w:p w14:paraId="2B8CF7BA" w14:textId="77777777" w:rsidR="00AD2CD7" w:rsidRDefault="00AD2CD7" w:rsidP="00F85444">
      <w:pPr>
        <w:tabs>
          <w:tab w:val="left" w:pos="2939"/>
        </w:tabs>
        <w:rPr>
          <w:rFonts w:asciiTheme="minorHAnsi" w:hAnsiTheme="minorHAnsi"/>
          <w:color w:val="000000" w:themeColor="text1"/>
        </w:rPr>
      </w:pPr>
    </w:p>
    <w:p w14:paraId="57F5D516" w14:textId="5FA1CD1B" w:rsidR="00410054" w:rsidRPr="00B95D35" w:rsidRDefault="00B95D35" w:rsidP="00B95D35">
      <w:pPr>
        <w:tabs>
          <w:tab w:val="left" w:pos="2939"/>
        </w:tabs>
        <w:rPr>
          <w:rFonts w:asciiTheme="minorHAnsi" w:hAnsiTheme="minorHAnsi"/>
          <w:b/>
          <w:bCs/>
          <w:color w:val="000000" w:themeColor="text1"/>
          <w:sz w:val="28"/>
          <w:szCs w:val="28"/>
        </w:rPr>
      </w:pPr>
      <w:bookmarkStart w:id="148" w:name="OLE_LINK152"/>
      <w:r w:rsidRPr="00B95D35">
        <w:rPr>
          <w:rFonts w:asciiTheme="minorHAnsi" w:hAnsiTheme="minorHAnsi"/>
          <w:b/>
          <w:bCs/>
          <w:color w:val="000000" w:themeColor="text1"/>
          <w:sz w:val="28"/>
          <w:szCs w:val="28"/>
        </w:rPr>
        <w:t xml:space="preserve">Cristo, la Plenitud de la Iglesia. </w:t>
      </w:r>
    </w:p>
    <w:p w14:paraId="0B328693" w14:textId="3A01FE0B" w:rsidR="00410054" w:rsidRPr="00B95D35" w:rsidRDefault="00093353" w:rsidP="00B95D35">
      <w:pPr>
        <w:tabs>
          <w:tab w:val="left" w:pos="2939"/>
        </w:tabs>
        <w:rPr>
          <w:rFonts w:asciiTheme="minorHAnsi" w:hAnsiTheme="minorHAnsi"/>
          <w:lang w:val="es-ES"/>
        </w:rPr>
      </w:pPr>
      <w:r w:rsidRPr="00B95D35">
        <w:rPr>
          <w:rFonts w:asciiTheme="minorHAnsi" w:hAnsiTheme="minorHAnsi"/>
          <w:b/>
          <w:bCs/>
          <w:color w:val="000000" w:themeColor="text1"/>
        </w:rPr>
        <w:t>Efesios 1:22-23 NTV</w:t>
      </w:r>
      <w:r w:rsidRPr="00B95D35">
        <w:rPr>
          <w:rFonts w:asciiTheme="minorHAnsi" w:hAnsiTheme="minorHAnsi"/>
          <w:color w:val="000000" w:themeColor="text1"/>
        </w:rPr>
        <w:t xml:space="preserve">. </w:t>
      </w:r>
      <w:r w:rsidR="00410054" w:rsidRPr="00B95D35">
        <w:rPr>
          <w:rFonts w:asciiTheme="minorHAnsi" w:hAnsiTheme="minorHAnsi"/>
          <w:i/>
          <w:iCs/>
          <w:color w:val="0070C0"/>
          <w:lang w:val="es-ES"/>
        </w:rPr>
        <w:t xml:space="preserve">Dios ha puesto todo bajo la autoridad de Cristo, a quien hizo cabeza de todas las cosas para beneficio de la iglesia. </w:t>
      </w:r>
      <w:r w:rsidR="00410054" w:rsidRPr="00B95D35">
        <w:rPr>
          <w:rFonts w:asciiTheme="minorHAnsi" w:hAnsiTheme="minorHAnsi"/>
          <w:i/>
          <w:iCs/>
          <w:color w:val="0070C0"/>
          <w:vertAlign w:val="superscript"/>
          <w:lang w:val="es-ES"/>
        </w:rPr>
        <w:t>23 </w:t>
      </w:r>
      <w:r w:rsidR="00410054" w:rsidRPr="00B95D35">
        <w:rPr>
          <w:rFonts w:asciiTheme="minorHAnsi" w:hAnsiTheme="minorHAnsi"/>
          <w:i/>
          <w:iCs/>
          <w:color w:val="0070C0"/>
          <w:lang w:val="es-ES"/>
        </w:rPr>
        <w:t>Y la iglesia es el cuerpo de Cristo; él la completa y la llena, y también es quien da plenitud a todas las cosas en todas partes con su presencia</w:t>
      </w:r>
      <w:r w:rsidR="00410054" w:rsidRPr="00B95D35">
        <w:rPr>
          <w:rFonts w:asciiTheme="minorHAnsi" w:hAnsiTheme="minorHAnsi"/>
          <w:lang w:val="es-ES"/>
        </w:rPr>
        <w:t>.</w:t>
      </w:r>
    </w:p>
    <w:p w14:paraId="29934FA7" w14:textId="77777777" w:rsidR="002C09E0" w:rsidRPr="00B95D35" w:rsidRDefault="002C09E0" w:rsidP="00B95D35">
      <w:pPr>
        <w:tabs>
          <w:tab w:val="left" w:pos="2939"/>
        </w:tabs>
        <w:rPr>
          <w:rFonts w:asciiTheme="minorHAnsi" w:hAnsiTheme="minorHAnsi"/>
          <w:lang w:val="es-ES"/>
        </w:rPr>
      </w:pPr>
    </w:p>
    <w:p w14:paraId="163635AB" w14:textId="77777777" w:rsidR="00B95D35" w:rsidRDefault="00E706DE" w:rsidP="00B95D35">
      <w:pPr>
        <w:pStyle w:val="NormalWeb"/>
        <w:rPr>
          <w:rFonts w:asciiTheme="minorHAnsi" w:eastAsia="Times New Roman" w:hAnsiTheme="minorHAnsi"/>
          <w:color w:val="000000"/>
          <w:lang w:val="es-US" w:eastAsia="es-MX"/>
          <w14:ligatures w14:val="none"/>
        </w:rPr>
      </w:pPr>
      <w:r w:rsidRPr="00B95D35">
        <w:rPr>
          <w:rFonts w:asciiTheme="minorHAnsi" w:hAnsiTheme="minorHAnsi"/>
          <w:color w:val="000000" w:themeColor="text1"/>
          <w:lang w:val="es-ES"/>
        </w:rPr>
        <w:t xml:space="preserve"> </w:t>
      </w:r>
      <w:r w:rsidR="00B95D35" w:rsidRPr="00B95D35">
        <w:rPr>
          <w:rFonts w:asciiTheme="minorHAnsi" w:eastAsia="Times New Roman" w:hAnsiTheme="minorHAnsi"/>
          <w:color w:val="000000"/>
          <w:lang w:val="es-US" w:eastAsia="es-MX"/>
          <w14:ligatures w14:val="none"/>
        </w:rPr>
        <w:t>Uno de los grandes misterios gloriosos del Evangelio es que Cristo ha sido exaltado por Dios como la máxima autoridad sobre todo, y esa autoridad tiene como propósito </w:t>
      </w:r>
      <w:r w:rsidR="00B95D35" w:rsidRPr="00B95D35">
        <w:rPr>
          <w:rFonts w:asciiTheme="minorHAnsi" w:eastAsia="Times New Roman" w:hAnsiTheme="minorHAnsi"/>
          <w:b/>
          <w:bCs/>
          <w:color w:val="000000"/>
          <w:lang w:val="es-US" w:eastAsia="es-MX"/>
          <w14:ligatures w14:val="none"/>
        </w:rPr>
        <w:t>bendecir a la Iglesia</w:t>
      </w:r>
      <w:r w:rsidR="00B95D35" w:rsidRPr="00B95D35">
        <w:rPr>
          <w:rFonts w:asciiTheme="minorHAnsi" w:eastAsia="Times New Roman" w:hAnsiTheme="minorHAnsi"/>
          <w:color w:val="000000"/>
          <w:lang w:val="es-US" w:eastAsia="es-MX"/>
          <w14:ligatures w14:val="none"/>
        </w:rPr>
        <w:t>. Jesús no solo reina sobre todas las cosas, sino que </w:t>
      </w:r>
      <w:r w:rsidR="00B95D35" w:rsidRPr="00B95D35">
        <w:rPr>
          <w:rFonts w:asciiTheme="minorHAnsi" w:eastAsia="Times New Roman" w:hAnsiTheme="minorHAnsi"/>
          <w:b/>
          <w:bCs/>
          <w:color w:val="000000"/>
          <w:lang w:val="es-US" w:eastAsia="es-MX"/>
          <w14:ligatures w14:val="none"/>
        </w:rPr>
        <w:t>es la cabeza del cuerpo que es la Iglesia</w:t>
      </w:r>
      <w:r w:rsidR="00B95D35" w:rsidRPr="00B95D35">
        <w:rPr>
          <w:rFonts w:asciiTheme="minorHAnsi" w:eastAsia="Times New Roman" w:hAnsiTheme="minorHAnsi"/>
          <w:color w:val="000000"/>
          <w:lang w:val="es-US" w:eastAsia="es-MX"/>
          <w14:ligatures w14:val="none"/>
        </w:rPr>
        <w:t>, y desde esa posición suprema, </w:t>
      </w:r>
      <w:r w:rsidR="00B95D35" w:rsidRPr="00B95D35">
        <w:rPr>
          <w:rFonts w:asciiTheme="minorHAnsi" w:eastAsia="Times New Roman" w:hAnsiTheme="minorHAnsi"/>
          <w:b/>
          <w:bCs/>
          <w:color w:val="000000"/>
          <w:lang w:val="es-US" w:eastAsia="es-MX"/>
          <w14:ligatures w14:val="none"/>
        </w:rPr>
        <w:t>la llena, la completa y le da sentido</w:t>
      </w:r>
      <w:r w:rsidR="00B95D35" w:rsidRPr="00B95D35">
        <w:rPr>
          <w:rFonts w:asciiTheme="minorHAnsi" w:eastAsia="Times New Roman" w:hAnsiTheme="minorHAnsi"/>
          <w:color w:val="000000"/>
          <w:lang w:val="es-US" w:eastAsia="es-MX"/>
          <w14:ligatures w14:val="none"/>
        </w:rPr>
        <w:t>.</w:t>
      </w:r>
    </w:p>
    <w:p w14:paraId="376C6123" w14:textId="77777777" w:rsidR="00733D13" w:rsidRPr="00B95D35" w:rsidRDefault="00733D13" w:rsidP="00B95D35">
      <w:pPr>
        <w:pStyle w:val="NormalWeb"/>
        <w:rPr>
          <w:rFonts w:asciiTheme="minorHAnsi" w:eastAsia="Times New Roman" w:hAnsiTheme="minorHAnsi"/>
          <w:color w:val="000000"/>
          <w:lang w:val="es-US" w:eastAsia="es-MX"/>
          <w14:ligatures w14:val="none"/>
        </w:rPr>
      </w:pPr>
    </w:p>
    <w:p w14:paraId="38B5A2E9" w14:textId="77777777" w:rsidR="00B95D35" w:rsidRDefault="00B95D35" w:rsidP="00B95D35">
      <w:pPr>
        <w:rPr>
          <w:rFonts w:asciiTheme="minorHAnsi" w:hAnsiTheme="minorHAnsi"/>
          <w:color w:val="000000"/>
        </w:rPr>
      </w:pPr>
      <w:r w:rsidRPr="00B95D35">
        <w:rPr>
          <w:rFonts w:asciiTheme="minorHAnsi" w:hAnsiTheme="minorHAnsi"/>
          <w:color w:val="000000"/>
        </w:rPr>
        <w:t>Este pasaje debe despertar en nosotros un llamado profundo: </w:t>
      </w:r>
      <w:r w:rsidRPr="00B95D35">
        <w:rPr>
          <w:rFonts w:asciiTheme="minorHAnsi" w:hAnsiTheme="minorHAnsi"/>
          <w:b/>
          <w:bCs/>
          <w:color w:val="000000"/>
        </w:rPr>
        <w:t>la Iglesia no existe para sí misma, sino para Cristo.</w:t>
      </w:r>
      <w:r w:rsidRPr="00B95D35">
        <w:rPr>
          <w:rFonts w:asciiTheme="minorHAnsi" w:hAnsiTheme="minorHAnsi"/>
          <w:color w:val="000000"/>
        </w:rPr>
        <w:br/>
        <w:t>Él es el centro, la razón, el propósito y la plenitud. Sin Cristo en el centro, la Iglesia se convierte en una organización vacía, enfocada en actividades, reconocimientos humanos y logros institucionales. Lamentablemente, hoy muchas congregaciones han caído en el error de exaltarse a sí mismas, de centrarse en los ministerios, los nombres, los eventos o la fama, en vez de levantar el nombre de Jesús por encima de todo.</w:t>
      </w:r>
    </w:p>
    <w:p w14:paraId="65CEB9CF" w14:textId="77777777" w:rsidR="00733D13" w:rsidRPr="00B95D35" w:rsidRDefault="00733D13" w:rsidP="00B95D35">
      <w:pPr>
        <w:rPr>
          <w:rFonts w:asciiTheme="minorHAnsi" w:hAnsiTheme="minorHAnsi"/>
          <w:color w:val="000000"/>
        </w:rPr>
      </w:pPr>
    </w:p>
    <w:p w14:paraId="2B378A8E" w14:textId="77777777" w:rsidR="00B95D35" w:rsidRPr="00B95D35" w:rsidRDefault="00B95D35" w:rsidP="00B95D35">
      <w:pPr>
        <w:rPr>
          <w:rFonts w:asciiTheme="minorHAnsi" w:hAnsiTheme="minorHAnsi"/>
          <w:color w:val="000000"/>
        </w:rPr>
      </w:pPr>
      <w:r w:rsidRPr="00B95D35">
        <w:rPr>
          <w:rFonts w:asciiTheme="minorHAnsi" w:hAnsiTheme="minorHAnsi"/>
          <w:color w:val="000000"/>
        </w:rPr>
        <w:t>Pero </w:t>
      </w:r>
      <w:r w:rsidRPr="00B95D35">
        <w:rPr>
          <w:rFonts w:asciiTheme="minorHAnsi" w:hAnsiTheme="minorHAnsi"/>
          <w:b/>
          <w:bCs/>
          <w:color w:val="000000"/>
        </w:rPr>
        <w:t>la verdadera plenitud de la Iglesia no se encuentra en la tecnología, la infraestructura o los programas</w:t>
      </w:r>
      <w:r w:rsidRPr="00B95D35">
        <w:rPr>
          <w:rFonts w:asciiTheme="minorHAnsi" w:hAnsiTheme="minorHAnsi"/>
          <w:color w:val="000000"/>
        </w:rPr>
        <w:t>. La Iglesia está completa cuando Cristo es el centro.</w:t>
      </w:r>
      <w:r w:rsidRPr="00B95D35">
        <w:rPr>
          <w:rFonts w:asciiTheme="minorHAnsi" w:hAnsiTheme="minorHAnsi"/>
          <w:color w:val="000000"/>
        </w:rPr>
        <w:br/>
        <w:t>Él es quien la llena con su presencia, quien le da vida, dirección y propósito. Si nos falta Cristo, nos falta todo.</w:t>
      </w:r>
    </w:p>
    <w:p w14:paraId="0CCB2F1F" w14:textId="77777777" w:rsidR="00B95D35" w:rsidRDefault="00B95D35" w:rsidP="00B95D35">
      <w:pPr>
        <w:rPr>
          <w:rFonts w:asciiTheme="minorHAnsi" w:hAnsiTheme="minorHAnsi"/>
          <w:color w:val="000000"/>
        </w:rPr>
      </w:pPr>
      <w:r w:rsidRPr="00B95D35">
        <w:rPr>
          <w:rFonts w:asciiTheme="minorHAnsi" w:hAnsiTheme="minorHAnsi"/>
          <w:b/>
          <w:bCs/>
          <w:color w:val="FF0000"/>
        </w:rPr>
        <w:t>¿Qué estás buscando cuando vienes a ser Iglesia?</w:t>
      </w:r>
      <w:r w:rsidRPr="00B95D35">
        <w:rPr>
          <w:rFonts w:asciiTheme="minorHAnsi" w:hAnsiTheme="minorHAnsi"/>
          <w:color w:val="FF0000"/>
        </w:rPr>
        <w:br/>
        <w:t>¿Buscas emoción, reconocimiento o simplemente actividades?</w:t>
      </w:r>
      <w:r w:rsidRPr="00B95D35">
        <w:rPr>
          <w:rFonts w:asciiTheme="minorHAnsi" w:hAnsiTheme="minorHAnsi"/>
          <w:color w:val="FF0000"/>
        </w:rPr>
        <w:br/>
      </w:r>
      <w:r w:rsidRPr="00B95D35">
        <w:rPr>
          <w:rFonts w:asciiTheme="minorHAnsi" w:hAnsiTheme="minorHAnsi"/>
          <w:color w:val="000000"/>
        </w:rPr>
        <w:t>Hoy, este pasaje te llama a volver a Cristo.</w:t>
      </w:r>
      <w:r w:rsidRPr="00B95D35">
        <w:rPr>
          <w:rFonts w:asciiTheme="minorHAnsi" w:hAnsiTheme="minorHAnsi"/>
          <w:color w:val="000000"/>
        </w:rPr>
        <w:br/>
      </w:r>
      <w:r w:rsidRPr="00B95D35">
        <w:rPr>
          <w:rFonts w:asciiTheme="minorHAnsi" w:hAnsiTheme="minorHAnsi"/>
          <w:b/>
          <w:bCs/>
          <w:color w:val="000000"/>
        </w:rPr>
        <w:t>Búscalo, exáltalo, sométete a su autoridad.</w:t>
      </w:r>
      <w:r w:rsidRPr="00B95D35">
        <w:rPr>
          <w:rFonts w:asciiTheme="minorHAnsi" w:hAnsiTheme="minorHAnsi"/>
          <w:color w:val="000000"/>
        </w:rPr>
        <w:br/>
        <w:t>Deja que sea </w:t>
      </w:r>
      <w:r w:rsidRPr="00B95D35">
        <w:rPr>
          <w:rFonts w:asciiTheme="minorHAnsi" w:hAnsiTheme="minorHAnsi"/>
          <w:b/>
          <w:bCs/>
          <w:color w:val="000000"/>
        </w:rPr>
        <w:t>Él quien te guíe en todo y en todo momento</w:t>
      </w:r>
      <w:r w:rsidRPr="00B95D35">
        <w:rPr>
          <w:rFonts w:asciiTheme="minorHAnsi" w:hAnsiTheme="minorHAnsi"/>
          <w:color w:val="000000"/>
        </w:rPr>
        <w:t>, porque solo Él da plenitud a todas las cosas con su presencia.</w:t>
      </w:r>
    </w:p>
    <w:p w14:paraId="0E66F836" w14:textId="77777777" w:rsidR="00200D9E" w:rsidRDefault="00200D9E" w:rsidP="00B95D35">
      <w:pPr>
        <w:rPr>
          <w:rFonts w:asciiTheme="minorHAnsi" w:hAnsiTheme="minorHAnsi"/>
          <w:color w:val="000000"/>
        </w:rPr>
      </w:pPr>
    </w:p>
    <w:p w14:paraId="7EDD3D51" w14:textId="77777777" w:rsidR="00200D9E" w:rsidRDefault="00200D9E" w:rsidP="00B95D35">
      <w:pPr>
        <w:rPr>
          <w:rFonts w:asciiTheme="minorHAnsi" w:hAnsiTheme="minorHAnsi"/>
          <w:color w:val="000000"/>
        </w:rPr>
      </w:pPr>
    </w:p>
    <w:p w14:paraId="6A9E5C8B" w14:textId="77777777" w:rsidR="00736FAA" w:rsidRDefault="00736FAA" w:rsidP="00B95D35">
      <w:pPr>
        <w:rPr>
          <w:rFonts w:asciiTheme="minorHAnsi" w:hAnsiTheme="minorHAnsi"/>
          <w:color w:val="000000"/>
        </w:rPr>
      </w:pPr>
    </w:p>
    <w:p w14:paraId="155066A3" w14:textId="77777777" w:rsidR="00736FAA" w:rsidRPr="008C4E93" w:rsidRDefault="00736FAA" w:rsidP="00736FAA">
      <w:pPr>
        <w:outlineLvl w:val="1"/>
        <w:rPr>
          <w:rFonts w:asciiTheme="minorHAnsi" w:hAnsiTheme="minorHAnsi"/>
          <w:b/>
          <w:bCs/>
          <w:color w:val="FF0000"/>
        </w:rPr>
      </w:pPr>
      <w:bookmarkStart w:id="149" w:name="OLE_LINK153"/>
      <w:r w:rsidRPr="008C4E93">
        <w:rPr>
          <w:rFonts w:asciiTheme="minorHAnsi" w:hAnsiTheme="minorHAnsi"/>
          <w:b/>
          <w:bCs/>
          <w:color w:val="FF0000"/>
        </w:rPr>
        <w:t>¿Dónde estás?</w:t>
      </w:r>
    </w:p>
    <w:p w14:paraId="487E2FE4" w14:textId="77777777" w:rsidR="00736FAA" w:rsidRPr="008C4E93" w:rsidRDefault="00736FAA" w:rsidP="00736FAA">
      <w:pPr>
        <w:rPr>
          <w:rFonts w:asciiTheme="minorHAnsi" w:hAnsiTheme="minorHAnsi"/>
          <w:i/>
          <w:iCs/>
          <w:color w:val="0070C0"/>
        </w:rPr>
      </w:pPr>
      <w:r w:rsidRPr="008C4E93">
        <w:rPr>
          <w:rFonts w:asciiTheme="minorHAnsi" w:hAnsiTheme="minorHAnsi"/>
          <w:b/>
          <w:bCs/>
          <w:color w:val="000000"/>
        </w:rPr>
        <w:t>Génesis 3:9 (NTV)</w:t>
      </w:r>
      <w:r>
        <w:rPr>
          <w:color w:val="000000"/>
        </w:rPr>
        <w:t xml:space="preserve"> </w:t>
      </w:r>
      <w:r w:rsidRPr="008C4E93">
        <w:rPr>
          <w:rFonts w:asciiTheme="minorHAnsi" w:hAnsiTheme="minorHAnsi"/>
          <w:b/>
          <w:bCs/>
          <w:i/>
          <w:iCs/>
          <w:color w:val="0070C0"/>
        </w:rPr>
        <w:t>“Entonces el Señor Dios llamó al hombre: «¿Dónde estás?»”</w:t>
      </w:r>
    </w:p>
    <w:p w14:paraId="2C000BE8" w14:textId="77777777" w:rsidR="00736FAA" w:rsidRDefault="00736FAA" w:rsidP="00736FAA">
      <w:pPr>
        <w:rPr>
          <w:b/>
          <w:bCs/>
          <w:color w:val="000000"/>
        </w:rPr>
      </w:pPr>
    </w:p>
    <w:p w14:paraId="18D5811A" w14:textId="77777777" w:rsidR="00736FAA" w:rsidRDefault="00736FAA" w:rsidP="00736FAA">
      <w:pPr>
        <w:rPr>
          <w:b/>
          <w:bCs/>
          <w:color w:val="000000"/>
        </w:rPr>
      </w:pPr>
      <w:r w:rsidRPr="008C4E93">
        <w:rPr>
          <w:rFonts w:asciiTheme="minorHAnsi" w:hAnsiTheme="minorHAnsi"/>
          <w:color w:val="000000"/>
        </w:rPr>
        <w:t>Desde el principio, Dios ha deseado tener comunión con el ser humano. El Edén no era solo un paraíso natural, sino un espacio de encuentro entre el Creador y su criatura. Sin embargo, cuando el pecado entró, algo cambió. Adán y Eva se escondieron. Y en esa escena aparece la voz de Dios con una pregunta que aún hoy resuena en nuestros corazones: </w:t>
      </w:r>
      <w:r w:rsidRPr="008C4E93">
        <w:rPr>
          <w:rFonts w:asciiTheme="minorHAnsi" w:hAnsiTheme="minorHAnsi"/>
          <w:b/>
          <w:bCs/>
          <w:color w:val="FF0000"/>
        </w:rPr>
        <w:t>“¿Dónde estás?”</w:t>
      </w:r>
    </w:p>
    <w:p w14:paraId="51C6704D" w14:textId="77777777" w:rsidR="00736FAA" w:rsidRPr="008C4E93" w:rsidRDefault="00736FAA" w:rsidP="00736FAA">
      <w:pPr>
        <w:rPr>
          <w:rFonts w:asciiTheme="minorHAnsi" w:hAnsiTheme="minorHAnsi"/>
          <w:color w:val="000000"/>
        </w:rPr>
      </w:pPr>
    </w:p>
    <w:p w14:paraId="44CF1A1B" w14:textId="77777777" w:rsidR="00736FAA" w:rsidRDefault="00736FAA" w:rsidP="00736FAA">
      <w:pPr>
        <w:rPr>
          <w:color w:val="000000"/>
        </w:rPr>
      </w:pPr>
      <w:r w:rsidRPr="008C4E93">
        <w:rPr>
          <w:rFonts w:asciiTheme="minorHAnsi" w:hAnsiTheme="minorHAnsi"/>
          <w:color w:val="000000"/>
        </w:rPr>
        <w:t>Esta no es una pregunta geográfica. Dios no necesitaba saber la ubicación física de Adán. Él sabía exactamente dónde estaba. Pero su pregunta buscaba algo más profundo: </w:t>
      </w:r>
      <w:r w:rsidRPr="008C4E93">
        <w:rPr>
          <w:rFonts w:asciiTheme="minorHAnsi" w:hAnsiTheme="minorHAnsi"/>
          <w:b/>
          <w:bCs/>
          <w:color w:val="000000"/>
        </w:rPr>
        <w:t>una confesión</w:t>
      </w:r>
      <w:r w:rsidRPr="008C4E93">
        <w:rPr>
          <w:rFonts w:asciiTheme="minorHAnsi" w:hAnsiTheme="minorHAnsi"/>
          <w:color w:val="000000"/>
        </w:rPr>
        <w:t>, </w:t>
      </w:r>
      <w:r w:rsidRPr="008C4E93">
        <w:rPr>
          <w:rFonts w:asciiTheme="minorHAnsi" w:hAnsiTheme="minorHAnsi"/>
          <w:b/>
          <w:bCs/>
          <w:color w:val="000000"/>
        </w:rPr>
        <w:t>una reflexión</w:t>
      </w:r>
      <w:r w:rsidRPr="008C4E93">
        <w:rPr>
          <w:rFonts w:asciiTheme="minorHAnsi" w:hAnsiTheme="minorHAnsi"/>
          <w:color w:val="000000"/>
        </w:rPr>
        <w:t>, </w:t>
      </w:r>
      <w:r w:rsidRPr="008C4E93">
        <w:rPr>
          <w:rFonts w:asciiTheme="minorHAnsi" w:hAnsiTheme="minorHAnsi"/>
          <w:b/>
          <w:bCs/>
          <w:color w:val="000000"/>
        </w:rPr>
        <w:t>una respuesta del corazón</w:t>
      </w:r>
      <w:r w:rsidRPr="008C4E93">
        <w:rPr>
          <w:rFonts w:asciiTheme="minorHAnsi" w:hAnsiTheme="minorHAnsi"/>
          <w:color w:val="000000"/>
        </w:rPr>
        <w:t>.</w:t>
      </w:r>
    </w:p>
    <w:p w14:paraId="5829595F" w14:textId="77777777" w:rsidR="00736FAA" w:rsidRPr="008C4E93" w:rsidRDefault="00736FAA" w:rsidP="00736FAA">
      <w:pPr>
        <w:rPr>
          <w:rFonts w:asciiTheme="minorHAnsi" w:hAnsiTheme="minorHAnsi"/>
          <w:color w:val="000000"/>
        </w:rPr>
      </w:pPr>
    </w:p>
    <w:p w14:paraId="45566A01" w14:textId="77777777" w:rsidR="00736FAA" w:rsidRDefault="00736FAA" w:rsidP="00736FAA">
      <w:pPr>
        <w:rPr>
          <w:color w:val="000000"/>
        </w:rPr>
      </w:pPr>
      <w:r w:rsidRPr="008C4E93">
        <w:rPr>
          <w:rFonts w:asciiTheme="minorHAnsi" w:hAnsiTheme="minorHAnsi"/>
          <w:color w:val="000000"/>
        </w:rPr>
        <w:t>Dios sabía que Adán se había apartado, que había desobedecido, que algo se había roto. Y aun así, </w:t>
      </w:r>
      <w:r w:rsidRPr="008C4E93">
        <w:rPr>
          <w:rFonts w:asciiTheme="minorHAnsi" w:hAnsiTheme="minorHAnsi"/>
          <w:b/>
          <w:bCs/>
          <w:color w:val="000000"/>
        </w:rPr>
        <w:t>Dios dio el primer paso</w:t>
      </w:r>
      <w:r w:rsidRPr="008C4E93">
        <w:rPr>
          <w:rFonts w:asciiTheme="minorHAnsi" w:hAnsiTheme="minorHAnsi"/>
          <w:color w:val="000000"/>
        </w:rPr>
        <w:t> para restaurar la relación. No vino con un juicio inmediato, sino con una pregunta. Porque el amor de Dios siempre busca restaurar antes que condenar.</w:t>
      </w:r>
    </w:p>
    <w:p w14:paraId="1F2D6FB3" w14:textId="77777777" w:rsidR="00736FAA" w:rsidRPr="008C4E93" w:rsidRDefault="00736FAA" w:rsidP="00736FAA">
      <w:pPr>
        <w:rPr>
          <w:rFonts w:asciiTheme="minorHAnsi" w:hAnsiTheme="minorHAnsi"/>
          <w:color w:val="000000"/>
        </w:rPr>
      </w:pPr>
    </w:p>
    <w:p w14:paraId="2D22D682" w14:textId="77777777" w:rsidR="00736FAA" w:rsidRPr="00283E8A" w:rsidRDefault="00736FAA" w:rsidP="00736FAA">
      <w:pPr>
        <w:rPr>
          <w:color w:val="000000"/>
        </w:rPr>
      </w:pPr>
      <w:r w:rsidRPr="008C4E93">
        <w:rPr>
          <w:rFonts w:asciiTheme="minorHAnsi" w:hAnsiTheme="minorHAnsi"/>
          <w:color w:val="000000"/>
        </w:rPr>
        <w:t>Hoy, esa pregunta sigue siendo válida. Puede que estés sirviendo activamente, pero tu corazón se ha enfriado. Tal vez sigues asistiendo a la iglesia, pero estás lejos en tu interior. O quizás nunca has tenido una relación personal con Dios. A todos, Dios nos hace la misma pregunta:</w:t>
      </w:r>
      <w:r>
        <w:rPr>
          <w:color w:val="000000"/>
        </w:rPr>
        <w:t xml:space="preserve"> </w:t>
      </w:r>
      <w:r w:rsidRPr="008C4E93">
        <w:rPr>
          <w:rFonts w:asciiTheme="minorHAnsi" w:hAnsiTheme="minorHAnsi"/>
          <w:b/>
          <w:bCs/>
          <w:color w:val="FF0000"/>
        </w:rPr>
        <w:t>¿Dónde estás?</w:t>
      </w:r>
    </w:p>
    <w:p w14:paraId="2C8C00B6" w14:textId="77777777" w:rsidR="00736FAA" w:rsidRPr="008C4E93" w:rsidRDefault="00736FAA" w:rsidP="00736FAA">
      <w:pPr>
        <w:numPr>
          <w:ilvl w:val="0"/>
          <w:numId w:val="25"/>
        </w:numPr>
        <w:rPr>
          <w:rFonts w:asciiTheme="minorHAnsi" w:hAnsiTheme="minorHAnsi"/>
          <w:color w:val="FF0000"/>
        </w:rPr>
      </w:pPr>
      <w:r w:rsidRPr="008C4E93">
        <w:rPr>
          <w:rFonts w:asciiTheme="minorHAnsi" w:hAnsiTheme="minorHAnsi"/>
          <w:color w:val="FF0000"/>
        </w:rPr>
        <w:t>¿Dónde estás en tu caminar con Dios hoy?</w:t>
      </w:r>
    </w:p>
    <w:p w14:paraId="12040489" w14:textId="77777777" w:rsidR="00736FAA" w:rsidRPr="008C4E93" w:rsidRDefault="00736FAA" w:rsidP="00736FAA">
      <w:pPr>
        <w:numPr>
          <w:ilvl w:val="0"/>
          <w:numId w:val="25"/>
        </w:numPr>
        <w:rPr>
          <w:rFonts w:asciiTheme="minorHAnsi" w:hAnsiTheme="minorHAnsi"/>
          <w:color w:val="FF0000"/>
        </w:rPr>
      </w:pPr>
      <w:r w:rsidRPr="008C4E93">
        <w:rPr>
          <w:rFonts w:asciiTheme="minorHAnsi" w:hAnsiTheme="minorHAnsi"/>
          <w:color w:val="FF0000"/>
        </w:rPr>
        <w:t>¿Te estás escondiendo de Él por culpa, vergüenza o indiferencia?</w:t>
      </w:r>
    </w:p>
    <w:p w14:paraId="3F2EBB02" w14:textId="77777777" w:rsidR="00736FAA" w:rsidRPr="008C4E93" w:rsidRDefault="00736FAA" w:rsidP="00736FAA">
      <w:pPr>
        <w:numPr>
          <w:ilvl w:val="0"/>
          <w:numId w:val="25"/>
        </w:numPr>
        <w:rPr>
          <w:rFonts w:asciiTheme="minorHAnsi" w:hAnsiTheme="minorHAnsi"/>
          <w:color w:val="FF0000"/>
        </w:rPr>
      </w:pPr>
      <w:r w:rsidRPr="008C4E93">
        <w:rPr>
          <w:rFonts w:asciiTheme="minorHAnsi" w:hAnsiTheme="minorHAnsi"/>
          <w:color w:val="FF0000"/>
        </w:rPr>
        <w:t>¿Estás cerca físicamente pero lejos espiritualmente?</w:t>
      </w:r>
    </w:p>
    <w:p w14:paraId="7EC92140" w14:textId="77777777" w:rsidR="00736FAA" w:rsidRPr="008C4E93" w:rsidRDefault="00736FAA" w:rsidP="00736FAA">
      <w:pPr>
        <w:rPr>
          <w:rFonts w:asciiTheme="minorHAnsi" w:hAnsiTheme="minorHAnsi"/>
          <w:color w:val="000000"/>
        </w:rPr>
      </w:pPr>
      <w:r w:rsidRPr="008C4E93">
        <w:rPr>
          <w:rFonts w:asciiTheme="minorHAnsi" w:hAnsiTheme="minorHAnsi"/>
          <w:color w:val="000000"/>
        </w:rPr>
        <w:t>Dios </w:t>
      </w:r>
      <w:r w:rsidRPr="008C4E93">
        <w:rPr>
          <w:rFonts w:asciiTheme="minorHAnsi" w:hAnsiTheme="minorHAnsi"/>
          <w:b/>
          <w:bCs/>
          <w:color w:val="000000"/>
        </w:rPr>
        <w:t>sigue buscando</w:t>
      </w:r>
      <w:r w:rsidRPr="008C4E93">
        <w:rPr>
          <w:rFonts w:asciiTheme="minorHAnsi" w:hAnsiTheme="minorHAnsi"/>
          <w:color w:val="000000"/>
        </w:rPr>
        <w:t>. Él no ha renunciado a ti. Su amor te persigue con preguntas que confrontan, pero también que sanan. La pregunta no es para acusarte, sino para </w:t>
      </w:r>
      <w:r w:rsidRPr="008C4E93">
        <w:rPr>
          <w:rFonts w:asciiTheme="minorHAnsi" w:hAnsiTheme="minorHAnsi"/>
          <w:b/>
          <w:bCs/>
          <w:color w:val="000000"/>
        </w:rPr>
        <w:t>llamarte de vuelta a casa</w:t>
      </w:r>
      <w:r w:rsidRPr="008C4E93">
        <w:rPr>
          <w:rFonts w:asciiTheme="minorHAnsi" w:hAnsiTheme="minorHAnsi"/>
          <w:color w:val="000000"/>
        </w:rPr>
        <w:t>.</w:t>
      </w:r>
    </w:p>
    <w:p w14:paraId="050D992D" w14:textId="77777777" w:rsidR="00736FAA" w:rsidRDefault="00736FAA" w:rsidP="00736FAA">
      <w:pPr>
        <w:outlineLvl w:val="2"/>
      </w:pPr>
    </w:p>
    <w:p w14:paraId="75BA0FA9" w14:textId="77777777" w:rsidR="00736FAA" w:rsidRPr="008C4E93" w:rsidRDefault="00736FAA" w:rsidP="00736FAA">
      <w:pPr>
        <w:rPr>
          <w:rFonts w:asciiTheme="minorHAnsi" w:hAnsiTheme="minorHAnsi"/>
          <w:color w:val="000000"/>
        </w:rPr>
      </w:pPr>
      <w:r w:rsidRPr="008C4E93">
        <w:rPr>
          <w:rFonts w:asciiTheme="minorHAnsi" w:hAnsiTheme="minorHAnsi"/>
          <w:color w:val="000000"/>
        </w:rPr>
        <w:t xml:space="preserve">Señor, gracias porque aunque yo me esconda, tú me buscas. Aunque me aleje, tú me llamas. Hoy quiero responder a tu voz. </w:t>
      </w:r>
      <w:r w:rsidRPr="008C4E93">
        <w:rPr>
          <w:rFonts w:asciiTheme="minorHAnsi" w:hAnsiTheme="minorHAnsi"/>
          <w:b/>
          <w:bCs/>
          <w:color w:val="000000"/>
        </w:rPr>
        <w:t>Aquí estoy</w:t>
      </w:r>
      <w:r w:rsidRPr="008C4E93">
        <w:rPr>
          <w:rFonts w:asciiTheme="minorHAnsi" w:hAnsiTheme="minorHAnsi"/>
          <w:color w:val="000000"/>
        </w:rPr>
        <w:t xml:space="preserve">. </w:t>
      </w:r>
      <w:r w:rsidRPr="008C4E93">
        <w:rPr>
          <w:rFonts w:asciiTheme="minorHAnsi" w:hAnsiTheme="minorHAnsi"/>
          <w:b/>
          <w:bCs/>
          <w:color w:val="000000"/>
        </w:rPr>
        <w:t>Me rindo a ti</w:t>
      </w:r>
      <w:r w:rsidRPr="008C4E93">
        <w:rPr>
          <w:rFonts w:asciiTheme="minorHAnsi" w:hAnsiTheme="minorHAnsi"/>
          <w:color w:val="000000"/>
        </w:rPr>
        <w:t>. Perdóname por alejarme y ayúdame a volver a caminar contigo. Amén.</w:t>
      </w:r>
    </w:p>
    <w:bookmarkEnd w:id="149"/>
    <w:p w14:paraId="5ECE1AEE" w14:textId="77777777" w:rsidR="00736FAA" w:rsidRDefault="00736FAA" w:rsidP="00B95D35">
      <w:pPr>
        <w:rPr>
          <w:rFonts w:asciiTheme="minorHAnsi" w:hAnsiTheme="minorHAnsi"/>
          <w:color w:val="000000"/>
        </w:rPr>
      </w:pPr>
    </w:p>
    <w:p w14:paraId="41B686BF" w14:textId="77777777" w:rsidR="00736FAA" w:rsidRDefault="00736FAA" w:rsidP="00B95D35">
      <w:pPr>
        <w:rPr>
          <w:rFonts w:asciiTheme="minorHAnsi" w:hAnsiTheme="minorHAnsi"/>
          <w:color w:val="000000"/>
        </w:rPr>
      </w:pPr>
    </w:p>
    <w:p w14:paraId="188990AE" w14:textId="77777777" w:rsidR="00736FAA" w:rsidRPr="00B95D35" w:rsidRDefault="00736FAA" w:rsidP="00B95D35">
      <w:pPr>
        <w:rPr>
          <w:rFonts w:asciiTheme="minorHAnsi" w:hAnsiTheme="minorHAnsi"/>
          <w:color w:val="000000"/>
        </w:rPr>
      </w:pPr>
    </w:p>
    <w:bookmarkEnd w:id="148"/>
    <w:p w14:paraId="05DD3312" w14:textId="77777777" w:rsidR="00903526" w:rsidRPr="00D93DBA" w:rsidRDefault="00903526" w:rsidP="00903526">
      <w:pPr>
        <w:pStyle w:val="Ttulo3"/>
        <w:spacing w:before="0" w:after="0"/>
        <w:rPr>
          <w:rFonts w:asciiTheme="minorHAnsi" w:eastAsia="Times New Roman" w:hAnsiTheme="minorHAnsi" w:cs="Times New Roman"/>
          <w:b/>
          <w:bCs/>
          <w:color w:val="000000"/>
          <w:sz w:val="24"/>
          <w:szCs w:val="24"/>
          <w:lang w:val="es-US" w:eastAsia="es-MX"/>
          <w14:ligatures w14:val="none"/>
        </w:rPr>
      </w:pPr>
      <w:r w:rsidRPr="00D93DBA">
        <w:rPr>
          <w:rFonts w:asciiTheme="minorHAnsi" w:eastAsia="Times New Roman" w:hAnsiTheme="minorHAnsi" w:cs="Times New Roman"/>
          <w:b/>
          <w:bCs/>
          <w:color w:val="000000"/>
          <w:sz w:val="24"/>
          <w:szCs w:val="24"/>
          <w:lang w:val="es-US" w:eastAsia="es-MX"/>
          <w14:ligatures w14:val="none"/>
        </w:rPr>
        <w:t>Una herencia segura en un plan perfecto</w:t>
      </w:r>
    </w:p>
    <w:p w14:paraId="11FCEA3F" w14:textId="77777777" w:rsidR="00903526" w:rsidRPr="00D93DBA" w:rsidRDefault="00903526" w:rsidP="00903526">
      <w:pPr>
        <w:rPr>
          <w:rFonts w:asciiTheme="minorHAnsi" w:hAnsiTheme="minorHAnsi"/>
          <w:color w:val="0070C0"/>
          <w:lang w:val="es-ES"/>
        </w:rPr>
      </w:pPr>
      <w:r w:rsidRPr="00D93DBA">
        <w:rPr>
          <w:rFonts w:asciiTheme="minorHAnsi" w:hAnsiTheme="minorHAnsi"/>
          <w:b/>
          <w:bCs/>
        </w:rPr>
        <w:t>Efesios 1:11 NTV</w:t>
      </w:r>
      <w:r w:rsidRPr="00D93DBA">
        <w:rPr>
          <w:rFonts w:asciiTheme="minorHAnsi" w:hAnsiTheme="minorHAnsi"/>
        </w:rPr>
        <w:t xml:space="preserve">. </w:t>
      </w:r>
      <w:r w:rsidRPr="00D93DBA">
        <w:rPr>
          <w:rFonts w:asciiTheme="minorHAnsi" w:hAnsiTheme="minorHAnsi"/>
          <w:i/>
          <w:iCs/>
          <w:color w:val="0070C0"/>
          <w:lang w:val="es-ES"/>
        </w:rPr>
        <w:t>Es más, dado que estamos unidos a Cristo, hemos recibido una herencia de parte de Dios, porque él nos eligió de antemano y hace que todas las cosas resulten de acuerdo con su plan.</w:t>
      </w:r>
    </w:p>
    <w:p w14:paraId="2EB328E9" w14:textId="77777777" w:rsidR="00903526" w:rsidRDefault="00903526" w:rsidP="00903526">
      <w:pPr>
        <w:rPr>
          <w:color w:val="000000"/>
        </w:rPr>
      </w:pPr>
    </w:p>
    <w:p w14:paraId="2A354B10" w14:textId="77777777" w:rsidR="00903526" w:rsidRDefault="00903526" w:rsidP="00903526">
      <w:pPr>
        <w:rPr>
          <w:color w:val="000000"/>
        </w:rPr>
      </w:pPr>
      <w:r w:rsidRPr="00D93DBA">
        <w:rPr>
          <w:rFonts w:asciiTheme="minorHAnsi" w:hAnsiTheme="minorHAnsi"/>
          <w:color w:val="000000"/>
        </w:rPr>
        <w:t>Cuando creemos en Cristo, pasamos a formar parte de su familia</w:t>
      </w:r>
      <w:r>
        <w:rPr>
          <w:color w:val="000000"/>
        </w:rPr>
        <w:t>,</w:t>
      </w:r>
      <w:r w:rsidRPr="00D93DBA">
        <w:rPr>
          <w:rFonts w:asciiTheme="minorHAnsi" w:hAnsiTheme="minorHAnsi"/>
          <w:color w:val="000000"/>
        </w:rPr>
        <w:t xml:space="preserve"> y como hijos, recibimos una herencia. Pero </w:t>
      </w:r>
      <w:r w:rsidRPr="00D93DBA">
        <w:rPr>
          <w:rFonts w:asciiTheme="minorHAnsi" w:hAnsiTheme="minorHAnsi"/>
          <w:color w:val="FF0000"/>
        </w:rPr>
        <w:t xml:space="preserve">¿cuál es esa herencia de la que habla este versículo? </w:t>
      </w:r>
      <w:r w:rsidRPr="00D93DBA">
        <w:rPr>
          <w:rFonts w:asciiTheme="minorHAnsi" w:hAnsiTheme="minorHAnsi"/>
          <w:color w:val="000000"/>
        </w:rPr>
        <w:t>No se trata solo de cosas materiales o futuras</w:t>
      </w:r>
      <w:r>
        <w:rPr>
          <w:color w:val="000000"/>
        </w:rPr>
        <w:t xml:space="preserve">, </w:t>
      </w:r>
      <w:r w:rsidRPr="00D93DBA">
        <w:rPr>
          <w:rFonts w:asciiTheme="minorHAnsi" w:hAnsiTheme="minorHAnsi"/>
          <w:color w:val="000000"/>
        </w:rPr>
        <w:t>aunque la vida eterna es parte de ello, sino de todo lo que Dios ha preparado para nosotros en Cristo: su amor, su perdón, su Espíritu, su propósito, su victoria y su Reino.</w:t>
      </w:r>
    </w:p>
    <w:p w14:paraId="598D652D" w14:textId="77777777" w:rsidR="00903526" w:rsidRPr="00D93DBA" w:rsidRDefault="00903526" w:rsidP="00903526">
      <w:pPr>
        <w:rPr>
          <w:rFonts w:asciiTheme="minorHAnsi" w:hAnsiTheme="minorHAnsi"/>
          <w:color w:val="000000"/>
        </w:rPr>
      </w:pPr>
    </w:p>
    <w:p w14:paraId="206F4A50" w14:textId="77777777" w:rsidR="00903526" w:rsidRDefault="00903526" w:rsidP="00903526">
      <w:pPr>
        <w:rPr>
          <w:color w:val="000000"/>
        </w:rPr>
      </w:pPr>
      <w:r w:rsidRPr="00D93DBA">
        <w:rPr>
          <w:rFonts w:asciiTheme="minorHAnsi" w:hAnsiTheme="minorHAnsi"/>
          <w:color w:val="000000"/>
        </w:rPr>
        <w:t>Esta herencia no es fruto del azar ni de nuestro esfuerzo, sino del plan eterno de Dios. El texto afirma que </w:t>
      </w:r>
      <w:r w:rsidRPr="00D93DBA">
        <w:rPr>
          <w:rFonts w:asciiTheme="minorHAnsi" w:hAnsiTheme="minorHAnsi"/>
          <w:i/>
          <w:iCs/>
          <w:color w:val="000000"/>
        </w:rPr>
        <w:t>“Él nos eligió de antemano”</w:t>
      </w:r>
      <w:r w:rsidRPr="00D93DBA">
        <w:rPr>
          <w:rFonts w:asciiTheme="minorHAnsi" w:hAnsiTheme="minorHAnsi"/>
          <w:color w:val="000000"/>
        </w:rPr>
        <w:t> y que </w:t>
      </w:r>
      <w:r w:rsidRPr="00D93DBA">
        <w:rPr>
          <w:rFonts w:asciiTheme="minorHAnsi" w:hAnsiTheme="minorHAnsi"/>
          <w:i/>
          <w:iCs/>
          <w:color w:val="000000"/>
        </w:rPr>
        <w:t>“hace que todas las cosas resulten de acuerdo con su plan”</w:t>
      </w:r>
      <w:r w:rsidRPr="00D93DBA">
        <w:rPr>
          <w:rFonts w:asciiTheme="minorHAnsi" w:hAnsiTheme="minorHAnsi"/>
          <w:color w:val="000000"/>
        </w:rPr>
        <w:t>. ¡Qué verdad más poderosa! Dios no improvisa. Él tiene un diseño perfecto para nuestra vida, y todo lo que ocurre, incluso lo que no entendemos, está dentro de su control soberano.</w:t>
      </w:r>
    </w:p>
    <w:p w14:paraId="6882A62B" w14:textId="77777777" w:rsidR="00903526" w:rsidRPr="00D93DBA" w:rsidRDefault="00903526" w:rsidP="00903526">
      <w:pPr>
        <w:rPr>
          <w:rFonts w:asciiTheme="minorHAnsi" w:hAnsiTheme="minorHAnsi"/>
          <w:color w:val="000000"/>
        </w:rPr>
      </w:pPr>
    </w:p>
    <w:p w14:paraId="772DA7EB" w14:textId="77777777" w:rsidR="00903526" w:rsidRDefault="00903526" w:rsidP="00903526">
      <w:pPr>
        <w:rPr>
          <w:color w:val="000000"/>
        </w:rPr>
      </w:pPr>
      <w:r>
        <w:rPr>
          <w:color w:val="000000"/>
        </w:rPr>
        <w:t>N</w:t>
      </w:r>
      <w:r w:rsidRPr="00D93DBA">
        <w:rPr>
          <w:rFonts w:asciiTheme="minorHAnsi" w:hAnsiTheme="minorHAnsi"/>
          <w:color w:val="000000"/>
        </w:rPr>
        <w:t>o debería llenarnos de paz</w:t>
      </w:r>
      <w:r>
        <w:rPr>
          <w:color w:val="000000"/>
        </w:rPr>
        <w:t>, s</w:t>
      </w:r>
      <w:r w:rsidRPr="00D93DBA">
        <w:rPr>
          <w:rFonts w:asciiTheme="minorHAnsi" w:hAnsiTheme="minorHAnsi"/>
          <w:color w:val="000000"/>
        </w:rPr>
        <w:t xml:space="preserve">aber que estamos en las manos de un Dios que gobierna todas las cosas conforme a su propósito eterno </w:t>
      </w:r>
      <w:r>
        <w:rPr>
          <w:color w:val="000000"/>
        </w:rPr>
        <w:t xml:space="preserve">y </w:t>
      </w:r>
      <w:r w:rsidRPr="00D93DBA">
        <w:rPr>
          <w:rFonts w:asciiTheme="minorHAnsi" w:hAnsiTheme="minorHAnsi"/>
          <w:color w:val="000000"/>
        </w:rPr>
        <w:t xml:space="preserve">nos libra </w:t>
      </w:r>
      <w:r>
        <w:rPr>
          <w:color w:val="000000"/>
        </w:rPr>
        <w:t xml:space="preserve">eso </w:t>
      </w:r>
      <w:r w:rsidRPr="00D93DBA">
        <w:rPr>
          <w:rFonts w:asciiTheme="minorHAnsi" w:hAnsiTheme="minorHAnsi"/>
          <w:color w:val="000000"/>
        </w:rPr>
        <w:t>del afán, del miedo y de la ansiedad. La herencia que hemos recibido no se desvanece ni se pierde, porque es segura en Cristo.</w:t>
      </w:r>
    </w:p>
    <w:p w14:paraId="2D8FDC95" w14:textId="77777777" w:rsidR="00903526" w:rsidRPr="00D93DBA" w:rsidRDefault="00903526" w:rsidP="00903526">
      <w:pPr>
        <w:rPr>
          <w:rFonts w:asciiTheme="minorHAnsi" w:hAnsiTheme="minorHAnsi"/>
          <w:color w:val="000000"/>
        </w:rPr>
      </w:pPr>
    </w:p>
    <w:p w14:paraId="030DFD80" w14:textId="77777777" w:rsidR="00903526" w:rsidRPr="00D93DBA" w:rsidRDefault="00903526" w:rsidP="00903526">
      <w:pPr>
        <w:rPr>
          <w:rFonts w:asciiTheme="minorHAnsi" w:hAnsiTheme="minorHAnsi"/>
          <w:color w:val="000000"/>
        </w:rPr>
      </w:pPr>
      <w:r w:rsidRPr="00D93DBA">
        <w:rPr>
          <w:rFonts w:asciiTheme="minorHAnsi" w:hAnsiTheme="minorHAnsi"/>
          <w:color w:val="000000"/>
        </w:rPr>
        <w:t>Entonces, si Dios ya nos ha dado una herencia, si Él está en control de todo, si nada escapa de su voluntad y su amor...</w:t>
      </w:r>
      <w:r>
        <w:rPr>
          <w:color w:val="000000"/>
        </w:rPr>
        <w:t xml:space="preserve"> </w:t>
      </w:r>
      <w:r w:rsidRPr="00D93DBA">
        <w:rPr>
          <w:rFonts w:asciiTheme="minorHAnsi" w:hAnsiTheme="minorHAnsi"/>
          <w:b/>
          <w:bCs/>
          <w:color w:val="FF0000"/>
        </w:rPr>
        <w:t>¿Por qué te afanas?</w:t>
      </w:r>
    </w:p>
    <w:p w14:paraId="4AC2C1E9" w14:textId="77777777" w:rsidR="00903526" w:rsidRPr="00D93DBA" w:rsidRDefault="00903526" w:rsidP="00903526">
      <w:pPr>
        <w:rPr>
          <w:rFonts w:asciiTheme="minorHAnsi" w:hAnsiTheme="minorHAnsi"/>
          <w:color w:val="000000"/>
        </w:rPr>
      </w:pPr>
      <w:r w:rsidRPr="00D93DBA">
        <w:rPr>
          <w:rFonts w:asciiTheme="minorHAnsi" w:hAnsiTheme="minorHAnsi"/>
          <w:color w:val="000000"/>
        </w:rPr>
        <w:t>Confía hoy en que tu Padre celestial tiene un plan perfecto para ti y que en Cristo tienes todo lo que necesitas.</w:t>
      </w:r>
    </w:p>
    <w:p w14:paraId="2C95DA25" w14:textId="77777777" w:rsidR="00903526" w:rsidRDefault="00903526" w:rsidP="00903526">
      <w:pPr>
        <w:rPr>
          <w:b/>
          <w:bCs/>
          <w:color w:val="000000"/>
        </w:rPr>
      </w:pPr>
    </w:p>
    <w:p w14:paraId="0BDE8766" w14:textId="77777777" w:rsidR="00903526" w:rsidRPr="00D93DBA" w:rsidRDefault="00903526" w:rsidP="00903526">
      <w:pPr>
        <w:rPr>
          <w:rFonts w:asciiTheme="minorHAnsi" w:hAnsiTheme="minorHAnsi"/>
          <w:color w:val="000000"/>
        </w:rPr>
      </w:pPr>
      <w:r w:rsidRPr="00D93DBA">
        <w:rPr>
          <w:rFonts w:asciiTheme="minorHAnsi" w:hAnsiTheme="minorHAnsi"/>
          <w:color w:val="000000"/>
        </w:rPr>
        <w:t>Señor</w:t>
      </w:r>
      <w:r>
        <w:rPr>
          <w:color w:val="000000"/>
        </w:rPr>
        <w:t xml:space="preserve"> Jesús</w:t>
      </w:r>
      <w:r w:rsidRPr="00D93DBA">
        <w:rPr>
          <w:rFonts w:asciiTheme="minorHAnsi" w:hAnsiTheme="minorHAnsi"/>
          <w:color w:val="000000"/>
        </w:rPr>
        <w:t>, gracias por haberme hecho parte de tu plan eterno. Gracias por la herencia que tengo en Cristo. Ayúdame a confiar en ti, a descansar en tu voluntad y a recordar que tú estás en control, aunque yo no lo entienda todo. En ti tengo paz. Amén.</w:t>
      </w:r>
    </w:p>
    <w:p w14:paraId="72FD123E" w14:textId="77777777" w:rsidR="00903526" w:rsidRPr="00D93DBA" w:rsidRDefault="00903526" w:rsidP="00903526">
      <w:pPr>
        <w:rPr>
          <w:rFonts w:asciiTheme="minorHAnsi" w:hAnsiTheme="minorHAnsi"/>
          <w:color w:val="000000" w:themeColor="text1"/>
          <w:lang w:val="es-ES_tradnl"/>
        </w:rPr>
      </w:pPr>
    </w:p>
    <w:p w14:paraId="2171EB0F" w14:textId="69DB8151" w:rsidR="00763202" w:rsidRDefault="00763202" w:rsidP="00F85444">
      <w:pPr>
        <w:tabs>
          <w:tab w:val="left" w:pos="2939"/>
        </w:tabs>
        <w:rPr>
          <w:rFonts w:asciiTheme="minorHAnsi" w:hAnsiTheme="minorHAnsi"/>
          <w:color w:val="000000" w:themeColor="text1"/>
        </w:rPr>
      </w:pPr>
    </w:p>
    <w:p w14:paraId="4DC81414" w14:textId="77777777" w:rsidR="00695791" w:rsidRDefault="00695791" w:rsidP="00F85444">
      <w:pPr>
        <w:tabs>
          <w:tab w:val="left" w:pos="2939"/>
        </w:tabs>
        <w:rPr>
          <w:rFonts w:asciiTheme="minorHAnsi" w:hAnsiTheme="minorHAnsi"/>
          <w:color w:val="000000" w:themeColor="text1"/>
        </w:rPr>
      </w:pPr>
    </w:p>
    <w:p w14:paraId="7F04050E" w14:textId="77777777" w:rsidR="00695791" w:rsidRDefault="00695791" w:rsidP="00F85444">
      <w:pPr>
        <w:tabs>
          <w:tab w:val="left" w:pos="2939"/>
        </w:tabs>
        <w:rPr>
          <w:rFonts w:asciiTheme="minorHAnsi" w:hAnsiTheme="minorHAnsi"/>
          <w:color w:val="000000" w:themeColor="text1"/>
        </w:rPr>
      </w:pPr>
    </w:p>
    <w:p w14:paraId="1906575C" w14:textId="77777777" w:rsidR="00695791" w:rsidRDefault="00695791" w:rsidP="00F85444">
      <w:pPr>
        <w:tabs>
          <w:tab w:val="left" w:pos="2939"/>
        </w:tabs>
        <w:rPr>
          <w:rFonts w:asciiTheme="minorHAnsi" w:hAnsiTheme="minorHAnsi"/>
          <w:color w:val="000000" w:themeColor="text1"/>
        </w:rPr>
      </w:pPr>
    </w:p>
    <w:p w14:paraId="69461194" w14:textId="2FD6EF17" w:rsidR="00695791" w:rsidRPr="00695791" w:rsidRDefault="00695791" w:rsidP="00695791">
      <w:pPr>
        <w:pStyle w:val="Ttulo2"/>
        <w:spacing w:before="0" w:after="0"/>
        <w:rPr>
          <w:rFonts w:ascii="Aptos" w:hAnsi="Aptos"/>
          <w:b/>
          <w:bCs/>
          <w:i/>
          <w:iCs/>
          <w:color w:val="000000"/>
          <w:sz w:val="28"/>
          <w:szCs w:val="28"/>
          <w:lang w:val="es-US"/>
        </w:rPr>
      </w:pPr>
      <w:bookmarkStart w:id="150" w:name="OLE_LINK127"/>
      <w:r w:rsidRPr="00695791">
        <w:rPr>
          <w:rStyle w:val="nfasis"/>
          <w:rFonts w:ascii="Aptos" w:hAnsi="Aptos"/>
          <w:b/>
          <w:bCs/>
          <w:i w:val="0"/>
          <w:iCs w:val="0"/>
          <w:color w:val="000000"/>
          <w:sz w:val="28"/>
          <w:szCs w:val="28"/>
          <w:lang w:val="es-US"/>
        </w:rPr>
        <w:t>A Prueba de Fuego y de Agua</w:t>
      </w:r>
      <w:r>
        <w:rPr>
          <w:rStyle w:val="nfasis"/>
          <w:rFonts w:ascii="Aptos" w:hAnsi="Aptos"/>
          <w:b/>
          <w:bCs/>
          <w:i w:val="0"/>
          <w:iCs w:val="0"/>
          <w:color w:val="000000"/>
          <w:sz w:val="28"/>
          <w:szCs w:val="28"/>
          <w:lang w:val="es-US"/>
        </w:rPr>
        <w:t>.</w:t>
      </w:r>
    </w:p>
    <w:p w14:paraId="401D53C6" w14:textId="77777777" w:rsidR="00695791" w:rsidRPr="001B65DC" w:rsidRDefault="00695791" w:rsidP="00695791">
      <w:pPr>
        <w:pStyle w:val="NormalWeb"/>
        <w:rPr>
          <w:rFonts w:ascii="Aptos" w:hAnsi="Aptos"/>
          <w:color w:val="000000"/>
        </w:rPr>
      </w:pPr>
      <w:r w:rsidRPr="001B65DC">
        <w:rPr>
          <w:rStyle w:val="Fuerte"/>
          <w:rFonts w:ascii="Aptos" w:hAnsi="Aptos"/>
          <w:color w:val="000000"/>
        </w:rPr>
        <w:t>Isaías 43:2 NTV</w:t>
      </w:r>
      <w:r>
        <w:rPr>
          <w:rStyle w:val="Fuerte"/>
          <w:rFonts w:ascii="Aptos" w:hAnsi="Aptos"/>
          <w:color w:val="000000"/>
        </w:rPr>
        <w:t xml:space="preserve"> </w:t>
      </w:r>
      <w:r w:rsidRPr="001B65DC">
        <w:rPr>
          <w:rStyle w:val="nfasis"/>
          <w:rFonts w:ascii="Aptos" w:hAnsi="Aptos"/>
          <w:color w:val="000000"/>
        </w:rPr>
        <w:t>«</w:t>
      </w:r>
      <w:r w:rsidRPr="001B65DC">
        <w:rPr>
          <w:rStyle w:val="nfasis"/>
          <w:rFonts w:ascii="Aptos" w:hAnsi="Aptos"/>
          <w:color w:val="0070C0"/>
        </w:rPr>
        <w:t>Cuando pases por aguas profundas, yo estaré contigo.</w:t>
      </w:r>
      <w:r w:rsidRPr="001B65DC">
        <w:rPr>
          <w:rFonts w:ascii="Aptos" w:hAnsi="Aptos"/>
          <w:i/>
          <w:iCs/>
          <w:color w:val="0070C0"/>
        </w:rPr>
        <w:br/>
      </w:r>
      <w:r w:rsidRPr="001B65DC">
        <w:rPr>
          <w:rStyle w:val="nfasis"/>
          <w:rFonts w:ascii="Aptos" w:hAnsi="Aptos"/>
          <w:color w:val="0070C0"/>
        </w:rPr>
        <w:t>Cuando pases por ríos de dificultad, no te ahogarás.</w:t>
      </w:r>
      <w:r w:rsidRPr="001B65DC">
        <w:rPr>
          <w:rFonts w:ascii="Aptos" w:hAnsi="Aptos"/>
          <w:i/>
          <w:iCs/>
          <w:color w:val="0070C0"/>
        </w:rPr>
        <w:br/>
      </w:r>
      <w:r w:rsidRPr="001B65DC">
        <w:rPr>
          <w:rStyle w:val="nfasis"/>
          <w:rFonts w:ascii="Aptos" w:hAnsi="Aptos"/>
          <w:color w:val="0070C0"/>
        </w:rPr>
        <w:t>Cuando pases por el fuego de la opresión, no te quemarás;</w:t>
      </w:r>
      <w:r w:rsidRPr="001B65DC">
        <w:rPr>
          <w:rFonts w:ascii="Aptos" w:hAnsi="Aptos"/>
          <w:i/>
          <w:iCs/>
          <w:color w:val="0070C0"/>
        </w:rPr>
        <w:br/>
      </w:r>
      <w:r w:rsidRPr="001B65DC">
        <w:rPr>
          <w:rStyle w:val="nfasis"/>
          <w:rFonts w:ascii="Aptos" w:hAnsi="Aptos"/>
          <w:color w:val="0070C0"/>
        </w:rPr>
        <w:t>las llamas no te consumirán»</w:t>
      </w:r>
      <w:r w:rsidRPr="001B65DC">
        <w:rPr>
          <w:rStyle w:val="nfasis"/>
          <w:rFonts w:ascii="Aptos" w:hAnsi="Aptos"/>
          <w:color w:val="000000"/>
        </w:rPr>
        <w:t>.</w:t>
      </w:r>
    </w:p>
    <w:p w14:paraId="4023BA2E" w14:textId="77777777" w:rsidR="00695791" w:rsidRPr="001B65DC" w:rsidRDefault="00695791" w:rsidP="00695791">
      <w:pPr>
        <w:rPr>
          <w:rFonts w:ascii="Aptos" w:hAnsi="Aptos"/>
        </w:rPr>
      </w:pPr>
    </w:p>
    <w:p w14:paraId="35AA5C17" w14:textId="77777777" w:rsidR="00695791" w:rsidRDefault="00695791" w:rsidP="00695791">
      <w:pPr>
        <w:pStyle w:val="NormalWeb"/>
        <w:rPr>
          <w:rFonts w:ascii="Aptos" w:hAnsi="Aptos"/>
          <w:color w:val="000000"/>
        </w:rPr>
      </w:pPr>
      <w:r w:rsidRPr="001B65DC">
        <w:rPr>
          <w:rFonts w:ascii="Aptos" w:hAnsi="Aptos"/>
          <w:color w:val="000000"/>
        </w:rPr>
        <w:t>Dios no promete que nunca enfrentaremos aguas profundas o fuegos ardientes, pero sí asegura algo mucho más valioso:</w:t>
      </w:r>
      <w:r w:rsidRPr="001B65DC">
        <w:rPr>
          <w:rStyle w:val="apple-converted-space"/>
          <w:rFonts w:ascii="Aptos" w:hAnsi="Aptos"/>
          <w:color w:val="000000"/>
        </w:rPr>
        <w:t> </w:t>
      </w:r>
      <w:r w:rsidRPr="001B65DC">
        <w:rPr>
          <w:rStyle w:val="Fuerte"/>
          <w:rFonts w:ascii="Aptos" w:hAnsi="Aptos"/>
          <w:color w:val="000000"/>
        </w:rPr>
        <w:t>Él estará con nosotros</w:t>
      </w:r>
      <w:r w:rsidRPr="001B65DC">
        <w:rPr>
          <w:rFonts w:ascii="Aptos" w:hAnsi="Aptos"/>
          <w:color w:val="000000"/>
        </w:rPr>
        <w:t>.</w:t>
      </w:r>
      <w:r w:rsidRPr="001B65DC">
        <w:rPr>
          <w:rFonts w:ascii="Aptos" w:hAnsi="Aptos"/>
          <w:color w:val="000000"/>
        </w:rPr>
        <w:br/>
        <w:t>En la vida, las crisis no son opcionales; llegan sin pedir permiso. A veces las “aguas profundas” son problemas que amenazan con hundirnos, y el “fuego” representa momentos de presión y dolor que sentimos que no vamos a resistir.</w:t>
      </w:r>
    </w:p>
    <w:p w14:paraId="639BAEFA" w14:textId="77777777" w:rsidR="00695791" w:rsidRPr="001B65DC" w:rsidRDefault="00695791" w:rsidP="00695791">
      <w:pPr>
        <w:pStyle w:val="NormalWeb"/>
        <w:rPr>
          <w:rFonts w:ascii="Aptos" w:hAnsi="Aptos"/>
          <w:color w:val="000000"/>
        </w:rPr>
      </w:pPr>
    </w:p>
    <w:p w14:paraId="669497BE" w14:textId="77777777" w:rsidR="00695791" w:rsidRPr="001B65DC" w:rsidRDefault="00695791" w:rsidP="00695791">
      <w:pPr>
        <w:pStyle w:val="NormalWeb"/>
        <w:rPr>
          <w:rFonts w:ascii="Aptos" w:hAnsi="Aptos"/>
          <w:color w:val="000000"/>
        </w:rPr>
      </w:pPr>
      <w:r w:rsidRPr="001B65DC">
        <w:rPr>
          <w:rFonts w:ascii="Aptos" w:hAnsi="Aptos"/>
          <w:color w:val="000000"/>
        </w:rPr>
        <w:t>Pero el mensaje de este pasaje es claro:</w:t>
      </w:r>
    </w:p>
    <w:p w14:paraId="6D8E3594" w14:textId="77777777" w:rsidR="00695791" w:rsidRPr="001B65DC" w:rsidRDefault="00695791" w:rsidP="00695791">
      <w:pPr>
        <w:pStyle w:val="NormalWeb"/>
        <w:numPr>
          <w:ilvl w:val="0"/>
          <w:numId w:val="26"/>
        </w:numPr>
        <w:autoSpaceDE/>
        <w:autoSpaceDN/>
        <w:adjustRightInd/>
        <w:rPr>
          <w:rFonts w:ascii="Aptos" w:hAnsi="Aptos"/>
          <w:color w:val="000000"/>
        </w:rPr>
      </w:pPr>
      <w:r w:rsidRPr="001B65DC">
        <w:rPr>
          <w:rStyle w:val="Fuerte"/>
          <w:rFonts w:ascii="Aptos" w:hAnsi="Aptos"/>
          <w:color w:val="000000"/>
        </w:rPr>
        <w:t>No estás solo</w:t>
      </w:r>
      <w:r w:rsidRPr="001B65DC">
        <w:rPr>
          <w:rStyle w:val="apple-converted-space"/>
          <w:rFonts w:ascii="Aptos" w:hAnsi="Aptos"/>
          <w:color w:val="000000"/>
        </w:rPr>
        <w:t> </w:t>
      </w:r>
      <w:r w:rsidRPr="001B65DC">
        <w:rPr>
          <w:rFonts w:ascii="Aptos" w:hAnsi="Aptos"/>
          <w:color w:val="000000"/>
        </w:rPr>
        <w:t>cuando atraviesas la crisis.</w:t>
      </w:r>
    </w:p>
    <w:p w14:paraId="03AA5BA4" w14:textId="77777777" w:rsidR="00695791" w:rsidRPr="001B65DC" w:rsidRDefault="00695791" w:rsidP="00695791">
      <w:pPr>
        <w:pStyle w:val="NormalWeb"/>
        <w:numPr>
          <w:ilvl w:val="0"/>
          <w:numId w:val="26"/>
        </w:numPr>
        <w:autoSpaceDE/>
        <w:autoSpaceDN/>
        <w:adjustRightInd/>
        <w:rPr>
          <w:rFonts w:ascii="Aptos" w:hAnsi="Aptos"/>
          <w:color w:val="000000"/>
        </w:rPr>
      </w:pPr>
      <w:r w:rsidRPr="001B65DC">
        <w:rPr>
          <w:rStyle w:val="Fuerte"/>
          <w:rFonts w:ascii="Aptos" w:hAnsi="Aptos"/>
          <w:color w:val="000000"/>
        </w:rPr>
        <w:t>No estás a la deriva</w:t>
      </w:r>
      <w:r w:rsidRPr="001B65DC">
        <w:rPr>
          <w:rStyle w:val="apple-converted-space"/>
          <w:rFonts w:ascii="Aptos" w:hAnsi="Aptos"/>
          <w:color w:val="000000"/>
        </w:rPr>
        <w:t> </w:t>
      </w:r>
      <w:r w:rsidRPr="001B65DC">
        <w:rPr>
          <w:rFonts w:ascii="Aptos" w:hAnsi="Aptos"/>
          <w:color w:val="000000"/>
        </w:rPr>
        <w:t>cuando las aguas suben.</w:t>
      </w:r>
    </w:p>
    <w:p w14:paraId="398A5335" w14:textId="77777777" w:rsidR="00695791" w:rsidRPr="001B65DC" w:rsidRDefault="00695791" w:rsidP="00695791">
      <w:pPr>
        <w:pStyle w:val="NormalWeb"/>
        <w:numPr>
          <w:ilvl w:val="0"/>
          <w:numId w:val="26"/>
        </w:numPr>
        <w:autoSpaceDE/>
        <w:autoSpaceDN/>
        <w:adjustRightInd/>
        <w:rPr>
          <w:rFonts w:ascii="Aptos" w:hAnsi="Aptos"/>
          <w:color w:val="000000"/>
        </w:rPr>
      </w:pPr>
      <w:r w:rsidRPr="001B65DC">
        <w:rPr>
          <w:rStyle w:val="Fuerte"/>
          <w:rFonts w:ascii="Aptos" w:hAnsi="Aptos"/>
          <w:color w:val="000000"/>
        </w:rPr>
        <w:t>No estás desprotegido</w:t>
      </w:r>
      <w:r w:rsidRPr="001B65DC">
        <w:rPr>
          <w:rStyle w:val="apple-converted-space"/>
          <w:rFonts w:ascii="Aptos" w:hAnsi="Aptos"/>
          <w:color w:val="000000"/>
        </w:rPr>
        <w:t> </w:t>
      </w:r>
      <w:r w:rsidRPr="001B65DC">
        <w:rPr>
          <w:rFonts w:ascii="Aptos" w:hAnsi="Aptos"/>
          <w:color w:val="000000"/>
        </w:rPr>
        <w:t>cuando el fuego aprieta.</w:t>
      </w:r>
    </w:p>
    <w:p w14:paraId="0AA6EDAD" w14:textId="77777777" w:rsidR="00695791" w:rsidRPr="001B65DC" w:rsidRDefault="00695791" w:rsidP="00695791">
      <w:pPr>
        <w:pStyle w:val="NormalWeb"/>
        <w:rPr>
          <w:rFonts w:ascii="Aptos" w:hAnsi="Aptos"/>
          <w:color w:val="000000"/>
        </w:rPr>
      </w:pPr>
      <w:r w:rsidRPr="001B65DC">
        <w:rPr>
          <w:rFonts w:ascii="Aptos" w:hAnsi="Aptos"/>
          <w:color w:val="000000"/>
        </w:rPr>
        <w:t xml:space="preserve">En el Antiguo Testamento, Dios protegió a su pueblo una y otra vez: el Mar Rojo no los ahogó, el horno de fuego no consumió a </w:t>
      </w:r>
      <w:r>
        <w:rPr>
          <w:rFonts w:ascii="Aptos" w:hAnsi="Aptos"/>
          <w:color w:val="000000"/>
        </w:rPr>
        <w:t>los tres jóvenes hebreos</w:t>
      </w:r>
      <w:r w:rsidRPr="001B65DC">
        <w:rPr>
          <w:rFonts w:ascii="Aptos" w:hAnsi="Aptos"/>
          <w:color w:val="000000"/>
        </w:rPr>
        <w:t>, y las batallas no destruyeron a Israel cuando confiaba en Él. Lo mismo sigue haciendo hoy.</w:t>
      </w:r>
    </w:p>
    <w:p w14:paraId="40F8BC05" w14:textId="77777777" w:rsidR="00695791" w:rsidRDefault="00695791" w:rsidP="00695791">
      <w:pPr>
        <w:pStyle w:val="Ttulo3"/>
        <w:spacing w:before="0"/>
        <w:rPr>
          <w:rStyle w:val="Fuerte"/>
          <w:rFonts w:ascii="Aptos" w:hAnsi="Aptos"/>
          <w:b w:val="0"/>
          <w:bCs w:val="0"/>
          <w:color w:val="000000"/>
          <w:szCs w:val="24"/>
          <w:lang w:val="es-US"/>
        </w:rPr>
      </w:pPr>
    </w:p>
    <w:p w14:paraId="2151F22C" w14:textId="77777777" w:rsidR="00695791" w:rsidRPr="001B65DC" w:rsidRDefault="00695791" w:rsidP="00695791">
      <w:pPr>
        <w:pStyle w:val="NormalWeb"/>
        <w:rPr>
          <w:rFonts w:ascii="Aptos" w:hAnsi="Aptos"/>
          <w:color w:val="000000"/>
        </w:rPr>
      </w:pPr>
      <w:r w:rsidRPr="001B65DC">
        <w:rPr>
          <w:rFonts w:ascii="Aptos" w:hAnsi="Aptos"/>
          <w:color w:val="000000"/>
        </w:rPr>
        <w:t>Tal vez hoy estás navegando por aguas de incertidumbre o cruzando fuegos de angustia.</w:t>
      </w:r>
      <w:r w:rsidRPr="001B65DC">
        <w:rPr>
          <w:rStyle w:val="apple-converted-space"/>
          <w:rFonts w:ascii="Aptos" w:hAnsi="Aptos"/>
          <w:color w:val="000000"/>
        </w:rPr>
        <w:t> </w:t>
      </w:r>
      <w:r w:rsidRPr="001B65DC">
        <w:rPr>
          <w:rStyle w:val="Fuerte"/>
          <w:rFonts w:ascii="Aptos" w:hAnsi="Aptos"/>
          <w:color w:val="000000"/>
        </w:rPr>
        <w:t>Dios no ha cambiado</w:t>
      </w:r>
      <w:r w:rsidRPr="001B65DC">
        <w:rPr>
          <w:rFonts w:ascii="Aptos" w:hAnsi="Aptos"/>
          <w:color w:val="000000"/>
        </w:rPr>
        <w:t>: Su promesa sigue vigente. Él no solo está contigo, sino que camina contigo, sostiene tu mano y asegura que las aguas no te hundan y el fuego no te destruya.</w:t>
      </w:r>
    </w:p>
    <w:p w14:paraId="5FC43A1B" w14:textId="77777777" w:rsidR="00695791" w:rsidRPr="001B65DC" w:rsidRDefault="00695791" w:rsidP="00695791">
      <w:pPr>
        <w:pStyle w:val="NormalWeb"/>
        <w:rPr>
          <w:rFonts w:ascii="Aptos" w:hAnsi="Aptos"/>
          <w:color w:val="000000"/>
        </w:rPr>
      </w:pPr>
      <w:r w:rsidRPr="001B65DC">
        <w:rPr>
          <w:rFonts w:ascii="Aptos" w:hAnsi="Aptos"/>
          <w:color w:val="000000"/>
        </w:rPr>
        <w:t>La pregunta no es si habrá crisis, sino</w:t>
      </w:r>
      <w:r w:rsidRPr="001B65DC">
        <w:rPr>
          <w:rStyle w:val="apple-converted-space"/>
          <w:rFonts w:ascii="Aptos" w:hAnsi="Aptos"/>
          <w:color w:val="000000"/>
        </w:rPr>
        <w:t> </w:t>
      </w:r>
      <w:r w:rsidRPr="001B65DC">
        <w:rPr>
          <w:rStyle w:val="Fuerte"/>
          <w:rFonts w:ascii="Aptos" w:hAnsi="Aptos"/>
          <w:color w:val="000000"/>
        </w:rPr>
        <w:t>con quién las enfrentarás</w:t>
      </w:r>
      <w:r w:rsidRPr="001B65DC">
        <w:rPr>
          <w:rFonts w:ascii="Aptos" w:hAnsi="Aptos"/>
          <w:color w:val="000000"/>
        </w:rPr>
        <w:t>. Si es con Dios, tu victoria está asegurada.</w:t>
      </w:r>
    </w:p>
    <w:p w14:paraId="05F5F986" w14:textId="77777777" w:rsidR="00695791" w:rsidRDefault="00695791" w:rsidP="00695791">
      <w:pPr>
        <w:pStyle w:val="NormalWeb"/>
        <w:rPr>
          <w:rFonts w:ascii="Aptos" w:hAnsi="Aptos"/>
          <w:color w:val="000000"/>
        </w:rPr>
      </w:pPr>
    </w:p>
    <w:p w14:paraId="487249BE" w14:textId="77777777" w:rsidR="00695791" w:rsidRPr="001B65DC" w:rsidRDefault="00695791" w:rsidP="00695791">
      <w:pPr>
        <w:pStyle w:val="NormalWeb"/>
        <w:rPr>
          <w:rFonts w:ascii="Aptos" w:hAnsi="Aptos"/>
          <w:color w:val="000000"/>
        </w:rPr>
      </w:pPr>
      <w:r w:rsidRPr="001B65DC">
        <w:rPr>
          <w:rFonts w:ascii="Aptos" w:hAnsi="Aptos"/>
          <w:color w:val="000000"/>
        </w:rPr>
        <w:t>Señor</w:t>
      </w:r>
      <w:r>
        <w:rPr>
          <w:rFonts w:ascii="Aptos" w:hAnsi="Aptos"/>
          <w:color w:val="000000"/>
        </w:rPr>
        <w:t xml:space="preserve"> Jesús</w:t>
      </w:r>
      <w:r w:rsidRPr="001B65DC">
        <w:rPr>
          <w:rFonts w:ascii="Aptos" w:hAnsi="Aptos"/>
          <w:color w:val="000000"/>
        </w:rPr>
        <w:t>, gracias porque en medio de las aguas y del fuego de la vida, Tú me acompañas y me proteges. Ayúdame a confiar más en tu presencia que en la magnitud de mis problemas. Amén.</w:t>
      </w:r>
    </w:p>
    <w:bookmarkEnd w:id="150"/>
    <w:p w14:paraId="23009AF9" w14:textId="77777777" w:rsidR="00695791" w:rsidRDefault="00695791" w:rsidP="00F85444">
      <w:pPr>
        <w:tabs>
          <w:tab w:val="left" w:pos="2939"/>
        </w:tabs>
        <w:rPr>
          <w:rFonts w:asciiTheme="minorHAnsi" w:hAnsiTheme="minorHAnsi"/>
          <w:color w:val="000000" w:themeColor="text1"/>
        </w:rPr>
      </w:pPr>
    </w:p>
    <w:p w14:paraId="62DE0339" w14:textId="77777777" w:rsidR="000E5E3A" w:rsidRDefault="000E5E3A" w:rsidP="00F85444">
      <w:pPr>
        <w:tabs>
          <w:tab w:val="left" w:pos="2939"/>
        </w:tabs>
        <w:rPr>
          <w:rFonts w:asciiTheme="minorHAnsi" w:hAnsiTheme="minorHAnsi"/>
          <w:color w:val="000000" w:themeColor="text1"/>
        </w:rPr>
      </w:pPr>
    </w:p>
    <w:p w14:paraId="66600358" w14:textId="77777777" w:rsidR="000E5E3A" w:rsidRDefault="000E5E3A" w:rsidP="00F85444">
      <w:pPr>
        <w:tabs>
          <w:tab w:val="left" w:pos="2939"/>
        </w:tabs>
        <w:rPr>
          <w:rFonts w:asciiTheme="minorHAnsi" w:hAnsiTheme="minorHAnsi"/>
          <w:color w:val="000000" w:themeColor="text1"/>
        </w:rPr>
      </w:pPr>
    </w:p>
    <w:p w14:paraId="56C07B1F" w14:textId="77777777" w:rsidR="000E5E3A" w:rsidRDefault="000E5E3A" w:rsidP="00F85444">
      <w:pPr>
        <w:tabs>
          <w:tab w:val="left" w:pos="2939"/>
        </w:tabs>
        <w:rPr>
          <w:rFonts w:asciiTheme="minorHAnsi" w:hAnsiTheme="minorHAnsi"/>
          <w:color w:val="000000" w:themeColor="text1"/>
        </w:rPr>
      </w:pPr>
    </w:p>
    <w:p w14:paraId="0D440D2C" w14:textId="77777777" w:rsidR="000E5E3A" w:rsidRPr="005253D2" w:rsidRDefault="000E5E3A" w:rsidP="000E5E3A">
      <w:pPr>
        <w:rPr>
          <w:b/>
          <w:bCs/>
          <w:sz w:val="28"/>
          <w:szCs w:val="28"/>
        </w:rPr>
      </w:pPr>
      <w:r w:rsidRPr="005253D2">
        <w:rPr>
          <w:b/>
          <w:bCs/>
          <w:sz w:val="28"/>
          <w:szCs w:val="28"/>
        </w:rPr>
        <w:t xml:space="preserve">Porque así ordenaste. </w:t>
      </w:r>
    </w:p>
    <w:p w14:paraId="06BA176C" w14:textId="77777777" w:rsidR="000E5E3A" w:rsidRPr="005253D2" w:rsidRDefault="000E5E3A" w:rsidP="000E5E3A">
      <w:pPr>
        <w:rPr>
          <w:i/>
          <w:iCs/>
          <w:color w:val="0070C0"/>
        </w:rPr>
      </w:pPr>
      <w:r w:rsidRPr="005253D2">
        <w:rPr>
          <w:b/>
          <w:bCs/>
          <w:lang w:val="es-ES"/>
        </w:rPr>
        <w:t>Salmo 65:9 NTV</w:t>
      </w:r>
      <w:r>
        <w:rPr>
          <w:lang w:val="es-ES"/>
        </w:rPr>
        <w:t xml:space="preserve">. </w:t>
      </w:r>
      <w:r w:rsidRPr="005253D2">
        <w:rPr>
          <w:i/>
          <w:iCs/>
          <w:color w:val="0070C0"/>
          <w:lang w:val="es-ES"/>
        </w:rPr>
        <w:t xml:space="preserve">Cuidas la tierra y la riegas, </w:t>
      </w:r>
      <w:r w:rsidRPr="005253D2">
        <w:rPr>
          <w:i/>
          <w:iCs/>
          <w:color w:val="0070C0"/>
        </w:rPr>
        <w:t>l</w:t>
      </w:r>
      <w:r w:rsidRPr="005253D2">
        <w:rPr>
          <w:i/>
          <w:iCs/>
          <w:color w:val="0070C0"/>
          <w:lang w:val="es-ES"/>
        </w:rPr>
        <w:t xml:space="preserve">a enriqueces y la haces fértil. </w:t>
      </w:r>
    </w:p>
    <w:p w14:paraId="2C2133D2" w14:textId="77777777" w:rsidR="000E5E3A" w:rsidRDefault="000E5E3A" w:rsidP="000E5E3A">
      <w:pPr>
        <w:rPr>
          <w:lang w:val="es-ES"/>
        </w:rPr>
      </w:pPr>
      <w:r w:rsidRPr="005253D2">
        <w:rPr>
          <w:i/>
          <w:iCs/>
          <w:color w:val="0070C0"/>
          <w:lang w:val="es-ES"/>
        </w:rPr>
        <w:t>El río de Dios tiene agua en abundancia; proporciona una exuberante cosecha de grano, porque así ordenaste que fuera</w:t>
      </w:r>
      <w:r w:rsidRPr="005253D2">
        <w:rPr>
          <w:lang w:val="es-ES"/>
        </w:rPr>
        <w:t>.</w:t>
      </w:r>
    </w:p>
    <w:p w14:paraId="10CDD1DD" w14:textId="77777777" w:rsidR="000E5E3A" w:rsidRPr="005253D2" w:rsidRDefault="000E5E3A" w:rsidP="000E5E3A">
      <w:pPr>
        <w:rPr>
          <w:lang w:val="es-ES"/>
        </w:rPr>
      </w:pPr>
    </w:p>
    <w:p w14:paraId="42F8C534" w14:textId="77777777" w:rsidR="000E5E3A" w:rsidRDefault="000E5E3A" w:rsidP="000E5E3A">
      <w:pPr>
        <w:pStyle w:val="NormalWeb"/>
        <w:rPr>
          <w:rFonts w:asciiTheme="minorHAnsi" w:hAnsiTheme="minorHAnsi"/>
          <w:color w:val="000000"/>
        </w:rPr>
      </w:pPr>
      <w:r w:rsidRPr="000E7CC8">
        <w:rPr>
          <w:rFonts w:asciiTheme="minorHAnsi" w:hAnsiTheme="minorHAnsi"/>
          <w:color w:val="000000"/>
        </w:rPr>
        <w:t>Hoy amanecimos con una lluvia constante, suave y refrescante. Aunque pref</w:t>
      </w:r>
      <w:r>
        <w:rPr>
          <w:rFonts w:asciiTheme="minorHAnsi" w:hAnsiTheme="minorHAnsi"/>
          <w:color w:val="000000"/>
        </w:rPr>
        <w:t>iero</w:t>
      </w:r>
      <w:r w:rsidRPr="000E7CC8">
        <w:rPr>
          <w:rFonts w:asciiTheme="minorHAnsi" w:hAnsiTheme="minorHAnsi"/>
          <w:color w:val="000000"/>
        </w:rPr>
        <w:t xml:space="preserve"> los días secos para poder trabajar y hacer muchas cosas, no dejo de disfrutar de la belleza de la lluvia. Toda la noche y parte de la mañana la tierra ha </w:t>
      </w:r>
      <w:r>
        <w:rPr>
          <w:rFonts w:asciiTheme="minorHAnsi" w:hAnsiTheme="minorHAnsi"/>
          <w:color w:val="000000"/>
        </w:rPr>
        <w:t>disfrutado la lluvia</w:t>
      </w:r>
      <w:r w:rsidRPr="000E7CC8">
        <w:rPr>
          <w:rFonts w:asciiTheme="minorHAnsi" w:hAnsiTheme="minorHAnsi"/>
          <w:color w:val="000000"/>
        </w:rPr>
        <w:t xml:space="preserve"> del cielo, y mientras tanto las aves cantan, los animales se mueven tranquilos por el campo, y todo parece sonreír bajo el agua que cae.</w:t>
      </w:r>
    </w:p>
    <w:p w14:paraId="5CB24563" w14:textId="77777777" w:rsidR="000E5E3A" w:rsidRPr="000E7CC8" w:rsidRDefault="000E5E3A" w:rsidP="000E5E3A">
      <w:pPr>
        <w:pStyle w:val="NormalWeb"/>
        <w:rPr>
          <w:rFonts w:asciiTheme="minorHAnsi" w:hAnsiTheme="minorHAnsi"/>
          <w:color w:val="000000"/>
          <w:lang w:val="es-US"/>
        </w:rPr>
      </w:pPr>
    </w:p>
    <w:p w14:paraId="3E1CDD94" w14:textId="77777777" w:rsidR="000E5E3A" w:rsidRDefault="000E5E3A" w:rsidP="000E5E3A">
      <w:pPr>
        <w:pStyle w:val="NormalWeb"/>
        <w:rPr>
          <w:rFonts w:asciiTheme="minorHAnsi" w:hAnsiTheme="minorHAnsi"/>
          <w:color w:val="000000"/>
        </w:rPr>
      </w:pPr>
      <w:r w:rsidRPr="000E7CC8">
        <w:rPr>
          <w:rFonts w:asciiTheme="minorHAnsi" w:hAnsiTheme="minorHAnsi"/>
          <w:color w:val="000000"/>
        </w:rPr>
        <w:t>Al leer este versículo, recordamos que lo que Dios creó, Él mismo lo cuida. La lluvia no es un accidente, es parte del orden que Él estableció para que la vida continúe. Él riega la tierra, la hace fértil y se asegura de que su creación permanezca. Esto nos recuerda que, a pesar de los problemas y dificultades del mundo, el Creador sigue en control, cuidando todo, y más aún a nosotros, sus hijos.</w:t>
      </w:r>
    </w:p>
    <w:p w14:paraId="746D3ED8" w14:textId="77777777" w:rsidR="000E5E3A" w:rsidRPr="000E7CC8" w:rsidRDefault="000E5E3A" w:rsidP="000E5E3A">
      <w:pPr>
        <w:pStyle w:val="NormalWeb"/>
        <w:rPr>
          <w:rFonts w:asciiTheme="minorHAnsi" w:hAnsiTheme="minorHAnsi"/>
          <w:color w:val="000000"/>
        </w:rPr>
      </w:pPr>
    </w:p>
    <w:p w14:paraId="1E10DAA2" w14:textId="77777777" w:rsidR="000E5E3A" w:rsidRPr="000E7CC8" w:rsidRDefault="000E5E3A" w:rsidP="000E5E3A">
      <w:pPr>
        <w:pStyle w:val="NormalWeb"/>
        <w:rPr>
          <w:rFonts w:asciiTheme="minorHAnsi" w:hAnsiTheme="minorHAnsi"/>
          <w:color w:val="000000"/>
        </w:rPr>
      </w:pPr>
      <w:r w:rsidRPr="000E7CC8">
        <w:rPr>
          <w:rFonts w:asciiTheme="minorHAnsi" w:hAnsiTheme="minorHAnsi"/>
          <w:color w:val="000000"/>
        </w:rPr>
        <w:t>Saber que Dios es nuestro amigo, que vela por nosotros y que nada puede alterar su plan, es verdaderamente fascinante. Por eso, vive cada día con gratitud, disfruta de lo que Dios te da, sé fiel a Él y sirve con todo tu corazón. Descansa en tu Creador… porque así como cuida la tierra, cuidará de ti.</w:t>
      </w:r>
    </w:p>
    <w:p w14:paraId="08465553" w14:textId="77777777" w:rsidR="000E5E3A" w:rsidRDefault="000E5E3A" w:rsidP="00F85444">
      <w:pPr>
        <w:tabs>
          <w:tab w:val="left" w:pos="2939"/>
        </w:tabs>
        <w:rPr>
          <w:rFonts w:asciiTheme="minorHAnsi" w:hAnsiTheme="minorHAnsi"/>
          <w:color w:val="000000" w:themeColor="text1"/>
        </w:rPr>
      </w:pPr>
    </w:p>
    <w:p w14:paraId="5D5BD999" w14:textId="77777777" w:rsidR="000E5E3A" w:rsidRDefault="000E5E3A" w:rsidP="00F85444">
      <w:pPr>
        <w:tabs>
          <w:tab w:val="left" w:pos="2939"/>
        </w:tabs>
        <w:rPr>
          <w:rFonts w:asciiTheme="minorHAnsi" w:hAnsiTheme="minorHAnsi"/>
          <w:color w:val="000000" w:themeColor="text1"/>
        </w:rPr>
      </w:pPr>
    </w:p>
    <w:p w14:paraId="4B4BDDA5" w14:textId="77777777" w:rsidR="000E5E3A" w:rsidRDefault="000E5E3A" w:rsidP="00F85444">
      <w:pPr>
        <w:tabs>
          <w:tab w:val="left" w:pos="2939"/>
        </w:tabs>
        <w:rPr>
          <w:rFonts w:asciiTheme="minorHAnsi" w:hAnsiTheme="minorHAnsi"/>
          <w:color w:val="000000" w:themeColor="text1"/>
        </w:rPr>
      </w:pPr>
    </w:p>
    <w:p w14:paraId="18A6A115" w14:textId="77777777" w:rsidR="00535B2F" w:rsidRPr="00283C91" w:rsidRDefault="00535B2F" w:rsidP="00535B2F">
      <w:pPr>
        <w:outlineLvl w:val="1"/>
        <w:rPr>
          <w:rFonts w:asciiTheme="minorHAnsi" w:hAnsiTheme="minorHAnsi"/>
          <w:b/>
          <w:bCs/>
          <w:color w:val="000000"/>
        </w:rPr>
      </w:pPr>
      <w:r w:rsidRPr="00283C91">
        <w:rPr>
          <w:rFonts w:asciiTheme="minorHAnsi" w:hAnsiTheme="minorHAnsi"/>
          <w:b/>
          <w:bCs/>
          <w:i/>
          <w:iCs/>
          <w:color w:val="000000"/>
        </w:rPr>
        <w:t>¿Dónde tú estás?</w:t>
      </w:r>
    </w:p>
    <w:p w14:paraId="4B7E6384" w14:textId="77777777" w:rsidR="00535B2F" w:rsidRPr="00283C91" w:rsidRDefault="00535B2F" w:rsidP="00535B2F">
      <w:pPr>
        <w:rPr>
          <w:rFonts w:asciiTheme="minorHAnsi" w:hAnsiTheme="minorHAnsi"/>
          <w:color w:val="0070C0"/>
        </w:rPr>
      </w:pPr>
      <w:r w:rsidRPr="00283C91">
        <w:rPr>
          <w:rFonts w:asciiTheme="minorHAnsi" w:hAnsiTheme="minorHAnsi"/>
          <w:b/>
          <w:bCs/>
          <w:color w:val="000000"/>
        </w:rPr>
        <w:t>Génesis 3:9 (NTV)</w:t>
      </w:r>
      <w:r w:rsidRPr="00283C91">
        <w:rPr>
          <w:rFonts w:asciiTheme="minorHAnsi" w:hAnsiTheme="minorHAnsi"/>
          <w:color w:val="000000"/>
        </w:rPr>
        <w:t> – </w:t>
      </w:r>
      <w:r w:rsidRPr="00283C91">
        <w:rPr>
          <w:rFonts w:asciiTheme="minorHAnsi" w:hAnsiTheme="minorHAnsi"/>
          <w:i/>
          <w:iCs/>
          <w:color w:val="0070C0"/>
        </w:rPr>
        <w:t>“Entonces el Señor Dios llamó al hombre: «¿Dónde estás?»”</w:t>
      </w:r>
    </w:p>
    <w:p w14:paraId="4ABCA455" w14:textId="77777777" w:rsidR="00535B2F" w:rsidRDefault="00535B2F" w:rsidP="00535B2F">
      <w:pPr>
        <w:rPr>
          <w:color w:val="000000" w:themeColor="text1"/>
        </w:rPr>
      </w:pPr>
    </w:p>
    <w:p w14:paraId="41F92181" w14:textId="77777777" w:rsidR="00535B2F" w:rsidRDefault="00535B2F" w:rsidP="00535B2F">
      <w:pPr>
        <w:rPr>
          <w:color w:val="FF0000"/>
        </w:rPr>
      </w:pPr>
      <w:r w:rsidRPr="00283C91">
        <w:rPr>
          <w:rFonts w:asciiTheme="minorHAnsi" w:hAnsiTheme="minorHAnsi"/>
          <w:color w:val="000000" w:themeColor="text1"/>
        </w:rPr>
        <w:t>Desde el Edén, la voz de Dios ha cruzado los siglos con la misma pregunta: </w:t>
      </w:r>
      <w:r w:rsidRPr="00283C91">
        <w:rPr>
          <w:rFonts w:asciiTheme="minorHAnsi" w:hAnsiTheme="minorHAnsi"/>
          <w:i/>
          <w:iCs/>
          <w:color w:val="FF0000"/>
        </w:rPr>
        <w:t>¿Dónde estás?</w:t>
      </w:r>
    </w:p>
    <w:p w14:paraId="0D87166D" w14:textId="77777777" w:rsidR="00535B2F" w:rsidRPr="0053555D" w:rsidRDefault="00535B2F" w:rsidP="00535B2F">
      <w:pPr>
        <w:rPr>
          <w:color w:val="000000" w:themeColor="text1"/>
        </w:rPr>
      </w:pPr>
    </w:p>
    <w:p w14:paraId="12740ECB" w14:textId="77777777" w:rsidR="00535B2F" w:rsidRPr="00283C91" w:rsidRDefault="00535B2F" w:rsidP="00535B2F">
      <w:pPr>
        <w:rPr>
          <w:rFonts w:asciiTheme="minorHAnsi" w:hAnsiTheme="minorHAnsi"/>
          <w:color w:val="000000"/>
        </w:rPr>
      </w:pPr>
      <w:r w:rsidRPr="00283C91">
        <w:rPr>
          <w:rFonts w:asciiTheme="minorHAnsi" w:hAnsiTheme="minorHAnsi"/>
          <w:color w:val="000000"/>
        </w:rPr>
        <w:t>No es la voz de un juez implacable, sino la de un Padre que busca a su hijo. No es un interrogatorio, es un llamado.</w:t>
      </w:r>
    </w:p>
    <w:p w14:paraId="09684842" w14:textId="77777777" w:rsidR="00535B2F" w:rsidRPr="00283C91" w:rsidRDefault="00535B2F" w:rsidP="00535B2F">
      <w:pPr>
        <w:rPr>
          <w:rFonts w:asciiTheme="minorHAnsi" w:hAnsiTheme="minorHAnsi"/>
          <w:color w:val="000000"/>
        </w:rPr>
      </w:pPr>
      <w:r w:rsidRPr="00283C91">
        <w:rPr>
          <w:rFonts w:asciiTheme="minorHAnsi" w:hAnsiTheme="minorHAnsi"/>
          <w:color w:val="000000"/>
        </w:rPr>
        <w:t>Tal vez hoy te sientas escondido por culpa, agotado por la lucha o dolido por tus propias caídas. Pero Dios sigue viniendo a buscarte.</w:t>
      </w:r>
      <w:r w:rsidRPr="00283C91">
        <w:rPr>
          <w:rFonts w:asciiTheme="minorHAnsi" w:hAnsiTheme="minorHAnsi"/>
          <w:color w:val="000000"/>
        </w:rPr>
        <w:br/>
        <w:t>Viene a tu jardín como buscó a Adán.</w:t>
      </w:r>
      <w:r w:rsidRPr="00283C91">
        <w:rPr>
          <w:rFonts w:asciiTheme="minorHAnsi" w:hAnsiTheme="minorHAnsi"/>
          <w:color w:val="000000"/>
        </w:rPr>
        <w:br/>
        <w:t>Se asoma a tu cueva como visitó a Elías.</w:t>
      </w:r>
      <w:r w:rsidRPr="00283C91">
        <w:rPr>
          <w:rFonts w:asciiTheme="minorHAnsi" w:hAnsiTheme="minorHAnsi"/>
          <w:color w:val="000000"/>
        </w:rPr>
        <w:br/>
        <w:t>Te espera en la orilla como esperó a Pedro.</w:t>
      </w:r>
    </w:p>
    <w:p w14:paraId="00A8BC89" w14:textId="77777777" w:rsidR="00535B2F" w:rsidRPr="00283C91" w:rsidRDefault="00535B2F" w:rsidP="00535B2F">
      <w:pPr>
        <w:rPr>
          <w:rFonts w:asciiTheme="minorHAnsi" w:hAnsiTheme="minorHAnsi"/>
          <w:color w:val="000000"/>
        </w:rPr>
      </w:pPr>
      <w:r w:rsidRPr="00283C91">
        <w:rPr>
          <w:rFonts w:asciiTheme="minorHAnsi" w:hAnsiTheme="minorHAnsi"/>
          <w:color w:val="000000"/>
        </w:rPr>
        <w:t>No importa dónde estés, Él sabe tu ubicación, pero quiere que tú reconozcas tu corazón. Su meta no es humillarte, sino levantarte; no es apartarte, sino devolverte tu lugar.</w:t>
      </w:r>
    </w:p>
    <w:p w14:paraId="64557BDB" w14:textId="77777777" w:rsidR="00535B2F" w:rsidRDefault="00535B2F" w:rsidP="00535B2F">
      <w:pPr>
        <w:rPr>
          <w:b/>
          <w:bCs/>
          <w:color w:val="000000"/>
        </w:rPr>
      </w:pPr>
    </w:p>
    <w:p w14:paraId="3E7D6138" w14:textId="77777777" w:rsidR="00535B2F" w:rsidRPr="00283C91" w:rsidRDefault="00535B2F" w:rsidP="00535B2F">
      <w:pPr>
        <w:rPr>
          <w:rFonts w:asciiTheme="minorHAnsi" w:hAnsiTheme="minorHAnsi"/>
          <w:color w:val="000000"/>
        </w:rPr>
      </w:pPr>
      <w:r w:rsidRPr="00283C91">
        <w:rPr>
          <w:rFonts w:asciiTheme="minorHAnsi" w:hAnsiTheme="minorHAnsi"/>
          <w:b/>
          <w:bCs/>
          <w:color w:val="000000"/>
        </w:rPr>
        <w:t>Hoy, escucha su voz:</w:t>
      </w:r>
    </w:p>
    <w:p w14:paraId="6B076C6B" w14:textId="77777777" w:rsidR="00535B2F" w:rsidRPr="00283C91" w:rsidRDefault="00535B2F" w:rsidP="00535B2F">
      <w:pPr>
        <w:numPr>
          <w:ilvl w:val="0"/>
          <w:numId w:val="27"/>
        </w:numPr>
        <w:rPr>
          <w:rFonts w:asciiTheme="minorHAnsi" w:hAnsiTheme="minorHAnsi"/>
          <w:color w:val="000000"/>
        </w:rPr>
      </w:pPr>
      <w:r w:rsidRPr="00283C91">
        <w:rPr>
          <w:rFonts w:asciiTheme="minorHAnsi" w:hAnsiTheme="minorHAnsi"/>
          <w:color w:val="FF0000"/>
        </w:rPr>
        <w:t xml:space="preserve">“¿Dónde estás?” </w:t>
      </w:r>
      <w:r w:rsidRPr="00283C91">
        <w:rPr>
          <w:rFonts w:asciiTheme="minorHAnsi" w:hAnsiTheme="minorHAnsi"/>
          <w:color w:val="000000"/>
        </w:rPr>
        <w:t>– si el pecado te hizo esconderte.</w:t>
      </w:r>
    </w:p>
    <w:p w14:paraId="16D7453A" w14:textId="77777777" w:rsidR="00535B2F" w:rsidRPr="00283C91" w:rsidRDefault="00535B2F" w:rsidP="00535B2F">
      <w:pPr>
        <w:numPr>
          <w:ilvl w:val="0"/>
          <w:numId w:val="27"/>
        </w:numPr>
        <w:rPr>
          <w:rFonts w:asciiTheme="minorHAnsi" w:hAnsiTheme="minorHAnsi"/>
          <w:color w:val="000000"/>
        </w:rPr>
      </w:pPr>
      <w:r w:rsidRPr="00283C91">
        <w:rPr>
          <w:rFonts w:asciiTheme="minorHAnsi" w:hAnsiTheme="minorHAnsi"/>
          <w:color w:val="FF0000"/>
        </w:rPr>
        <w:t xml:space="preserve">“¿Qué haces aquí?” </w:t>
      </w:r>
      <w:r w:rsidRPr="00283C91">
        <w:rPr>
          <w:rFonts w:asciiTheme="minorHAnsi" w:hAnsiTheme="minorHAnsi"/>
          <w:color w:val="000000"/>
        </w:rPr>
        <w:t>– si la tristeza te paralizó.</w:t>
      </w:r>
    </w:p>
    <w:p w14:paraId="5B877B64" w14:textId="77777777" w:rsidR="00535B2F" w:rsidRPr="00283C91" w:rsidRDefault="00535B2F" w:rsidP="00535B2F">
      <w:pPr>
        <w:numPr>
          <w:ilvl w:val="0"/>
          <w:numId w:val="27"/>
        </w:numPr>
        <w:rPr>
          <w:rFonts w:asciiTheme="minorHAnsi" w:hAnsiTheme="minorHAnsi"/>
          <w:color w:val="000000"/>
        </w:rPr>
      </w:pPr>
      <w:r w:rsidRPr="00283C91">
        <w:rPr>
          <w:rFonts w:asciiTheme="minorHAnsi" w:hAnsiTheme="minorHAnsi"/>
          <w:color w:val="FF0000"/>
        </w:rPr>
        <w:t xml:space="preserve">“¿Me amas?” </w:t>
      </w:r>
      <w:r w:rsidRPr="00283C91">
        <w:rPr>
          <w:rFonts w:asciiTheme="minorHAnsi" w:hAnsiTheme="minorHAnsi"/>
          <w:color w:val="000000"/>
        </w:rPr>
        <w:t>– si tu fe tropezó.</w:t>
      </w:r>
    </w:p>
    <w:p w14:paraId="77958371" w14:textId="77777777" w:rsidR="00535B2F" w:rsidRDefault="00535B2F" w:rsidP="00535B2F">
      <w:pPr>
        <w:rPr>
          <w:b/>
          <w:bCs/>
          <w:color w:val="000000"/>
        </w:rPr>
      </w:pPr>
    </w:p>
    <w:p w14:paraId="3DE07745" w14:textId="77777777" w:rsidR="00535B2F" w:rsidRDefault="00535B2F" w:rsidP="00535B2F">
      <w:pPr>
        <w:rPr>
          <w:i/>
          <w:iCs/>
          <w:color w:val="0070C0"/>
        </w:rPr>
      </w:pPr>
      <w:r w:rsidRPr="00283C91">
        <w:rPr>
          <w:rFonts w:asciiTheme="minorHAnsi" w:hAnsiTheme="minorHAnsi"/>
          <w:b/>
          <w:bCs/>
          <w:color w:val="000000"/>
        </w:rPr>
        <w:t>Respóndele:</w:t>
      </w:r>
      <w:r>
        <w:rPr>
          <w:color w:val="000000"/>
        </w:rPr>
        <w:t xml:space="preserve"> </w:t>
      </w:r>
      <w:r w:rsidRPr="00283C91">
        <w:rPr>
          <w:rFonts w:asciiTheme="minorHAnsi" w:hAnsiTheme="minorHAnsi"/>
          <w:i/>
          <w:iCs/>
          <w:color w:val="0070C0"/>
        </w:rPr>
        <w:t>"Aquí estoy, Señor. Vuelvo a ti."</w:t>
      </w:r>
    </w:p>
    <w:p w14:paraId="674C5739" w14:textId="77777777" w:rsidR="00535B2F" w:rsidRPr="00283C91" w:rsidRDefault="00535B2F" w:rsidP="00535B2F">
      <w:pPr>
        <w:rPr>
          <w:rFonts w:asciiTheme="minorHAnsi" w:hAnsiTheme="minorHAnsi"/>
          <w:color w:val="0070C0"/>
        </w:rPr>
      </w:pPr>
    </w:p>
    <w:p w14:paraId="76BB18A5" w14:textId="77777777" w:rsidR="00535B2F" w:rsidRPr="00283C91" w:rsidRDefault="00535B2F" w:rsidP="00535B2F">
      <w:pPr>
        <w:rPr>
          <w:rFonts w:asciiTheme="minorHAnsi" w:hAnsiTheme="minorHAnsi"/>
          <w:color w:val="000000"/>
        </w:rPr>
      </w:pPr>
      <w:r w:rsidRPr="00283C91">
        <w:rPr>
          <w:color w:val="000000"/>
        </w:rPr>
        <w:t xml:space="preserve"> </w:t>
      </w:r>
      <w:r w:rsidRPr="00283C91">
        <w:rPr>
          <w:rFonts w:asciiTheme="minorHAnsi" w:hAnsiTheme="minorHAnsi"/>
          <w:color w:val="000000"/>
        </w:rPr>
        <w:t>“</w:t>
      </w:r>
      <w:r w:rsidRPr="00283C91">
        <w:rPr>
          <w:rFonts w:asciiTheme="minorHAnsi" w:hAnsiTheme="minorHAnsi"/>
          <w:i/>
          <w:iCs/>
          <w:color w:val="000000"/>
        </w:rPr>
        <w:t>Padre, gracias porque tu amor me sigue buscando. Aunque me haya escondido, aunque me haya cansado o haya fallado, tu voz me llama otra vez. Hoy respondo: aquí estoy, Señor. Haz tu obra en mí. Amén.”</w:t>
      </w:r>
    </w:p>
    <w:p w14:paraId="1128A1A4" w14:textId="77777777" w:rsidR="000E5E3A" w:rsidRDefault="000E5E3A" w:rsidP="00F85444">
      <w:pPr>
        <w:tabs>
          <w:tab w:val="left" w:pos="2939"/>
        </w:tabs>
        <w:rPr>
          <w:rFonts w:asciiTheme="minorHAnsi" w:hAnsiTheme="minorHAnsi"/>
          <w:color w:val="000000" w:themeColor="text1"/>
        </w:rPr>
      </w:pPr>
    </w:p>
    <w:p w14:paraId="40A4416B" w14:textId="77777777" w:rsidR="00535B2F" w:rsidRDefault="00535B2F" w:rsidP="00F85444">
      <w:pPr>
        <w:tabs>
          <w:tab w:val="left" w:pos="2939"/>
        </w:tabs>
        <w:rPr>
          <w:rFonts w:asciiTheme="minorHAnsi" w:hAnsiTheme="minorHAnsi"/>
          <w:color w:val="000000" w:themeColor="text1"/>
        </w:rPr>
      </w:pPr>
    </w:p>
    <w:p w14:paraId="42FAF138" w14:textId="77777777" w:rsidR="00535B2F" w:rsidRDefault="00535B2F" w:rsidP="00F85444">
      <w:pPr>
        <w:tabs>
          <w:tab w:val="left" w:pos="2939"/>
        </w:tabs>
        <w:rPr>
          <w:rFonts w:asciiTheme="minorHAnsi" w:hAnsiTheme="minorHAnsi"/>
          <w:color w:val="000000" w:themeColor="text1"/>
        </w:rPr>
      </w:pPr>
    </w:p>
    <w:p w14:paraId="25D35D90" w14:textId="77777777" w:rsidR="0046035F" w:rsidRDefault="0046035F" w:rsidP="00F85444">
      <w:pPr>
        <w:tabs>
          <w:tab w:val="left" w:pos="2939"/>
        </w:tabs>
        <w:rPr>
          <w:rFonts w:asciiTheme="minorHAnsi" w:hAnsiTheme="minorHAnsi"/>
          <w:color w:val="000000" w:themeColor="text1"/>
        </w:rPr>
      </w:pPr>
    </w:p>
    <w:p w14:paraId="4CF1858D" w14:textId="77777777" w:rsidR="0046035F" w:rsidRDefault="0046035F" w:rsidP="00F85444">
      <w:pPr>
        <w:tabs>
          <w:tab w:val="left" w:pos="2939"/>
        </w:tabs>
        <w:rPr>
          <w:rFonts w:asciiTheme="minorHAnsi" w:hAnsiTheme="minorHAnsi"/>
          <w:color w:val="000000" w:themeColor="text1"/>
        </w:rPr>
      </w:pPr>
    </w:p>
    <w:p w14:paraId="76872774" w14:textId="77777777" w:rsidR="0046035F" w:rsidRDefault="0046035F" w:rsidP="00F85444">
      <w:pPr>
        <w:tabs>
          <w:tab w:val="left" w:pos="2939"/>
        </w:tabs>
        <w:rPr>
          <w:rFonts w:asciiTheme="minorHAnsi" w:hAnsiTheme="minorHAnsi"/>
          <w:color w:val="000000" w:themeColor="text1"/>
        </w:rPr>
      </w:pPr>
    </w:p>
    <w:p w14:paraId="68955AC5" w14:textId="77777777" w:rsidR="0046035F" w:rsidRDefault="0046035F" w:rsidP="00F85444">
      <w:pPr>
        <w:tabs>
          <w:tab w:val="left" w:pos="2939"/>
        </w:tabs>
        <w:rPr>
          <w:rFonts w:asciiTheme="minorHAnsi" w:hAnsiTheme="minorHAnsi"/>
          <w:color w:val="000000" w:themeColor="text1"/>
        </w:rPr>
      </w:pPr>
    </w:p>
    <w:p w14:paraId="0CA01D70" w14:textId="77777777" w:rsidR="0046035F" w:rsidRPr="00482DA7" w:rsidRDefault="0046035F" w:rsidP="0046035F">
      <w:pPr>
        <w:outlineLvl w:val="1"/>
        <w:rPr>
          <w:rFonts w:asciiTheme="minorHAnsi" w:hAnsiTheme="minorHAnsi"/>
          <w:b/>
          <w:bCs/>
          <w:color w:val="000000"/>
          <w:sz w:val="28"/>
          <w:szCs w:val="28"/>
        </w:rPr>
      </w:pPr>
      <w:r w:rsidRPr="00482DA7">
        <w:rPr>
          <w:rFonts w:asciiTheme="minorHAnsi" w:hAnsiTheme="minorHAnsi"/>
          <w:b/>
          <w:bCs/>
          <w:color w:val="000000"/>
          <w:sz w:val="28"/>
          <w:szCs w:val="28"/>
        </w:rPr>
        <w:t>No eres cualquier cosa… eres un mensaje vivo</w:t>
      </w:r>
    </w:p>
    <w:p w14:paraId="75961100" w14:textId="77777777" w:rsidR="0046035F" w:rsidRPr="00482DA7" w:rsidRDefault="0046035F" w:rsidP="0046035F">
      <w:pPr>
        <w:rPr>
          <w:rFonts w:asciiTheme="minorHAnsi" w:hAnsiTheme="minorHAnsi"/>
          <w:color w:val="000000"/>
        </w:rPr>
      </w:pPr>
      <w:r w:rsidRPr="00482DA7">
        <w:rPr>
          <w:rFonts w:asciiTheme="minorHAnsi" w:hAnsiTheme="minorHAnsi"/>
          <w:b/>
          <w:bCs/>
          <w:color w:val="000000"/>
        </w:rPr>
        <w:t>Efesios 2:7 (NTV)</w:t>
      </w:r>
      <w:r>
        <w:rPr>
          <w:color w:val="000000"/>
        </w:rPr>
        <w:t xml:space="preserve"> </w:t>
      </w:r>
      <w:r w:rsidRPr="00482DA7">
        <w:rPr>
          <w:rFonts w:asciiTheme="minorHAnsi" w:hAnsiTheme="minorHAnsi"/>
          <w:i/>
          <w:iCs/>
          <w:color w:val="0070C0"/>
        </w:rPr>
        <w:t>De modo que, en los tiempos futuros, Dios puede ponernos como ejemplos de la increíble riqueza de la gracia y la bondad que nos tuvo, como se ve en todo lo que ha hecho por nosotros, que estamos unidos a Cristo Jesús</w:t>
      </w:r>
      <w:r w:rsidRPr="00482DA7">
        <w:rPr>
          <w:rFonts w:asciiTheme="minorHAnsi" w:hAnsiTheme="minorHAnsi"/>
          <w:i/>
          <w:iCs/>
          <w:color w:val="000000"/>
        </w:rPr>
        <w:t>.</w:t>
      </w:r>
    </w:p>
    <w:p w14:paraId="19171980" w14:textId="77777777" w:rsidR="0046035F" w:rsidRDefault="0046035F" w:rsidP="0046035F">
      <w:pPr>
        <w:rPr>
          <w:b/>
          <w:bCs/>
          <w:color w:val="000000"/>
        </w:rPr>
      </w:pPr>
    </w:p>
    <w:p w14:paraId="2639F794" w14:textId="77777777" w:rsidR="0046035F" w:rsidRDefault="0046035F" w:rsidP="0046035F">
      <w:pPr>
        <w:rPr>
          <w:color w:val="000000"/>
        </w:rPr>
      </w:pPr>
      <w:r w:rsidRPr="00482DA7">
        <w:rPr>
          <w:rFonts w:asciiTheme="minorHAnsi" w:hAnsiTheme="minorHAnsi"/>
          <w:color w:val="000000"/>
        </w:rPr>
        <w:t>Cuando Cristo nos rescató de nuestra vana y mala manera de vivir, no solo nos libró de la condenación, sino que nos convirtió en algo mucho más profundo: </w:t>
      </w:r>
      <w:r w:rsidRPr="00482DA7">
        <w:rPr>
          <w:rFonts w:asciiTheme="minorHAnsi" w:hAnsiTheme="minorHAnsi"/>
          <w:b/>
          <w:bCs/>
          <w:color w:val="000000"/>
        </w:rPr>
        <w:t>mensajeros vivos</w:t>
      </w:r>
      <w:r w:rsidRPr="00482DA7">
        <w:rPr>
          <w:rFonts w:asciiTheme="minorHAnsi" w:hAnsiTheme="minorHAnsi"/>
          <w:color w:val="000000"/>
        </w:rPr>
        <w:t> de su gracia y bondad.</w:t>
      </w:r>
    </w:p>
    <w:p w14:paraId="18DBA576" w14:textId="77777777" w:rsidR="0046035F" w:rsidRPr="00482DA7" w:rsidRDefault="0046035F" w:rsidP="0046035F">
      <w:pPr>
        <w:rPr>
          <w:rFonts w:asciiTheme="minorHAnsi" w:hAnsiTheme="minorHAnsi"/>
          <w:color w:val="000000"/>
        </w:rPr>
      </w:pPr>
    </w:p>
    <w:p w14:paraId="3D67584A" w14:textId="77777777" w:rsidR="0046035F" w:rsidRDefault="0046035F" w:rsidP="0046035F">
      <w:pPr>
        <w:rPr>
          <w:color w:val="000000"/>
        </w:rPr>
      </w:pPr>
      <w:r w:rsidRPr="00482DA7">
        <w:rPr>
          <w:rFonts w:asciiTheme="minorHAnsi" w:hAnsiTheme="minorHAnsi"/>
          <w:color w:val="000000"/>
        </w:rPr>
        <w:t>El apóstol Pablo nos recuerda que Dios quiere mostrar, a través de nuestras vidas, un mensaje eterno: que su amor es real, que su gracia es abundante, y que su poder transforma. Tú y yo somos cartas abiertas para que el mundo lea y vea el cambio que solo Cristo puede hacer.</w:t>
      </w:r>
    </w:p>
    <w:p w14:paraId="40B2E01B" w14:textId="77777777" w:rsidR="0046035F" w:rsidRPr="00482DA7" w:rsidRDefault="0046035F" w:rsidP="0046035F">
      <w:pPr>
        <w:rPr>
          <w:rFonts w:asciiTheme="minorHAnsi" w:hAnsiTheme="minorHAnsi"/>
          <w:color w:val="000000"/>
        </w:rPr>
      </w:pPr>
    </w:p>
    <w:p w14:paraId="294C41C1" w14:textId="77777777" w:rsidR="0046035F" w:rsidRDefault="0046035F" w:rsidP="0046035F">
      <w:pPr>
        <w:rPr>
          <w:color w:val="000000"/>
        </w:rPr>
      </w:pPr>
      <w:r w:rsidRPr="00482DA7">
        <w:rPr>
          <w:rFonts w:asciiTheme="minorHAnsi" w:hAnsiTheme="minorHAnsi"/>
          <w:color w:val="000000"/>
        </w:rPr>
        <w:t>Por eso, no podemos vivir de cualquier manera. Cada palabra, cada decisión, cada actitud está hablando. Y no se trata de lo bueno que tú eres, sino de lo grande que Dios es. El mensaje que llevas no termina contigo: puede tocar a generaciones, inspirar a tus hijos, y abrir corazones al amor de Dios.</w:t>
      </w:r>
    </w:p>
    <w:p w14:paraId="6D8349B3" w14:textId="77777777" w:rsidR="0046035F" w:rsidRPr="00482DA7" w:rsidRDefault="0046035F" w:rsidP="0046035F">
      <w:pPr>
        <w:rPr>
          <w:rFonts w:asciiTheme="minorHAnsi" w:hAnsiTheme="minorHAnsi"/>
          <w:color w:val="000000"/>
        </w:rPr>
      </w:pPr>
    </w:p>
    <w:p w14:paraId="60AF47E5" w14:textId="77777777" w:rsidR="0046035F" w:rsidRPr="00482DA7" w:rsidRDefault="0046035F" w:rsidP="0046035F">
      <w:pPr>
        <w:rPr>
          <w:rFonts w:asciiTheme="minorHAnsi" w:hAnsiTheme="minorHAnsi"/>
          <w:color w:val="000000"/>
        </w:rPr>
      </w:pPr>
      <w:r w:rsidRPr="00482DA7">
        <w:rPr>
          <w:rFonts w:asciiTheme="minorHAnsi" w:hAnsiTheme="minorHAnsi"/>
          <w:color w:val="000000"/>
        </w:rPr>
        <w:t>Recuerda: </w:t>
      </w:r>
      <w:r w:rsidRPr="00482DA7">
        <w:rPr>
          <w:rFonts w:asciiTheme="minorHAnsi" w:hAnsiTheme="minorHAnsi"/>
          <w:b/>
          <w:bCs/>
          <w:color w:val="000000"/>
        </w:rPr>
        <w:t>tú no eres cualquier cosa. En las manos de Dios eres un mensaje vivo, una historia en movimiento que proclama al mundo quién es Él.</w:t>
      </w:r>
    </w:p>
    <w:p w14:paraId="3F65FD60" w14:textId="77777777" w:rsidR="0046035F" w:rsidRDefault="0046035F" w:rsidP="0046035F">
      <w:pPr>
        <w:rPr>
          <w:b/>
          <w:bCs/>
          <w:color w:val="000000"/>
        </w:rPr>
      </w:pPr>
    </w:p>
    <w:p w14:paraId="46B615E7" w14:textId="77777777" w:rsidR="0046035F" w:rsidRPr="00482DA7" w:rsidRDefault="0046035F" w:rsidP="0046035F">
      <w:pPr>
        <w:rPr>
          <w:rFonts w:asciiTheme="minorHAnsi" w:hAnsiTheme="minorHAnsi"/>
          <w:color w:val="000000"/>
        </w:rPr>
      </w:pPr>
      <w:r w:rsidRPr="00482DA7">
        <w:rPr>
          <w:rFonts w:asciiTheme="minorHAnsi" w:hAnsiTheme="minorHAnsi"/>
          <w:color w:val="000000"/>
        </w:rPr>
        <w:t xml:space="preserve">Hoy, vive con la conciencia de que cada paso tuyo puede ser un </w:t>
      </w:r>
      <w:r>
        <w:rPr>
          <w:color w:val="000000"/>
        </w:rPr>
        <w:t>mensaje</w:t>
      </w:r>
      <w:r w:rsidRPr="00482DA7">
        <w:rPr>
          <w:rFonts w:asciiTheme="minorHAnsi" w:hAnsiTheme="minorHAnsi"/>
          <w:color w:val="000000"/>
        </w:rPr>
        <w:t xml:space="preserve"> </w:t>
      </w:r>
      <w:r>
        <w:rPr>
          <w:color w:val="000000"/>
        </w:rPr>
        <w:t xml:space="preserve">de Dios </w:t>
      </w:r>
      <w:r w:rsidRPr="00482DA7">
        <w:rPr>
          <w:rFonts w:asciiTheme="minorHAnsi" w:hAnsiTheme="minorHAnsi"/>
          <w:color w:val="000000"/>
        </w:rPr>
        <w:t>que otros lean. No se trata de impresionar a las personas, sino de que vean a Jesús a través de ti.</w:t>
      </w:r>
    </w:p>
    <w:p w14:paraId="52732A70" w14:textId="77777777" w:rsidR="0046035F" w:rsidRDefault="0046035F" w:rsidP="0046035F">
      <w:pPr>
        <w:rPr>
          <w:b/>
          <w:bCs/>
          <w:color w:val="000000"/>
        </w:rPr>
      </w:pPr>
    </w:p>
    <w:p w14:paraId="272FFDA1" w14:textId="77777777" w:rsidR="0046035F" w:rsidRPr="00482DA7" w:rsidRDefault="0046035F" w:rsidP="0046035F">
      <w:pPr>
        <w:rPr>
          <w:rFonts w:asciiTheme="minorHAnsi" w:hAnsiTheme="minorHAnsi"/>
          <w:color w:val="000000"/>
        </w:rPr>
      </w:pPr>
      <w:r w:rsidRPr="00482DA7">
        <w:rPr>
          <w:rFonts w:asciiTheme="minorHAnsi" w:hAnsiTheme="minorHAnsi"/>
          <w:color w:val="000000"/>
        </w:rPr>
        <w:t>Señor</w:t>
      </w:r>
      <w:r>
        <w:rPr>
          <w:color w:val="000000"/>
        </w:rPr>
        <w:t xml:space="preserve"> Jesús</w:t>
      </w:r>
      <w:r w:rsidRPr="00482DA7">
        <w:rPr>
          <w:rFonts w:asciiTheme="minorHAnsi" w:hAnsiTheme="minorHAnsi"/>
          <w:color w:val="000000"/>
        </w:rPr>
        <w:t>, gracias porque me has rescatado y me has convertido en un mensaje vivo de tu amor. Ayúdame a vivir de manera que los que me vean puedan conocerte a ti. Que mi vida hable más fuerte que mis palabras y que muchos puedan acercarse a ti al ver tu gracia reflejada en mí. Amén.</w:t>
      </w:r>
    </w:p>
    <w:p w14:paraId="30A031B8" w14:textId="77777777" w:rsidR="0046035F" w:rsidRDefault="0046035F" w:rsidP="00F85444">
      <w:pPr>
        <w:tabs>
          <w:tab w:val="left" w:pos="2939"/>
        </w:tabs>
        <w:rPr>
          <w:rFonts w:asciiTheme="minorHAnsi" w:hAnsiTheme="minorHAnsi"/>
          <w:color w:val="000000" w:themeColor="text1"/>
        </w:rPr>
      </w:pPr>
    </w:p>
    <w:p w14:paraId="4ADD6E1E" w14:textId="77777777" w:rsidR="0046035F" w:rsidRDefault="0046035F" w:rsidP="00F85444">
      <w:pPr>
        <w:tabs>
          <w:tab w:val="left" w:pos="2939"/>
        </w:tabs>
        <w:rPr>
          <w:rFonts w:asciiTheme="minorHAnsi" w:hAnsiTheme="minorHAnsi"/>
          <w:color w:val="000000" w:themeColor="text1"/>
        </w:rPr>
      </w:pPr>
    </w:p>
    <w:p w14:paraId="56022C91" w14:textId="77777777" w:rsidR="0046035F" w:rsidRPr="00A96736" w:rsidRDefault="0046035F" w:rsidP="00A96736">
      <w:pPr>
        <w:tabs>
          <w:tab w:val="left" w:pos="2939"/>
        </w:tabs>
        <w:rPr>
          <w:rFonts w:asciiTheme="minorHAnsi" w:hAnsiTheme="minorHAnsi"/>
          <w:color w:val="000000" w:themeColor="text1"/>
        </w:rPr>
      </w:pPr>
    </w:p>
    <w:p w14:paraId="48FF985E" w14:textId="1F545F8F" w:rsidR="00A96736" w:rsidRPr="00A96736" w:rsidRDefault="00A96736" w:rsidP="00A96736">
      <w:pPr>
        <w:pStyle w:val="Ttulo2"/>
        <w:spacing w:before="0" w:after="0"/>
        <w:rPr>
          <w:rFonts w:asciiTheme="minorHAnsi" w:hAnsiTheme="minorHAnsi" w:cs="Times New Roman"/>
          <w:b/>
          <w:bCs/>
          <w:color w:val="000000"/>
          <w:sz w:val="28"/>
          <w:szCs w:val="28"/>
          <w:lang w:val="es-US"/>
        </w:rPr>
      </w:pPr>
      <w:bookmarkStart w:id="151" w:name="OLE_LINK133"/>
      <w:r w:rsidRPr="00A96736">
        <w:rPr>
          <w:rFonts w:asciiTheme="minorHAnsi" w:hAnsiTheme="minorHAnsi"/>
          <w:b/>
          <w:bCs/>
          <w:color w:val="000000"/>
          <w:sz w:val="28"/>
          <w:szCs w:val="28"/>
        </w:rPr>
        <w:t>Hasta lo último de la tierra</w:t>
      </w:r>
    </w:p>
    <w:p w14:paraId="10852FDC" w14:textId="165E2A52" w:rsidR="00A96736" w:rsidRDefault="00A96736" w:rsidP="00A96736">
      <w:pPr>
        <w:pStyle w:val="NormalWeb"/>
        <w:rPr>
          <w:rStyle w:val="nfasis"/>
          <w:rFonts w:asciiTheme="minorHAnsi" w:hAnsiTheme="minorHAnsi"/>
          <w:color w:val="000000"/>
        </w:rPr>
      </w:pPr>
      <w:r w:rsidRPr="00A96736">
        <w:rPr>
          <w:rStyle w:val="Fuerte"/>
          <w:rFonts w:asciiTheme="minorHAnsi" w:hAnsiTheme="minorHAnsi"/>
          <w:color w:val="000000"/>
        </w:rPr>
        <w:t>Hechos 1:8 (NTV)</w:t>
      </w:r>
      <w:r>
        <w:rPr>
          <w:rFonts w:asciiTheme="minorHAnsi" w:hAnsiTheme="minorHAnsi"/>
          <w:color w:val="000000"/>
        </w:rPr>
        <w:t xml:space="preserve"> </w:t>
      </w:r>
      <w:r w:rsidRPr="00FA53F7">
        <w:rPr>
          <w:rStyle w:val="nfasis"/>
          <w:rFonts w:asciiTheme="minorHAnsi" w:hAnsiTheme="minorHAnsi"/>
          <w:color w:val="0070C0"/>
        </w:rPr>
        <w:t>Pero recibirán poder cuando el Espíritu Santo descienda sobre ustedes; y serán mis testigos, y le hablarán a la gente acerca de mí en todas partes: en Jerusalén, por toda Judea, en Samaria y hasta los lugares más lejanos de la tierra</w:t>
      </w:r>
      <w:r w:rsidRPr="00A96736">
        <w:rPr>
          <w:rStyle w:val="nfasis"/>
          <w:rFonts w:asciiTheme="minorHAnsi" w:hAnsiTheme="minorHAnsi"/>
          <w:color w:val="000000"/>
        </w:rPr>
        <w:t>.</w:t>
      </w:r>
    </w:p>
    <w:p w14:paraId="0F1B9BF3" w14:textId="77777777" w:rsidR="00FA53F7" w:rsidRPr="00A96736" w:rsidRDefault="00FA53F7" w:rsidP="00A96736">
      <w:pPr>
        <w:pStyle w:val="NormalWeb"/>
        <w:rPr>
          <w:rFonts w:asciiTheme="minorHAnsi" w:hAnsiTheme="minorHAnsi"/>
          <w:color w:val="000000"/>
        </w:rPr>
      </w:pPr>
    </w:p>
    <w:p w14:paraId="6089B900" w14:textId="77777777" w:rsidR="00A96736" w:rsidRDefault="00A96736" w:rsidP="00A96736">
      <w:pPr>
        <w:pStyle w:val="NormalWeb"/>
        <w:rPr>
          <w:rFonts w:asciiTheme="minorHAnsi" w:hAnsiTheme="minorHAnsi"/>
          <w:color w:val="000000"/>
        </w:rPr>
      </w:pPr>
      <w:r w:rsidRPr="00A96736">
        <w:rPr>
          <w:rFonts w:asciiTheme="minorHAnsi" w:hAnsiTheme="minorHAnsi"/>
          <w:color w:val="000000"/>
        </w:rPr>
        <w:t>Hoy comenzamos un viaje especial hacia la selva del Ecuador. No es solo una salida misionera, es un recordatorio vivo de las palabras de Jesús antes de ascender al cielo. Él no nos dejó con una sugerencia, sino con un mandato: “Serán mis testigos… hasta lo último de la tierra”.</w:t>
      </w:r>
    </w:p>
    <w:p w14:paraId="2BA9DFEC" w14:textId="77777777" w:rsidR="00FA53F7" w:rsidRPr="00A96736" w:rsidRDefault="00FA53F7" w:rsidP="00A96736">
      <w:pPr>
        <w:pStyle w:val="NormalWeb"/>
        <w:rPr>
          <w:rFonts w:asciiTheme="minorHAnsi" w:hAnsiTheme="minorHAnsi"/>
          <w:color w:val="000000"/>
        </w:rPr>
      </w:pPr>
    </w:p>
    <w:p w14:paraId="1E8B2A0A" w14:textId="77777777" w:rsidR="00A96736" w:rsidRDefault="00A96736" w:rsidP="00A96736">
      <w:pPr>
        <w:pStyle w:val="NormalWeb"/>
        <w:rPr>
          <w:rFonts w:asciiTheme="minorHAnsi" w:hAnsiTheme="minorHAnsi"/>
          <w:color w:val="000000"/>
        </w:rPr>
      </w:pPr>
      <w:r w:rsidRPr="00A96736">
        <w:rPr>
          <w:rFonts w:asciiTheme="minorHAnsi" w:hAnsiTheme="minorHAnsi"/>
          <w:color w:val="000000"/>
        </w:rPr>
        <w:t>Cada paso que demos, cada palabra que pronunciemos y cada mirada que demos con amor será un reflejo del corazón de Dios por los perdidos. La misión no nació en la iglesia, nació en el corazón de Dios; y nosotros somos el medio por el cual Él sigue alcanzando a aquellos que aún no le conocen.</w:t>
      </w:r>
    </w:p>
    <w:p w14:paraId="33F9CBED" w14:textId="77777777" w:rsidR="00FA53F7" w:rsidRPr="00A96736" w:rsidRDefault="00FA53F7" w:rsidP="00A96736">
      <w:pPr>
        <w:pStyle w:val="NormalWeb"/>
        <w:rPr>
          <w:rFonts w:asciiTheme="minorHAnsi" w:hAnsiTheme="minorHAnsi"/>
          <w:color w:val="000000"/>
        </w:rPr>
      </w:pPr>
    </w:p>
    <w:p w14:paraId="5BD890D5" w14:textId="77777777" w:rsidR="00A96736" w:rsidRDefault="00A96736" w:rsidP="00A96736">
      <w:pPr>
        <w:pStyle w:val="NormalWeb"/>
        <w:rPr>
          <w:rFonts w:asciiTheme="minorHAnsi" w:hAnsiTheme="minorHAnsi"/>
          <w:color w:val="000000"/>
        </w:rPr>
      </w:pPr>
      <w:r w:rsidRPr="00A96736">
        <w:rPr>
          <w:rFonts w:asciiTheme="minorHAnsi" w:hAnsiTheme="minorHAnsi"/>
          <w:color w:val="000000"/>
        </w:rPr>
        <w:t>No todos pueden ir físicamente a la selva, pero todos podemos ser parte de esta obra. Algunos van, otros oran, otros sostienen económicamente, pero todos tenemos un papel en este gran plan. La pregunta no es si estás llamado a la misión, sino cómo vas a responder a ese llamado.</w:t>
      </w:r>
    </w:p>
    <w:p w14:paraId="5462A4F8" w14:textId="77777777" w:rsidR="00FA53F7" w:rsidRPr="00A96736" w:rsidRDefault="00FA53F7" w:rsidP="00A96736">
      <w:pPr>
        <w:pStyle w:val="NormalWeb"/>
        <w:rPr>
          <w:rFonts w:asciiTheme="minorHAnsi" w:hAnsiTheme="minorHAnsi"/>
          <w:color w:val="000000"/>
        </w:rPr>
      </w:pPr>
    </w:p>
    <w:p w14:paraId="1E3914FF" w14:textId="6302A2FD" w:rsidR="00A96736" w:rsidRDefault="00A96736" w:rsidP="00A96736">
      <w:pPr>
        <w:pStyle w:val="NormalWeb"/>
        <w:rPr>
          <w:rFonts w:asciiTheme="minorHAnsi" w:hAnsiTheme="minorHAnsi"/>
          <w:color w:val="000000"/>
        </w:rPr>
      </w:pPr>
      <w:r w:rsidRPr="00A96736">
        <w:rPr>
          <w:rFonts w:asciiTheme="minorHAnsi" w:hAnsiTheme="minorHAnsi"/>
          <w:color w:val="000000"/>
        </w:rPr>
        <w:t>Mientras caminemos entre los árboles y los ríos de la selva, record</w:t>
      </w:r>
      <w:r w:rsidR="00FA53F7">
        <w:rPr>
          <w:rFonts w:asciiTheme="minorHAnsi" w:hAnsiTheme="minorHAnsi"/>
          <w:color w:val="000000"/>
        </w:rPr>
        <w:t>are</w:t>
      </w:r>
      <w:r w:rsidRPr="00A96736">
        <w:rPr>
          <w:rFonts w:asciiTheme="minorHAnsi" w:hAnsiTheme="minorHAnsi"/>
          <w:color w:val="000000"/>
        </w:rPr>
        <w:t>mos que la presencia de Dios va delante de nosotros. Y mientras la iglesia en casa ora y apoya, recuerden que su fe y su amor viajan con nosotros. El evangelio es demasiado valioso para guardarlo y demasiado urgente para retrasarlo.</w:t>
      </w:r>
    </w:p>
    <w:p w14:paraId="5909C0DB" w14:textId="77777777" w:rsidR="00FA53F7" w:rsidRPr="00A96736" w:rsidRDefault="00FA53F7" w:rsidP="00A96736">
      <w:pPr>
        <w:pStyle w:val="NormalWeb"/>
        <w:rPr>
          <w:rFonts w:asciiTheme="minorHAnsi" w:hAnsiTheme="minorHAnsi"/>
          <w:color w:val="000000"/>
        </w:rPr>
      </w:pPr>
    </w:p>
    <w:p w14:paraId="0EE73768" w14:textId="77777777" w:rsidR="00A96736" w:rsidRPr="00A96736" w:rsidRDefault="00A96736" w:rsidP="00A96736">
      <w:pPr>
        <w:pStyle w:val="NormalWeb"/>
        <w:rPr>
          <w:rFonts w:asciiTheme="minorHAnsi" w:hAnsiTheme="minorHAnsi"/>
          <w:color w:val="000000"/>
        </w:rPr>
      </w:pPr>
      <w:r w:rsidRPr="00A96736">
        <w:rPr>
          <w:rFonts w:asciiTheme="minorHAnsi" w:hAnsiTheme="minorHAnsi"/>
          <w:color w:val="000000"/>
        </w:rPr>
        <w:t>Hoy, Dios nos recuerda que la misión no termina hasta que todos hayan escuchado. La selva es solo una estación en este recorrido eterno de amor. El mundo es nuestro campo, y el Espíritu Santo es nuestra fuerza.</w:t>
      </w:r>
    </w:p>
    <w:p w14:paraId="2C8AA23A" w14:textId="77777777" w:rsidR="00FA53F7" w:rsidRDefault="00FA53F7" w:rsidP="00A96736">
      <w:pPr>
        <w:pStyle w:val="NormalWeb"/>
        <w:rPr>
          <w:rStyle w:val="Fuerte"/>
          <w:rFonts w:asciiTheme="minorHAnsi" w:hAnsiTheme="minorHAnsi"/>
          <w:color w:val="000000"/>
        </w:rPr>
      </w:pPr>
    </w:p>
    <w:p w14:paraId="5745502B" w14:textId="33B89509" w:rsidR="00A96736" w:rsidRPr="00A96736" w:rsidRDefault="00A96736" w:rsidP="00A96736">
      <w:pPr>
        <w:pStyle w:val="NormalWeb"/>
        <w:rPr>
          <w:rFonts w:asciiTheme="minorHAnsi" w:hAnsiTheme="minorHAnsi"/>
          <w:color w:val="000000"/>
        </w:rPr>
      </w:pPr>
      <w:r w:rsidRPr="00A96736">
        <w:rPr>
          <w:rStyle w:val="nfasis"/>
          <w:rFonts w:asciiTheme="minorHAnsi" w:hAnsiTheme="minorHAnsi"/>
          <w:color w:val="000000"/>
        </w:rPr>
        <w:t>Señor</w:t>
      </w:r>
      <w:r w:rsidR="00FA53F7">
        <w:rPr>
          <w:rStyle w:val="nfasis"/>
          <w:rFonts w:asciiTheme="minorHAnsi" w:hAnsiTheme="minorHAnsi"/>
          <w:color w:val="000000"/>
        </w:rPr>
        <w:t xml:space="preserve"> Jesús</w:t>
      </w:r>
      <w:r w:rsidRPr="00A96736">
        <w:rPr>
          <w:rStyle w:val="nfasis"/>
          <w:rFonts w:asciiTheme="minorHAnsi" w:hAnsiTheme="minorHAnsi"/>
          <w:color w:val="000000"/>
        </w:rPr>
        <w:t>, gracias por el privilegio de llevar tu mensaje. Llena nuestros corazones de pasión por los que no te conocen. Danos tu poder, tu valentía y tus palabras. Que cada persona que encontremos pueda verte a Ti en nosotros. Amén.</w:t>
      </w:r>
    </w:p>
    <w:bookmarkEnd w:id="151"/>
    <w:p w14:paraId="0F9F40B4" w14:textId="77777777" w:rsidR="0046035F" w:rsidRDefault="0046035F" w:rsidP="00F85444">
      <w:pPr>
        <w:tabs>
          <w:tab w:val="left" w:pos="2939"/>
        </w:tabs>
        <w:rPr>
          <w:rFonts w:asciiTheme="minorHAnsi" w:hAnsiTheme="minorHAnsi"/>
          <w:color w:val="000000" w:themeColor="text1"/>
        </w:rPr>
      </w:pPr>
    </w:p>
    <w:p w14:paraId="5DDF604C" w14:textId="77777777" w:rsidR="0073392D" w:rsidRDefault="0073392D" w:rsidP="00F85444">
      <w:pPr>
        <w:tabs>
          <w:tab w:val="left" w:pos="2939"/>
        </w:tabs>
        <w:rPr>
          <w:rFonts w:asciiTheme="minorHAnsi" w:hAnsiTheme="minorHAnsi"/>
          <w:color w:val="000000" w:themeColor="text1"/>
        </w:rPr>
      </w:pPr>
    </w:p>
    <w:p w14:paraId="4A36D6B5" w14:textId="77777777" w:rsidR="0073392D" w:rsidRDefault="0073392D" w:rsidP="00F85444">
      <w:pPr>
        <w:tabs>
          <w:tab w:val="left" w:pos="2939"/>
        </w:tabs>
        <w:rPr>
          <w:rFonts w:asciiTheme="minorHAnsi" w:hAnsiTheme="minorHAnsi"/>
          <w:color w:val="000000" w:themeColor="text1"/>
        </w:rPr>
      </w:pPr>
    </w:p>
    <w:p w14:paraId="53D60671" w14:textId="77777777" w:rsidR="0073392D" w:rsidRDefault="0073392D" w:rsidP="00F85444">
      <w:pPr>
        <w:tabs>
          <w:tab w:val="left" w:pos="2939"/>
        </w:tabs>
        <w:rPr>
          <w:rFonts w:asciiTheme="minorHAnsi" w:hAnsiTheme="minorHAnsi"/>
          <w:color w:val="000000" w:themeColor="text1"/>
        </w:rPr>
      </w:pPr>
    </w:p>
    <w:p w14:paraId="3FA6D82B" w14:textId="77777777" w:rsidR="0073392D" w:rsidRPr="00C0176A" w:rsidRDefault="0073392D" w:rsidP="0073392D">
      <w:pPr>
        <w:outlineLvl w:val="1"/>
        <w:rPr>
          <w:rFonts w:asciiTheme="minorHAnsi" w:hAnsiTheme="minorHAnsi"/>
          <w:b/>
          <w:bCs/>
          <w:color w:val="000000"/>
        </w:rPr>
      </w:pPr>
      <w:r w:rsidRPr="00C0176A">
        <w:rPr>
          <w:rFonts w:asciiTheme="minorHAnsi" w:hAnsiTheme="minorHAnsi"/>
          <w:b/>
          <w:bCs/>
          <w:color w:val="000000"/>
        </w:rPr>
        <w:t>Unidos en el Espíritu</w:t>
      </w:r>
    </w:p>
    <w:p w14:paraId="7EBFBAFD" w14:textId="77777777" w:rsidR="0073392D" w:rsidRDefault="0073392D" w:rsidP="0073392D">
      <w:pPr>
        <w:rPr>
          <w:i/>
          <w:iCs/>
          <w:color w:val="000000"/>
        </w:rPr>
      </w:pPr>
      <w:r w:rsidRPr="00C0176A">
        <w:rPr>
          <w:rFonts w:asciiTheme="minorHAnsi" w:hAnsiTheme="minorHAnsi"/>
          <w:b/>
          <w:bCs/>
          <w:color w:val="000000"/>
        </w:rPr>
        <w:t>Efesios 4:2-3 (NTV)</w:t>
      </w:r>
      <w:r w:rsidRPr="00C0176A">
        <w:rPr>
          <w:rFonts w:asciiTheme="minorHAnsi" w:hAnsiTheme="minorHAnsi"/>
          <w:color w:val="000000"/>
        </w:rPr>
        <w:t> </w:t>
      </w:r>
      <w:r w:rsidRPr="00C0176A">
        <w:rPr>
          <w:rFonts w:asciiTheme="minorHAnsi" w:hAnsiTheme="minorHAnsi"/>
          <w:i/>
          <w:iCs/>
          <w:color w:val="000000"/>
        </w:rPr>
        <w:t>“</w:t>
      </w:r>
      <w:r w:rsidRPr="00C0176A">
        <w:rPr>
          <w:rFonts w:asciiTheme="minorHAnsi" w:hAnsiTheme="minorHAnsi"/>
          <w:i/>
          <w:iCs/>
          <w:color w:val="0070C0"/>
        </w:rPr>
        <w:t>Sean siempre humildes y amables. Sean pacientes unos con otros y tolérense las faltas por amor. Hagan todo lo posible por mantenerse unidos en el Espíritu y enlazados mediante la paz</w:t>
      </w:r>
      <w:r w:rsidRPr="00C0176A">
        <w:rPr>
          <w:rFonts w:asciiTheme="minorHAnsi" w:hAnsiTheme="minorHAnsi"/>
          <w:i/>
          <w:iCs/>
          <w:color w:val="000000"/>
        </w:rPr>
        <w:t>.”</w:t>
      </w:r>
    </w:p>
    <w:p w14:paraId="1C758628" w14:textId="77777777" w:rsidR="0073392D" w:rsidRPr="00C0176A" w:rsidRDefault="0073392D" w:rsidP="0073392D">
      <w:pPr>
        <w:rPr>
          <w:rFonts w:asciiTheme="minorHAnsi" w:hAnsiTheme="minorHAnsi"/>
          <w:color w:val="000000"/>
        </w:rPr>
      </w:pPr>
    </w:p>
    <w:p w14:paraId="63A864F3" w14:textId="77777777" w:rsidR="0073392D" w:rsidRDefault="0073392D" w:rsidP="0073392D">
      <w:pPr>
        <w:rPr>
          <w:color w:val="000000"/>
        </w:rPr>
      </w:pPr>
      <w:r w:rsidRPr="00C0176A">
        <w:rPr>
          <w:rFonts w:asciiTheme="minorHAnsi" w:hAnsiTheme="minorHAnsi"/>
          <w:color w:val="000000"/>
        </w:rPr>
        <w:t>La vida cristiana está llamada a reflejar el carácter de Cristo en nuestras relaciones. El apóstol Pablo nos recuerda que debemos ser </w:t>
      </w:r>
      <w:r w:rsidRPr="00C0176A">
        <w:rPr>
          <w:rFonts w:asciiTheme="minorHAnsi" w:hAnsiTheme="minorHAnsi"/>
          <w:b/>
          <w:bCs/>
          <w:color w:val="000000"/>
        </w:rPr>
        <w:t>humildes</w:t>
      </w:r>
      <w:r w:rsidRPr="00C0176A">
        <w:rPr>
          <w:rFonts w:asciiTheme="minorHAnsi" w:hAnsiTheme="minorHAnsi"/>
          <w:color w:val="000000"/>
        </w:rPr>
        <w:t>, reconociendo que todo lo que somos viene de Dios. Nos invita a ser </w:t>
      </w:r>
      <w:r w:rsidRPr="00C0176A">
        <w:rPr>
          <w:rFonts w:asciiTheme="minorHAnsi" w:hAnsiTheme="minorHAnsi"/>
          <w:b/>
          <w:bCs/>
          <w:color w:val="000000"/>
        </w:rPr>
        <w:t>amables</w:t>
      </w:r>
      <w:r w:rsidRPr="00C0176A">
        <w:rPr>
          <w:rFonts w:asciiTheme="minorHAnsi" w:hAnsiTheme="minorHAnsi"/>
          <w:color w:val="000000"/>
        </w:rPr>
        <w:t>, mostrando ternura y respeto hacia los demás, y a ejercitar la </w:t>
      </w:r>
      <w:r w:rsidRPr="00C0176A">
        <w:rPr>
          <w:rFonts w:asciiTheme="minorHAnsi" w:hAnsiTheme="minorHAnsi"/>
          <w:b/>
          <w:bCs/>
          <w:color w:val="000000"/>
        </w:rPr>
        <w:t>paciencia</w:t>
      </w:r>
      <w:r w:rsidRPr="00C0176A">
        <w:rPr>
          <w:rFonts w:asciiTheme="minorHAnsi" w:hAnsiTheme="minorHAnsi"/>
          <w:color w:val="000000"/>
        </w:rPr>
        <w:t>, sabiendo soportar y esperar sin rendirnos. También nos exhorta a ser </w:t>
      </w:r>
      <w:r w:rsidRPr="00C0176A">
        <w:rPr>
          <w:rFonts w:asciiTheme="minorHAnsi" w:hAnsiTheme="minorHAnsi"/>
          <w:b/>
          <w:bCs/>
          <w:color w:val="000000"/>
        </w:rPr>
        <w:t>tolerantes</w:t>
      </w:r>
      <w:r w:rsidRPr="00C0176A">
        <w:rPr>
          <w:rFonts w:asciiTheme="minorHAnsi" w:hAnsiTheme="minorHAnsi"/>
          <w:color w:val="000000"/>
        </w:rPr>
        <w:t>, aprendiendo a aceptar las faltas de los otros y cubrirlas con gracia.</w:t>
      </w:r>
    </w:p>
    <w:p w14:paraId="4E35B5DD" w14:textId="77777777" w:rsidR="0073392D" w:rsidRPr="00C0176A" w:rsidRDefault="0073392D" w:rsidP="0073392D">
      <w:pPr>
        <w:rPr>
          <w:rFonts w:asciiTheme="minorHAnsi" w:hAnsiTheme="minorHAnsi"/>
          <w:color w:val="000000"/>
        </w:rPr>
      </w:pPr>
    </w:p>
    <w:p w14:paraId="7D8EB539" w14:textId="77777777" w:rsidR="0073392D" w:rsidRDefault="0073392D" w:rsidP="0073392D">
      <w:pPr>
        <w:rPr>
          <w:color w:val="000000"/>
        </w:rPr>
      </w:pPr>
      <w:r w:rsidRPr="00C0176A">
        <w:rPr>
          <w:rFonts w:asciiTheme="minorHAnsi" w:hAnsiTheme="minorHAnsi"/>
          <w:color w:val="000000"/>
        </w:rPr>
        <w:t>El secreto de todo esto es el </w:t>
      </w:r>
      <w:r w:rsidRPr="00C0176A">
        <w:rPr>
          <w:rFonts w:asciiTheme="minorHAnsi" w:hAnsiTheme="minorHAnsi"/>
          <w:b/>
          <w:bCs/>
          <w:color w:val="000000"/>
        </w:rPr>
        <w:t>amor</w:t>
      </w:r>
      <w:r w:rsidRPr="00C0176A">
        <w:rPr>
          <w:rFonts w:asciiTheme="minorHAnsi" w:hAnsiTheme="minorHAnsi"/>
          <w:color w:val="000000"/>
        </w:rPr>
        <w:t>, porque solo el amor verdadero nos capacita para vivir en comunidad sin dividirnos. El amor une, restaura y levanta. Por eso Pablo insiste: </w:t>
      </w:r>
      <w:r w:rsidRPr="00C0176A">
        <w:rPr>
          <w:rFonts w:asciiTheme="minorHAnsi" w:hAnsiTheme="minorHAnsi"/>
          <w:i/>
          <w:iCs/>
          <w:color w:val="000000"/>
        </w:rPr>
        <w:t>“Hagan todo lo posible por mantenerse unidos en el Espíritu”</w:t>
      </w:r>
      <w:r w:rsidRPr="00C0176A">
        <w:rPr>
          <w:rFonts w:asciiTheme="minorHAnsi" w:hAnsiTheme="minorHAnsi"/>
          <w:color w:val="000000"/>
        </w:rPr>
        <w:t>. La unidad no es uniformidad, sino un regalo que viene del Espíritu Santo, que nos enlaza como un solo cuerpo.</w:t>
      </w:r>
    </w:p>
    <w:p w14:paraId="66CB5905" w14:textId="77777777" w:rsidR="0073392D" w:rsidRPr="00C0176A" w:rsidRDefault="0073392D" w:rsidP="0073392D">
      <w:pPr>
        <w:rPr>
          <w:rFonts w:asciiTheme="minorHAnsi" w:hAnsiTheme="minorHAnsi"/>
          <w:color w:val="000000"/>
        </w:rPr>
      </w:pPr>
    </w:p>
    <w:p w14:paraId="222304B0" w14:textId="77777777" w:rsidR="0073392D" w:rsidRDefault="0073392D" w:rsidP="0073392D">
      <w:pPr>
        <w:rPr>
          <w:color w:val="000000"/>
        </w:rPr>
      </w:pPr>
      <w:r w:rsidRPr="00C0176A">
        <w:rPr>
          <w:rFonts w:asciiTheme="minorHAnsi" w:hAnsiTheme="minorHAnsi"/>
          <w:color w:val="000000"/>
        </w:rPr>
        <w:t>Y todo esto se sella con </w:t>
      </w:r>
      <w:r w:rsidRPr="00C0176A">
        <w:rPr>
          <w:rFonts w:asciiTheme="minorHAnsi" w:hAnsiTheme="minorHAnsi"/>
          <w:b/>
          <w:bCs/>
          <w:color w:val="000000"/>
        </w:rPr>
        <w:t>la paz</w:t>
      </w:r>
      <w:r w:rsidRPr="00C0176A">
        <w:rPr>
          <w:rFonts w:asciiTheme="minorHAnsi" w:hAnsiTheme="minorHAnsi"/>
          <w:color w:val="000000"/>
        </w:rPr>
        <w:t>. Cuando la paz gobierna, desaparecen los pleitos, y la iglesia se convierte en un testimonio vivo de lo que Dios puede hacer en un pueblo rendido a Él.</w:t>
      </w:r>
    </w:p>
    <w:p w14:paraId="34778EAF" w14:textId="77777777" w:rsidR="0073392D" w:rsidRPr="00C0176A" w:rsidRDefault="0073392D" w:rsidP="0073392D">
      <w:pPr>
        <w:rPr>
          <w:rFonts w:asciiTheme="minorHAnsi" w:hAnsiTheme="minorHAnsi"/>
          <w:color w:val="000000"/>
        </w:rPr>
      </w:pPr>
    </w:p>
    <w:p w14:paraId="69A992A2" w14:textId="77777777" w:rsidR="0073392D" w:rsidRDefault="0073392D" w:rsidP="0073392D">
      <w:pPr>
        <w:rPr>
          <w:color w:val="FF0000"/>
        </w:rPr>
      </w:pPr>
      <w:r w:rsidRPr="00C0176A">
        <w:rPr>
          <w:rFonts w:asciiTheme="minorHAnsi" w:hAnsiTheme="minorHAnsi"/>
          <w:b/>
          <w:bCs/>
          <w:color w:val="000000"/>
        </w:rPr>
        <w:t>Hoy te animo a preguntarte</w:t>
      </w:r>
      <w:r w:rsidRPr="00C0176A">
        <w:rPr>
          <w:rFonts w:asciiTheme="minorHAnsi" w:hAnsiTheme="minorHAnsi"/>
          <w:color w:val="000000"/>
        </w:rPr>
        <w:t xml:space="preserve">: </w:t>
      </w:r>
      <w:r w:rsidRPr="00C0176A">
        <w:rPr>
          <w:rFonts w:asciiTheme="minorHAnsi" w:hAnsiTheme="minorHAnsi"/>
          <w:color w:val="FF0000"/>
        </w:rPr>
        <w:t>¿estás viviendo en humildad, amabilidad, paciencia y tolerancia? ¿Está el amor de Cristo gobernando tu trato hacia los demás? ¿Estás siendo un promotor de la unidad del Espíritu y constructor de paz en tu familia y en tu iglesia?</w:t>
      </w:r>
    </w:p>
    <w:p w14:paraId="296B407F" w14:textId="77777777" w:rsidR="0073392D" w:rsidRPr="00C0176A" w:rsidRDefault="0073392D" w:rsidP="0073392D">
      <w:pPr>
        <w:rPr>
          <w:rFonts w:asciiTheme="minorHAnsi" w:hAnsiTheme="minorHAnsi"/>
          <w:color w:val="FF0000"/>
        </w:rPr>
      </w:pPr>
    </w:p>
    <w:p w14:paraId="12961458" w14:textId="77777777" w:rsidR="0073392D" w:rsidRPr="00C0176A" w:rsidRDefault="0073392D" w:rsidP="0073392D">
      <w:pPr>
        <w:rPr>
          <w:rFonts w:asciiTheme="minorHAnsi" w:hAnsiTheme="minorHAnsi"/>
          <w:color w:val="000000"/>
        </w:rPr>
      </w:pPr>
      <w:r w:rsidRPr="00C0176A">
        <w:rPr>
          <w:rFonts w:asciiTheme="minorHAnsi" w:hAnsiTheme="minorHAnsi"/>
          <w:color w:val="000000"/>
        </w:rPr>
        <w:t>Que cada día nuestras vidas sean un reflejo de estas palabras, para que el mundo vea en nosotros la hermosura de Cristo.</w:t>
      </w:r>
    </w:p>
    <w:p w14:paraId="2F1B26A8" w14:textId="77777777" w:rsidR="0073392D" w:rsidRDefault="0073392D" w:rsidP="00F85444">
      <w:pPr>
        <w:tabs>
          <w:tab w:val="left" w:pos="2939"/>
        </w:tabs>
        <w:rPr>
          <w:rFonts w:asciiTheme="minorHAnsi" w:hAnsiTheme="minorHAnsi"/>
          <w:color w:val="000000" w:themeColor="text1"/>
        </w:rPr>
      </w:pPr>
    </w:p>
    <w:p w14:paraId="51C9EDC0" w14:textId="77777777" w:rsidR="0073392D" w:rsidRDefault="0073392D" w:rsidP="00F85444">
      <w:pPr>
        <w:tabs>
          <w:tab w:val="left" w:pos="2939"/>
        </w:tabs>
        <w:rPr>
          <w:rFonts w:asciiTheme="minorHAnsi" w:hAnsiTheme="minorHAnsi"/>
          <w:color w:val="000000" w:themeColor="text1"/>
        </w:rPr>
      </w:pPr>
    </w:p>
    <w:p w14:paraId="439FDEB4" w14:textId="77777777" w:rsidR="0073392D" w:rsidRDefault="0073392D" w:rsidP="00F85444">
      <w:pPr>
        <w:tabs>
          <w:tab w:val="left" w:pos="2939"/>
        </w:tabs>
        <w:rPr>
          <w:rFonts w:asciiTheme="minorHAnsi" w:hAnsiTheme="minorHAnsi"/>
          <w:color w:val="000000" w:themeColor="text1"/>
        </w:rPr>
      </w:pPr>
    </w:p>
    <w:p w14:paraId="21D4EEEC" w14:textId="77777777" w:rsidR="0073392D" w:rsidRDefault="0073392D" w:rsidP="00F85444">
      <w:pPr>
        <w:tabs>
          <w:tab w:val="left" w:pos="2939"/>
        </w:tabs>
        <w:rPr>
          <w:rFonts w:asciiTheme="minorHAnsi" w:hAnsiTheme="minorHAnsi"/>
          <w:color w:val="000000" w:themeColor="text1"/>
        </w:rPr>
      </w:pPr>
    </w:p>
    <w:p w14:paraId="3F123D1B" w14:textId="77777777" w:rsidR="00FF6CD9" w:rsidRPr="0039513C" w:rsidRDefault="00FF6CD9" w:rsidP="00FF6CD9">
      <w:pPr>
        <w:outlineLvl w:val="0"/>
        <w:rPr>
          <w:rFonts w:asciiTheme="minorHAnsi" w:hAnsiTheme="minorHAnsi"/>
          <w:b/>
          <w:bCs/>
          <w:color w:val="000000"/>
          <w:kern w:val="36"/>
          <w:sz w:val="28"/>
          <w:szCs w:val="28"/>
        </w:rPr>
      </w:pPr>
      <w:r w:rsidRPr="0039513C">
        <w:rPr>
          <w:rFonts w:asciiTheme="minorHAnsi" w:hAnsiTheme="minorHAnsi"/>
          <w:b/>
          <w:bCs/>
          <w:color w:val="000000"/>
          <w:kern w:val="36"/>
          <w:sz w:val="28"/>
          <w:szCs w:val="28"/>
        </w:rPr>
        <w:t>La actitud que abre el cielo</w:t>
      </w:r>
    </w:p>
    <w:p w14:paraId="39BF0CC6" w14:textId="77777777" w:rsidR="00FF6CD9" w:rsidRPr="0039513C" w:rsidRDefault="00FF6CD9" w:rsidP="00FF6CD9">
      <w:pPr>
        <w:rPr>
          <w:rFonts w:asciiTheme="minorHAnsi" w:hAnsiTheme="minorHAnsi"/>
          <w:color w:val="000000"/>
        </w:rPr>
      </w:pPr>
      <w:r w:rsidRPr="0039513C">
        <w:rPr>
          <w:rFonts w:asciiTheme="minorHAnsi" w:hAnsiTheme="minorHAnsi"/>
          <w:b/>
          <w:bCs/>
          <w:color w:val="000000"/>
        </w:rPr>
        <w:t>Filipenses 2:5-8 (NTV)</w:t>
      </w:r>
      <w:r>
        <w:rPr>
          <w:color w:val="000000"/>
        </w:rPr>
        <w:t xml:space="preserve"> </w:t>
      </w:r>
      <w:r w:rsidRPr="0039513C">
        <w:rPr>
          <w:rFonts w:asciiTheme="minorHAnsi" w:hAnsiTheme="minorHAnsi"/>
          <w:i/>
          <w:iCs/>
          <w:color w:val="0070C0"/>
        </w:rPr>
        <w:t>Tengan la misma actitud que tuvo Cristo Jesús. Aunque era Dios, no consideró que el ser igual a Dios fuera algo a lo cual aferrarse. En cambio, renunció a sus privilegios divinos; adoptó la humilde posición de un esclavo y nació como un ser humano. Cuando apareció en forma de hombre, se humilló a sí mismo en obediencia a Dios y murió en una cruz como morían los criminales</w:t>
      </w:r>
      <w:r w:rsidRPr="0039513C">
        <w:rPr>
          <w:rFonts w:asciiTheme="minorHAnsi" w:hAnsiTheme="minorHAnsi"/>
          <w:i/>
          <w:iCs/>
          <w:color w:val="000000"/>
        </w:rPr>
        <w:t>.</w:t>
      </w:r>
    </w:p>
    <w:p w14:paraId="7159EB35" w14:textId="77777777" w:rsidR="00FF6CD9" w:rsidRDefault="00FF6CD9" w:rsidP="00FF6CD9">
      <w:pPr>
        <w:rPr>
          <w:rFonts w:ascii="Apple Color Emoji" w:hAnsi="Apple Color Emoji" w:cs="Apple Color Emoji"/>
          <w:b/>
          <w:bCs/>
          <w:color w:val="000000"/>
        </w:rPr>
      </w:pPr>
    </w:p>
    <w:p w14:paraId="21A143F2" w14:textId="77777777" w:rsidR="00FF6CD9" w:rsidRDefault="00FF6CD9" w:rsidP="00FF6CD9">
      <w:pPr>
        <w:rPr>
          <w:color w:val="000000"/>
        </w:rPr>
      </w:pPr>
      <w:r w:rsidRPr="0039513C">
        <w:rPr>
          <w:rFonts w:asciiTheme="minorHAnsi" w:hAnsiTheme="minorHAnsi"/>
          <w:color w:val="000000"/>
        </w:rPr>
        <w:t>El mundo nos enseña a buscar reconocimiento, a defender nuestros derechos y a impresionar a los demás. Pero el evangelio nos muestra un camino distinto: </w:t>
      </w:r>
      <w:r w:rsidRPr="0039513C">
        <w:rPr>
          <w:rFonts w:asciiTheme="minorHAnsi" w:hAnsiTheme="minorHAnsi"/>
          <w:b/>
          <w:bCs/>
          <w:color w:val="000000"/>
        </w:rPr>
        <w:t>el camino de la humildad de Cristo</w:t>
      </w:r>
      <w:r w:rsidRPr="0039513C">
        <w:rPr>
          <w:rFonts w:asciiTheme="minorHAnsi" w:hAnsiTheme="minorHAnsi"/>
          <w:color w:val="000000"/>
        </w:rPr>
        <w:t>.</w:t>
      </w:r>
    </w:p>
    <w:p w14:paraId="42B85FC6" w14:textId="77777777" w:rsidR="00FF6CD9" w:rsidRDefault="00FF6CD9" w:rsidP="00FF6CD9">
      <w:pPr>
        <w:rPr>
          <w:color w:val="000000"/>
        </w:rPr>
      </w:pPr>
      <w:r w:rsidRPr="0039513C">
        <w:rPr>
          <w:rFonts w:asciiTheme="minorHAnsi" w:hAnsiTheme="minorHAnsi"/>
          <w:color w:val="000000"/>
        </w:rPr>
        <w:br/>
      </w:r>
      <w:r w:rsidRPr="0039513C">
        <w:rPr>
          <w:rFonts w:asciiTheme="minorHAnsi" w:hAnsiTheme="minorHAnsi"/>
          <w:b/>
          <w:bCs/>
          <w:color w:val="000000"/>
        </w:rPr>
        <w:t>Jesús, siendo Dios</w:t>
      </w:r>
      <w:r w:rsidRPr="0039513C">
        <w:rPr>
          <w:rFonts w:asciiTheme="minorHAnsi" w:hAnsiTheme="minorHAnsi"/>
          <w:color w:val="000000"/>
        </w:rPr>
        <w:t>, no se aferró a sus privilegios. Se hizo siervo, se humilló y obedeció hasta la muerte de cruz. Esa actitud fue la que abrió el cielo para la humanidad.</w:t>
      </w:r>
    </w:p>
    <w:p w14:paraId="363F05FF" w14:textId="77777777" w:rsidR="00FF6CD9" w:rsidRPr="0039513C" w:rsidRDefault="00FF6CD9" w:rsidP="00FF6CD9">
      <w:pPr>
        <w:rPr>
          <w:rFonts w:asciiTheme="minorHAnsi" w:hAnsiTheme="minorHAnsi"/>
          <w:color w:val="000000"/>
        </w:rPr>
      </w:pPr>
    </w:p>
    <w:p w14:paraId="2AD5E406" w14:textId="77777777" w:rsidR="00FF6CD9" w:rsidRPr="0039513C" w:rsidRDefault="00FF6CD9" w:rsidP="00FF6CD9">
      <w:pPr>
        <w:rPr>
          <w:rFonts w:asciiTheme="minorHAnsi" w:hAnsiTheme="minorHAnsi"/>
          <w:color w:val="000000"/>
        </w:rPr>
      </w:pPr>
      <w:r w:rsidRPr="0039513C">
        <w:rPr>
          <w:rFonts w:asciiTheme="minorHAnsi" w:hAnsiTheme="minorHAnsi"/>
          <w:color w:val="000000"/>
        </w:rPr>
        <w:t>El egoísmo divide, pero la humildad une. La soberbia destruye, pero la obediencia a Dios edifica. Si queremos ver a Dios obrar con poder en nuestra vida y en la iglesia, necesitamos </w:t>
      </w:r>
      <w:r w:rsidRPr="0039513C">
        <w:rPr>
          <w:rFonts w:asciiTheme="minorHAnsi" w:hAnsiTheme="minorHAnsi"/>
          <w:b/>
          <w:bCs/>
          <w:color w:val="000000"/>
        </w:rPr>
        <w:t>vestirnos de la misma actitud de Cristo</w:t>
      </w:r>
      <w:r w:rsidRPr="0039513C">
        <w:rPr>
          <w:rFonts w:asciiTheme="minorHAnsi" w:hAnsiTheme="minorHAnsi"/>
          <w:color w:val="000000"/>
        </w:rPr>
        <w:t>: amar, servir y poner a los demás por encima de nosotros mismos.</w:t>
      </w:r>
    </w:p>
    <w:p w14:paraId="6A999298" w14:textId="77777777" w:rsidR="00FF6CD9" w:rsidRDefault="00FF6CD9" w:rsidP="00FF6CD9">
      <w:pPr>
        <w:rPr>
          <w:rFonts w:ascii="Apple Color Emoji" w:hAnsi="Apple Color Emoji" w:cs="Apple Color Emoji"/>
          <w:b/>
          <w:bCs/>
          <w:color w:val="000000"/>
        </w:rPr>
      </w:pPr>
    </w:p>
    <w:p w14:paraId="2099B7F3" w14:textId="77777777" w:rsidR="00FF6CD9" w:rsidRPr="0039513C" w:rsidRDefault="00FF6CD9" w:rsidP="00FF6CD9">
      <w:pPr>
        <w:rPr>
          <w:rFonts w:asciiTheme="minorHAnsi" w:hAnsiTheme="minorHAnsi"/>
          <w:color w:val="000000"/>
        </w:rPr>
      </w:pPr>
      <w:r w:rsidRPr="0039513C">
        <w:rPr>
          <w:rFonts w:asciiTheme="minorHAnsi" w:hAnsiTheme="minorHAnsi"/>
          <w:b/>
          <w:bCs/>
          <w:color w:val="000000"/>
        </w:rPr>
        <w:t>Señor Jesús</w:t>
      </w:r>
      <w:r w:rsidRPr="0039513C">
        <w:rPr>
          <w:rFonts w:asciiTheme="minorHAnsi" w:hAnsiTheme="minorHAnsi"/>
          <w:color w:val="000000"/>
        </w:rPr>
        <w:t xml:space="preserve">, hoy renuncio al orgullo y al egoísmo. Quiero tener tu misma actitud: </w:t>
      </w:r>
      <w:r w:rsidRPr="0039513C">
        <w:rPr>
          <w:rFonts w:asciiTheme="minorHAnsi" w:hAnsiTheme="minorHAnsi"/>
          <w:b/>
          <w:bCs/>
          <w:color w:val="000000"/>
        </w:rPr>
        <w:t>servir, obedecer y amar</w:t>
      </w:r>
      <w:r w:rsidRPr="0039513C">
        <w:rPr>
          <w:rFonts w:asciiTheme="minorHAnsi" w:hAnsiTheme="minorHAnsi"/>
          <w:color w:val="000000"/>
        </w:rPr>
        <w:t>. Ayúdame a vivir con humildad, para que mi vida sea un reflejo de tu carácter.</w:t>
      </w:r>
      <w:r w:rsidRPr="0039513C">
        <w:rPr>
          <w:rFonts w:asciiTheme="minorHAnsi" w:hAnsiTheme="minorHAnsi"/>
          <w:b/>
          <w:bCs/>
          <w:color w:val="000000"/>
        </w:rPr>
        <w:t xml:space="preserve"> Amén</w:t>
      </w:r>
      <w:r w:rsidRPr="0039513C">
        <w:rPr>
          <w:rFonts w:asciiTheme="minorHAnsi" w:hAnsiTheme="minorHAnsi"/>
          <w:color w:val="000000"/>
        </w:rPr>
        <w:t>.</w:t>
      </w:r>
    </w:p>
    <w:p w14:paraId="443299E1" w14:textId="77777777" w:rsidR="00FF6CD9" w:rsidRDefault="00FF6CD9" w:rsidP="00FF6CD9">
      <w:pPr>
        <w:rPr>
          <w:rFonts w:ascii="Apple Color Emoji" w:hAnsi="Apple Color Emoji" w:cs="Apple Color Emoji"/>
          <w:b/>
          <w:bCs/>
          <w:color w:val="000000"/>
        </w:rPr>
      </w:pPr>
    </w:p>
    <w:p w14:paraId="644613D8" w14:textId="77777777" w:rsidR="00FF6CD9" w:rsidRPr="0039513C" w:rsidRDefault="00FF6CD9" w:rsidP="00FF6CD9">
      <w:pPr>
        <w:rPr>
          <w:rFonts w:asciiTheme="minorHAnsi" w:hAnsiTheme="minorHAnsi"/>
          <w:color w:val="000000"/>
        </w:rPr>
      </w:pPr>
      <w:r w:rsidRPr="0039513C">
        <w:rPr>
          <w:rFonts w:asciiTheme="minorHAnsi" w:hAnsiTheme="minorHAnsi"/>
          <w:i/>
          <w:iCs/>
          <w:color w:val="000000"/>
        </w:rPr>
        <w:t>"</w:t>
      </w:r>
      <w:r w:rsidRPr="0039513C">
        <w:rPr>
          <w:rFonts w:asciiTheme="minorHAnsi" w:hAnsiTheme="minorHAnsi"/>
          <w:i/>
          <w:iCs/>
          <w:color w:val="7030A0"/>
        </w:rPr>
        <w:t>La humildad de Cristo abrió el cielo… nuestra humildad abre el camino para que Dios se glorifique</w:t>
      </w:r>
      <w:r w:rsidRPr="0039513C">
        <w:rPr>
          <w:rFonts w:asciiTheme="minorHAnsi" w:hAnsiTheme="minorHAnsi"/>
          <w:i/>
          <w:iCs/>
          <w:color w:val="000000"/>
        </w:rPr>
        <w:t>."</w:t>
      </w:r>
    </w:p>
    <w:p w14:paraId="73B0F764" w14:textId="77777777" w:rsidR="0073392D" w:rsidRDefault="0073392D" w:rsidP="00F85444">
      <w:pPr>
        <w:tabs>
          <w:tab w:val="left" w:pos="2939"/>
        </w:tabs>
        <w:rPr>
          <w:rFonts w:asciiTheme="minorHAnsi" w:hAnsiTheme="minorHAnsi"/>
          <w:color w:val="000000" w:themeColor="text1"/>
        </w:rPr>
      </w:pPr>
    </w:p>
    <w:p w14:paraId="68081179" w14:textId="77777777" w:rsidR="006505D2" w:rsidRDefault="006505D2" w:rsidP="00F85444">
      <w:pPr>
        <w:tabs>
          <w:tab w:val="left" w:pos="2939"/>
        </w:tabs>
        <w:rPr>
          <w:rFonts w:asciiTheme="minorHAnsi" w:hAnsiTheme="minorHAnsi"/>
          <w:color w:val="000000" w:themeColor="text1"/>
        </w:rPr>
      </w:pPr>
    </w:p>
    <w:p w14:paraId="6565028E" w14:textId="77777777" w:rsidR="006505D2" w:rsidRDefault="006505D2" w:rsidP="00F85444">
      <w:pPr>
        <w:tabs>
          <w:tab w:val="left" w:pos="2939"/>
        </w:tabs>
        <w:rPr>
          <w:rFonts w:asciiTheme="minorHAnsi" w:hAnsiTheme="minorHAnsi"/>
          <w:color w:val="000000" w:themeColor="text1"/>
        </w:rPr>
      </w:pPr>
    </w:p>
    <w:p w14:paraId="20C898D9" w14:textId="77777777" w:rsidR="006505D2" w:rsidRPr="00A2500A" w:rsidRDefault="006505D2" w:rsidP="006505D2">
      <w:pPr>
        <w:outlineLvl w:val="1"/>
        <w:rPr>
          <w:rFonts w:asciiTheme="minorHAnsi" w:hAnsiTheme="minorHAnsi"/>
          <w:b/>
          <w:bCs/>
          <w:color w:val="000000"/>
          <w:sz w:val="28"/>
          <w:szCs w:val="28"/>
        </w:rPr>
      </w:pPr>
      <w:r w:rsidRPr="00A2500A">
        <w:rPr>
          <w:rFonts w:asciiTheme="minorHAnsi" w:hAnsiTheme="minorHAnsi"/>
          <w:b/>
          <w:bCs/>
          <w:i/>
          <w:iCs/>
          <w:color w:val="000000"/>
          <w:sz w:val="28"/>
          <w:szCs w:val="28"/>
        </w:rPr>
        <w:t>Nombre Sobre Todo Nombre</w:t>
      </w:r>
      <w:r w:rsidRPr="00A2500A">
        <w:rPr>
          <w:b/>
          <w:bCs/>
          <w:i/>
          <w:iCs/>
          <w:color w:val="000000"/>
          <w:sz w:val="28"/>
          <w:szCs w:val="28"/>
        </w:rPr>
        <w:t>.</w:t>
      </w:r>
    </w:p>
    <w:p w14:paraId="4A9C727B" w14:textId="77777777" w:rsidR="006505D2" w:rsidRPr="00A2500A" w:rsidRDefault="006505D2" w:rsidP="006505D2">
      <w:pPr>
        <w:rPr>
          <w:rFonts w:asciiTheme="minorHAnsi" w:hAnsiTheme="minorHAnsi"/>
          <w:color w:val="000000"/>
        </w:rPr>
      </w:pPr>
      <w:r w:rsidRPr="00A2500A">
        <w:rPr>
          <w:rFonts w:asciiTheme="minorHAnsi" w:hAnsiTheme="minorHAnsi"/>
          <w:b/>
          <w:bCs/>
          <w:color w:val="000000"/>
        </w:rPr>
        <w:t>Filipenses 2:9–11 (NTV)</w:t>
      </w:r>
      <w:r w:rsidRPr="00A2500A">
        <w:rPr>
          <w:rFonts w:asciiTheme="minorHAnsi" w:hAnsiTheme="minorHAnsi"/>
          <w:color w:val="000000"/>
        </w:rPr>
        <w:t xml:space="preserve"> </w:t>
      </w:r>
      <w:r w:rsidRPr="00A2500A">
        <w:rPr>
          <w:rFonts w:asciiTheme="minorHAnsi" w:hAnsiTheme="minorHAnsi"/>
          <w:i/>
          <w:iCs/>
          <w:color w:val="0070C0"/>
        </w:rPr>
        <w:t>“</w:t>
      </w:r>
      <w:r w:rsidRPr="00A2500A">
        <w:rPr>
          <w:rFonts w:asciiTheme="minorHAnsi" w:hAnsiTheme="minorHAnsi"/>
          <w:i/>
          <w:iCs/>
          <w:color w:val="0070C0"/>
          <w:lang w:val="es-ES"/>
        </w:rPr>
        <w:t xml:space="preserve">Por lo tanto, Dios lo elevó al lugar de máximo honor y le dio el nombre que está por encima de todos los demás nombres </w:t>
      </w:r>
      <w:r w:rsidRPr="00A2500A">
        <w:rPr>
          <w:rFonts w:asciiTheme="minorHAnsi" w:hAnsiTheme="minorHAnsi"/>
          <w:i/>
          <w:iCs/>
          <w:color w:val="0070C0"/>
          <w:vertAlign w:val="superscript"/>
          <w:lang w:val="es-ES"/>
        </w:rPr>
        <w:t>10 </w:t>
      </w:r>
      <w:r w:rsidRPr="00A2500A">
        <w:rPr>
          <w:rFonts w:asciiTheme="minorHAnsi" w:hAnsiTheme="minorHAnsi"/>
          <w:i/>
          <w:iCs/>
          <w:color w:val="0070C0"/>
          <w:lang w:val="es-ES"/>
        </w:rPr>
        <w:t xml:space="preserve">para que, ante el nombre de Jesús, se doble toda rodilla en el cielo y en la tierra y debajo de la tierra, </w:t>
      </w:r>
      <w:r w:rsidRPr="00A2500A">
        <w:rPr>
          <w:rFonts w:asciiTheme="minorHAnsi" w:hAnsiTheme="minorHAnsi"/>
          <w:i/>
          <w:iCs/>
          <w:color w:val="0070C0"/>
          <w:vertAlign w:val="superscript"/>
          <w:lang w:val="es-ES"/>
        </w:rPr>
        <w:t>11 </w:t>
      </w:r>
      <w:r w:rsidRPr="00A2500A">
        <w:rPr>
          <w:rFonts w:asciiTheme="minorHAnsi" w:hAnsiTheme="minorHAnsi"/>
          <w:i/>
          <w:iCs/>
          <w:color w:val="0070C0"/>
          <w:lang w:val="es-ES"/>
        </w:rPr>
        <w:t>y toda lengua confiese que Jesucristo es el Señor para la gloria de Dios Padre”</w:t>
      </w:r>
      <w:r w:rsidRPr="00A2500A">
        <w:rPr>
          <w:rFonts w:asciiTheme="minorHAnsi" w:hAnsiTheme="minorHAnsi"/>
          <w:lang w:val="es-ES"/>
        </w:rPr>
        <w:t>.</w:t>
      </w:r>
    </w:p>
    <w:p w14:paraId="6EE0B49E" w14:textId="77777777" w:rsidR="006505D2" w:rsidRPr="00A2500A" w:rsidRDefault="006505D2" w:rsidP="006505D2">
      <w:pPr>
        <w:rPr>
          <w:rFonts w:asciiTheme="minorHAnsi" w:hAnsiTheme="minorHAnsi"/>
          <w:color w:val="000000"/>
        </w:rPr>
      </w:pPr>
    </w:p>
    <w:p w14:paraId="3D7E0CBB" w14:textId="77777777" w:rsidR="006505D2" w:rsidRPr="00A2500A" w:rsidRDefault="006505D2" w:rsidP="006505D2">
      <w:pPr>
        <w:rPr>
          <w:rFonts w:asciiTheme="minorHAnsi" w:hAnsiTheme="minorHAnsi"/>
          <w:color w:val="000000"/>
        </w:rPr>
      </w:pPr>
      <w:r w:rsidRPr="00A2500A">
        <w:rPr>
          <w:rFonts w:asciiTheme="minorHAnsi" w:hAnsiTheme="minorHAnsi"/>
          <w:color w:val="000000"/>
        </w:rPr>
        <w:t xml:space="preserve">Cuando leemos este pasaje entendemos que la historia de Jesús no terminó en la cruz. La humillación y el sufrimiento dieron paso a la exaltación y a la gloria. </w:t>
      </w:r>
      <w:r w:rsidRPr="00A2500A">
        <w:rPr>
          <w:rFonts w:asciiTheme="minorHAnsi" w:hAnsiTheme="minorHAnsi"/>
          <w:b/>
          <w:bCs/>
          <w:color w:val="000000"/>
        </w:rPr>
        <w:t xml:space="preserve">Dios lo levantó y le dio el lugar más alto, </w:t>
      </w:r>
      <w:r w:rsidRPr="00A2500A">
        <w:rPr>
          <w:rFonts w:asciiTheme="minorHAnsi" w:hAnsiTheme="minorHAnsi"/>
          <w:color w:val="000000"/>
        </w:rPr>
        <w:t>y con ello el nombre más poderoso que existe.</w:t>
      </w:r>
    </w:p>
    <w:p w14:paraId="27BB3B06" w14:textId="77777777" w:rsidR="006505D2" w:rsidRDefault="006505D2" w:rsidP="006505D2">
      <w:pPr>
        <w:rPr>
          <w:color w:val="000000"/>
        </w:rPr>
      </w:pPr>
      <w:r w:rsidRPr="00A2500A">
        <w:rPr>
          <w:rFonts w:asciiTheme="minorHAnsi" w:hAnsiTheme="minorHAnsi"/>
          <w:color w:val="000000"/>
        </w:rPr>
        <w:t xml:space="preserve">El nombre de Jesús no es un simple título. </w:t>
      </w:r>
      <w:r w:rsidRPr="00A2500A">
        <w:rPr>
          <w:rFonts w:asciiTheme="minorHAnsi" w:hAnsiTheme="minorHAnsi"/>
          <w:b/>
          <w:bCs/>
          <w:color w:val="000000"/>
        </w:rPr>
        <w:t>Es la revelación de quién es Él: Salvador, Señor, Rey y Dios</w:t>
      </w:r>
      <w:r w:rsidRPr="00A2500A">
        <w:rPr>
          <w:rFonts w:asciiTheme="minorHAnsi" w:hAnsiTheme="minorHAnsi"/>
          <w:color w:val="000000"/>
        </w:rPr>
        <w:t>. Por eso, ante su nombre, toda rodilla en el cielo, en la tierra y aún debajo de la tierra tendrá que doblarse. Nadie podrá resistirse a reconocer su grandeza.</w:t>
      </w:r>
    </w:p>
    <w:p w14:paraId="54D42DE5" w14:textId="77777777" w:rsidR="006505D2" w:rsidRPr="00A2500A" w:rsidRDefault="006505D2" w:rsidP="006505D2">
      <w:pPr>
        <w:rPr>
          <w:rFonts w:asciiTheme="minorHAnsi" w:hAnsiTheme="minorHAnsi"/>
          <w:color w:val="000000"/>
        </w:rPr>
      </w:pPr>
    </w:p>
    <w:p w14:paraId="6AF1866D" w14:textId="77777777" w:rsidR="006505D2" w:rsidRDefault="006505D2" w:rsidP="006505D2">
      <w:pPr>
        <w:rPr>
          <w:color w:val="000000"/>
        </w:rPr>
      </w:pPr>
      <w:r w:rsidRPr="00A2500A">
        <w:rPr>
          <w:rFonts w:asciiTheme="minorHAnsi" w:hAnsiTheme="minorHAnsi"/>
          <w:color w:val="000000"/>
        </w:rPr>
        <w:t xml:space="preserve">Este texto también nos recuerda una verdad solemne: </w:t>
      </w:r>
      <w:r w:rsidRPr="00A2500A">
        <w:rPr>
          <w:rFonts w:asciiTheme="minorHAnsi" w:hAnsiTheme="minorHAnsi"/>
          <w:b/>
          <w:bCs/>
          <w:color w:val="000000"/>
        </w:rPr>
        <w:t>toda lengua confesará que Jesucristo es el Señor</w:t>
      </w:r>
      <w:r w:rsidRPr="00A2500A">
        <w:rPr>
          <w:rFonts w:asciiTheme="minorHAnsi" w:hAnsiTheme="minorHAnsi"/>
          <w:color w:val="000000"/>
        </w:rPr>
        <w:t>. Algunos lo hacen ahora con gozo, reconociendo a Cristo como su Salvador y Señor. Otros lo harán en el futuro, obligados por la verdad irrefutable. La diferencia es que los que lo confesamos hoy, voluntariamente, vivimos bajo su gracia y esperanza eterna.</w:t>
      </w:r>
    </w:p>
    <w:p w14:paraId="4EBEF470" w14:textId="77777777" w:rsidR="006505D2" w:rsidRPr="00A2500A" w:rsidRDefault="006505D2" w:rsidP="006505D2">
      <w:pPr>
        <w:rPr>
          <w:rFonts w:asciiTheme="minorHAnsi" w:hAnsiTheme="minorHAnsi"/>
          <w:color w:val="000000"/>
        </w:rPr>
      </w:pPr>
    </w:p>
    <w:p w14:paraId="0EB45BA9" w14:textId="77777777" w:rsidR="006505D2" w:rsidRPr="00A2500A" w:rsidRDefault="006505D2" w:rsidP="006505D2">
      <w:pPr>
        <w:rPr>
          <w:rFonts w:asciiTheme="minorHAnsi" w:hAnsiTheme="minorHAnsi"/>
          <w:color w:val="000000"/>
        </w:rPr>
      </w:pPr>
      <w:r w:rsidRPr="00A2500A">
        <w:rPr>
          <w:rFonts w:asciiTheme="minorHAnsi" w:hAnsiTheme="minorHAnsi"/>
          <w:b/>
          <w:bCs/>
          <w:color w:val="000000"/>
        </w:rPr>
        <w:t>Hoy es el mejor día para rendirse ante Jesús</w:t>
      </w:r>
      <w:r w:rsidRPr="00A2500A">
        <w:rPr>
          <w:rFonts w:asciiTheme="minorHAnsi" w:hAnsiTheme="minorHAnsi"/>
          <w:color w:val="000000"/>
        </w:rPr>
        <w:t xml:space="preserve">. Doblar nuestras rodillas y confesar con nuestros labios que Él es el Señor no es una imposición, </w:t>
      </w:r>
      <w:r w:rsidRPr="00A2500A">
        <w:rPr>
          <w:rFonts w:asciiTheme="minorHAnsi" w:hAnsiTheme="minorHAnsi"/>
          <w:b/>
          <w:bCs/>
          <w:color w:val="000000"/>
        </w:rPr>
        <w:t>es un privilegio</w:t>
      </w:r>
      <w:r w:rsidRPr="00A2500A">
        <w:rPr>
          <w:rFonts w:asciiTheme="minorHAnsi" w:hAnsiTheme="minorHAnsi"/>
          <w:color w:val="000000"/>
        </w:rPr>
        <w:t>. Reconocer su nombre en nuestra vida nos abre la puerta a su poder, a su victoria y a su paz.</w:t>
      </w:r>
    </w:p>
    <w:p w14:paraId="382D163F" w14:textId="77777777" w:rsidR="006505D2" w:rsidRDefault="006505D2" w:rsidP="006505D2">
      <w:pPr>
        <w:rPr>
          <w:color w:val="000000"/>
        </w:rPr>
      </w:pPr>
    </w:p>
    <w:p w14:paraId="34BB3D0A" w14:textId="77777777" w:rsidR="006505D2" w:rsidRPr="00A2500A" w:rsidRDefault="006505D2" w:rsidP="006505D2">
      <w:pPr>
        <w:rPr>
          <w:rFonts w:asciiTheme="minorHAnsi" w:hAnsiTheme="minorHAnsi"/>
          <w:color w:val="000000"/>
        </w:rPr>
      </w:pPr>
      <w:r w:rsidRPr="00A2500A">
        <w:rPr>
          <w:rFonts w:asciiTheme="minorHAnsi" w:hAnsiTheme="minorHAnsi"/>
          <w:b/>
          <w:bCs/>
          <w:color w:val="000000"/>
        </w:rPr>
        <w:t>Pregúntate hoy</w:t>
      </w:r>
      <w:r w:rsidRPr="00A2500A">
        <w:rPr>
          <w:rFonts w:asciiTheme="minorHAnsi" w:hAnsiTheme="minorHAnsi"/>
          <w:color w:val="000000"/>
        </w:rPr>
        <w:t>:</w:t>
      </w:r>
    </w:p>
    <w:p w14:paraId="0E216D6C" w14:textId="77777777" w:rsidR="006505D2" w:rsidRPr="00A2500A" w:rsidRDefault="006505D2" w:rsidP="006505D2">
      <w:pPr>
        <w:numPr>
          <w:ilvl w:val="0"/>
          <w:numId w:val="28"/>
        </w:numPr>
        <w:rPr>
          <w:rFonts w:asciiTheme="minorHAnsi" w:hAnsiTheme="minorHAnsi"/>
          <w:color w:val="FF0000"/>
        </w:rPr>
      </w:pPr>
      <w:r w:rsidRPr="00A2500A">
        <w:rPr>
          <w:rFonts w:asciiTheme="minorHAnsi" w:hAnsiTheme="minorHAnsi"/>
          <w:color w:val="FF0000"/>
        </w:rPr>
        <w:t>¿Estoy viviendo de manera que muestro que Jesús es mi Señor?</w:t>
      </w:r>
    </w:p>
    <w:p w14:paraId="336F71F8" w14:textId="77777777" w:rsidR="006505D2" w:rsidRPr="00A2500A" w:rsidRDefault="006505D2" w:rsidP="006505D2">
      <w:pPr>
        <w:numPr>
          <w:ilvl w:val="0"/>
          <w:numId w:val="28"/>
        </w:numPr>
        <w:rPr>
          <w:rFonts w:asciiTheme="minorHAnsi" w:hAnsiTheme="minorHAnsi"/>
          <w:color w:val="FF0000"/>
        </w:rPr>
      </w:pPr>
      <w:r w:rsidRPr="00A2500A">
        <w:rPr>
          <w:rFonts w:asciiTheme="minorHAnsi" w:hAnsiTheme="minorHAnsi"/>
          <w:color w:val="FF0000"/>
        </w:rPr>
        <w:t>¿Me arrodillo ante Él cada día en obediencia y adoración?</w:t>
      </w:r>
    </w:p>
    <w:p w14:paraId="5574179A" w14:textId="77777777" w:rsidR="006505D2" w:rsidRDefault="006505D2" w:rsidP="006505D2">
      <w:pPr>
        <w:rPr>
          <w:color w:val="000000"/>
        </w:rPr>
      </w:pPr>
    </w:p>
    <w:p w14:paraId="61BA46FC" w14:textId="77777777" w:rsidR="006505D2" w:rsidRPr="00A2500A" w:rsidRDefault="006505D2" w:rsidP="006505D2">
      <w:pPr>
        <w:rPr>
          <w:rFonts w:asciiTheme="minorHAnsi" w:hAnsiTheme="minorHAnsi"/>
          <w:color w:val="000000"/>
        </w:rPr>
      </w:pPr>
      <w:r w:rsidRPr="00A2500A">
        <w:rPr>
          <w:rFonts w:asciiTheme="minorHAnsi" w:hAnsiTheme="minorHAnsi"/>
          <w:i/>
          <w:iCs/>
          <w:color w:val="000000"/>
        </w:rPr>
        <w:t>Señor Jesús, tu nombre está sobre todo nombre. Hoy doblo mis rodillas y confieso con mi boca que Tú eres mi Señor. Ayúdame a vivir cada día bajo tu autoridad y que mi vida entera sea para la gloria de Dios Padre. Amén</w:t>
      </w:r>
      <w:r w:rsidRPr="00A2500A">
        <w:rPr>
          <w:rFonts w:asciiTheme="minorHAnsi" w:hAnsiTheme="minorHAnsi"/>
          <w:color w:val="000000"/>
        </w:rPr>
        <w:t>.</w:t>
      </w:r>
    </w:p>
    <w:p w14:paraId="380E89C8" w14:textId="77777777" w:rsidR="006505D2" w:rsidRDefault="006505D2" w:rsidP="00F85444">
      <w:pPr>
        <w:tabs>
          <w:tab w:val="left" w:pos="2939"/>
        </w:tabs>
        <w:rPr>
          <w:rFonts w:asciiTheme="minorHAnsi" w:hAnsiTheme="minorHAnsi"/>
          <w:color w:val="000000" w:themeColor="text1"/>
        </w:rPr>
      </w:pPr>
    </w:p>
    <w:p w14:paraId="692496C8" w14:textId="77777777" w:rsidR="00716B65" w:rsidRDefault="00716B65" w:rsidP="00F85444">
      <w:pPr>
        <w:tabs>
          <w:tab w:val="left" w:pos="2939"/>
        </w:tabs>
        <w:rPr>
          <w:rFonts w:asciiTheme="minorHAnsi" w:hAnsiTheme="minorHAnsi"/>
          <w:color w:val="000000" w:themeColor="text1"/>
        </w:rPr>
      </w:pPr>
    </w:p>
    <w:p w14:paraId="54EF2925" w14:textId="77777777" w:rsidR="00716B65" w:rsidRDefault="00716B65" w:rsidP="00F85444">
      <w:pPr>
        <w:tabs>
          <w:tab w:val="left" w:pos="2939"/>
        </w:tabs>
        <w:rPr>
          <w:rFonts w:asciiTheme="minorHAnsi" w:hAnsiTheme="minorHAnsi"/>
          <w:color w:val="000000" w:themeColor="text1"/>
        </w:rPr>
      </w:pPr>
    </w:p>
    <w:p w14:paraId="0568AB78" w14:textId="77777777" w:rsidR="00716B65" w:rsidRDefault="00716B65" w:rsidP="00F85444">
      <w:pPr>
        <w:tabs>
          <w:tab w:val="left" w:pos="2939"/>
        </w:tabs>
        <w:rPr>
          <w:rFonts w:asciiTheme="minorHAnsi" w:hAnsiTheme="minorHAnsi"/>
          <w:color w:val="000000" w:themeColor="text1"/>
        </w:rPr>
      </w:pPr>
    </w:p>
    <w:p w14:paraId="79E9FD7F" w14:textId="55373A18" w:rsidR="00716B65" w:rsidRPr="00716B65" w:rsidRDefault="00716B65" w:rsidP="00716B65">
      <w:pPr>
        <w:pStyle w:val="Ttulo1"/>
        <w:spacing w:before="0" w:after="0"/>
        <w:rPr>
          <w:rFonts w:asciiTheme="minorHAnsi" w:hAnsiTheme="minorHAnsi" w:cs="Times New Roman"/>
          <w:b/>
          <w:bCs/>
          <w:color w:val="000000"/>
          <w:sz w:val="28"/>
          <w:szCs w:val="28"/>
          <w:u w:val="single"/>
          <w:lang w:val="es-US"/>
        </w:rPr>
      </w:pPr>
      <w:bookmarkStart w:id="152" w:name="OLE_LINK154"/>
      <w:r w:rsidRPr="00716B65">
        <w:rPr>
          <w:rFonts w:asciiTheme="minorHAnsi" w:hAnsiTheme="minorHAnsi"/>
          <w:b/>
          <w:bCs/>
          <w:color w:val="000000"/>
          <w:sz w:val="28"/>
          <w:szCs w:val="28"/>
          <w:u w:val="single"/>
        </w:rPr>
        <w:t>Liderazgo que inspira y transforma</w:t>
      </w:r>
    </w:p>
    <w:p w14:paraId="6EAA7399" w14:textId="3595C820" w:rsidR="00716B65" w:rsidRPr="00716B65" w:rsidRDefault="00716B65" w:rsidP="00716B65">
      <w:pPr>
        <w:pStyle w:val="NormalWeb"/>
        <w:rPr>
          <w:rFonts w:asciiTheme="minorHAnsi" w:hAnsiTheme="minorHAnsi"/>
          <w:color w:val="000000"/>
        </w:rPr>
      </w:pPr>
      <w:r w:rsidRPr="00716B65">
        <w:rPr>
          <w:rStyle w:val="Fuerte"/>
          <w:rFonts w:asciiTheme="minorHAnsi" w:hAnsiTheme="minorHAnsi"/>
          <w:color w:val="000000"/>
        </w:rPr>
        <w:t>Mateo 20:26-28 (NTV)</w:t>
      </w:r>
      <w:r>
        <w:rPr>
          <w:rFonts w:asciiTheme="minorHAnsi" w:hAnsiTheme="minorHAnsi"/>
          <w:color w:val="000000"/>
        </w:rPr>
        <w:t xml:space="preserve"> </w:t>
      </w:r>
      <w:r w:rsidRPr="003E494B">
        <w:rPr>
          <w:rStyle w:val="nfasis"/>
          <w:rFonts w:asciiTheme="minorHAnsi" w:hAnsiTheme="minorHAnsi"/>
          <w:color w:val="0070C0"/>
        </w:rPr>
        <w:t>“Pero entre ustedes será diferente. El que quiera ser líder entre ustedes deberá ser sirviente, y el que quiera ser el primero entre ustedes deberá convertirse en esclavo. Pues ni aun el Hijo del Hombre vino para que le sirvan, sino para servir a otros y para dar su vida en rescate por muchos.”</w:t>
      </w:r>
    </w:p>
    <w:p w14:paraId="54DD0153" w14:textId="77777777" w:rsidR="003E494B" w:rsidRDefault="003E494B" w:rsidP="00716B65">
      <w:pPr>
        <w:pStyle w:val="NormalWeb"/>
        <w:rPr>
          <w:rFonts w:asciiTheme="minorHAnsi" w:hAnsiTheme="minorHAnsi"/>
          <w:color w:val="000000"/>
        </w:rPr>
      </w:pPr>
    </w:p>
    <w:p w14:paraId="53FBF65F" w14:textId="08C3A6A7" w:rsidR="00716B65" w:rsidRPr="00716B65" w:rsidRDefault="00716B65" w:rsidP="00716B65">
      <w:pPr>
        <w:pStyle w:val="NormalWeb"/>
        <w:rPr>
          <w:rFonts w:asciiTheme="minorHAnsi" w:hAnsiTheme="minorHAnsi"/>
          <w:color w:val="000000"/>
        </w:rPr>
      </w:pPr>
      <w:r w:rsidRPr="00716B65">
        <w:rPr>
          <w:rFonts w:asciiTheme="minorHAnsi" w:hAnsiTheme="minorHAnsi"/>
          <w:color w:val="000000"/>
        </w:rPr>
        <w:t>“</w:t>
      </w:r>
      <w:r w:rsidRPr="003E494B">
        <w:rPr>
          <w:rFonts w:asciiTheme="minorHAnsi" w:hAnsiTheme="minorHAnsi"/>
          <w:i/>
          <w:iCs/>
          <w:color w:val="000000"/>
        </w:rPr>
        <w:t>El liderazgo genuino no se mide por la fuerza de la voz ni por el miedo que provoque, sino por la confianza que siembra, la inspiración que despierta y la huella que deja en las personas</w:t>
      </w:r>
      <w:r w:rsidRPr="00716B65">
        <w:rPr>
          <w:rFonts w:asciiTheme="minorHAnsi" w:hAnsiTheme="minorHAnsi"/>
          <w:color w:val="000000"/>
        </w:rPr>
        <w:t>.”</w:t>
      </w:r>
    </w:p>
    <w:p w14:paraId="02DF95CF" w14:textId="77777777" w:rsidR="003E494B" w:rsidRDefault="003E494B" w:rsidP="00716B65">
      <w:pPr>
        <w:pStyle w:val="NormalWeb"/>
        <w:rPr>
          <w:rFonts w:asciiTheme="minorHAnsi" w:hAnsiTheme="minorHAnsi"/>
          <w:color w:val="000000"/>
        </w:rPr>
      </w:pPr>
    </w:p>
    <w:p w14:paraId="270AD600" w14:textId="71C3E2C5" w:rsidR="00716B65" w:rsidRDefault="00716B65" w:rsidP="00716B65">
      <w:pPr>
        <w:pStyle w:val="NormalWeb"/>
        <w:rPr>
          <w:rFonts w:asciiTheme="minorHAnsi" w:hAnsiTheme="minorHAnsi"/>
          <w:color w:val="000000"/>
        </w:rPr>
      </w:pPr>
      <w:r w:rsidRPr="00716B65">
        <w:rPr>
          <w:rFonts w:asciiTheme="minorHAnsi" w:hAnsiTheme="minorHAnsi"/>
          <w:color w:val="000000"/>
        </w:rPr>
        <w:t>En un mundo donde muchos entienden el liderazgo como poder, dominio y control, Jesús nos presenta un modelo completamente distinto:</w:t>
      </w:r>
      <w:r w:rsidRPr="00716B65">
        <w:rPr>
          <w:rStyle w:val="apple-converted-space"/>
          <w:rFonts w:asciiTheme="minorHAnsi" w:hAnsiTheme="minorHAnsi"/>
          <w:color w:val="000000"/>
        </w:rPr>
        <w:t> </w:t>
      </w:r>
      <w:r w:rsidRPr="00716B65">
        <w:rPr>
          <w:rStyle w:val="Fuerte"/>
          <w:rFonts w:asciiTheme="minorHAnsi" w:hAnsiTheme="minorHAnsi"/>
          <w:color w:val="000000"/>
        </w:rPr>
        <w:t>liderar es servir</w:t>
      </w:r>
      <w:r w:rsidRPr="00716B65">
        <w:rPr>
          <w:rFonts w:asciiTheme="minorHAnsi" w:hAnsiTheme="minorHAnsi"/>
          <w:color w:val="000000"/>
        </w:rPr>
        <w:t>.</w:t>
      </w:r>
      <w:r w:rsidRPr="00716B65">
        <w:rPr>
          <w:rFonts w:asciiTheme="minorHAnsi" w:hAnsiTheme="minorHAnsi"/>
          <w:color w:val="000000"/>
        </w:rPr>
        <w:br/>
        <w:t>El verdadero líder no es aquel que se impone con gritos, ni el que busca reconocimiento o posición, sino el que baja, se inclina y pone su vida al servicio de los demás.</w:t>
      </w:r>
    </w:p>
    <w:p w14:paraId="72C36C17" w14:textId="77777777" w:rsidR="003E494B" w:rsidRPr="00716B65" w:rsidRDefault="003E494B" w:rsidP="00716B65">
      <w:pPr>
        <w:pStyle w:val="NormalWeb"/>
        <w:rPr>
          <w:rFonts w:asciiTheme="minorHAnsi" w:hAnsiTheme="minorHAnsi"/>
          <w:color w:val="000000"/>
        </w:rPr>
      </w:pPr>
    </w:p>
    <w:p w14:paraId="65C0894D" w14:textId="77777777" w:rsidR="00716B65" w:rsidRPr="00716B65" w:rsidRDefault="00716B65" w:rsidP="00716B65">
      <w:pPr>
        <w:pStyle w:val="NormalWeb"/>
        <w:rPr>
          <w:rFonts w:asciiTheme="minorHAnsi" w:hAnsiTheme="minorHAnsi"/>
          <w:color w:val="000000"/>
        </w:rPr>
      </w:pPr>
      <w:r w:rsidRPr="00716B65">
        <w:rPr>
          <w:rFonts w:asciiTheme="minorHAnsi" w:hAnsiTheme="minorHAnsi"/>
          <w:color w:val="000000"/>
        </w:rPr>
        <w:t>El liderazgo de Cristo es transformador porque se basa en el amor, en la humildad y en la entrega total. Así dejó huella en los discípulos y en millones de personas a lo largo de la historia. El eco de su servicio sigue inspirando hasta hoy.</w:t>
      </w:r>
    </w:p>
    <w:p w14:paraId="1C0C58D3" w14:textId="77777777" w:rsidR="003E494B" w:rsidRDefault="003E494B" w:rsidP="003E494B">
      <w:pPr>
        <w:pStyle w:val="NormalWeb"/>
        <w:autoSpaceDE/>
        <w:autoSpaceDN/>
        <w:adjustRightInd/>
        <w:rPr>
          <w:rFonts w:asciiTheme="minorHAnsi" w:hAnsiTheme="minorHAnsi"/>
          <w:color w:val="000000"/>
        </w:rPr>
      </w:pPr>
    </w:p>
    <w:p w14:paraId="03F06377" w14:textId="1C9505CD" w:rsidR="00716B65" w:rsidRPr="003E494B" w:rsidRDefault="00716B65" w:rsidP="00716B65">
      <w:pPr>
        <w:pStyle w:val="NormalWeb"/>
        <w:numPr>
          <w:ilvl w:val="0"/>
          <w:numId w:val="29"/>
        </w:numPr>
        <w:autoSpaceDE/>
        <w:autoSpaceDN/>
        <w:adjustRightInd/>
        <w:rPr>
          <w:rFonts w:asciiTheme="minorHAnsi" w:hAnsiTheme="minorHAnsi"/>
          <w:color w:val="FF0000"/>
        </w:rPr>
      </w:pPr>
      <w:r w:rsidRPr="003E494B">
        <w:rPr>
          <w:rFonts w:asciiTheme="minorHAnsi" w:hAnsiTheme="minorHAnsi"/>
          <w:b/>
          <w:bCs/>
          <w:color w:val="000000"/>
        </w:rPr>
        <w:t>Pregúntate:</w:t>
      </w:r>
      <w:r w:rsidRPr="00716B65">
        <w:rPr>
          <w:rFonts w:asciiTheme="minorHAnsi" w:hAnsiTheme="minorHAnsi"/>
          <w:color w:val="000000"/>
        </w:rPr>
        <w:t xml:space="preserve"> </w:t>
      </w:r>
      <w:r w:rsidRPr="003E494B">
        <w:rPr>
          <w:rFonts w:asciiTheme="minorHAnsi" w:hAnsiTheme="minorHAnsi"/>
          <w:color w:val="FF0000"/>
        </w:rPr>
        <w:t>¿Cómo estoy liderando en mi casa, en mi trabajo, en mi iglesia?</w:t>
      </w:r>
    </w:p>
    <w:p w14:paraId="382490A4" w14:textId="77777777" w:rsidR="00716B65" w:rsidRPr="003E494B" w:rsidRDefault="00716B65" w:rsidP="00716B65">
      <w:pPr>
        <w:pStyle w:val="NormalWeb"/>
        <w:numPr>
          <w:ilvl w:val="0"/>
          <w:numId w:val="29"/>
        </w:numPr>
        <w:autoSpaceDE/>
        <w:autoSpaceDN/>
        <w:adjustRightInd/>
        <w:rPr>
          <w:rFonts w:asciiTheme="minorHAnsi" w:hAnsiTheme="minorHAnsi"/>
          <w:color w:val="FF0000"/>
        </w:rPr>
      </w:pPr>
      <w:r w:rsidRPr="003E494B">
        <w:rPr>
          <w:rFonts w:asciiTheme="minorHAnsi" w:hAnsiTheme="minorHAnsi"/>
          <w:color w:val="FF0000"/>
        </w:rPr>
        <w:t>¿Me esfuerzo por inspirar confianza y dejar una huella positiva, o me apoyo más en la imposición y el control?</w:t>
      </w:r>
    </w:p>
    <w:p w14:paraId="6DCDB732" w14:textId="77777777" w:rsidR="00716B65" w:rsidRPr="00716B65" w:rsidRDefault="00716B65" w:rsidP="00716B65">
      <w:pPr>
        <w:pStyle w:val="NormalWeb"/>
        <w:numPr>
          <w:ilvl w:val="0"/>
          <w:numId w:val="29"/>
        </w:numPr>
        <w:autoSpaceDE/>
        <w:autoSpaceDN/>
        <w:adjustRightInd/>
        <w:rPr>
          <w:rFonts w:asciiTheme="minorHAnsi" w:hAnsiTheme="minorHAnsi"/>
          <w:color w:val="000000"/>
        </w:rPr>
      </w:pPr>
      <w:r w:rsidRPr="00716B65">
        <w:rPr>
          <w:rFonts w:asciiTheme="minorHAnsi" w:hAnsiTheme="minorHAnsi"/>
          <w:color w:val="000000"/>
        </w:rPr>
        <w:t>Jesús nos llama a liderar sirviendo, y en ese servicio se manifiesta la verdadera grandeza.</w:t>
      </w:r>
    </w:p>
    <w:p w14:paraId="45D069A0" w14:textId="77777777" w:rsidR="003E494B" w:rsidRDefault="003E494B" w:rsidP="00716B65">
      <w:pPr>
        <w:pStyle w:val="NormalWeb"/>
        <w:rPr>
          <w:rFonts w:asciiTheme="minorHAnsi" w:hAnsiTheme="minorHAnsi"/>
          <w:color w:val="000000"/>
        </w:rPr>
      </w:pPr>
    </w:p>
    <w:p w14:paraId="48A365BB" w14:textId="4C647B06" w:rsidR="00716B65" w:rsidRPr="00716B65" w:rsidRDefault="00716B65" w:rsidP="00716B65">
      <w:pPr>
        <w:pStyle w:val="NormalWeb"/>
        <w:rPr>
          <w:rFonts w:asciiTheme="minorHAnsi" w:hAnsiTheme="minorHAnsi"/>
          <w:color w:val="000000"/>
        </w:rPr>
      </w:pPr>
      <w:r w:rsidRPr="00716B65">
        <w:rPr>
          <w:rFonts w:asciiTheme="minorHAnsi" w:hAnsiTheme="minorHAnsi"/>
          <w:color w:val="000000"/>
        </w:rPr>
        <w:t>“</w:t>
      </w:r>
      <w:r w:rsidRPr="003E494B">
        <w:rPr>
          <w:rFonts w:asciiTheme="minorHAnsi" w:hAnsiTheme="minorHAnsi"/>
          <w:i/>
          <w:iCs/>
          <w:color w:val="000000"/>
        </w:rPr>
        <w:t>Señor Jesús, enséñame a ser un líder como Tú. Quita de mí la soberbia y el deseo de imponerme sobre otros. Lléname de tu amor para inspirar confianza, sembrar paz y dejar una huella de servicio en cada persona que pongas en mi camino. Amén</w:t>
      </w:r>
      <w:r w:rsidRPr="00716B65">
        <w:rPr>
          <w:rFonts w:asciiTheme="minorHAnsi" w:hAnsiTheme="minorHAnsi"/>
          <w:color w:val="000000"/>
        </w:rPr>
        <w:t>.”</w:t>
      </w:r>
    </w:p>
    <w:bookmarkEnd w:id="152"/>
    <w:p w14:paraId="1C156BCD" w14:textId="77777777" w:rsidR="00716B65" w:rsidRDefault="00716B65" w:rsidP="00716B65">
      <w:pPr>
        <w:tabs>
          <w:tab w:val="left" w:pos="2939"/>
        </w:tabs>
        <w:rPr>
          <w:rFonts w:asciiTheme="minorHAnsi" w:hAnsiTheme="minorHAnsi"/>
          <w:color w:val="000000" w:themeColor="text1"/>
        </w:rPr>
      </w:pPr>
    </w:p>
    <w:p w14:paraId="604C1EE5" w14:textId="77777777" w:rsidR="004215CB" w:rsidRDefault="004215CB" w:rsidP="00716B65">
      <w:pPr>
        <w:tabs>
          <w:tab w:val="left" w:pos="2939"/>
        </w:tabs>
        <w:rPr>
          <w:rFonts w:asciiTheme="minorHAnsi" w:hAnsiTheme="minorHAnsi"/>
          <w:color w:val="000000" w:themeColor="text1"/>
        </w:rPr>
      </w:pPr>
    </w:p>
    <w:p w14:paraId="30223C0A" w14:textId="77777777" w:rsidR="004215CB" w:rsidRDefault="004215CB" w:rsidP="00716B65">
      <w:pPr>
        <w:tabs>
          <w:tab w:val="left" w:pos="2939"/>
        </w:tabs>
        <w:rPr>
          <w:rFonts w:asciiTheme="minorHAnsi" w:hAnsiTheme="minorHAnsi"/>
          <w:color w:val="000000" w:themeColor="text1"/>
        </w:rPr>
      </w:pPr>
    </w:p>
    <w:p w14:paraId="213B2B62" w14:textId="77777777" w:rsidR="00983437" w:rsidRDefault="00983437" w:rsidP="00716B65">
      <w:pPr>
        <w:tabs>
          <w:tab w:val="left" w:pos="2939"/>
        </w:tabs>
        <w:rPr>
          <w:rFonts w:asciiTheme="minorHAnsi" w:hAnsiTheme="minorHAnsi"/>
          <w:color w:val="000000" w:themeColor="text1"/>
        </w:rPr>
      </w:pPr>
    </w:p>
    <w:p w14:paraId="5CF6CC23" w14:textId="683AAF19" w:rsidR="000E54FE" w:rsidRPr="000E54FE" w:rsidRDefault="000E54FE" w:rsidP="000E54FE">
      <w:pPr>
        <w:pStyle w:val="Ttulo1"/>
        <w:spacing w:before="0" w:after="0"/>
        <w:rPr>
          <w:rFonts w:asciiTheme="minorHAnsi" w:hAnsiTheme="minorHAnsi" w:cs="Times New Roman"/>
          <w:b/>
          <w:bCs/>
          <w:color w:val="000000"/>
          <w:sz w:val="28"/>
          <w:szCs w:val="28"/>
          <w:lang w:val="es-US"/>
        </w:rPr>
      </w:pPr>
      <w:bookmarkStart w:id="153" w:name="OLE_LINK155"/>
      <w:r w:rsidRPr="000E54FE">
        <w:rPr>
          <w:rFonts w:asciiTheme="minorHAnsi" w:hAnsiTheme="minorHAnsi"/>
          <w:b/>
          <w:bCs/>
          <w:color w:val="000000"/>
          <w:sz w:val="28"/>
          <w:szCs w:val="28"/>
        </w:rPr>
        <w:t>Convicción hasta la Muerte</w:t>
      </w:r>
    </w:p>
    <w:p w14:paraId="03025035" w14:textId="77777777" w:rsidR="000E54FE" w:rsidRDefault="000E54FE" w:rsidP="000E54FE">
      <w:pPr>
        <w:pStyle w:val="NormalWeb"/>
        <w:rPr>
          <w:rFonts w:asciiTheme="minorHAnsi" w:hAnsiTheme="minorHAnsi"/>
          <w:color w:val="000000"/>
        </w:rPr>
      </w:pPr>
      <w:r w:rsidRPr="000E54FE">
        <w:rPr>
          <w:rFonts w:asciiTheme="minorHAnsi" w:hAnsiTheme="minorHAnsi"/>
          <w:b/>
          <w:bCs/>
          <w:color w:val="000000"/>
        </w:rPr>
        <w:t>En su diario</w:t>
      </w:r>
      <w:r w:rsidRPr="000E54FE">
        <w:rPr>
          <w:rFonts w:asciiTheme="minorHAnsi" w:hAnsiTheme="minorHAnsi"/>
          <w:color w:val="000000"/>
        </w:rPr>
        <w:t xml:space="preserve">, el joven misionero </w:t>
      </w:r>
      <w:r w:rsidRPr="000E54FE">
        <w:rPr>
          <w:rFonts w:asciiTheme="minorHAnsi" w:hAnsiTheme="minorHAnsi"/>
          <w:b/>
          <w:bCs/>
          <w:color w:val="000000"/>
        </w:rPr>
        <w:t>Jim Elliot</w:t>
      </w:r>
      <w:r w:rsidRPr="000E54FE">
        <w:rPr>
          <w:rFonts w:asciiTheme="minorHAnsi" w:hAnsiTheme="minorHAnsi"/>
          <w:color w:val="000000"/>
        </w:rPr>
        <w:t xml:space="preserve"> escribió una frase que se convirtió en el sello de su vida:</w:t>
      </w:r>
      <w:r w:rsidRPr="000E54FE">
        <w:rPr>
          <w:rStyle w:val="apple-converted-space"/>
          <w:rFonts w:asciiTheme="minorHAnsi" w:hAnsiTheme="minorHAnsi"/>
          <w:color w:val="000000"/>
        </w:rPr>
        <w:t> </w:t>
      </w:r>
      <w:r w:rsidRPr="000E54FE">
        <w:rPr>
          <w:rStyle w:val="nfasis"/>
          <w:rFonts w:asciiTheme="minorHAnsi" w:hAnsiTheme="minorHAnsi"/>
          <w:color w:val="000000"/>
        </w:rPr>
        <w:t>“</w:t>
      </w:r>
      <w:r w:rsidRPr="000E54FE">
        <w:rPr>
          <w:rStyle w:val="nfasis"/>
          <w:rFonts w:asciiTheme="minorHAnsi" w:hAnsiTheme="minorHAnsi"/>
          <w:color w:val="7030A0"/>
        </w:rPr>
        <w:t>No es un tonto quien renuncia a lo que no puede conservar, para obtener aquello que no puede perder</w:t>
      </w:r>
      <w:r w:rsidRPr="000E54FE">
        <w:rPr>
          <w:rStyle w:val="nfasis"/>
          <w:rFonts w:asciiTheme="minorHAnsi" w:hAnsiTheme="minorHAnsi"/>
          <w:color w:val="000000"/>
        </w:rPr>
        <w:t>.”</w:t>
      </w:r>
      <w:r w:rsidRPr="000E54FE">
        <w:rPr>
          <w:rStyle w:val="apple-converted-space"/>
          <w:rFonts w:asciiTheme="minorHAnsi" w:hAnsiTheme="minorHAnsi"/>
          <w:color w:val="000000"/>
        </w:rPr>
        <w:t> </w:t>
      </w:r>
      <w:r w:rsidRPr="000E54FE">
        <w:rPr>
          <w:rFonts w:asciiTheme="minorHAnsi" w:hAnsiTheme="minorHAnsi"/>
          <w:color w:val="000000"/>
        </w:rPr>
        <w:t>Estas palabras fueron escritas en 1949, seis años antes de que él y cuatro compañeros entregaran sus vidas en la selva del Ecuador mientras intentaban llevar el mensaje de salvación a la tribu Huaorani.</w:t>
      </w:r>
    </w:p>
    <w:p w14:paraId="0CC13762" w14:textId="77777777" w:rsidR="000E54FE" w:rsidRPr="000E54FE" w:rsidRDefault="000E54FE" w:rsidP="000E54FE">
      <w:pPr>
        <w:pStyle w:val="NormalWeb"/>
        <w:rPr>
          <w:rFonts w:asciiTheme="minorHAnsi" w:hAnsiTheme="minorHAnsi"/>
          <w:color w:val="000000"/>
        </w:rPr>
      </w:pPr>
    </w:p>
    <w:p w14:paraId="0ACBAD8A" w14:textId="77777777" w:rsidR="000E54FE" w:rsidRDefault="000E54FE" w:rsidP="000E54FE">
      <w:pPr>
        <w:pStyle w:val="NormalWeb"/>
        <w:rPr>
          <w:rFonts w:asciiTheme="minorHAnsi" w:hAnsiTheme="minorHAnsi"/>
          <w:color w:val="000000"/>
        </w:rPr>
      </w:pPr>
      <w:r w:rsidRPr="000E54FE">
        <w:rPr>
          <w:rFonts w:asciiTheme="minorHAnsi" w:hAnsiTheme="minorHAnsi"/>
          <w:color w:val="000000"/>
        </w:rPr>
        <w:t xml:space="preserve">Lo impresionante de su historia es que, aun cuando llevaban consigo </w:t>
      </w:r>
      <w:r w:rsidRPr="00F31DB0">
        <w:rPr>
          <w:rFonts w:asciiTheme="minorHAnsi" w:hAnsiTheme="minorHAnsi"/>
          <w:b/>
          <w:bCs/>
          <w:color w:val="000000"/>
        </w:rPr>
        <w:t>un arma</w:t>
      </w:r>
      <w:r w:rsidRPr="000E54FE">
        <w:rPr>
          <w:rFonts w:asciiTheme="minorHAnsi" w:hAnsiTheme="minorHAnsi"/>
          <w:color w:val="000000"/>
        </w:rPr>
        <w:t xml:space="preserve">, decidieron no usarla contra los indígenas que los atacaron. Habían tomado una </w:t>
      </w:r>
      <w:r w:rsidRPr="005948DD">
        <w:rPr>
          <w:rFonts w:asciiTheme="minorHAnsi" w:hAnsiTheme="minorHAnsi"/>
          <w:b/>
          <w:bCs/>
          <w:color w:val="000000"/>
        </w:rPr>
        <w:t>decisión previa</w:t>
      </w:r>
      <w:r w:rsidRPr="000E54FE">
        <w:rPr>
          <w:rFonts w:asciiTheme="minorHAnsi" w:hAnsiTheme="minorHAnsi"/>
          <w:color w:val="000000"/>
        </w:rPr>
        <w:t>:</w:t>
      </w:r>
      <w:r w:rsidRPr="000E54FE">
        <w:rPr>
          <w:rStyle w:val="apple-converted-space"/>
          <w:rFonts w:asciiTheme="minorHAnsi" w:hAnsiTheme="minorHAnsi"/>
          <w:color w:val="000000"/>
        </w:rPr>
        <w:t> </w:t>
      </w:r>
      <w:r w:rsidRPr="005948DD">
        <w:rPr>
          <w:rStyle w:val="Fuerte"/>
          <w:rFonts w:asciiTheme="minorHAnsi" w:hAnsiTheme="minorHAnsi"/>
          <w:b w:val="0"/>
          <w:bCs w:val="0"/>
          <w:i/>
          <w:iCs/>
          <w:color w:val="000000"/>
        </w:rPr>
        <w:t>no defenderse con violencia, porque ellos ya estaban preparados para ir al cielo, pero los Huaorani no lo estaban.</w:t>
      </w:r>
      <w:r w:rsidRPr="000E54FE">
        <w:rPr>
          <w:rStyle w:val="apple-converted-space"/>
          <w:rFonts w:asciiTheme="minorHAnsi" w:hAnsiTheme="minorHAnsi"/>
          <w:color w:val="000000"/>
        </w:rPr>
        <w:t> </w:t>
      </w:r>
      <w:r w:rsidRPr="000E54FE">
        <w:rPr>
          <w:rFonts w:asciiTheme="minorHAnsi" w:hAnsiTheme="minorHAnsi"/>
          <w:color w:val="000000"/>
        </w:rPr>
        <w:t>Ese amor y esa convicción los llevó a actuar de una manera semejante a Jesús.</w:t>
      </w:r>
    </w:p>
    <w:p w14:paraId="3662FE2E" w14:textId="77777777" w:rsidR="000E54FE" w:rsidRPr="000E54FE" w:rsidRDefault="000E54FE" w:rsidP="000E54FE">
      <w:pPr>
        <w:pStyle w:val="NormalWeb"/>
        <w:rPr>
          <w:rFonts w:asciiTheme="minorHAnsi" w:hAnsiTheme="minorHAnsi"/>
          <w:color w:val="000000"/>
        </w:rPr>
      </w:pPr>
    </w:p>
    <w:p w14:paraId="42CD4806" w14:textId="77777777" w:rsidR="000E54FE" w:rsidRPr="000E54FE" w:rsidRDefault="000E54FE" w:rsidP="000E54FE">
      <w:pPr>
        <w:pStyle w:val="NormalWeb"/>
        <w:rPr>
          <w:rFonts w:asciiTheme="minorHAnsi" w:hAnsiTheme="minorHAnsi"/>
          <w:color w:val="000000"/>
        </w:rPr>
      </w:pPr>
      <w:r w:rsidRPr="000E54FE">
        <w:rPr>
          <w:rFonts w:asciiTheme="minorHAnsi" w:hAnsiTheme="minorHAnsi"/>
          <w:color w:val="000000"/>
        </w:rPr>
        <w:t>Cristo mismo, cuando fue arrestado, pudo haber pedido legiones de ángeles para defenderse, pero eligió la cruz para salvarnos. Así también, estos misioneros prefirieron perder la vida antes que cerrar la oportunidad de salvación para otros.</w:t>
      </w:r>
    </w:p>
    <w:p w14:paraId="5850E430" w14:textId="76C20E4D" w:rsidR="000E54FE" w:rsidRDefault="000E54FE" w:rsidP="000E54FE">
      <w:pPr>
        <w:pStyle w:val="NormalWeb"/>
        <w:rPr>
          <w:rFonts w:asciiTheme="minorHAnsi" w:hAnsiTheme="minorHAnsi"/>
          <w:color w:val="000000"/>
        </w:rPr>
      </w:pPr>
      <w:r w:rsidRPr="00983437">
        <w:rPr>
          <w:rFonts w:asciiTheme="minorHAnsi" w:hAnsiTheme="minorHAnsi"/>
          <w:b/>
          <w:bCs/>
          <w:color w:val="000000"/>
        </w:rPr>
        <w:t>La Palabra de Dios nos recuerda</w:t>
      </w:r>
      <w:r w:rsidRPr="000E54FE">
        <w:rPr>
          <w:rFonts w:asciiTheme="minorHAnsi" w:hAnsiTheme="minorHAnsi"/>
          <w:color w:val="000000"/>
        </w:rPr>
        <w:t>:</w:t>
      </w:r>
      <w:r w:rsidRPr="000E54FE">
        <w:rPr>
          <w:rFonts w:asciiTheme="minorHAnsi" w:hAnsiTheme="minorHAnsi"/>
          <w:color w:val="000000"/>
        </w:rPr>
        <w:br/>
      </w:r>
      <w:r w:rsidRPr="00983437">
        <w:rPr>
          <w:rStyle w:val="Fuerte"/>
          <w:rFonts w:asciiTheme="minorHAnsi" w:hAnsiTheme="minorHAnsi"/>
          <w:b w:val="0"/>
          <w:bCs w:val="0"/>
          <w:i/>
          <w:iCs/>
          <w:color w:val="0070C0"/>
        </w:rPr>
        <w:t>“Si tratas de aferrarte a la vida, la perderás; pero, si entregas tu vida por mí</w:t>
      </w:r>
      <w:r w:rsidR="00D55E9F">
        <w:rPr>
          <w:rStyle w:val="Fuerte"/>
          <w:rFonts w:asciiTheme="minorHAnsi" w:hAnsiTheme="minorHAnsi"/>
          <w:b w:val="0"/>
          <w:bCs w:val="0"/>
          <w:i/>
          <w:iCs/>
          <w:color w:val="0070C0"/>
        </w:rPr>
        <w:t xml:space="preserve"> causa</w:t>
      </w:r>
      <w:r w:rsidRPr="00983437">
        <w:rPr>
          <w:rStyle w:val="Fuerte"/>
          <w:rFonts w:asciiTheme="minorHAnsi" w:hAnsiTheme="minorHAnsi"/>
          <w:b w:val="0"/>
          <w:bCs w:val="0"/>
          <w:i/>
          <w:iCs/>
          <w:color w:val="0070C0"/>
        </w:rPr>
        <w:t>, la salvarás.”</w:t>
      </w:r>
      <w:r w:rsidRPr="00983437">
        <w:rPr>
          <w:rStyle w:val="apple-converted-space"/>
          <w:rFonts w:asciiTheme="minorHAnsi" w:hAnsiTheme="minorHAnsi"/>
          <w:color w:val="0070C0"/>
        </w:rPr>
        <w:t> </w:t>
      </w:r>
      <w:r w:rsidRPr="00983437">
        <w:rPr>
          <w:rFonts w:asciiTheme="minorHAnsi" w:hAnsiTheme="minorHAnsi"/>
          <w:b/>
          <w:bCs/>
          <w:color w:val="000000"/>
        </w:rPr>
        <w:t>(</w:t>
      </w:r>
      <w:r w:rsidRPr="00983437">
        <w:rPr>
          <w:rStyle w:val="nfasis"/>
          <w:rFonts w:asciiTheme="minorHAnsi" w:hAnsiTheme="minorHAnsi"/>
          <w:b/>
          <w:bCs/>
          <w:color w:val="000000"/>
        </w:rPr>
        <w:t>Mateo 16:25, NTV</w:t>
      </w:r>
      <w:r w:rsidRPr="00983437">
        <w:rPr>
          <w:rFonts w:asciiTheme="minorHAnsi" w:hAnsiTheme="minorHAnsi"/>
          <w:b/>
          <w:bCs/>
          <w:color w:val="000000"/>
        </w:rPr>
        <w:t>).</w:t>
      </w:r>
      <w:r w:rsidRPr="000E54FE">
        <w:rPr>
          <w:rFonts w:asciiTheme="minorHAnsi" w:hAnsiTheme="minorHAnsi"/>
          <w:color w:val="000000"/>
        </w:rPr>
        <w:br/>
      </w:r>
      <w:r w:rsidR="00146052" w:rsidRPr="00585B5E">
        <w:rPr>
          <w:rFonts w:asciiTheme="minorHAnsi" w:hAnsiTheme="minorHAnsi"/>
          <w:i/>
          <w:iCs/>
          <w:color w:val="0070C0"/>
          <w:lang w:val="es-ES"/>
        </w:rPr>
        <w:t>Les digo la verdad, el grano de trigo, a menos que sea sembrado en la tierra y muera, queda solo. Sin embargo, su muerte producirá muchos granos nuevos, una abundante cosecha de nuevas vidas.</w:t>
      </w:r>
      <w:r w:rsidR="00146052" w:rsidRPr="00146052">
        <w:rPr>
          <w:color w:val="0070C0"/>
          <w:lang w:val="es-ES"/>
        </w:rPr>
        <w:t xml:space="preserve"> </w:t>
      </w:r>
      <w:r w:rsidRPr="00BE17CF">
        <w:rPr>
          <w:rFonts w:asciiTheme="minorHAnsi" w:hAnsiTheme="minorHAnsi"/>
          <w:b/>
          <w:bCs/>
          <w:color w:val="000000"/>
        </w:rPr>
        <w:t>(</w:t>
      </w:r>
      <w:r w:rsidRPr="00BE17CF">
        <w:rPr>
          <w:rStyle w:val="nfasis"/>
          <w:rFonts w:asciiTheme="minorHAnsi" w:hAnsiTheme="minorHAnsi"/>
          <w:b/>
          <w:bCs/>
          <w:color w:val="000000"/>
        </w:rPr>
        <w:t>Juan 12:24, NTV</w:t>
      </w:r>
      <w:r w:rsidRPr="00BE17CF">
        <w:rPr>
          <w:rFonts w:asciiTheme="minorHAnsi" w:hAnsiTheme="minorHAnsi"/>
          <w:b/>
          <w:bCs/>
          <w:color w:val="000000"/>
        </w:rPr>
        <w:t>)</w:t>
      </w:r>
      <w:r w:rsidRPr="000E54FE">
        <w:rPr>
          <w:rFonts w:asciiTheme="minorHAnsi" w:hAnsiTheme="minorHAnsi"/>
          <w:color w:val="000000"/>
        </w:rPr>
        <w:t>.</w:t>
      </w:r>
    </w:p>
    <w:p w14:paraId="11E15764" w14:textId="77777777" w:rsidR="00BE17CF" w:rsidRPr="000E54FE" w:rsidRDefault="00BE17CF" w:rsidP="000E54FE">
      <w:pPr>
        <w:pStyle w:val="NormalWeb"/>
        <w:rPr>
          <w:rFonts w:asciiTheme="minorHAnsi" w:hAnsiTheme="minorHAnsi"/>
          <w:color w:val="000000"/>
        </w:rPr>
      </w:pPr>
    </w:p>
    <w:p w14:paraId="324EE413" w14:textId="2265A628" w:rsidR="000E54FE" w:rsidRDefault="000E54FE" w:rsidP="000E54FE">
      <w:pPr>
        <w:pStyle w:val="NormalWeb"/>
        <w:rPr>
          <w:rFonts w:asciiTheme="minorHAnsi" w:hAnsiTheme="minorHAnsi"/>
          <w:color w:val="000000"/>
        </w:rPr>
      </w:pPr>
      <w:r w:rsidRPr="000E54FE">
        <w:rPr>
          <w:rFonts w:asciiTheme="minorHAnsi" w:hAnsiTheme="minorHAnsi"/>
          <w:color w:val="000000"/>
        </w:rPr>
        <w:t>Y eso fue exactamente lo que ocurrió. La sangre derramada no fue en vano: tiempo después, las esposas de los misioneros regresaron a la selva y muchos de los Huaorani, incluso algunos que habían participado en el ataque, entregaron sus vidas a Cristo</w:t>
      </w:r>
      <w:r w:rsidR="00456C1A">
        <w:rPr>
          <w:rFonts w:asciiTheme="minorHAnsi" w:hAnsiTheme="minorHAnsi"/>
          <w:color w:val="000000"/>
        </w:rPr>
        <w:t xml:space="preserve">, y </w:t>
      </w:r>
      <w:r w:rsidR="00456C1A" w:rsidRPr="00456C1A">
        <w:rPr>
          <w:rFonts w:asciiTheme="minorHAnsi" w:hAnsiTheme="minorHAnsi"/>
          <w:b/>
          <w:bCs/>
          <w:color w:val="000000"/>
        </w:rPr>
        <w:t>llegaron a ser misioneros y pastores</w:t>
      </w:r>
      <w:r w:rsidRPr="000E54FE">
        <w:rPr>
          <w:rFonts w:asciiTheme="minorHAnsi" w:hAnsiTheme="minorHAnsi"/>
          <w:color w:val="000000"/>
        </w:rPr>
        <w:t>. El sacrificio de cinco hombres abrió una puerta para que una tribu entera conociera el evangelio.</w:t>
      </w:r>
    </w:p>
    <w:p w14:paraId="037D793B" w14:textId="77777777" w:rsidR="00B76988" w:rsidRPr="000E54FE" w:rsidRDefault="00B76988" w:rsidP="000E54FE">
      <w:pPr>
        <w:pStyle w:val="NormalWeb"/>
        <w:rPr>
          <w:rFonts w:asciiTheme="minorHAnsi" w:hAnsiTheme="minorHAnsi"/>
          <w:color w:val="000000"/>
        </w:rPr>
      </w:pPr>
    </w:p>
    <w:p w14:paraId="17907031" w14:textId="77777777" w:rsidR="000E54FE" w:rsidRDefault="000E54FE" w:rsidP="000E54FE">
      <w:pPr>
        <w:pStyle w:val="NormalWeb"/>
        <w:rPr>
          <w:rFonts w:asciiTheme="minorHAnsi" w:hAnsiTheme="minorHAnsi"/>
          <w:color w:val="000000"/>
        </w:rPr>
      </w:pPr>
      <w:r w:rsidRPr="000E54FE">
        <w:rPr>
          <w:rFonts w:asciiTheme="minorHAnsi" w:hAnsiTheme="minorHAnsi"/>
          <w:color w:val="000000"/>
        </w:rPr>
        <w:t xml:space="preserve">Hoy, su historia nos confronta. </w:t>
      </w:r>
      <w:r w:rsidRPr="00B76988">
        <w:rPr>
          <w:rFonts w:asciiTheme="minorHAnsi" w:hAnsiTheme="minorHAnsi"/>
          <w:color w:val="FF0000"/>
        </w:rPr>
        <w:t>¿A qué cosas estamos aferrados que no podemos conservar?</w:t>
      </w:r>
      <w:r w:rsidRPr="000E54FE">
        <w:rPr>
          <w:rFonts w:asciiTheme="minorHAnsi" w:hAnsiTheme="minorHAnsi"/>
          <w:color w:val="000000"/>
        </w:rPr>
        <w:t xml:space="preserve"> </w:t>
      </w:r>
      <w:r w:rsidRPr="00B76988">
        <w:rPr>
          <w:rFonts w:asciiTheme="minorHAnsi" w:hAnsiTheme="minorHAnsi"/>
          <w:color w:val="FF0000"/>
        </w:rPr>
        <w:t>¿Qué tanto valoramos lo eterno por encima de lo temporal?</w:t>
      </w:r>
      <w:r w:rsidRPr="000E54FE">
        <w:rPr>
          <w:rFonts w:asciiTheme="minorHAnsi" w:hAnsiTheme="minorHAnsi"/>
          <w:color w:val="000000"/>
        </w:rPr>
        <w:t xml:space="preserve"> </w:t>
      </w:r>
      <w:r w:rsidRPr="00B76988">
        <w:rPr>
          <w:rFonts w:asciiTheme="minorHAnsi" w:hAnsiTheme="minorHAnsi"/>
          <w:b/>
          <w:bCs/>
          <w:color w:val="000000"/>
        </w:rPr>
        <w:t xml:space="preserve">Jim Elliot y sus compañeros </w:t>
      </w:r>
      <w:r w:rsidRPr="000E54FE">
        <w:rPr>
          <w:rFonts w:asciiTheme="minorHAnsi" w:hAnsiTheme="minorHAnsi"/>
          <w:color w:val="000000"/>
        </w:rPr>
        <w:t>nos recuerdan que la vida solo tiene verdadero sentido cuando está entregada a Dios y a su misión.</w:t>
      </w:r>
    </w:p>
    <w:p w14:paraId="4852A21B" w14:textId="77777777" w:rsidR="00B76988" w:rsidRPr="000E54FE" w:rsidRDefault="00B76988" w:rsidP="000E54FE">
      <w:pPr>
        <w:pStyle w:val="NormalWeb"/>
        <w:rPr>
          <w:rFonts w:asciiTheme="minorHAnsi" w:hAnsiTheme="minorHAnsi"/>
          <w:color w:val="000000"/>
        </w:rPr>
      </w:pPr>
    </w:p>
    <w:p w14:paraId="1B2CBFA0" w14:textId="2C113692" w:rsidR="000E54FE" w:rsidRDefault="000E54FE" w:rsidP="000E54FE">
      <w:pPr>
        <w:pStyle w:val="NormalWeb"/>
        <w:rPr>
          <w:rFonts w:asciiTheme="minorHAnsi" w:hAnsiTheme="minorHAnsi"/>
          <w:b/>
          <w:bCs/>
          <w:color w:val="000000"/>
        </w:rPr>
      </w:pPr>
      <w:r w:rsidRPr="000E54FE">
        <w:rPr>
          <w:rFonts w:asciiTheme="minorHAnsi" w:hAnsiTheme="minorHAnsi"/>
          <w:color w:val="000000"/>
        </w:rPr>
        <w:t>El apóstol Pablo lo expresó con estas palabras:</w:t>
      </w:r>
      <w:r w:rsidR="00A969B6">
        <w:rPr>
          <w:rFonts w:asciiTheme="minorHAnsi" w:hAnsiTheme="minorHAnsi"/>
          <w:color w:val="000000"/>
        </w:rPr>
        <w:t xml:space="preserve"> </w:t>
      </w:r>
      <w:r w:rsidRPr="00B76988">
        <w:rPr>
          <w:rStyle w:val="Fuerte"/>
          <w:rFonts w:asciiTheme="minorHAnsi" w:hAnsiTheme="minorHAnsi"/>
          <w:b w:val="0"/>
          <w:bCs w:val="0"/>
          <w:i/>
          <w:iCs/>
          <w:color w:val="0070C0"/>
        </w:rPr>
        <w:t>“Pues, para mí, vivir significa vivir para Cristo y morir es aún mejor.”</w:t>
      </w:r>
      <w:r w:rsidRPr="00B76988">
        <w:rPr>
          <w:rStyle w:val="apple-converted-space"/>
          <w:rFonts w:asciiTheme="minorHAnsi" w:hAnsiTheme="minorHAnsi"/>
          <w:color w:val="0070C0"/>
        </w:rPr>
        <w:t> </w:t>
      </w:r>
      <w:r w:rsidRPr="00A969B6">
        <w:rPr>
          <w:rFonts w:asciiTheme="minorHAnsi" w:hAnsiTheme="minorHAnsi"/>
          <w:b/>
          <w:bCs/>
          <w:color w:val="000000"/>
        </w:rPr>
        <w:t>(</w:t>
      </w:r>
      <w:r w:rsidRPr="00A969B6">
        <w:rPr>
          <w:rStyle w:val="nfasis"/>
          <w:rFonts w:asciiTheme="minorHAnsi" w:hAnsiTheme="minorHAnsi"/>
          <w:b/>
          <w:bCs/>
          <w:color w:val="000000"/>
        </w:rPr>
        <w:t>Filipenses 1:21, NTV</w:t>
      </w:r>
      <w:r w:rsidRPr="00A969B6">
        <w:rPr>
          <w:rFonts w:asciiTheme="minorHAnsi" w:hAnsiTheme="minorHAnsi"/>
          <w:b/>
          <w:bCs/>
          <w:color w:val="000000"/>
        </w:rPr>
        <w:t>).</w:t>
      </w:r>
    </w:p>
    <w:p w14:paraId="36F49F79" w14:textId="77777777" w:rsidR="00A969B6" w:rsidRPr="000E54FE" w:rsidRDefault="00A969B6" w:rsidP="000E54FE">
      <w:pPr>
        <w:pStyle w:val="NormalWeb"/>
        <w:rPr>
          <w:rFonts w:asciiTheme="minorHAnsi" w:hAnsiTheme="minorHAnsi"/>
          <w:color w:val="000000"/>
        </w:rPr>
      </w:pPr>
    </w:p>
    <w:p w14:paraId="1EC01CF7" w14:textId="77777777" w:rsidR="000E54FE" w:rsidRPr="000E54FE" w:rsidRDefault="000E54FE" w:rsidP="000E54FE">
      <w:pPr>
        <w:pStyle w:val="NormalWeb"/>
        <w:rPr>
          <w:rFonts w:asciiTheme="minorHAnsi" w:hAnsiTheme="minorHAnsi"/>
          <w:color w:val="000000"/>
        </w:rPr>
      </w:pPr>
      <w:r w:rsidRPr="000E54FE">
        <w:rPr>
          <w:rFonts w:asciiTheme="minorHAnsi" w:hAnsiTheme="minorHAnsi"/>
          <w:color w:val="000000"/>
        </w:rPr>
        <w:t xml:space="preserve">Que el testimonio de estos hombres nos inspire a vivir con la misma convicción: </w:t>
      </w:r>
      <w:r w:rsidRPr="00A969B6">
        <w:rPr>
          <w:rFonts w:asciiTheme="minorHAnsi" w:hAnsiTheme="minorHAnsi"/>
          <w:b/>
          <w:bCs/>
          <w:i/>
          <w:iCs/>
          <w:color w:val="000000"/>
        </w:rPr>
        <w:t>entregar todo lo que no podemos conservar, para recibir lo que nunca podremos perder</w:t>
      </w:r>
      <w:r w:rsidRPr="000E54FE">
        <w:rPr>
          <w:rFonts w:asciiTheme="minorHAnsi" w:hAnsiTheme="minorHAnsi"/>
          <w:color w:val="000000"/>
        </w:rPr>
        <w:t>.</w:t>
      </w:r>
    </w:p>
    <w:p w14:paraId="393A64E7" w14:textId="77777777" w:rsidR="00A969B6" w:rsidRDefault="00A969B6" w:rsidP="000E54FE">
      <w:pPr>
        <w:pStyle w:val="NormalWeb"/>
        <w:rPr>
          <w:rFonts w:ascii="Apple Color Emoji" w:hAnsi="Apple Color Emoji" w:cs="Apple Color Emoji"/>
          <w:color w:val="000000"/>
        </w:rPr>
      </w:pPr>
    </w:p>
    <w:p w14:paraId="4B240047" w14:textId="2663E098" w:rsidR="000E54FE" w:rsidRPr="000E54FE" w:rsidRDefault="00A969B6" w:rsidP="000E54FE">
      <w:pPr>
        <w:pStyle w:val="NormalWeb"/>
        <w:rPr>
          <w:rFonts w:asciiTheme="minorHAnsi" w:hAnsiTheme="minorHAnsi"/>
          <w:color w:val="000000"/>
        </w:rPr>
      </w:pPr>
      <w:r w:rsidRPr="000E54FE">
        <w:rPr>
          <w:rFonts w:asciiTheme="minorHAnsi" w:hAnsiTheme="minorHAnsi"/>
          <w:color w:val="000000"/>
        </w:rPr>
        <w:t xml:space="preserve"> </w:t>
      </w:r>
      <w:r w:rsidR="000E54FE" w:rsidRPr="000E54FE">
        <w:rPr>
          <w:rFonts w:asciiTheme="minorHAnsi" w:hAnsiTheme="minorHAnsi"/>
          <w:color w:val="000000"/>
        </w:rPr>
        <w:t>“</w:t>
      </w:r>
      <w:r w:rsidR="000E54FE" w:rsidRPr="00A969B6">
        <w:rPr>
          <w:rFonts w:asciiTheme="minorHAnsi" w:hAnsiTheme="minorHAnsi"/>
          <w:b/>
          <w:bCs/>
          <w:i/>
          <w:iCs/>
          <w:color w:val="000000"/>
        </w:rPr>
        <w:t>Señor</w:t>
      </w:r>
      <w:r w:rsidRPr="00A969B6">
        <w:rPr>
          <w:rFonts w:asciiTheme="minorHAnsi" w:hAnsiTheme="minorHAnsi"/>
          <w:b/>
          <w:bCs/>
          <w:i/>
          <w:iCs/>
          <w:color w:val="000000"/>
        </w:rPr>
        <w:t xml:space="preserve"> Jesús</w:t>
      </w:r>
      <w:r w:rsidR="000E54FE" w:rsidRPr="00A969B6">
        <w:rPr>
          <w:rFonts w:asciiTheme="minorHAnsi" w:hAnsiTheme="minorHAnsi"/>
          <w:i/>
          <w:iCs/>
          <w:color w:val="000000"/>
        </w:rPr>
        <w:t>, enséñanos a vivir con los ojos puestos en lo eterno. Que nuestra vida sea tuya por completo. Que podamos amar como Tú amaste, y vivir con la misma convicción que movió a Jim Elliot y sus compañeros. Amén</w:t>
      </w:r>
      <w:r w:rsidR="000E54FE" w:rsidRPr="000E54FE">
        <w:rPr>
          <w:rFonts w:asciiTheme="minorHAnsi" w:hAnsiTheme="minorHAnsi"/>
          <w:color w:val="000000"/>
        </w:rPr>
        <w:t>.”</w:t>
      </w:r>
    </w:p>
    <w:bookmarkEnd w:id="153"/>
    <w:p w14:paraId="62EF84B3" w14:textId="77777777" w:rsidR="004215CB" w:rsidRDefault="004215CB" w:rsidP="00716B65">
      <w:pPr>
        <w:tabs>
          <w:tab w:val="left" w:pos="2939"/>
        </w:tabs>
        <w:rPr>
          <w:rFonts w:asciiTheme="minorHAnsi" w:hAnsiTheme="minorHAnsi"/>
          <w:color w:val="000000" w:themeColor="text1"/>
        </w:rPr>
      </w:pPr>
    </w:p>
    <w:p w14:paraId="48B7D4C4" w14:textId="77777777" w:rsidR="001443F7" w:rsidRDefault="001443F7" w:rsidP="00716B65">
      <w:pPr>
        <w:tabs>
          <w:tab w:val="left" w:pos="2939"/>
        </w:tabs>
        <w:rPr>
          <w:rFonts w:asciiTheme="minorHAnsi" w:hAnsiTheme="minorHAnsi"/>
          <w:color w:val="000000" w:themeColor="text1"/>
        </w:rPr>
      </w:pPr>
    </w:p>
    <w:p w14:paraId="373F1CFE" w14:textId="77777777" w:rsidR="001443F7" w:rsidRDefault="001443F7" w:rsidP="00716B65">
      <w:pPr>
        <w:tabs>
          <w:tab w:val="left" w:pos="2939"/>
        </w:tabs>
        <w:rPr>
          <w:rFonts w:asciiTheme="minorHAnsi" w:hAnsiTheme="minorHAnsi"/>
          <w:color w:val="000000" w:themeColor="text1"/>
        </w:rPr>
      </w:pPr>
    </w:p>
    <w:p w14:paraId="635DE9DF" w14:textId="77777777" w:rsidR="00C72418" w:rsidRPr="00B35596" w:rsidRDefault="00C72418" w:rsidP="00C72418">
      <w:pPr>
        <w:outlineLvl w:val="1"/>
        <w:rPr>
          <w:rFonts w:asciiTheme="minorHAnsi" w:hAnsiTheme="minorHAnsi"/>
          <w:b/>
          <w:bCs/>
          <w:color w:val="000000"/>
          <w:sz w:val="28"/>
          <w:szCs w:val="28"/>
        </w:rPr>
      </w:pPr>
      <w:bookmarkStart w:id="154" w:name="OLE_LINK156"/>
      <w:r w:rsidRPr="00B35596">
        <w:rPr>
          <w:rFonts w:asciiTheme="minorHAnsi" w:hAnsiTheme="minorHAnsi"/>
          <w:b/>
          <w:bCs/>
          <w:color w:val="000000"/>
          <w:sz w:val="28"/>
          <w:szCs w:val="28"/>
        </w:rPr>
        <w:t>La humildad en el liderazgo</w:t>
      </w:r>
    </w:p>
    <w:p w14:paraId="24E1FEC2" w14:textId="4C91BFC7" w:rsidR="00C72418" w:rsidRPr="00B35596" w:rsidRDefault="00C72418" w:rsidP="00C72418">
      <w:pPr>
        <w:rPr>
          <w:rFonts w:asciiTheme="minorHAnsi" w:hAnsiTheme="minorHAnsi"/>
          <w:color w:val="000000"/>
        </w:rPr>
      </w:pPr>
      <w:r w:rsidRPr="00B35596">
        <w:rPr>
          <w:rFonts w:asciiTheme="minorHAnsi" w:hAnsiTheme="minorHAnsi"/>
          <w:b/>
          <w:bCs/>
          <w:color w:val="000000"/>
        </w:rPr>
        <w:t>Filipenses 2:3 (NTV</w:t>
      </w:r>
      <w:r w:rsidRPr="00B35596">
        <w:rPr>
          <w:rFonts w:asciiTheme="minorHAnsi" w:hAnsiTheme="minorHAnsi"/>
          <w:b/>
          <w:bCs/>
          <w:i/>
          <w:iCs/>
          <w:color w:val="0070C0"/>
        </w:rPr>
        <w:t>)</w:t>
      </w:r>
      <w:r w:rsidRPr="00B35596">
        <w:rPr>
          <w:rFonts w:asciiTheme="minorHAnsi" w:hAnsiTheme="minorHAnsi"/>
          <w:i/>
          <w:iCs/>
          <w:color w:val="0070C0"/>
        </w:rPr>
        <w:t>“No sean egoístas; no traten de impresionar a nadie. Sean humildes, es decir, considerando a los demás como mejores que ustedes.”</w:t>
      </w:r>
    </w:p>
    <w:p w14:paraId="202F6DF5" w14:textId="77777777" w:rsidR="00C72418" w:rsidRDefault="00C72418" w:rsidP="00C72418">
      <w:pPr>
        <w:rPr>
          <w:rFonts w:ascii="Apple Color Emoji" w:hAnsi="Apple Color Emoji" w:cs="Apple Color Emoji"/>
          <w:b/>
          <w:bCs/>
          <w:color w:val="000000"/>
        </w:rPr>
      </w:pPr>
    </w:p>
    <w:p w14:paraId="0CF71DCA" w14:textId="42ED2EF6" w:rsidR="00C72418" w:rsidRPr="00B35596" w:rsidRDefault="00C72418" w:rsidP="00C72418">
      <w:pPr>
        <w:rPr>
          <w:rFonts w:asciiTheme="minorHAnsi" w:hAnsiTheme="minorHAnsi"/>
          <w:i/>
          <w:iCs/>
          <w:color w:val="7030A0"/>
        </w:rPr>
      </w:pPr>
      <w:r w:rsidRPr="00C72418">
        <w:rPr>
          <w:rFonts w:asciiTheme="minorHAnsi" w:hAnsiTheme="minorHAnsi"/>
          <w:i/>
          <w:iCs/>
          <w:color w:val="7030A0"/>
        </w:rPr>
        <w:t xml:space="preserve"> </w:t>
      </w:r>
      <w:r w:rsidRPr="00B35596">
        <w:rPr>
          <w:rFonts w:asciiTheme="minorHAnsi" w:hAnsiTheme="minorHAnsi"/>
          <w:i/>
          <w:iCs/>
          <w:color w:val="7030A0"/>
        </w:rPr>
        <w:t>“El verdadero líder no se exalta a sí mismo, sino que eleva a los demás.”</w:t>
      </w:r>
    </w:p>
    <w:p w14:paraId="2415E7AA" w14:textId="77777777" w:rsidR="00C72418" w:rsidRDefault="00C72418" w:rsidP="00C72418">
      <w:pPr>
        <w:rPr>
          <w:rFonts w:ascii="Apple Color Emoji" w:hAnsi="Apple Color Emoji" w:cs="Apple Color Emoji"/>
          <w:b/>
          <w:bCs/>
          <w:color w:val="000000"/>
        </w:rPr>
      </w:pPr>
    </w:p>
    <w:p w14:paraId="7F3E8288" w14:textId="70FC8F64" w:rsidR="00C72418" w:rsidRPr="00B35596" w:rsidRDefault="00C72418" w:rsidP="00C72418">
      <w:pPr>
        <w:rPr>
          <w:rFonts w:asciiTheme="minorHAnsi" w:hAnsiTheme="minorHAnsi"/>
          <w:color w:val="000000"/>
        </w:rPr>
      </w:pPr>
      <w:r w:rsidRPr="00B35596">
        <w:rPr>
          <w:rFonts w:asciiTheme="minorHAnsi" w:hAnsiTheme="minorHAnsi"/>
          <w:color w:val="000000"/>
        </w:rPr>
        <w:t>El liderazgo en Cristo no se mide por logros personales, sino por la disposición de poner a los demás por encima de uno mismo. La humildad no debilita al líder, lo fortalece, porque abre el corazón de las personas a seguirle con confianza.</w:t>
      </w:r>
    </w:p>
    <w:p w14:paraId="119343C7" w14:textId="77777777" w:rsidR="00FF102C" w:rsidRDefault="00FF102C" w:rsidP="00C72418">
      <w:pPr>
        <w:rPr>
          <w:rFonts w:ascii="Apple Color Emoji" w:hAnsi="Apple Color Emoji" w:cs="Apple Color Emoji"/>
          <w:b/>
          <w:bCs/>
          <w:color w:val="000000"/>
        </w:rPr>
      </w:pPr>
    </w:p>
    <w:p w14:paraId="1C22856F" w14:textId="7595FD43" w:rsidR="00C72418" w:rsidRPr="00B35596" w:rsidRDefault="00FF102C" w:rsidP="00C72418">
      <w:pPr>
        <w:rPr>
          <w:rFonts w:asciiTheme="minorHAnsi" w:hAnsiTheme="minorHAnsi"/>
          <w:color w:val="000000"/>
        </w:rPr>
      </w:pPr>
      <w:r w:rsidRPr="00B35596">
        <w:rPr>
          <w:rFonts w:asciiTheme="minorHAnsi" w:hAnsiTheme="minorHAnsi"/>
          <w:color w:val="000000"/>
        </w:rPr>
        <w:t xml:space="preserve"> </w:t>
      </w:r>
      <w:r w:rsidR="00C72418" w:rsidRPr="00B35596">
        <w:rPr>
          <w:rFonts w:asciiTheme="minorHAnsi" w:hAnsiTheme="minorHAnsi"/>
          <w:color w:val="000000"/>
        </w:rPr>
        <w:t>“</w:t>
      </w:r>
      <w:r w:rsidR="00C72418" w:rsidRPr="00B35596">
        <w:rPr>
          <w:rFonts w:asciiTheme="minorHAnsi" w:hAnsiTheme="minorHAnsi"/>
          <w:i/>
          <w:iCs/>
          <w:color w:val="000000"/>
        </w:rPr>
        <w:t>Señor</w:t>
      </w:r>
      <w:r w:rsidR="00D8006F">
        <w:rPr>
          <w:rFonts w:asciiTheme="minorHAnsi" w:hAnsiTheme="minorHAnsi"/>
          <w:i/>
          <w:iCs/>
          <w:color w:val="000000"/>
        </w:rPr>
        <w:t xml:space="preserve"> Jesús</w:t>
      </w:r>
      <w:r w:rsidR="00C72418" w:rsidRPr="00B35596">
        <w:rPr>
          <w:rFonts w:asciiTheme="minorHAnsi" w:hAnsiTheme="minorHAnsi"/>
          <w:i/>
          <w:iCs/>
          <w:color w:val="000000"/>
        </w:rPr>
        <w:t>, enséñame a caminar en humildad. Que mis palabras y acciones eleven a otros y reflejen tu carácter en todo lo que hago</w:t>
      </w:r>
      <w:r w:rsidR="00D8006F">
        <w:rPr>
          <w:rFonts w:asciiTheme="minorHAnsi" w:hAnsiTheme="minorHAnsi"/>
          <w:i/>
          <w:iCs/>
          <w:color w:val="000000"/>
        </w:rPr>
        <w:t>, amén</w:t>
      </w:r>
      <w:r w:rsidR="00C72418" w:rsidRPr="00B35596">
        <w:rPr>
          <w:rFonts w:asciiTheme="minorHAnsi" w:hAnsiTheme="minorHAnsi"/>
          <w:color w:val="000000"/>
        </w:rPr>
        <w:t>.”</w:t>
      </w:r>
    </w:p>
    <w:p w14:paraId="056A8FA6" w14:textId="77777777" w:rsidR="00AD59D1" w:rsidRPr="006073DE" w:rsidRDefault="00AD59D1" w:rsidP="006073DE">
      <w:pPr>
        <w:pStyle w:val="Ttulo2"/>
        <w:spacing w:before="0" w:after="0"/>
        <w:rPr>
          <w:rFonts w:asciiTheme="minorHAnsi" w:hAnsiTheme="minorHAnsi" w:cs="Times New Roman"/>
          <w:b/>
          <w:bCs/>
          <w:color w:val="000000"/>
          <w:sz w:val="28"/>
          <w:szCs w:val="28"/>
          <w:lang w:val="es-US"/>
        </w:rPr>
      </w:pPr>
      <w:bookmarkStart w:id="155" w:name="OLE_LINK157"/>
      <w:bookmarkEnd w:id="154"/>
      <w:r w:rsidRPr="006073DE">
        <w:rPr>
          <w:rFonts w:asciiTheme="minorHAnsi" w:hAnsiTheme="minorHAnsi"/>
          <w:b/>
          <w:bCs/>
          <w:color w:val="000000"/>
          <w:sz w:val="28"/>
          <w:szCs w:val="28"/>
        </w:rPr>
        <w:t>El ejemplo como autoridad</w:t>
      </w:r>
    </w:p>
    <w:p w14:paraId="64157DDD" w14:textId="0A796FD4" w:rsidR="00AD59D1" w:rsidRPr="006073DE" w:rsidRDefault="00AD59D1" w:rsidP="006073DE">
      <w:pPr>
        <w:pStyle w:val="NormalWeb"/>
        <w:rPr>
          <w:rFonts w:asciiTheme="minorHAnsi" w:hAnsiTheme="minorHAnsi"/>
          <w:color w:val="000000"/>
        </w:rPr>
      </w:pPr>
      <w:r w:rsidRPr="006073DE">
        <w:rPr>
          <w:rStyle w:val="Fuerte"/>
          <w:rFonts w:asciiTheme="minorHAnsi" w:hAnsiTheme="minorHAnsi"/>
          <w:color w:val="000000"/>
        </w:rPr>
        <w:t>1 Pedro 5:3 (NTV)</w:t>
      </w:r>
      <w:r w:rsidR="00E02D9A">
        <w:rPr>
          <w:rFonts w:asciiTheme="minorHAnsi" w:hAnsiTheme="minorHAnsi"/>
          <w:color w:val="000000"/>
        </w:rPr>
        <w:t xml:space="preserve"> </w:t>
      </w:r>
      <w:r w:rsidRPr="006073DE">
        <w:rPr>
          <w:rStyle w:val="nfasis"/>
          <w:rFonts w:asciiTheme="minorHAnsi" w:hAnsiTheme="minorHAnsi"/>
          <w:color w:val="000000"/>
        </w:rPr>
        <w:t>“</w:t>
      </w:r>
      <w:r w:rsidRPr="00E02D9A">
        <w:rPr>
          <w:rStyle w:val="nfasis"/>
          <w:rFonts w:asciiTheme="minorHAnsi" w:hAnsiTheme="minorHAnsi"/>
          <w:color w:val="0070C0"/>
        </w:rPr>
        <w:t>…No abusen de la autoridad que tienen sobre los que están a su cargo, sino guíenlos con su buen ejemplo</w:t>
      </w:r>
      <w:r w:rsidRPr="006073DE">
        <w:rPr>
          <w:rStyle w:val="nfasis"/>
          <w:rFonts w:asciiTheme="minorHAnsi" w:hAnsiTheme="minorHAnsi"/>
          <w:color w:val="000000"/>
        </w:rPr>
        <w:t>.”</w:t>
      </w:r>
    </w:p>
    <w:p w14:paraId="3502ED81" w14:textId="77777777" w:rsidR="00E02D9A" w:rsidRDefault="00E02D9A" w:rsidP="006073DE">
      <w:pPr>
        <w:pStyle w:val="NormalWeb"/>
        <w:rPr>
          <w:rFonts w:ascii="Apple Color Emoji" w:hAnsi="Apple Color Emoji" w:cs="Apple Color Emoji"/>
          <w:color w:val="000000"/>
        </w:rPr>
      </w:pPr>
    </w:p>
    <w:p w14:paraId="278A67B8" w14:textId="1B8AC060" w:rsidR="00AD59D1" w:rsidRPr="00E02D9A" w:rsidRDefault="00E02D9A" w:rsidP="006073DE">
      <w:pPr>
        <w:pStyle w:val="NormalWeb"/>
        <w:rPr>
          <w:rFonts w:asciiTheme="minorHAnsi" w:hAnsiTheme="minorHAnsi"/>
          <w:i/>
          <w:iCs/>
          <w:color w:val="7030A0"/>
        </w:rPr>
      </w:pPr>
      <w:r w:rsidRPr="00E02D9A">
        <w:rPr>
          <w:rFonts w:asciiTheme="minorHAnsi" w:hAnsiTheme="minorHAnsi"/>
          <w:i/>
          <w:iCs/>
          <w:color w:val="7030A0"/>
        </w:rPr>
        <w:t xml:space="preserve"> </w:t>
      </w:r>
      <w:r w:rsidR="00AD59D1" w:rsidRPr="00E02D9A">
        <w:rPr>
          <w:rFonts w:asciiTheme="minorHAnsi" w:hAnsiTheme="minorHAnsi"/>
          <w:i/>
          <w:iCs/>
          <w:color w:val="7030A0"/>
        </w:rPr>
        <w:t>“El ejemplo habla más fuerte que cualquier título.”</w:t>
      </w:r>
    </w:p>
    <w:p w14:paraId="359C9C24" w14:textId="77777777" w:rsidR="00E02D9A" w:rsidRDefault="00E02D9A" w:rsidP="006073DE">
      <w:pPr>
        <w:pStyle w:val="NormalWeb"/>
        <w:rPr>
          <w:rFonts w:asciiTheme="minorHAnsi" w:hAnsiTheme="minorHAnsi"/>
          <w:color w:val="000000"/>
        </w:rPr>
      </w:pPr>
    </w:p>
    <w:p w14:paraId="675DB311" w14:textId="666E6EC6" w:rsidR="00AD59D1" w:rsidRDefault="00AD59D1" w:rsidP="006073DE">
      <w:pPr>
        <w:pStyle w:val="NormalWeb"/>
        <w:rPr>
          <w:rFonts w:asciiTheme="minorHAnsi" w:hAnsiTheme="minorHAnsi"/>
          <w:color w:val="000000"/>
        </w:rPr>
      </w:pPr>
      <w:r w:rsidRPr="008D481D">
        <w:rPr>
          <w:rFonts w:asciiTheme="minorHAnsi" w:hAnsiTheme="minorHAnsi"/>
          <w:b/>
          <w:bCs/>
          <w:color w:val="000000"/>
        </w:rPr>
        <w:t>La verdadera autoridad no se sostiene en un cargo, sino en el ejemplo</w:t>
      </w:r>
      <w:r w:rsidRPr="006073DE">
        <w:rPr>
          <w:rFonts w:asciiTheme="minorHAnsi" w:hAnsiTheme="minorHAnsi"/>
          <w:color w:val="000000"/>
        </w:rPr>
        <w:t xml:space="preserve">. Un líder puede tener voz fuerte y muchas ideas, pero si su vida contradice lo que enseña, pierde credibilidad. </w:t>
      </w:r>
      <w:r w:rsidRPr="001E5B3A">
        <w:rPr>
          <w:rFonts w:asciiTheme="minorHAnsi" w:hAnsiTheme="minorHAnsi"/>
          <w:b/>
          <w:bCs/>
          <w:color w:val="000000"/>
        </w:rPr>
        <w:t>Pedro nos recuerda</w:t>
      </w:r>
      <w:r w:rsidRPr="006073DE">
        <w:rPr>
          <w:rFonts w:asciiTheme="minorHAnsi" w:hAnsiTheme="minorHAnsi"/>
          <w:color w:val="000000"/>
        </w:rPr>
        <w:t xml:space="preserve"> que no se trata de abusar de la autoridad, sino de guiar a otros con el testimonio diario.</w:t>
      </w:r>
    </w:p>
    <w:p w14:paraId="4192AFDE" w14:textId="77777777" w:rsidR="001E5B3A" w:rsidRPr="006073DE" w:rsidRDefault="001E5B3A" w:rsidP="006073DE">
      <w:pPr>
        <w:pStyle w:val="NormalWeb"/>
        <w:rPr>
          <w:rFonts w:asciiTheme="minorHAnsi" w:hAnsiTheme="minorHAnsi"/>
          <w:color w:val="000000"/>
        </w:rPr>
      </w:pPr>
    </w:p>
    <w:p w14:paraId="10AB824C" w14:textId="77777777" w:rsidR="00AD59D1" w:rsidRPr="006073DE" w:rsidRDefault="00AD59D1" w:rsidP="006073DE">
      <w:pPr>
        <w:pStyle w:val="NormalWeb"/>
        <w:rPr>
          <w:rFonts w:asciiTheme="minorHAnsi" w:hAnsiTheme="minorHAnsi"/>
          <w:color w:val="000000"/>
        </w:rPr>
      </w:pPr>
      <w:r w:rsidRPr="001E5B3A">
        <w:rPr>
          <w:rFonts w:asciiTheme="minorHAnsi" w:hAnsiTheme="minorHAnsi"/>
          <w:b/>
          <w:bCs/>
          <w:color w:val="000000"/>
        </w:rPr>
        <w:t>Jesús nos dejó</w:t>
      </w:r>
      <w:r w:rsidRPr="006073DE">
        <w:rPr>
          <w:rFonts w:asciiTheme="minorHAnsi" w:hAnsiTheme="minorHAnsi"/>
          <w:color w:val="000000"/>
        </w:rPr>
        <w:t xml:space="preserve"> el mejor modelo cuando dijo:</w:t>
      </w:r>
      <w:r w:rsidRPr="006073DE">
        <w:rPr>
          <w:rStyle w:val="apple-converted-space"/>
          <w:rFonts w:asciiTheme="minorHAnsi" w:hAnsiTheme="minorHAnsi"/>
          <w:color w:val="000000"/>
        </w:rPr>
        <w:t> </w:t>
      </w:r>
      <w:r w:rsidRPr="006073DE">
        <w:rPr>
          <w:rStyle w:val="nfasis"/>
          <w:rFonts w:asciiTheme="minorHAnsi" w:hAnsiTheme="minorHAnsi"/>
          <w:color w:val="000000"/>
        </w:rPr>
        <w:t>“</w:t>
      </w:r>
      <w:r w:rsidRPr="001E5B3A">
        <w:rPr>
          <w:rStyle w:val="nfasis"/>
          <w:rFonts w:asciiTheme="minorHAnsi" w:hAnsiTheme="minorHAnsi"/>
          <w:color w:val="0070C0"/>
        </w:rPr>
        <w:t>Les di mi ejemplo para que lo sigan y hagan lo mismo que yo he hecho con ustedes</w:t>
      </w:r>
      <w:r w:rsidRPr="006073DE">
        <w:rPr>
          <w:rStyle w:val="nfasis"/>
          <w:rFonts w:asciiTheme="minorHAnsi" w:hAnsiTheme="minorHAnsi"/>
          <w:color w:val="000000"/>
        </w:rPr>
        <w:t>”</w:t>
      </w:r>
      <w:r w:rsidRPr="006073DE">
        <w:rPr>
          <w:rStyle w:val="apple-converted-space"/>
          <w:rFonts w:asciiTheme="minorHAnsi" w:hAnsiTheme="minorHAnsi"/>
          <w:color w:val="000000"/>
        </w:rPr>
        <w:t> </w:t>
      </w:r>
      <w:r w:rsidRPr="006073DE">
        <w:rPr>
          <w:rFonts w:asciiTheme="minorHAnsi" w:hAnsiTheme="minorHAnsi"/>
          <w:color w:val="000000"/>
        </w:rPr>
        <w:t>(</w:t>
      </w:r>
      <w:r w:rsidRPr="006073DE">
        <w:rPr>
          <w:rStyle w:val="Fuerte"/>
          <w:rFonts w:asciiTheme="minorHAnsi" w:hAnsiTheme="minorHAnsi"/>
          <w:color w:val="000000"/>
        </w:rPr>
        <w:t>Juan 13:15, NTV</w:t>
      </w:r>
      <w:r w:rsidRPr="006073DE">
        <w:rPr>
          <w:rFonts w:asciiTheme="minorHAnsi" w:hAnsiTheme="minorHAnsi"/>
          <w:color w:val="000000"/>
        </w:rPr>
        <w:t>). Su autoridad no dependía de un título humano, sino de su obediencia al Padre y su coherencia entre lo que decía y hacía.</w:t>
      </w:r>
    </w:p>
    <w:p w14:paraId="1EB25F66" w14:textId="77777777" w:rsidR="00AD59D1" w:rsidRDefault="00AD59D1" w:rsidP="006073DE">
      <w:pPr>
        <w:pStyle w:val="NormalWeb"/>
        <w:rPr>
          <w:rFonts w:asciiTheme="minorHAnsi" w:hAnsiTheme="minorHAnsi"/>
          <w:color w:val="000000"/>
        </w:rPr>
      </w:pPr>
      <w:r w:rsidRPr="00BC0047">
        <w:rPr>
          <w:rFonts w:asciiTheme="minorHAnsi" w:hAnsiTheme="minorHAnsi"/>
          <w:b/>
          <w:bCs/>
          <w:color w:val="000000"/>
        </w:rPr>
        <w:t>El apóstol Pablo</w:t>
      </w:r>
      <w:r w:rsidRPr="006073DE">
        <w:rPr>
          <w:rFonts w:asciiTheme="minorHAnsi" w:hAnsiTheme="minorHAnsi"/>
          <w:color w:val="000000"/>
        </w:rPr>
        <w:t xml:space="preserve"> también entendió este principio y dijo:</w:t>
      </w:r>
      <w:r w:rsidRPr="006073DE">
        <w:rPr>
          <w:rStyle w:val="apple-converted-space"/>
          <w:rFonts w:asciiTheme="minorHAnsi" w:hAnsiTheme="minorHAnsi"/>
          <w:color w:val="000000"/>
        </w:rPr>
        <w:t> </w:t>
      </w:r>
      <w:r w:rsidRPr="006073DE">
        <w:rPr>
          <w:rStyle w:val="nfasis"/>
          <w:rFonts w:asciiTheme="minorHAnsi" w:hAnsiTheme="minorHAnsi"/>
          <w:color w:val="000000"/>
        </w:rPr>
        <w:t>“</w:t>
      </w:r>
      <w:r w:rsidRPr="00BC0047">
        <w:rPr>
          <w:rStyle w:val="nfasis"/>
          <w:rFonts w:asciiTheme="minorHAnsi" w:hAnsiTheme="minorHAnsi"/>
          <w:color w:val="0070C0"/>
        </w:rPr>
        <w:t>Amados hermanos, tomen mi vida como modelo y aprendan de los que siguen nuestro ejemplo</w:t>
      </w:r>
      <w:r w:rsidRPr="006073DE">
        <w:rPr>
          <w:rStyle w:val="nfasis"/>
          <w:rFonts w:asciiTheme="minorHAnsi" w:hAnsiTheme="minorHAnsi"/>
          <w:color w:val="000000"/>
        </w:rPr>
        <w:t>”</w:t>
      </w:r>
      <w:r w:rsidRPr="006073DE">
        <w:rPr>
          <w:rStyle w:val="apple-converted-space"/>
          <w:rFonts w:asciiTheme="minorHAnsi" w:hAnsiTheme="minorHAnsi"/>
          <w:color w:val="000000"/>
        </w:rPr>
        <w:t> </w:t>
      </w:r>
      <w:r w:rsidRPr="006073DE">
        <w:rPr>
          <w:rFonts w:asciiTheme="minorHAnsi" w:hAnsiTheme="minorHAnsi"/>
          <w:color w:val="000000"/>
        </w:rPr>
        <w:t>(</w:t>
      </w:r>
      <w:r w:rsidRPr="006073DE">
        <w:rPr>
          <w:rStyle w:val="Fuerte"/>
          <w:rFonts w:asciiTheme="minorHAnsi" w:hAnsiTheme="minorHAnsi"/>
          <w:color w:val="000000"/>
        </w:rPr>
        <w:t>Filipenses 3:17, NTV</w:t>
      </w:r>
      <w:r w:rsidRPr="006073DE">
        <w:rPr>
          <w:rFonts w:asciiTheme="minorHAnsi" w:hAnsiTheme="minorHAnsi"/>
          <w:color w:val="000000"/>
        </w:rPr>
        <w:t>). Más aún, animó a los creyentes con estas palabras:</w:t>
      </w:r>
      <w:r w:rsidRPr="006073DE">
        <w:rPr>
          <w:rStyle w:val="apple-converted-space"/>
          <w:rFonts w:asciiTheme="minorHAnsi" w:hAnsiTheme="minorHAnsi"/>
          <w:color w:val="000000"/>
        </w:rPr>
        <w:t> </w:t>
      </w:r>
      <w:r w:rsidRPr="006073DE">
        <w:rPr>
          <w:rStyle w:val="nfasis"/>
          <w:rFonts w:asciiTheme="minorHAnsi" w:hAnsiTheme="minorHAnsi"/>
          <w:color w:val="000000"/>
        </w:rPr>
        <w:t>“</w:t>
      </w:r>
      <w:r w:rsidRPr="00BC0047">
        <w:rPr>
          <w:rStyle w:val="nfasis"/>
          <w:rFonts w:asciiTheme="minorHAnsi" w:hAnsiTheme="minorHAnsi"/>
          <w:color w:val="0070C0"/>
        </w:rPr>
        <w:t>Imítenme a mí, como yo imito a Cristo</w:t>
      </w:r>
      <w:r w:rsidRPr="006073DE">
        <w:rPr>
          <w:rStyle w:val="nfasis"/>
          <w:rFonts w:asciiTheme="minorHAnsi" w:hAnsiTheme="minorHAnsi"/>
          <w:color w:val="000000"/>
        </w:rPr>
        <w:t>”</w:t>
      </w:r>
      <w:r w:rsidRPr="006073DE">
        <w:rPr>
          <w:rStyle w:val="apple-converted-space"/>
          <w:rFonts w:asciiTheme="minorHAnsi" w:hAnsiTheme="minorHAnsi"/>
          <w:color w:val="000000"/>
        </w:rPr>
        <w:t> </w:t>
      </w:r>
      <w:r w:rsidRPr="006073DE">
        <w:rPr>
          <w:rFonts w:asciiTheme="minorHAnsi" w:hAnsiTheme="minorHAnsi"/>
          <w:color w:val="000000"/>
        </w:rPr>
        <w:t>(</w:t>
      </w:r>
      <w:r w:rsidRPr="006073DE">
        <w:rPr>
          <w:rStyle w:val="Fuerte"/>
          <w:rFonts w:asciiTheme="minorHAnsi" w:hAnsiTheme="minorHAnsi"/>
          <w:color w:val="000000"/>
        </w:rPr>
        <w:t>1 Corintios 11:1, NTV</w:t>
      </w:r>
      <w:r w:rsidRPr="006073DE">
        <w:rPr>
          <w:rFonts w:asciiTheme="minorHAnsi" w:hAnsiTheme="minorHAnsi"/>
          <w:color w:val="000000"/>
        </w:rPr>
        <w:t>).</w:t>
      </w:r>
    </w:p>
    <w:p w14:paraId="3A45ECD3" w14:textId="77777777" w:rsidR="00BC0047" w:rsidRPr="006073DE" w:rsidRDefault="00BC0047" w:rsidP="006073DE">
      <w:pPr>
        <w:pStyle w:val="NormalWeb"/>
        <w:rPr>
          <w:rFonts w:asciiTheme="minorHAnsi" w:hAnsiTheme="minorHAnsi"/>
          <w:color w:val="000000"/>
        </w:rPr>
      </w:pPr>
    </w:p>
    <w:p w14:paraId="3C0291F7" w14:textId="01BEA8F2" w:rsidR="00AD59D1" w:rsidRPr="006073DE" w:rsidRDefault="00AD59D1" w:rsidP="006073DE">
      <w:pPr>
        <w:pStyle w:val="NormalWeb"/>
        <w:rPr>
          <w:rFonts w:asciiTheme="minorHAnsi" w:hAnsiTheme="minorHAnsi"/>
          <w:color w:val="000000"/>
        </w:rPr>
      </w:pPr>
      <w:r w:rsidRPr="00A34907">
        <w:rPr>
          <w:rFonts w:asciiTheme="minorHAnsi" w:hAnsiTheme="minorHAnsi"/>
          <w:b/>
          <w:bCs/>
          <w:i/>
          <w:iCs/>
          <w:color w:val="000000"/>
        </w:rPr>
        <w:t>El ejemplo es la llave que abre corazones</w:t>
      </w:r>
      <w:r w:rsidRPr="006073DE">
        <w:rPr>
          <w:rFonts w:asciiTheme="minorHAnsi" w:hAnsiTheme="minorHAnsi"/>
          <w:color w:val="000000"/>
        </w:rPr>
        <w:t xml:space="preserve">. </w:t>
      </w:r>
      <w:r w:rsidRPr="00A34907">
        <w:rPr>
          <w:rFonts w:asciiTheme="minorHAnsi" w:hAnsiTheme="minorHAnsi"/>
          <w:b/>
          <w:bCs/>
          <w:color w:val="000000"/>
        </w:rPr>
        <w:t>Un padre</w:t>
      </w:r>
      <w:r w:rsidRPr="006073DE">
        <w:rPr>
          <w:rFonts w:asciiTheme="minorHAnsi" w:hAnsiTheme="minorHAnsi"/>
          <w:color w:val="000000"/>
        </w:rPr>
        <w:t xml:space="preserve"> inspira más a sus hijos con lo que vive que con lo que dice. </w:t>
      </w:r>
      <w:r w:rsidRPr="00A34907">
        <w:rPr>
          <w:rFonts w:asciiTheme="minorHAnsi" w:hAnsiTheme="minorHAnsi"/>
          <w:b/>
          <w:bCs/>
          <w:color w:val="000000"/>
        </w:rPr>
        <w:t>Un pastor</w:t>
      </w:r>
      <w:r w:rsidRPr="006073DE">
        <w:rPr>
          <w:rFonts w:asciiTheme="minorHAnsi" w:hAnsiTheme="minorHAnsi"/>
          <w:color w:val="000000"/>
        </w:rPr>
        <w:t xml:space="preserve"> edifica más a su iglesia cuando refleja a Cristo en </w:t>
      </w:r>
      <w:r w:rsidR="00641F61">
        <w:rPr>
          <w:rFonts w:asciiTheme="minorHAnsi" w:hAnsiTheme="minorHAnsi"/>
          <w:color w:val="000000"/>
        </w:rPr>
        <w:t>su</w:t>
      </w:r>
      <w:r w:rsidRPr="006073DE">
        <w:rPr>
          <w:rFonts w:asciiTheme="minorHAnsi" w:hAnsiTheme="minorHAnsi"/>
          <w:color w:val="000000"/>
        </w:rPr>
        <w:t xml:space="preserve"> </w:t>
      </w:r>
      <w:r w:rsidR="00641F61">
        <w:rPr>
          <w:rFonts w:asciiTheme="minorHAnsi" w:hAnsiTheme="minorHAnsi"/>
          <w:color w:val="000000"/>
        </w:rPr>
        <w:t>diario vivir</w:t>
      </w:r>
      <w:r w:rsidRPr="006073DE">
        <w:rPr>
          <w:rFonts w:asciiTheme="minorHAnsi" w:hAnsiTheme="minorHAnsi"/>
          <w:color w:val="000000"/>
        </w:rPr>
        <w:t xml:space="preserve">. </w:t>
      </w:r>
      <w:r w:rsidRPr="00A34907">
        <w:rPr>
          <w:rFonts w:asciiTheme="minorHAnsi" w:hAnsiTheme="minorHAnsi"/>
          <w:b/>
          <w:bCs/>
          <w:color w:val="000000"/>
        </w:rPr>
        <w:t xml:space="preserve">Un cristiano </w:t>
      </w:r>
      <w:r w:rsidRPr="006073DE">
        <w:rPr>
          <w:rFonts w:asciiTheme="minorHAnsi" w:hAnsiTheme="minorHAnsi"/>
          <w:color w:val="000000"/>
        </w:rPr>
        <w:t>gana más respeto cuando sus acciones respaldan sus palabras. La autoridad que se ejerce con amor y coherencia no se impone, se reconoce.</w:t>
      </w:r>
    </w:p>
    <w:p w14:paraId="22CBB5DC" w14:textId="77777777" w:rsidR="00083712" w:rsidRDefault="00083712" w:rsidP="006073DE">
      <w:pPr>
        <w:pStyle w:val="NormalWeb"/>
        <w:rPr>
          <w:rFonts w:asciiTheme="minorHAnsi" w:hAnsiTheme="minorHAnsi"/>
          <w:color w:val="000000"/>
        </w:rPr>
      </w:pPr>
    </w:p>
    <w:p w14:paraId="1E490B24" w14:textId="2762B113" w:rsidR="00AD59D1" w:rsidRPr="00A34EB3" w:rsidRDefault="00AD59D1" w:rsidP="006073DE">
      <w:pPr>
        <w:pStyle w:val="NormalWeb"/>
        <w:rPr>
          <w:rFonts w:asciiTheme="minorHAnsi" w:hAnsiTheme="minorHAnsi"/>
          <w:i/>
          <w:iCs/>
          <w:color w:val="000000"/>
        </w:rPr>
      </w:pPr>
      <w:r w:rsidRPr="00A34EB3">
        <w:rPr>
          <w:rFonts w:asciiTheme="minorHAnsi" w:hAnsiTheme="minorHAnsi"/>
          <w:i/>
          <w:iCs/>
          <w:color w:val="000000"/>
        </w:rPr>
        <w:t>“</w:t>
      </w:r>
      <w:r w:rsidRPr="00A34EB3">
        <w:rPr>
          <w:rFonts w:asciiTheme="minorHAnsi" w:hAnsiTheme="minorHAnsi"/>
          <w:b/>
          <w:bCs/>
          <w:i/>
          <w:iCs/>
          <w:color w:val="000000"/>
        </w:rPr>
        <w:t>Padre</w:t>
      </w:r>
      <w:r w:rsidRPr="00A34EB3">
        <w:rPr>
          <w:rFonts w:asciiTheme="minorHAnsi" w:hAnsiTheme="minorHAnsi"/>
          <w:i/>
          <w:iCs/>
          <w:color w:val="000000"/>
        </w:rPr>
        <w:t>, ayúdame a vivir lo que predico. Que mis actitudes confirmen mis palabras y que mi ejemplo hable más alto que cualquier título. Hazme un reflejo de Cristo para los que me rodean</w:t>
      </w:r>
      <w:r w:rsidR="00BB2E76">
        <w:rPr>
          <w:rFonts w:asciiTheme="minorHAnsi" w:hAnsiTheme="minorHAnsi"/>
          <w:i/>
          <w:iCs/>
          <w:color w:val="000000"/>
        </w:rPr>
        <w:t xml:space="preserve"> </w:t>
      </w:r>
      <w:r w:rsidR="0058582A">
        <w:rPr>
          <w:rFonts w:asciiTheme="minorHAnsi" w:hAnsiTheme="minorHAnsi"/>
          <w:i/>
          <w:iCs/>
          <w:color w:val="000000"/>
        </w:rPr>
        <w:t>te imiten</w:t>
      </w:r>
      <w:r w:rsidRPr="00A34EB3">
        <w:rPr>
          <w:rFonts w:asciiTheme="minorHAnsi" w:hAnsiTheme="minorHAnsi"/>
          <w:i/>
          <w:iCs/>
          <w:color w:val="000000"/>
        </w:rPr>
        <w:t>. Amén.”</w:t>
      </w:r>
    </w:p>
    <w:bookmarkEnd w:id="155"/>
    <w:p w14:paraId="64B96868" w14:textId="77777777" w:rsidR="001443F7" w:rsidRDefault="001443F7" w:rsidP="006073DE">
      <w:pPr>
        <w:tabs>
          <w:tab w:val="left" w:pos="2939"/>
        </w:tabs>
        <w:rPr>
          <w:rFonts w:asciiTheme="minorHAnsi" w:hAnsiTheme="minorHAnsi"/>
          <w:color w:val="000000" w:themeColor="text1"/>
        </w:rPr>
      </w:pPr>
    </w:p>
    <w:p w14:paraId="00E99AEA" w14:textId="77777777" w:rsidR="00573DC7" w:rsidRDefault="00573DC7" w:rsidP="006073DE">
      <w:pPr>
        <w:tabs>
          <w:tab w:val="left" w:pos="2939"/>
        </w:tabs>
        <w:rPr>
          <w:rFonts w:asciiTheme="minorHAnsi" w:hAnsiTheme="minorHAnsi"/>
          <w:color w:val="000000" w:themeColor="text1"/>
        </w:rPr>
      </w:pPr>
    </w:p>
    <w:p w14:paraId="2429A1B1" w14:textId="77777777" w:rsidR="00573DC7" w:rsidRDefault="00573DC7" w:rsidP="006073DE">
      <w:pPr>
        <w:tabs>
          <w:tab w:val="left" w:pos="2939"/>
        </w:tabs>
        <w:rPr>
          <w:rFonts w:asciiTheme="minorHAnsi" w:hAnsiTheme="minorHAnsi"/>
          <w:color w:val="000000" w:themeColor="text1"/>
        </w:rPr>
      </w:pPr>
    </w:p>
    <w:p w14:paraId="1DECD49B" w14:textId="5708B5AC" w:rsidR="00573DC7" w:rsidRPr="003C2867" w:rsidRDefault="00573DC7" w:rsidP="003C2867">
      <w:pPr>
        <w:pStyle w:val="Ttulo2"/>
        <w:spacing w:before="0" w:after="0"/>
        <w:rPr>
          <w:rFonts w:asciiTheme="minorHAnsi" w:hAnsiTheme="minorHAnsi" w:cs="Times New Roman"/>
          <w:b/>
          <w:bCs/>
          <w:color w:val="000000"/>
          <w:sz w:val="28"/>
          <w:szCs w:val="28"/>
          <w:lang w:val="es-US"/>
        </w:rPr>
      </w:pPr>
      <w:bookmarkStart w:id="156" w:name="OLE_LINK158"/>
      <w:r w:rsidRPr="003C2867">
        <w:rPr>
          <w:rFonts w:asciiTheme="minorHAnsi" w:hAnsiTheme="minorHAnsi"/>
          <w:b/>
          <w:bCs/>
          <w:color w:val="000000"/>
          <w:sz w:val="28"/>
          <w:szCs w:val="28"/>
        </w:rPr>
        <w:t>El servicio como grandeza</w:t>
      </w:r>
    </w:p>
    <w:p w14:paraId="21A50199" w14:textId="5FCBC0CD" w:rsidR="00573DC7" w:rsidRPr="003C2867" w:rsidRDefault="00573DC7" w:rsidP="003C2867">
      <w:pPr>
        <w:pStyle w:val="NormalWeb"/>
        <w:rPr>
          <w:rFonts w:asciiTheme="minorHAnsi" w:hAnsiTheme="minorHAnsi"/>
          <w:color w:val="000000"/>
        </w:rPr>
      </w:pPr>
      <w:r w:rsidRPr="003C2867">
        <w:rPr>
          <w:rStyle w:val="Fuerte"/>
          <w:rFonts w:asciiTheme="minorHAnsi" w:hAnsiTheme="minorHAnsi"/>
          <w:color w:val="000000"/>
        </w:rPr>
        <w:t>Marcos 10:43-45 (NTV)</w:t>
      </w:r>
      <w:r w:rsidR="00076B90" w:rsidRPr="00076B90">
        <w:rPr>
          <w:lang w:val="es-ES"/>
        </w:rPr>
        <w:t xml:space="preserve"> </w:t>
      </w:r>
      <w:r w:rsidR="00076B90">
        <w:rPr>
          <w:lang w:val="es-ES"/>
        </w:rPr>
        <w:t>“</w:t>
      </w:r>
      <w:r w:rsidR="00076B90" w:rsidRPr="00076B90">
        <w:rPr>
          <w:rFonts w:asciiTheme="minorHAnsi" w:hAnsiTheme="minorHAnsi"/>
          <w:i/>
          <w:iCs/>
          <w:color w:val="0070C0"/>
          <w:lang w:val="es-ES"/>
        </w:rPr>
        <w:t xml:space="preserve">Pero entre ustedes será diferente. El que quiera ser líder entre ustedes deberá ser sirviente, </w:t>
      </w:r>
      <w:r w:rsidR="00076B90" w:rsidRPr="00076B90">
        <w:rPr>
          <w:rFonts w:asciiTheme="minorHAnsi" w:hAnsiTheme="minorHAnsi"/>
          <w:i/>
          <w:iCs/>
          <w:color w:val="0070C0"/>
          <w:vertAlign w:val="superscript"/>
          <w:lang w:val="es-ES"/>
        </w:rPr>
        <w:t>44 </w:t>
      </w:r>
      <w:r w:rsidR="00076B90" w:rsidRPr="00076B90">
        <w:rPr>
          <w:rFonts w:asciiTheme="minorHAnsi" w:hAnsiTheme="minorHAnsi"/>
          <w:i/>
          <w:iCs/>
          <w:color w:val="0070C0"/>
          <w:lang w:val="es-ES"/>
        </w:rPr>
        <w:t xml:space="preserve">y el que quiera ser el primero entre ustedes deberá ser esclavo de los demás. </w:t>
      </w:r>
      <w:r w:rsidR="00076B90" w:rsidRPr="00076B90">
        <w:rPr>
          <w:rFonts w:asciiTheme="minorHAnsi" w:hAnsiTheme="minorHAnsi"/>
          <w:i/>
          <w:iCs/>
          <w:color w:val="0070C0"/>
          <w:vertAlign w:val="superscript"/>
          <w:lang w:val="es-ES"/>
        </w:rPr>
        <w:t>45 </w:t>
      </w:r>
      <w:r w:rsidR="00076B90" w:rsidRPr="00076B90">
        <w:rPr>
          <w:rFonts w:asciiTheme="minorHAnsi" w:hAnsiTheme="minorHAnsi"/>
          <w:i/>
          <w:iCs/>
          <w:color w:val="0070C0"/>
          <w:lang w:val="es-ES"/>
        </w:rPr>
        <w:t>Pues ni aun el Hijo del Hombre vino para que le sirvan, sino para servir a otros y para dar su vida en rescate por muchos</w:t>
      </w:r>
      <w:r w:rsidR="00076B90">
        <w:rPr>
          <w:lang w:val="es-ES"/>
        </w:rPr>
        <w:t>.</w:t>
      </w:r>
      <w:r w:rsidRPr="003C2867">
        <w:rPr>
          <w:rStyle w:val="nfasis"/>
          <w:rFonts w:asciiTheme="minorHAnsi" w:hAnsiTheme="minorHAnsi"/>
          <w:color w:val="000000"/>
        </w:rPr>
        <w:t>”</w:t>
      </w:r>
    </w:p>
    <w:p w14:paraId="1F5DA127" w14:textId="77777777" w:rsidR="005A09F2" w:rsidRPr="003C2867" w:rsidRDefault="005A09F2" w:rsidP="003C2867">
      <w:pPr>
        <w:pStyle w:val="NormalWeb"/>
        <w:rPr>
          <w:rFonts w:asciiTheme="minorHAnsi" w:hAnsiTheme="minorHAnsi" w:cs="Apple Color Emoji"/>
          <w:color w:val="000000"/>
        </w:rPr>
      </w:pPr>
    </w:p>
    <w:p w14:paraId="523B0267" w14:textId="5D36EE37" w:rsidR="00573DC7" w:rsidRPr="00B94AD9" w:rsidRDefault="005A09F2" w:rsidP="003C2867">
      <w:pPr>
        <w:pStyle w:val="NormalWeb"/>
        <w:rPr>
          <w:rFonts w:asciiTheme="minorHAnsi" w:hAnsiTheme="minorHAnsi"/>
          <w:i/>
          <w:iCs/>
          <w:color w:val="7030A0"/>
        </w:rPr>
      </w:pPr>
      <w:r w:rsidRPr="00B94AD9">
        <w:rPr>
          <w:rFonts w:asciiTheme="minorHAnsi" w:hAnsiTheme="minorHAnsi"/>
          <w:i/>
          <w:iCs/>
          <w:color w:val="7030A0"/>
        </w:rPr>
        <w:t xml:space="preserve"> </w:t>
      </w:r>
      <w:r w:rsidR="00573DC7" w:rsidRPr="00B94AD9">
        <w:rPr>
          <w:rFonts w:asciiTheme="minorHAnsi" w:hAnsiTheme="minorHAnsi"/>
          <w:i/>
          <w:iCs/>
          <w:color w:val="7030A0"/>
        </w:rPr>
        <w:t>“En el Reino de Dios, servir es el mayor honor.”</w:t>
      </w:r>
    </w:p>
    <w:p w14:paraId="18CBE505" w14:textId="77777777" w:rsidR="005A09F2" w:rsidRPr="003C2867" w:rsidRDefault="005A09F2" w:rsidP="003C2867">
      <w:pPr>
        <w:pStyle w:val="NormalWeb"/>
        <w:rPr>
          <w:rFonts w:asciiTheme="minorHAnsi" w:hAnsiTheme="minorHAnsi" w:cs="Apple Color Emoji"/>
          <w:color w:val="000000"/>
        </w:rPr>
      </w:pPr>
    </w:p>
    <w:p w14:paraId="3CD80F9F" w14:textId="14A1A88D" w:rsidR="00573DC7" w:rsidRPr="003C2867" w:rsidRDefault="00573DC7" w:rsidP="003C2867">
      <w:pPr>
        <w:pStyle w:val="NormalWeb"/>
        <w:rPr>
          <w:rFonts w:asciiTheme="minorHAnsi" w:hAnsiTheme="minorHAnsi"/>
          <w:color w:val="000000"/>
        </w:rPr>
      </w:pPr>
      <w:r w:rsidRPr="003C2867">
        <w:rPr>
          <w:rFonts w:asciiTheme="minorHAnsi" w:hAnsiTheme="minorHAnsi"/>
          <w:color w:val="000000"/>
        </w:rPr>
        <w:t>El mundo mide la grandeza por la fama, los logros o el poder que se acumula. Sin embargo, Jesús nos enseñó un camino totalmente distinto: la verdadera grandeza se demuestra en la humildad de servir.</w:t>
      </w:r>
    </w:p>
    <w:p w14:paraId="47DC174F" w14:textId="77777777" w:rsidR="00573DC7" w:rsidRPr="003C2867" w:rsidRDefault="00573DC7" w:rsidP="003C2867">
      <w:pPr>
        <w:pStyle w:val="NormalWeb"/>
        <w:rPr>
          <w:rFonts w:asciiTheme="minorHAnsi" w:hAnsiTheme="minorHAnsi"/>
          <w:color w:val="000000"/>
        </w:rPr>
      </w:pPr>
      <w:r w:rsidRPr="003C2867">
        <w:rPr>
          <w:rFonts w:asciiTheme="minorHAnsi" w:hAnsiTheme="minorHAnsi"/>
          <w:color w:val="000000"/>
        </w:rPr>
        <w:t>Cuando el Señor se inclinó para lavar los pies de sus discípulos, nos dejó una lección eterna: no hay liderazgo auténtico sin servicio. Cada acto de servicio, por pequeño que parezca, es una semilla que Dios toma y transforma en fruto eterno.</w:t>
      </w:r>
    </w:p>
    <w:p w14:paraId="617715A7" w14:textId="77777777" w:rsidR="00573DC7" w:rsidRPr="003C2867" w:rsidRDefault="00573DC7" w:rsidP="003C2867">
      <w:pPr>
        <w:pStyle w:val="NormalWeb"/>
        <w:rPr>
          <w:rFonts w:asciiTheme="minorHAnsi" w:hAnsiTheme="minorHAnsi"/>
          <w:color w:val="000000"/>
        </w:rPr>
      </w:pPr>
      <w:r w:rsidRPr="003C2867">
        <w:rPr>
          <w:rFonts w:asciiTheme="minorHAnsi" w:hAnsiTheme="minorHAnsi"/>
          <w:color w:val="000000"/>
        </w:rPr>
        <w:t>Ser grande en el Reino no es subir, es descender; no es mandar, es entregar; no es buscar ser reconocido, sino reflejar a Cristo en la entrega.</w:t>
      </w:r>
    </w:p>
    <w:p w14:paraId="2558D506" w14:textId="77777777" w:rsidR="004D3264" w:rsidRPr="003C2867" w:rsidRDefault="004D3264" w:rsidP="003C2867">
      <w:pPr>
        <w:pStyle w:val="NormalWeb"/>
        <w:rPr>
          <w:rFonts w:asciiTheme="minorHAnsi" w:hAnsiTheme="minorHAnsi" w:cs="Apple Color Emoji"/>
          <w:color w:val="000000"/>
        </w:rPr>
      </w:pPr>
    </w:p>
    <w:p w14:paraId="30868D59" w14:textId="254F24C3" w:rsidR="00573DC7" w:rsidRPr="003C2867" w:rsidRDefault="004D3264" w:rsidP="003C2867">
      <w:pPr>
        <w:pStyle w:val="NormalWeb"/>
        <w:rPr>
          <w:rFonts w:asciiTheme="minorHAnsi" w:hAnsiTheme="minorHAnsi"/>
          <w:color w:val="000000"/>
        </w:rPr>
      </w:pPr>
      <w:r w:rsidRPr="003C2867">
        <w:rPr>
          <w:rFonts w:asciiTheme="minorHAnsi" w:hAnsiTheme="minorHAnsi"/>
          <w:color w:val="000000"/>
        </w:rPr>
        <w:t xml:space="preserve"> </w:t>
      </w:r>
      <w:r w:rsidR="00573DC7" w:rsidRPr="003C2867">
        <w:rPr>
          <w:rFonts w:asciiTheme="minorHAnsi" w:hAnsiTheme="minorHAnsi"/>
          <w:color w:val="000000"/>
        </w:rPr>
        <w:t>“</w:t>
      </w:r>
      <w:r w:rsidR="009618DF" w:rsidRPr="001C18ED">
        <w:rPr>
          <w:rFonts w:asciiTheme="minorHAnsi" w:hAnsiTheme="minorHAnsi"/>
          <w:i/>
          <w:iCs/>
          <w:color w:val="000000"/>
        </w:rPr>
        <w:t xml:space="preserve">Señor </w:t>
      </w:r>
      <w:r w:rsidR="00573DC7" w:rsidRPr="001C18ED">
        <w:rPr>
          <w:rFonts w:asciiTheme="minorHAnsi" w:hAnsiTheme="minorHAnsi"/>
          <w:i/>
          <w:iCs/>
          <w:color w:val="000000"/>
        </w:rPr>
        <w:t>Jesús, dame un corazón de siervo como el tuyo. Que mi grandeza sea servir</w:t>
      </w:r>
      <w:r w:rsidR="00815F12">
        <w:rPr>
          <w:rFonts w:asciiTheme="minorHAnsi" w:hAnsiTheme="minorHAnsi"/>
          <w:i/>
          <w:iCs/>
          <w:color w:val="000000"/>
        </w:rPr>
        <w:t xml:space="preserve"> en todo tiempo para mostrar tu amor al mundo</w:t>
      </w:r>
      <w:r w:rsidR="009618DF" w:rsidRPr="001C18ED">
        <w:rPr>
          <w:rFonts w:asciiTheme="minorHAnsi" w:hAnsiTheme="minorHAnsi"/>
          <w:i/>
          <w:iCs/>
          <w:color w:val="000000"/>
        </w:rPr>
        <w:t>, amén</w:t>
      </w:r>
      <w:r w:rsidR="003C2867" w:rsidRPr="003C2867">
        <w:rPr>
          <w:rFonts w:asciiTheme="minorHAnsi" w:hAnsiTheme="minorHAnsi"/>
          <w:color w:val="000000"/>
        </w:rPr>
        <w:t>.</w:t>
      </w:r>
      <w:r w:rsidR="00573DC7" w:rsidRPr="003C2867">
        <w:rPr>
          <w:rFonts w:asciiTheme="minorHAnsi" w:hAnsiTheme="minorHAnsi"/>
          <w:color w:val="000000"/>
        </w:rPr>
        <w:t>”</w:t>
      </w:r>
    </w:p>
    <w:bookmarkEnd w:id="156"/>
    <w:p w14:paraId="0C70BAC1" w14:textId="77777777" w:rsidR="00573DC7" w:rsidRDefault="00573DC7" w:rsidP="006073DE">
      <w:pPr>
        <w:tabs>
          <w:tab w:val="left" w:pos="2939"/>
        </w:tabs>
        <w:rPr>
          <w:rFonts w:asciiTheme="minorHAnsi" w:hAnsiTheme="minorHAnsi"/>
          <w:color w:val="000000" w:themeColor="text1"/>
        </w:rPr>
      </w:pPr>
    </w:p>
    <w:p w14:paraId="776EA373" w14:textId="77777777" w:rsidR="00EC5A30" w:rsidRDefault="00EC5A30" w:rsidP="006073DE">
      <w:pPr>
        <w:tabs>
          <w:tab w:val="left" w:pos="2939"/>
        </w:tabs>
        <w:rPr>
          <w:rFonts w:asciiTheme="minorHAnsi" w:hAnsiTheme="minorHAnsi"/>
          <w:color w:val="000000" w:themeColor="text1"/>
        </w:rPr>
      </w:pPr>
    </w:p>
    <w:p w14:paraId="0005BCE3" w14:textId="77777777" w:rsidR="00EC5A30" w:rsidRDefault="00EC5A30" w:rsidP="006073DE">
      <w:pPr>
        <w:tabs>
          <w:tab w:val="left" w:pos="2939"/>
        </w:tabs>
        <w:rPr>
          <w:rFonts w:asciiTheme="minorHAnsi" w:hAnsiTheme="minorHAnsi"/>
          <w:color w:val="000000" w:themeColor="text1"/>
        </w:rPr>
      </w:pPr>
    </w:p>
    <w:p w14:paraId="6ED0E406" w14:textId="1F1CDEFB" w:rsidR="00EC5A30" w:rsidRDefault="00094581" w:rsidP="00094581">
      <w:pPr>
        <w:tabs>
          <w:tab w:val="left" w:pos="1709"/>
        </w:tabs>
        <w:rPr>
          <w:rFonts w:asciiTheme="minorHAnsi" w:hAnsiTheme="minorHAnsi"/>
          <w:color w:val="000000" w:themeColor="text1"/>
        </w:rPr>
      </w:pPr>
      <w:r>
        <w:rPr>
          <w:rFonts w:asciiTheme="minorHAnsi" w:hAnsiTheme="minorHAnsi"/>
          <w:color w:val="000000" w:themeColor="text1"/>
        </w:rPr>
        <w:tab/>
      </w:r>
    </w:p>
    <w:p w14:paraId="633C0AA6" w14:textId="4192DCDB" w:rsidR="00EC5A30" w:rsidRPr="00AE7102" w:rsidRDefault="00EC5A30" w:rsidP="00AE7102">
      <w:pPr>
        <w:pStyle w:val="Ttulo2"/>
        <w:spacing w:before="0" w:after="0"/>
        <w:rPr>
          <w:rFonts w:asciiTheme="minorHAnsi" w:hAnsiTheme="minorHAnsi" w:cs="Times New Roman"/>
          <w:b/>
          <w:bCs/>
          <w:color w:val="000000"/>
          <w:sz w:val="28"/>
          <w:szCs w:val="28"/>
          <w:lang w:val="es-US"/>
        </w:rPr>
      </w:pPr>
      <w:bookmarkStart w:id="157" w:name="OLE_LINK132"/>
      <w:r w:rsidRPr="00AE7102">
        <w:rPr>
          <w:rFonts w:asciiTheme="minorHAnsi" w:hAnsiTheme="minorHAnsi"/>
          <w:b/>
          <w:bCs/>
          <w:color w:val="000000"/>
          <w:sz w:val="28"/>
          <w:szCs w:val="28"/>
        </w:rPr>
        <w:t>El amor que transforma</w:t>
      </w:r>
    </w:p>
    <w:p w14:paraId="1171697C" w14:textId="3A2F8B1C" w:rsidR="00EC5A30" w:rsidRPr="00AE7102" w:rsidRDefault="00EC5A30" w:rsidP="00AE7102">
      <w:pPr>
        <w:pStyle w:val="NormalWeb"/>
        <w:rPr>
          <w:rFonts w:asciiTheme="minorHAnsi" w:hAnsiTheme="minorHAnsi"/>
          <w:color w:val="000000"/>
        </w:rPr>
      </w:pPr>
      <w:r w:rsidRPr="00AE7102">
        <w:rPr>
          <w:rStyle w:val="Fuerte"/>
          <w:rFonts w:asciiTheme="minorHAnsi" w:hAnsiTheme="minorHAnsi"/>
          <w:color w:val="000000"/>
        </w:rPr>
        <w:t>Juan 13:34-35 (NTV)</w:t>
      </w:r>
      <w:r w:rsidRPr="00AE7102">
        <w:rPr>
          <w:rStyle w:val="nfasis"/>
          <w:rFonts w:asciiTheme="minorHAnsi" w:hAnsiTheme="minorHAnsi"/>
          <w:color w:val="000000"/>
        </w:rPr>
        <w:t>“</w:t>
      </w:r>
      <w:r w:rsidRPr="00AE7102">
        <w:rPr>
          <w:rStyle w:val="nfasis"/>
          <w:rFonts w:asciiTheme="minorHAnsi" w:hAnsiTheme="minorHAnsi"/>
          <w:color w:val="0070C0"/>
        </w:rPr>
        <w:t xml:space="preserve">Así que ahora les doy un nuevo mandamiento: </w:t>
      </w:r>
      <w:r w:rsidRPr="00907BD6">
        <w:rPr>
          <w:rStyle w:val="nfasis"/>
          <w:rFonts w:asciiTheme="minorHAnsi" w:hAnsiTheme="minorHAnsi"/>
          <w:b/>
          <w:bCs/>
          <w:color w:val="0070C0"/>
        </w:rPr>
        <w:t>ámense unos a otros</w:t>
      </w:r>
      <w:r w:rsidRPr="00AE7102">
        <w:rPr>
          <w:rStyle w:val="nfasis"/>
          <w:rFonts w:asciiTheme="minorHAnsi" w:hAnsiTheme="minorHAnsi"/>
          <w:color w:val="0070C0"/>
        </w:rPr>
        <w:t xml:space="preserve">. Tal como yo los he amado, ustedes deben amarse unos a otros. </w:t>
      </w:r>
      <w:r w:rsidRPr="00997A24">
        <w:rPr>
          <w:rStyle w:val="nfasis"/>
          <w:rFonts w:asciiTheme="minorHAnsi" w:hAnsiTheme="minorHAnsi"/>
          <w:b/>
          <w:bCs/>
          <w:color w:val="0070C0"/>
        </w:rPr>
        <w:t>El amor que tengan unos por otros</w:t>
      </w:r>
      <w:r w:rsidRPr="00AE7102">
        <w:rPr>
          <w:rStyle w:val="nfasis"/>
          <w:rFonts w:asciiTheme="minorHAnsi" w:hAnsiTheme="minorHAnsi"/>
          <w:color w:val="0070C0"/>
        </w:rPr>
        <w:t xml:space="preserve"> será la prueba ante el mundo de que son mis discípulos</w:t>
      </w:r>
      <w:r w:rsidRPr="00AE7102">
        <w:rPr>
          <w:rStyle w:val="nfasis"/>
          <w:rFonts w:asciiTheme="minorHAnsi" w:hAnsiTheme="minorHAnsi"/>
          <w:color w:val="000000"/>
        </w:rPr>
        <w:t>.”</w:t>
      </w:r>
    </w:p>
    <w:p w14:paraId="37CEFA75" w14:textId="77777777" w:rsidR="004575E8" w:rsidRPr="00AE7102" w:rsidRDefault="004575E8" w:rsidP="00AE7102">
      <w:pPr>
        <w:pStyle w:val="NormalWeb"/>
        <w:rPr>
          <w:rFonts w:asciiTheme="minorHAnsi" w:hAnsiTheme="minorHAnsi" w:cs="Apple Color Emoji"/>
          <w:color w:val="000000"/>
        </w:rPr>
      </w:pPr>
    </w:p>
    <w:p w14:paraId="46E87218" w14:textId="27D2D546" w:rsidR="00EC5A30" w:rsidRPr="00AE7102" w:rsidRDefault="004575E8" w:rsidP="00AE7102">
      <w:pPr>
        <w:pStyle w:val="NormalWeb"/>
        <w:rPr>
          <w:rFonts w:asciiTheme="minorHAnsi" w:hAnsiTheme="minorHAnsi"/>
          <w:color w:val="000000"/>
        </w:rPr>
      </w:pPr>
      <w:r w:rsidRPr="00AE7102">
        <w:rPr>
          <w:rFonts w:asciiTheme="minorHAnsi" w:hAnsiTheme="minorHAnsi"/>
          <w:color w:val="000000"/>
        </w:rPr>
        <w:t xml:space="preserve"> </w:t>
      </w:r>
      <w:r w:rsidR="00EC5A30" w:rsidRPr="00AE7102">
        <w:rPr>
          <w:rFonts w:asciiTheme="minorHAnsi" w:hAnsiTheme="minorHAnsi"/>
          <w:color w:val="000000"/>
        </w:rPr>
        <w:t>“</w:t>
      </w:r>
      <w:r w:rsidR="00EC5A30" w:rsidRPr="007A1AA2">
        <w:rPr>
          <w:rFonts w:asciiTheme="minorHAnsi" w:hAnsiTheme="minorHAnsi"/>
          <w:i/>
          <w:iCs/>
          <w:color w:val="7030A0"/>
        </w:rPr>
        <w:t xml:space="preserve">El </w:t>
      </w:r>
      <w:r w:rsidR="007A1AA2" w:rsidRPr="007A1AA2">
        <w:rPr>
          <w:rFonts w:asciiTheme="minorHAnsi" w:hAnsiTheme="minorHAnsi"/>
          <w:i/>
          <w:iCs/>
          <w:color w:val="7030A0"/>
        </w:rPr>
        <w:t xml:space="preserve">amor </w:t>
      </w:r>
      <w:r w:rsidR="00907BD6" w:rsidRPr="007A1AA2">
        <w:rPr>
          <w:rFonts w:asciiTheme="minorHAnsi" w:hAnsiTheme="minorHAnsi"/>
          <w:i/>
          <w:iCs/>
          <w:color w:val="7030A0"/>
        </w:rPr>
        <w:t>de Jesús</w:t>
      </w:r>
      <w:r w:rsidR="007A1AA2" w:rsidRPr="007A1AA2">
        <w:rPr>
          <w:rFonts w:asciiTheme="minorHAnsi" w:hAnsiTheme="minorHAnsi"/>
          <w:i/>
          <w:iCs/>
          <w:color w:val="7030A0"/>
        </w:rPr>
        <w:t xml:space="preserve"> continua</w:t>
      </w:r>
      <w:r w:rsidR="00EC5A30" w:rsidRPr="007A1AA2">
        <w:rPr>
          <w:rFonts w:asciiTheme="minorHAnsi" w:hAnsiTheme="minorHAnsi"/>
          <w:i/>
          <w:iCs/>
          <w:color w:val="7030A0"/>
        </w:rPr>
        <w:t xml:space="preserve"> transforma</w:t>
      </w:r>
      <w:r w:rsidR="007A1AA2" w:rsidRPr="007A1AA2">
        <w:rPr>
          <w:rFonts w:asciiTheme="minorHAnsi" w:hAnsiTheme="minorHAnsi"/>
          <w:i/>
          <w:iCs/>
          <w:color w:val="7030A0"/>
        </w:rPr>
        <w:t>ndo</w:t>
      </w:r>
      <w:r w:rsidR="00EC5A30" w:rsidRPr="00AE7102">
        <w:rPr>
          <w:rFonts w:asciiTheme="minorHAnsi" w:hAnsiTheme="minorHAnsi"/>
          <w:color w:val="000000"/>
        </w:rPr>
        <w:t>.”</w:t>
      </w:r>
    </w:p>
    <w:p w14:paraId="42854B62" w14:textId="77777777" w:rsidR="004575E8" w:rsidRPr="00AE7102" w:rsidRDefault="004575E8" w:rsidP="00AE7102">
      <w:pPr>
        <w:pStyle w:val="NormalWeb"/>
        <w:rPr>
          <w:rFonts w:asciiTheme="minorHAnsi" w:hAnsiTheme="minorHAnsi" w:cs="Apple Color Emoji"/>
          <w:color w:val="000000"/>
        </w:rPr>
      </w:pPr>
    </w:p>
    <w:p w14:paraId="5E6DD776" w14:textId="1C2E97E1" w:rsidR="00EC5A30" w:rsidRPr="00AE7102" w:rsidRDefault="00EC5A30" w:rsidP="00AE7102">
      <w:pPr>
        <w:pStyle w:val="NormalWeb"/>
        <w:rPr>
          <w:rFonts w:asciiTheme="minorHAnsi" w:hAnsiTheme="minorHAnsi"/>
          <w:color w:val="000000"/>
        </w:rPr>
      </w:pPr>
      <w:r w:rsidRPr="00AE7102">
        <w:rPr>
          <w:rFonts w:asciiTheme="minorHAnsi" w:hAnsiTheme="minorHAnsi"/>
          <w:color w:val="000000"/>
        </w:rPr>
        <w:t xml:space="preserve">Jesús resumió todo su liderazgo en una palabra: </w:t>
      </w:r>
      <w:r w:rsidRPr="00997A24">
        <w:rPr>
          <w:rFonts w:asciiTheme="minorHAnsi" w:hAnsiTheme="minorHAnsi"/>
          <w:b/>
          <w:bCs/>
          <w:color w:val="000000"/>
        </w:rPr>
        <w:t>amor</w:t>
      </w:r>
      <w:r w:rsidRPr="00AE7102">
        <w:rPr>
          <w:rFonts w:asciiTheme="minorHAnsi" w:hAnsiTheme="minorHAnsi"/>
          <w:color w:val="000000"/>
        </w:rPr>
        <w:t xml:space="preserve">. Y no cualquier amor, sino </w:t>
      </w:r>
      <w:r w:rsidRPr="00997A24">
        <w:rPr>
          <w:rFonts w:asciiTheme="minorHAnsi" w:hAnsiTheme="minorHAnsi"/>
          <w:b/>
          <w:bCs/>
          <w:color w:val="000000"/>
        </w:rPr>
        <w:t>uno sacrificial</w:t>
      </w:r>
      <w:r w:rsidRPr="00AE7102">
        <w:rPr>
          <w:rFonts w:asciiTheme="minorHAnsi" w:hAnsiTheme="minorHAnsi"/>
          <w:color w:val="000000"/>
        </w:rPr>
        <w:t xml:space="preserve">, que se entrega sin reservas. </w:t>
      </w:r>
      <w:r w:rsidRPr="00997A24">
        <w:rPr>
          <w:rFonts w:asciiTheme="minorHAnsi" w:hAnsiTheme="minorHAnsi"/>
          <w:b/>
          <w:bCs/>
          <w:color w:val="000000"/>
        </w:rPr>
        <w:t>Él no formó discípulos con imposición</w:t>
      </w:r>
      <w:r w:rsidRPr="00AE7102">
        <w:rPr>
          <w:rFonts w:asciiTheme="minorHAnsi" w:hAnsiTheme="minorHAnsi"/>
          <w:color w:val="000000"/>
        </w:rPr>
        <w:t>, sino con amor; y fue ese amor el que transformó vidas y sigue transformando hasta hoy.</w:t>
      </w:r>
    </w:p>
    <w:p w14:paraId="36EFB46B" w14:textId="77777777" w:rsidR="00EC5A30" w:rsidRPr="00AE7102" w:rsidRDefault="00EC5A30" w:rsidP="00AE7102">
      <w:pPr>
        <w:pStyle w:val="NormalWeb"/>
        <w:rPr>
          <w:rFonts w:asciiTheme="minorHAnsi" w:hAnsiTheme="minorHAnsi"/>
          <w:color w:val="000000"/>
        </w:rPr>
      </w:pPr>
      <w:r w:rsidRPr="005F031E">
        <w:rPr>
          <w:rFonts w:asciiTheme="minorHAnsi" w:hAnsiTheme="minorHAnsi"/>
          <w:b/>
          <w:bCs/>
          <w:color w:val="000000"/>
        </w:rPr>
        <w:t>El amor verdadero no busca controlar</w:t>
      </w:r>
      <w:r w:rsidRPr="00AE7102">
        <w:rPr>
          <w:rFonts w:asciiTheme="minorHAnsi" w:hAnsiTheme="minorHAnsi"/>
          <w:color w:val="000000"/>
        </w:rPr>
        <w:t>, sino edificar; no oprime, sino levanta; no se centra en uno mismo, sino en el bien del otro. Esa es la marca de un líder que refleja a Cristo.</w:t>
      </w:r>
    </w:p>
    <w:p w14:paraId="24E92B97" w14:textId="77777777" w:rsidR="00EC5A30" w:rsidRPr="00AE7102" w:rsidRDefault="00EC5A30" w:rsidP="00AE7102">
      <w:pPr>
        <w:pStyle w:val="NormalWeb"/>
        <w:rPr>
          <w:rFonts w:asciiTheme="minorHAnsi" w:hAnsiTheme="minorHAnsi"/>
          <w:color w:val="000000"/>
        </w:rPr>
      </w:pPr>
      <w:r w:rsidRPr="00AE7102">
        <w:rPr>
          <w:rFonts w:asciiTheme="minorHAnsi" w:hAnsiTheme="minorHAnsi"/>
          <w:color w:val="000000"/>
        </w:rPr>
        <w:t>Un liderazgo sin amor es vacío, pero un liderazgo que ama deja huellas eternas en el corazón de las personas.</w:t>
      </w:r>
    </w:p>
    <w:p w14:paraId="729F862A" w14:textId="77777777" w:rsidR="004575E8" w:rsidRPr="00AE7102" w:rsidRDefault="004575E8" w:rsidP="00AE7102">
      <w:pPr>
        <w:pStyle w:val="NormalWeb"/>
        <w:rPr>
          <w:rFonts w:asciiTheme="minorHAnsi" w:hAnsiTheme="minorHAnsi" w:cs="Apple Color Emoji"/>
          <w:color w:val="000000"/>
        </w:rPr>
      </w:pPr>
    </w:p>
    <w:p w14:paraId="2039F49B" w14:textId="624AEEFF" w:rsidR="00EC5A30" w:rsidRPr="00AE7102" w:rsidRDefault="004575E8" w:rsidP="00AE7102">
      <w:pPr>
        <w:pStyle w:val="NormalWeb"/>
        <w:rPr>
          <w:rFonts w:asciiTheme="minorHAnsi" w:hAnsiTheme="minorHAnsi"/>
          <w:color w:val="000000"/>
        </w:rPr>
      </w:pPr>
      <w:r w:rsidRPr="00AE7102">
        <w:rPr>
          <w:rFonts w:asciiTheme="minorHAnsi" w:hAnsiTheme="minorHAnsi"/>
          <w:color w:val="000000"/>
        </w:rPr>
        <w:t xml:space="preserve"> </w:t>
      </w:r>
      <w:r w:rsidR="00EC5A30" w:rsidRPr="00AE7102">
        <w:rPr>
          <w:rFonts w:asciiTheme="minorHAnsi" w:hAnsiTheme="minorHAnsi"/>
          <w:color w:val="000000"/>
        </w:rPr>
        <w:t>“</w:t>
      </w:r>
      <w:r w:rsidR="00EC5A30" w:rsidRPr="005F031E">
        <w:rPr>
          <w:rFonts w:asciiTheme="minorHAnsi" w:hAnsiTheme="minorHAnsi"/>
          <w:i/>
          <w:iCs/>
          <w:color w:val="000000"/>
        </w:rPr>
        <w:t>Señor</w:t>
      </w:r>
      <w:r w:rsidR="003C4A49" w:rsidRPr="005F031E">
        <w:rPr>
          <w:rFonts w:asciiTheme="minorHAnsi" w:hAnsiTheme="minorHAnsi"/>
          <w:i/>
          <w:iCs/>
          <w:color w:val="000000"/>
        </w:rPr>
        <w:t xml:space="preserve"> Jesús</w:t>
      </w:r>
      <w:r w:rsidR="00EC5A30" w:rsidRPr="005F031E">
        <w:rPr>
          <w:rFonts w:asciiTheme="minorHAnsi" w:hAnsiTheme="minorHAnsi"/>
          <w:i/>
          <w:iCs/>
          <w:color w:val="000000"/>
        </w:rPr>
        <w:t xml:space="preserve">, que tu amor sea mi motor para guiar y levantar a otros. Haz de mi </w:t>
      </w:r>
      <w:r w:rsidR="003C4A49" w:rsidRPr="005F031E">
        <w:rPr>
          <w:rFonts w:asciiTheme="minorHAnsi" w:hAnsiTheme="minorHAnsi"/>
          <w:i/>
          <w:iCs/>
          <w:color w:val="000000"/>
        </w:rPr>
        <w:t>vida</w:t>
      </w:r>
      <w:r w:rsidR="00EC5A30" w:rsidRPr="005F031E">
        <w:rPr>
          <w:rFonts w:asciiTheme="minorHAnsi" w:hAnsiTheme="minorHAnsi"/>
          <w:i/>
          <w:iCs/>
          <w:color w:val="000000"/>
        </w:rPr>
        <w:t xml:space="preserve"> un canal de tu gracia</w:t>
      </w:r>
      <w:r w:rsidR="003C4A49" w:rsidRPr="005F031E">
        <w:rPr>
          <w:rFonts w:asciiTheme="minorHAnsi" w:hAnsiTheme="minorHAnsi"/>
          <w:i/>
          <w:iCs/>
          <w:color w:val="000000"/>
        </w:rPr>
        <w:t>, amén</w:t>
      </w:r>
      <w:r w:rsidR="00EC5A30" w:rsidRPr="00AE7102">
        <w:rPr>
          <w:rFonts w:asciiTheme="minorHAnsi" w:hAnsiTheme="minorHAnsi"/>
          <w:color w:val="000000"/>
        </w:rPr>
        <w:t>.”</w:t>
      </w:r>
    </w:p>
    <w:bookmarkEnd w:id="157"/>
    <w:p w14:paraId="52E5B2E7" w14:textId="77777777" w:rsidR="00EC5A30" w:rsidRDefault="00EC5A30" w:rsidP="006073DE">
      <w:pPr>
        <w:tabs>
          <w:tab w:val="left" w:pos="2939"/>
        </w:tabs>
        <w:rPr>
          <w:rFonts w:asciiTheme="minorHAnsi" w:hAnsiTheme="minorHAnsi"/>
          <w:color w:val="000000" w:themeColor="text1"/>
        </w:rPr>
      </w:pPr>
    </w:p>
    <w:p w14:paraId="1E8F28EB" w14:textId="77777777" w:rsidR="00ED00AD" w:rsidRDefault="00ED00AD" w:rsidP="006073DE">
      <w:pPr>
        <w:tabs>
          <w:tab w:val="left" w:pos="2939"/>
        </w:tabs>
        <w:rPr>
          <w:rFonts w:asciiTheme="minorHAnsi" w:hAnsiTheme="minorHAnsi"/>
          <w:color w:val="000000" w:themeColor="text1"/>
        </w:rPr>
      </w:pPr>
    </w:p>
    <w:p w14:paraId="36BDB44A" w14:textId="77777777" w:rsidR="00ED00AD" w:rsidRDefault="00ED00AD" w:rsidP="006073DE">
      <w:pPr>
        <w:tabs>
          <w:tab w:val="left" w:pos="2939"/>
        </w:tabs>
        <w:rPr>
          <w:rFonts w:asciiTheme="minorHAnsi" w:hAnsiTheme="minorHAnsi"/>
          <w:color w:val="000000" w:themeColor="text1"/>
        </w:rPr>
      </w:pPr>
    </w:p>
    <w:p w14:paraId="543D1B4B" w14:textId="6FCD5A16" w:rsidR="00ED00AD" w:rsidRPr="00DA5AF1" w:rsidRDefault="00DA5AF1" w:rsidP="006073DE">
      <w:pPr>
        <w:tabs>
          <w:tab w:val="left" w:pos="2939"/>
        </w:tabs>
        <w:rPr>
          <w:rFonts w:asciiTheme="minorHAnsi" w:hAnsiTheme="minorHAnsi"/>
          <w:color w:val="000000" w:themeColor="text1"/>
          <w:lang w:val="es-ES"/>
        </w:rPr>
      </w:pPr>
      <w:bookmarkStart w:id="158" w:name="OLE_LINK137"/>
      <w:r w:rsidRPr="00DA5AF1">
        <w:rPr>
          <w:rFonts w:asciiTheme="minorHAnsi" w:hAnsiTheme="minorHAnsi"/>
          <w:b/>
          <w:bCs/>
          <w:color w:val="000000" w:themeColor="text1"/>
          <w:sz w:val="28"/>
          <w:szCs w:val="28"/>
          <w:lang w:val="es-ES"/>
        </w:rPr>
        <w:t>Una ocupación necesaria</w:t>
      </w:r>
      <w:r w:rsidRPr="00DA5AF1">
        <w:rPr>
          <w:rFonts w:asciiTheme="minorHAnsi" w:hAnsiTheme="minorHAnsi"/>
          <w:color w:val="000000" w:themeColor="text1"/>
          <w:lang w:val="es-ES"/>
        </w:rPr>
        <w:t xml:space="preserve">. </w:t>
      </w:r>
    </w:p>
    <w:p w14:paraId="7FB143CA" w14:textId="2CD1C963" w:rsidR="00EF6732" w:rsidRDefault="00486EF0" w:rsidP="006073DE">
      <w:pPr>
        <w:tabs>
          <w:tab w:val="left" w:pos="2939"/>
        </w:tabs>
        <w:rPr>
          <w:lang w:val="es-ES"/>
        </w:rPr>
      </w:pPr>
      <w:r w:rsidRPr="00DA5AF1">
        <w:rPr>
          <w:lang w:val="es-ES"/>
        </w:rPr>
        <w:t xml:space="preserve"> </w:t>
      </w:r>
      <w:r w:rsidRPr="00DA5AF1">
        <w:rPr>
          <w:b/>
          <w:bCs/>
          <w:lang w:val="es-ES"/>
        </w:rPr>
        <w:t>Filipenses 2:12-13 NTV</w:t>
      </w:r>
      <w:r w:rsidRPr="00DA5AF1">
        <w:rPr>
          <w:lang w:val="es-ES"/>
        </w:rPr>
        <w:t xml:space="preserve">. </w:t>
      </w:r>
      <w:r w:rsidRPr="00DA5AF1">
        <w:rPr>
          <w:i/>
          <w:iCs/>
          <w:color w:val="0070C0"/>
          <w:lang w:val="es-ES"/>
        </w:rPr>
        <w:t xml:space="preserve">Queridos amigos, siempre siguieron mis instrucciones cuando estaba con ustedes; y ahora que estoy lejos, es aún más importante que lo hagan. </w:t>
      </w:r>
      <w:r w:rsidRPr="00DA5AF1">
        <w:rPr>
          <w:b/>
          <w:bCs/>
          <w:i/>
          <w:iCs/>
          <w:color w:val="0070C0"/>
          <w:lang w:val="es-ES"/>
        </w:rPr>
        <w:t>Esfuércense por demostrar los resultados de su salvación obedeciendo a Dios con profunda reverencia y temor</w:t>
      </w:r>
      <w:r w:rsidRPr="00DA5AF1">
        <w:rPr>
          <w:i/>
          <w:iCs/>
          <w:color w:val="0070C0"/>
          <w:lang w:val="es-ES"/>
        </w:rPr>
        <w:t xml:space="preserve">. </w:t>
      </w:r>
      <w:r w:rsidRPr="00DA5AF1">
        <w:rPr>
          <w:i/>
          <w:iCs/>
          <w:color w:val="0070C0"/>
          <w:vertAlign w:val="superscript"/>
          <w:lang w:val="es-ES"/>
        </w:rPr>
        <w:t>13 </w:t>
      </w:r>
      <w:r w:rsidRPr="00DA5AF1">
        <w:rPr>
          <w:i/>
          <w:iCs/>
          <w:color w:val="0070C0"/>
          <w:lang w:val="es-ES"/>
        </w:rPr>
        <w:t>Pues Dios trabaja en ustedes y les da el deseo y el poder para que hagan lo que a él le agrada</w:t>
      </w:r>
      <w:r w:rsidRPr="00DA5AF1">
        <w:rPr>
          <w:lang w:val="es-ES"/>
        </w:rPr>
        <w:t>.</w:t>
      </w:r>
    </w:p>
    <w:p w14:paraId="068CCECA" w14:textId="77777777" w:rsidR="00FD11E1" w:rsidRDefault="00FD11E1" w:rsidP="006073DE">
      <w:pPr>
        <w:tabs>
          <w:tab w:val="left" w:pos="2939"/>
        </w:tabs>
        <w:rPr>
          <w:lang w:val="es-ES"/>
        </w:rPr>
      </w:pPr>
    </w:p>
    <w:p w14:paraId="3569DE40" w14:textId="77777777" w:rsidR="00EF6732" w:rsidRPr="00EF6732" w:rsidRDefault="00EF6732" w:rsidP="00FD11E1">
      <w:pPr>
        <w:rPr>
          <w:rFonts w:asciiTheme="minorHAnsi" w:hAnsiTheme="minorHAnsi"/>
          <w:color w:val="000000"/>
        </w:rPr>
      </w:pPr>
      <w:r w:rsidRPr="00EF6732">
        <w:rPr>
          <w:rFonts w:asciiTheme="minorHAnsi" w:hAnsiTheme="minorHAnsi"/>
          <w:color w:val="000000"/>
        </w:rPr>
        <w:t>Después de una semana sirviendo a la iglesia en Cuba, animando y equipando a pastores y líderes, hoy retomamos nuestros devocionales con estas palabras de Pablo. Él nos recuerda que la vida cristiana no es pasiva, sino una ocupación constante: </w:t>
      </w:r>
      <w:r w:rsidRPr="00EF6732">
        <w:rPr>
          <w:rFonts w:asciiTheme="minorHAnsi" w:hAnsiTheme="minorHAnsi"/>
          <w:i/>
          <w:iCs/>
          <w:color w:val="000000"/>
        </w:rPr>
        <w:t>“</w:t>
      </w:r>
      <w:r w:rsidRPr="00EF6732">
        <w:rPr>
          <w:rFonts w:asciiTheme="minorHAnsi" w:hAnsiTheme="minorHAnsi"/>
          <w:i/>
          <w:iCs/>
          <w:color w:val="0070C0"/>
        </w:rPr>
        <w:t>Esfuércense por demostrar los resultados de su salvación</w:t>
      </w:r>
      <w:r w:rsidRPr="00EF6732">
        <w:rPr>
          <w:rFonts w:asciiTheme="minorHAnsi" w:hAnsiTheme="minorHAnsi"/>
          <w:i/>
          <w:iCs/>
          <w:color w:val="000000"/>
        </w:rPr>
        <w:t>.”</w:t>
      </w:r>
    </w:p>
    <w:p w14:paraId="232417C8" w14:textId="77777777" w:rsidR="00FD11E1" w:rsidRDefault="00FD11E1" w:rsidP="00FD11E1">
      <w:pPr>
        <w:rPr>
          <w:rFonts w:asciiTheme="minorHAnsi" w:hAnsiTheme="minorHAnsi"/>
          <w:color w:val="000000"/>
        </w:rPr>
      </w:pPr>
    </w:p>
    <w:p w14:paraId="397FFEAA" w14:textId="62E5C0D8" w:rsidR="00EF6732" w:rsidRPr="00EF6732" w:rsidRDefault="00EF6732" w:rsidP="00FD11E1">
      <w:pPr>
        <w:rPr>
          <w:rFonts w:asciiTheme="minorHAnsi" w:hAnsiTheme="minorHAnsi"/>
          <w:color w:val="000000"/>
        </w:rPr>
      </w:pPr>
      <w:r w:rsidRPr="00EF6732">
        <w:rPr>
          <w:rFonts w:asciiTheme="minorHAnsi" w:hAnsiTheme="minorHAnsi"/>
          <w:color w:val="000000"/>
        </w:rPr>
        <w:t xml:space="preserve">La esencia del evangelio es </w:t>
      </w:r>
      <w:r w:rsidRPr="00EF6732">
        <w:rPr>
          <w:rFonts w:asciiTheme="minorHAnsi" w:hAnsiTheme="minorHAnsi"/>
          <w:b/>
          <w:bCs/>
          <w:color w:val="000000"/>
        </w:rPr>
        <w:t>la obediencia</w:t>
      </w:r>
      <w:r w:rsidRPr="00EF6732">
        <w:rPr>
          <w:rFonts w:asciiTheme="minorHAnsi" w:hAnsiTheme="minorHAnsi"/>
          <w:color w:val="000000"/>
        </w:rPr>
        <w:t>. La salvación no es solo un regalo recibido, sino una vida que se demuestra en lo cotidiano. Pablo nos asegura que no estamos solos en este esfuerzo, porque </w:t>
      </w:r>
      <w:r w:rsidRPr="00EF6732">
        <w:rPr>
          <w:rFonts w:asciiTheme="minorHAnsi" w:hAnsiTheme="minorHAnsi"/>
          <w:i/>
          <w:iCs/>
          <w:color w:val="000000"/>
        </w:rPr>
        <w:t>“</w:t>
      </w:r>
      <w:r w:rsidRPr="00EF6732">
        <w:rPr>
          <w:rFonts w:asciiTheme="minorHAnsi" w:hAnsiTheme="minorHAnsi"/>
          <w:i/>
          <w:iCs/>
          <w:color w:val="0070C0"/>
        </w:rPr>
        <w:t>Dios trabaja en ustedes y les da el deseo y el poder para que hagan lo que a él le agrada</w:t>
      </w:r>
      <w:r w:rsidRPr="00EF6732">
        <w:rPr>
          <w:rFonts w:asciiTheme="minorHAnsi" w:hAnsiTheme="minorHAnsi"/>
          <w:i/>
          <w:iCs/>
          <w:color w:val="000000"/>
        </w:rPr>
        <w:t>.”</w:t>
      </w:r>
    </w:p>
    <w:p w14:paraId="34DB8FFB" w14:textId="77777777" w:rsidR="00FD11E1" w:rsidRDefault="00FD11E1" w:rsidP="00FD11E1">
      <w:pPr>
        <w:rPr>
          <w:rFonts w:asciiTheme="minorHAnsi" w:hAnsiTheme="minorHAnsi"/>
          <w:color w:val="000000"/>
        </w:rPr>
      </w:pPr>
    </w:p>
    <w:p w14:paraId="7E59892F" w14:textId="3AB10A0E" w:rsidR="00EF6732" w:rsidRPr="00EF6732" w:rsidRDefault="00EF6732" w:rsidP="00FD11E1">
      <w:pPr>
        <w:rPr>
          <w:rFonts w:asciiTheme="minorHAnsi" w:hAnsiTheme="minorHAnsi"/>
          <w:color w:val="000000"/>
        </w:rPr>
      </w:pPr>
      <w:r w:rsidRPr="00EF6732">
        <w:rPr>
          <w:rFonts w:asciiTheme="minorHAnsi" w:hAnsiTheme="minorHAnsi"/>
          <w:color w:val="000000"/>
        </w:rPr>
        <w:t>Aquí hay un balance hermoso: Dios pone el querer y el poder, pero a nosotros nos corresponde el esfuerzo. Él ya lo ha hecho todo por nosotros en Cristo, pero ahora nos llama a caminar en fidelidad y obediencia.</w:t>
      </w:r>
    </w:p>
    <w:p w14:paraId="42DB272C" w14:textId="77777777" w:rsidR="00FD11E1" w:rsidRDefault="00FD11E1" w:rsidP="00FD11E1">
      <w:pPr>
        <w:rPr>
          <w:rFonts w:asciiTheme="minorHAnsi" w:hAnsiTheme="minorHAnsi"/>
          <w:color w:val="000000"/>
        </w:rPr>
      </w:pPr>
    </w:p>
    <w:p w14:paraId="75EA9757" w14:textId="662F624E" w:rsidR="00EF6732" w:rsidRPr="00EF6732" w:rsidRDefault="00EF6732" w:rsidP="00FD11E1">
      <w:pPr>
        <w:rPr>
          <w:rFonts w:asciiTheme="minorHAnsi" w:hAnsiTheme="minorHAnsi"/>
          <w:color w:val="FF0000"/>
        </w:rPr>
      </w:pPr>
      <w:r w:rsidRPr="00EF6732">
        <w:rPr>
          <w:rFonts w:asciiTheme="minorHAnsi" w:hAnsiTheme="minorHAnsi"/>
          <w:color w:val="FF0000"/>
        </w:rPr>
        <w:t>¿Se ven en ti los resultados de la salvación?¿Estás reflejando a Cristo en tus decisiones, palabras y acciones?¿O estás esperando que Dios lo haga todo sin tu disposición a obedecer?</w:t>
      </w:r>
    </w:p>
    <w:p w14:paraId="372CB8D5" w14:textId="77777777" w:rsidR="00FD11E1" w:rsidRDefault="00FD11E1" w:rsidP="00FD11E1">
      <w:pPr>
        <w:rPr>
          <w:rFonts w:asciiTheme="minorHAnsi" w:hAnsiTheme="minorHAnsi"/>
          <w:color w:val="000000"/>
        </w:rPr>
      </w:pPr>
    </w:p>
    <w:p w14:paraId="43BCCDBB" w14:textId="6C7A9ED8" w:rsidR="00EF6732" w:rsidRPr="00EF6732" w:rsidRDefault="00EF6732" w:rsidP="00FD11E1">
      <w:pPr>
        <w:rPr>
          <w:rFonts w:asciiTheme="minorHAnsi" w:hAnsiTheme="minorHAnsi"/>
          <w:color w:val="000000"/>
        </w:rPr>
      </w:pPr>
      <w:r w:rsidRPr="00EF6732">
        <w:rPr>
          <w:rFonts w:asciiTheme="minorHAnsi" w:hAnsiTheme="minorHAnsi"/>
          <w:color w:val="000000"/>
        </w:rPr>
        <w:t>La obediencia no es una carga, es una respuesta de amor. Cada día es una oportunidad para demostrar que lo que creemos es real y transforma nuestra vida.</w:t>
      </w:r>
    </w:p>
    <w:p w14:paraId="3E0F7911" w14:textId="77777777" w:rsidR="00FD11E1" w:rsidRDefault="00FD11E1" w:rsidP="00FD11E1">
      <w:pPr>
        <w:rPr>
          <w:rFonts w:asciiTheme="minorHAnsi" w:hAnsiTheme="minorHAnsi"/>
          <w:i/>
          <w:iCs/>
          <w:color w:val="000000"/>
        </w:rPr>
      </w:pPr>
    </w:p>
    <w:p w14:paraId="0ECD7FF3" w14:textId="49BBA0AA" w:rsidR="00EF6732" w:rsidRPr="00EF6732" w:rsidRDefault="00EF6732" w:rsidP="00FD11E1">
      <w:pPr>
        <w:rPr>
          <w:rFonts w:asciiTheme="minorHAnsi" w:hAnsiTheme="minorHAnsi"/>
          <w:color w:val="000000"/>
        </w:rPr>
      </w:pPr>
      <w:r w:rsidRPr="00EF6732">
        <w:rPr>
          <w:rFonts w:asciiTheme="minorHAnsi" w:hAnsiTheme="minorHAnsi"/>
          <w:i/>
          <w:iCs/>
          <w:color w:val="000000"/>
        </w:rPr>
        <w:t>Señor Jesús, ayúdame a seguirte y obedecerte. Reconozco que muchas veces me distraigo con lo que este mundo ofrece y pierdo el enfoque en Ti. Perdóname. Pon en mí ese deseo profundo y dame el poder para vivir agradándote cada día. Amén</w:t>
      </w:r>
      <w:r w:rsidRPr="00EF6732">
        <w:rPr>
          <w:rFonts w:asciiTheme="minorHAnsi" w:hAnsiTheme="minorHAnsi"/>
          <w:color w:val="000000"/>
        </w:rPr>
        <w:t>.</w:t>
      </w:r>
    </w:p>
    <w:bookmarkEnd w:id="158"/>
    <w:p w14:paraId="060E1D9A" w14:textId="77777777" w:rsidR="00EF6732" w:rsidRDefault="00EF6732" w:rsidP="006073DE">
      <w:pPr>
        <w:tabs>
          <w:tab w:val="left" w:pos="2939"/>
        </w:tabs>
        <w:rPr>
          <w:rFonts w:asciiTheme="minorHAnsi" w:hAnsiTheme="minorHAnsi"/>
          <w:color w:val="000000" w:themeColor="text1"/>
          <w:lang w:val="es-ES"/>
        </w:rPr>
      </w:pPr>
    </w:p>
    <w:p w14:paraId="6E72B22E" w14:textId="77777777" w:rsidR="009509A0" w:rsidRPr="005B696B" w:rsidRDefault="009509A0" w:rsidP="005B696B">
      <w:pPr>
        <w:tabs>
          <w:tab w:val="left" w:pos="2939"/>
        </w:tabs>
        <w:rPr>
          <w:rFonts w:asciiTheme="minorHAnsi" w:hAnsiTheme="minorHAnsi"/>
          <w:color w:val="000000" w:themeColor="text1"/>
          <w:lang w:val="es-ES"/>
        </w:rPr>
      </w:pPr>
    </w:p>
    <w:p w14:paraId="5125D143" w14:textId="0AFACD01" w:rsidR="005759F8" w:rsidRPr="005B696B" w:rsidRDefault="005B696B" w:rsidP="005B696B">
      <w:pPr>
        <w:pStyle w:val="Ttulo1"/>
        <w:spacing w:before="0" w:after="0"/>
        <w:rPr>
          <w:rFonts w:asciiTheme="minorHAnsi" w:hAnsiTheme="minorHAnsi" w:cs="Times New Roman"/>
          <w:b/>
          <w:bCs/>
          <w:color w:val="000000"/>
          <w:sz w:val="28"/>
          <w:szCs w:val="28"/>
          <w:u w:val="single"/>
          <w:lang w:val="es-US"/>
        </w:rPr>
      </w:pPr>
      <w:bookmarkStart w:id="159" w:name="OLE_LINK159"/>
      <w:r w:rsidRPr="005B696B">
        <w:rPr>
          <w:rFonts w:asciiTheme="minorHAnsi" w:hAnsiTheme="minorHAnsi"/>
          <w:b/>
          <w:bCs/>
          <w:color w:val="000000"/>
          <w:sz w:val="28"/>
          <w:szCs w:val="28"/>
          <w:u w:val="single"/>
        </w:rPr>
        <w:t>Dios Sabe lo que Haces</w:t>
      </w:r>
    </w:p>
    <w:p w14:paraId="32D9D022" w14:textId="7493FDFE" w:rsidR="005759F8" w:rsidRPr="005B696B" w:rsidRDefault="005759F8" w:rsidP="005B696B">
      <w:pPr>
        <w:pStyle w:val="NormalWeb"/>
        <w:rPr>
          <w:rFonts w:asciiTheme="minorHAnsi" w:hAnsiTheme="minorHAnsi"/>
          <w:color w:val="000000"/>
        </w:rPr>
      </w:pPr>
      <w:r w:rsidRPr="005B696B">
        <w:rPr>
          <w:rStyle w:val="Fuerte"/>
          <w:rFonts w:asciiTheme="minorHAnsi" w:hAnsiTheme="minorHAnsi"/>
          <w:color w:val="000000"/>
        </w:rPr>
        <w:t>Apocalipsis 3:15-16 (NTV):</w:t>
      </w:r>
      <w:r w:rsidRPr="005B696B">
        <w:rPr>
          <w:rStyle w:val="apple-converted-space"/>
          <w:rFonts w:asciiTheme="minorHAnsi" w:hAnsiTheme="minorHAnsi"/>
          <w:color w:val="000000"/>
        </w:rPr>
        <w:t> </w:t>
      </w:r>
      <w:r w:rsidRPr="005B696B">
        <w:rPr>
          <w:rStyle w:val="nfasis"/>
          <w:rFonts w:asciiTheme="minorHAnsi" w:hAnsiTheme="minorHAnsi"/>
          <w:color w:val="000000"/>
        </w:rPr>
        <w:t>“</w:t>
      </w:r>
      <w:r w:rsidRPr="005B696B">
        <w:rPr>
          <w:rStyle w:val="nfasis"/>
          <w:rFonts w:asciiTheme="minorHAnsi" w:hAnsiTheme="minorHAnsi"/>
          <w:color w:val="0070C0"/>
        </w:rPr>
        <w:t>Yo sé todo lo que haces, que no eres ni frío ni caliente. ¡Cómo quisiera que fueras lo uno o lo otro! Pero ya que eres tibio, ni frío ni caliente, te escupiré de mi boca</w:t>
      </w:r>
      <w:r w:rsidRPr="005B696B">
        <w:rPr>
          <w:rStyle w:val="nfasis"/>
          <w:rFonts w:asciiTheme="minorHAnsi" w:hAnsiTheme="minorHAnsi"/>
          <w:color w:val="000000"/>
        </w:rPr>
        <w:t>.”</w:t>
      </w:r>
    </w:p>
    <w:p w14:paraId="5AA610DF" w14:textId="77777777" w:rsidR="005B696B" w:rsidRDefault="005B696B" w:rsidP="005B696B">
      <w:pPr>
        <w:pStyle w:val="NormalWeb"/>
        <w:rPr>
          <w:rFonts w:asciiTheme="minorHAnsi" w:hAnsiTheme="minorHAnsi"/>
          <w:color w:val="000000"/>
        </w:rPr>
      </w:pPr>
    </w:p>
    <w:p w14:paraId="69126531" w14:textId="32900895" w:rsidR="005759F8" w:rsidRDefault="005759F8" w:rsidP="005B696B">
      <w:pPr>
        <w:pStyle w:val="NormalWeb"/>
        <w:rPr>
          <w:rFonts w:asciiTheme="minorHAnsi" w:hAnsiTheme="minorHAnsi"/>
          <w:color w:val="000000"/>
        </w:rPr>
      </w:pPr>
      <w:r w:rsidRPr="005B696B">
        <w:rPr>
          <w:rFonts w:asciiTheme="minorHAnsi" w:hAnsiTheme="minorHAnsi"/>
          <w:color w:val="000000"/>
        </w:rPr>
        <w:t>Jesús comienza diciendo:</w:t>
      </w:r>
      <w:r w:rsidRPr="005B696B">
        <w:rPr>
          <w:rStyle w:val="apple-converted-space"/>
          <w:rFonts w:asciiTheme="minorHAnsi" w:hAnsiTheme="minorHAnsi"/>
          <w:color w:val="000000"/>
        </w:rPr>
        <w:t> </w:t>
      </w:r>
      <w:r w:rsidRPr="005B696B">
        <w:rPr>
          <w:rStyle w:val="Fuerte"/>
          <w:rFonts w:asciiTheme="minorHAnsi" w:hAnsiTheme="minorHAnsi"/>
          <w:color w:val="000000"/>
        </w:rPr>
        <w:t>“Yo sé todo lo que haces.”</w:t>
      </w:r>
      <w:r w:rsidRPr="005B696B">
        <w:rPr>
          <w:rStyle w:val="apple-converted-space"/>
          <w:rFonts w:asciiTheme="minorHAnsi" w:hAnsiTheme="minorHAnsi"/>
          <w:color w:val="000000"/>
        </w:rPr>
        <w:t> </w:t>
      </w:r>
      <w:r w:rsidRPr="005B696B">
        <w:rPr>
          <w:rFonts w:asciiTheme="minorHAnsi" w:hAnsiTheme="minorHAnsi"/>
          <w:color w:val="000000"/>
        </w:rPr>
        <w:t>Nada está oculto a sus ojos. Él conoce nuestra fe, nuestras luchas, nuestras obras… y también nuestra tibieza. Estas palabras no son un simple recordatorio, sino una advertencia: Dios espera de su iglesia una fe radical, encendida y firme, no un cristianismo a medias.</w:t>
      </w:r>
    </w:p>
    <w:p w14:paraId="134884D2" w14:textId="77777777" w:rsidR="00697068" w:rsidRPr="005B696B" w:rsidRDefault="00697068" w:rsidP="005B696B">
      <w:pPr>
        <w:pStyle w:val="NormalWeb"/>
        <w:rPr>
          <w:rFonts w:asciiTheme="minorHAnsi" w:hAnsiTheme="minorHAnsi"/>
          <w:color w:val="000000"/>
        </w:rPr>
      </w:pPr>
    </w:p>
    <w:p w14:paraId="01C0F587" w14:textId="77777777" w:rsidR="005759F8" w:rsidRDefault="005759F8" w:rsidP="005B696B">
      <w:pPr>
        <w:pStyle w:val="NormalWeb"/>
        <w:rPr>
          <w:rFonts w:asciiTheme="minorHAnsi" w:hAnsiTheme="minorHAnsi"/>
          <w:color w:val="000000"/>
        </w:rPr>
      </w:pPr>
      <w:r w:rsidRPr="005B696B">
        <w:rPr>
          <w:rFonts w:asciiTheme="minorHAnsi" w:hAnsiTheme="minorHAnsi"/>
          <w:color w:val="000000"/>
        </w:rPr>
        <w:t>Cristo mismo fue el ejemplo supremo. Él vivió, murió y resucitó para abrirnos un camino de entrega y obediencia total al Padre. Ese camino exige que mostremos su imagen en todo lugar, sin vergüenza y sin reservas.</w:t>
      </w:r>
    </w:p>
    <w:p w14:paraId="693FAA3C" w14:textId="77777777" w:rsidR="00034BB2" w:rsidRPr="005B696B" w:rsidRDefault="00034BB2" w:rsidP="005B696B">
      <w:pPr>
        <w:pStyle w:val="NormalWeb"/>
        <w:rPr>
          <w:rFonts w:asciiTheme="minorHAnsi" w:hAnsiTheme="minorHAnsi"/>
          <w:color w:val="000000"/>
        </w:rPr>
      </w:pPr>
    </w:p>
    <w:p w14:paraId="6297DEA8" w14:textId="43689E2B" w:rsidR="005759F8" w:rsidRDefault="005759F8" w:rsidP="005B696B">
      <w:pPr>
        <w:pStyle w:val="NormalWeb"/>
        <w:rPr>
          <w:rFonts w:asciiTheme="minorHAnsi" w:hAnsiTheme="minorHAnsi"/>
          <w:color w:val="000000"/>
        </w:rPr>
      </w:pPr>
      <w:r w:rsidRPr="005B696B">
        <w:rPr>
          <w:rFonts w:asciiTheme="minorHAnsi" w:hAnsiTheme="minorHAnsi"/>
          <w:color w:val="000000"/>
        </w:rPr>
        <w:t xml:space="preserve">Hace décadas, la muerte del joven misionero Jim Elliot, asesinado en la selva ecuatoriana por los Huaorani, encendió un movimiento misionero que impactó al mundo. Hoy, el asesinato de Charly Kirt vuelve a sacudirnos y nos recuerda que el evangelio sigue teniendo un precio. Que su </w:t>
      </w:r>
      <w:r w:rsidR="00301256">
        <w:rPr>
          <w:rFonts w:asciiTheme="minorHAnsi" w:hAnsiTheme="minorHAnsi"/>
          <w:color w:val="000000"/>
        </w:rPr>
        <w:t>muerte</w:t>
      </w:r>
      <w:r w:rsidRPr="005B696B">
        <w:rPr>
          <w:rFonts w:asciiTheme="minorHAnsi" w:hAnsiTheme="minorHAnsi"/>
          <w:color w:val="000000"/>
        </w:rPr>
        <w:t xml:space="preserve"> no sea en vano, sino que provoque en nosotros un despertar, un compromiso real y un cristianismo radical que no se conforme con lo superficial.</w:t>
      </w:r>
    </w:p>
    <w:p w14:paraId="1FF91057" w14:textId="77777777" w:rsidR="00EF6326" w:rsidRPr="005B696B" w:rsidRDefault="00EF6326" w:rsidP="005B696B">
      <w:pPr>
        <w:pStyle w:val="NormalWeb"/>
        <w:rPr>
          <w:rFonts w:asciiTheme="minorHAnsi" w:hAnsiTheme="minorHAnsi"/>
          <w:color w:val="000000"/>
        </w:rPr>
      </w:pPr>
    </w:p>
    <w:p w14:paraId="7745D016" w14:textId="25289D35" w:rsidR="005759F8" w:rsidRDefault="005759F8" w:rsidP="005B696B">
      <w:pPr>
        <w:pStyle w:val="NormalWeb"/>
        <w:rPr>
          <w:rFonts w:asciiTheme="minorHAnsi" w:hAnsiTheme="minorHAnsi"/>
          <w:color w:val="000000"/>
        </w:rPr>
      </w:pPr>
      <w:r w:rsidRPr="005B696B">
        <w:rPr>
          <w:rFonts w:asciiTheme="minorHAnsi" w:hAnsiTheme="minorHAnsi"/>
          <w:color w:val="000000"/>
        </w:rPr>
        <w:t>El apóstol Pablo lo resumió así:</w:t>
      </w:r>
      <w:r w:rsidRPr="005B696B">
        <w:rPr>
          <w:rStyle w:val="apple-converted-space"/>
          <w:rFonts w:asciiTheme="minorHAnsi" w:hAnsiTheme="minorHAnsi"/>
          <w:color w:val="000000"/>
        </w:rPr>
        <w:t> </w:t>
      </w:r>
      <w:r w:rsidRPr="005B696B">
        <w:rPr>
          <w:rStyle w:val="nfasis"/>
          <w:rFonts w:asciiTheme="minorHAnsi" w:hAnsiTheme="minorHAnsi"/>
          <w:color w:val="000000"/>
        </w:rPr>
        <w:t>“Imítenme a mí como yo imito a Cristo.”</w:t>
      </w:r>
      <w:r w:rsidRPr="005B696B">
        <w:rPr>
          <w:rStyle w:val="apple-converted-space"/>
          <w:rFonts w:asciiTheme="minorHAnsi" w:hAnsiTheme="minorHAnsi"/>
          <w:color w:val="000000"/>
        </w:rPr>
        <w:t> </w:t>
      </w:r>
      <w:r w:rsidRPr="005B696B">
        <w:rPr>
          <w:rFonts w:asciiTheme="minorHAnsi" w:hAnsiTheme="minorHAnsi"/>
          <w:color w:val="000000"/>
        </w:rPr>
        <w:t xml:space="preserve">Ese sigue siendo nuestro llamado: seguir las huellas de Jesús, vivir con pasión y </w:t>
      </w:r>
      <w:r w:rsidR="00C42165">
        <w:rPr>
          <w:rFonts w:asciiTheme="minorHAnsi" w:hAnsiTheme="minorHAnsi"/>
          <w:color w:val="000000"/>
        </w:rPr>
        <w:t xml:space="preserve">entrega, y </w:t>
      </w:r>
      <w:r w:rsidRPr="005B696B">
        <w:rPr>
          <w:rFonts w:asciiTheme="minorHAnsi" w:hAnsiTheme="minorHAnsi"/>
          <w:color w:val="000000"/>
        </w:rPr>
        <w:t>estar dispuestos a darlo todo por Él.</w:t>
      </w:r>
    </w:p>
    <w:p w14:paraId="501BF4B9" w14:textId="77777777" w:rsidR="00856F2F" w:rsidRPr="005B696B" w:rsidRDefault="00856F2F" w:rsidP="005B696B">
      <w:pPr>
        <w:pStyle w:val="NormalWeb"/>
        <w:rPr>
          <w:rFonts w:asciiTheme="minorHAnsi" w:hAnsiTheme="minorHAnsi"/>
          <w:color w:val="000000"/>
        </w:rPr>
      </w:pPr>
    </w:p>
    <w:p w14:paraId="4C4CD2E7" w14:textId="77777777" w:rsidR="005759F8" w:rsidRPr="005B696B" w:rsidRDefault="005759F8" w:rsidP="005B696B">
      <w:pPr>
        <w:pStyle w:val="NormalWeb"/>
        <w:rPr>
          <w:rFonts w:asciiTheme="minorHAnsi" w:hAnsiTheme="minorHAnsi"/>
          <w:color w:val="000000"/>
        </w:rPr>
      </w:pPr>
      <w:r w:rsidRPr="005B696B">
        <w:rPr>
          <w:rFonts w:asciiTheme="minorHAnsi" w:hAnsiTheme="minorHAnsi"/>
          <w:color w:val="000000"/>
        </w:rPr>
        <w:t>Ya no hay espacio para la tibieza. El Señor está buscando hombres y mujeres que ardan con fuego del Espíritu, que vivan y, si es necesario, mueran por Cristo.</w:t>
      </w:r>
    </w:p>
    <w:p w14:paraId="74A097D1" w14:textId="77777777" w:rsidR="005B696B" w:rsidRPr="005B696B" w:rsidRDefault="005B696B" w:rsidP="005B696B">
      <w:pPr>
        <w:pStyle w:val="NormalWeb"/>
        <w:rPr>
          <w:rFonts w:asciiTheme="minorHAnsi" w:hAnsiTheme="minorHAnsi" w:cs="Apple Color Emoji"/>
          <w:color w:val="000000"/>
        </w:rPr>
      </w:pPr>
    </w:p>
    <w:p w14:paraId="3A43CBF3" w14:textId="408CCCFB" w:rsidR="005759F8" w:rsidRPr="005B696B" w:rsidRDefault="005B696B" w:rsidP="005B696B">
      <w:pPr>
        <w:pStyle w:val="NormalWeb"/>
        <w:rPr>
          <w:rFonts w:asciiTheme="minorHAnsi" w:hAnsiTheme="minorHAnsi"/>
          <w:color w:val="000000"/>
        </w:rPr>
      </w:pPr>
      <w:r w:rsidRPr="005B696B">
        <w:rPr>
          <w:rStyle w:val="nfasis"/>
          <w:rFonts w:asciiTheme="minorHAnsi" w:hAnsiTheme="minorHAnsi"/>
          <w:color w:val="000000"/>
        </w:rPr>
        <w:t xml:space="preserve"> </w:t>
      </w:r>
      <w:r w:rsidR="005759F8" w:rsidRPr="005B696B">
        <w:rPr>
          <w:rStyle w:val="nfasis"/>
          <w:rFonts w:asciiTheme="minorHAnsi" w:hAnsiTheme="minorHAnsi"/>
          <w:color w:val="000000"/>
        </w:rPr>
        <w:t>“Un cristiano tibio es inofensivo para el infierno, pero un cristiano encendido hace temblar al diablo.”</w:t>
      </w:r>
    </w:p>
    <w:p w14:paraId="72B51C9A" w14:textId="77777777" w:rsidR="005B696B" w:rsidRPr="005B696B" w:rsidRDefault="005B696B" w:rsidP="005B696B">
      <w:pPr>
        <w:pStyle w:val="NormalWeb"/>
        <w:rPr>
          <w:rFonts w:asciiTheme="minorHAnsi" w:hAnsiTheme="minorHAnsi" w:cs="Apple Color Emoji"/>
          <w:color w:val="000000"/>
        </w:rPr>
      </w:pPr>
    </w:p>
    <w:p w14:paraId="55F3EF8F" w14:textId="3E37834E" w:rsidR="005759F8" w:rsidRPr="005B696B" w:rsidRDefault="005B696B" w:rsidP="005B696B">
      <w:pPr>
        <w:pStyle w:val="NormalWeb"/>
        <w:rPr>
          <w:rFonts w:asciiTheme="minorHAnsi" w:hAnsiTheme="minorHAnsi"/>
          <w:color w:val="000000"/>
        </w:rPr>
      </w:pPr>
      <w:r w:rsidRPr="005B696B">
        <w:rPr>
          <w:rFonts w:asciiTheme="minorHAnsi" w:hAnsiTheme="minorHAnsi"/>
          <w:color w:val="000000"/>
        </w:rPr>
        <w:t xml:space="preserve"> </w:t>
      </w:r>
      <w:r w:rsidR="005759F8" w:rsidRPr="005B696B">
        <w:rPr>
          <w:rFonts w:asciiTheme="minorHAnsi" w:hAnsiTheme="minorHAnsi"/>
          <w:color w:val="000000"/>
        </w:rPr>
        <w:t>“</w:t>
      </w:r>
      <w:r w:rsidR="005759F8" w:rsidRPr="006D52D6">
        <w:rPr>
          <w:rFonts w:asciiTheme="minorHAnsi" w:hAnsiTheme="minorHAnsi"/>
          <w:i/>
          <w:iCs/>
          <w:color w:val="000000"/>
        </w:rPr>
        <w:t>Señor Jesús, tú sabes todo lo que hago. Mira mi corazón y arranca de mí toda tibieza espiritual. No quiero vivir a medias; quiero arder por ti. Despierta mi espíritu, enciende mi corazón y hazme parte de una revolución de fuego y pasión por tu nombre. Amén</w:t>
      </w:r>
      <w:r w:rsidR="005759F8" w:rsidRPr="005B696B">
        <w:rPr>
          <w:rFonts w:asciiTheme="minorHAnsi" w:hAnsiTheme="minorHAnsi"/>
          <w:color w:val="000000"/>
        </w:rPr>
        <w:t>.”</w:t>
      </w:r>
    </w:p>
    <w:bookmarkEnd w:id="159"/>
    <w:p w14:paraId="6A8AA606" w14:textId="77777777" w:rsidR="009509A0" w:rsidRDefault="009509A0" w:rsidP="006073DE">
      <w:pPr>
        <w:tabs>
          <w:tab w:val="left" w:pos="2939"/>
        </w:tabs>
        <w:rPr>
          <w:rFonts w:asciiTheme="minorHAnsi" w:hAnsiTheme="minorHAnsi"/>
          <w:color w:val="000000" w:themeColor="text1"/>
          <w:lang w:val="es-ES"/>
        </w:rPr>
      </w:pPr>
    </w:p>
    <w:p w14:paraId="79444180" w14:textId="77777777" w:rsidR="006A4C2A" w:rsidRDefault="006A4C2A" w:rsidP="006073DE">
      <w:pPr>
        <w:tabs>
          <w:tab w:val="left" w:pos="2939"/>
        </w:tabs>
        <w:rPr>
          <w:rFonts w:asciiTheme="minorHAnsi" w:hAnsiTheme="minorHAnsi"/>
          <w:color w:val="000000" w:themeColor="text1"/>
          <w:lang w:val="es-ES"/>
        </w:rPr>
      </w:pPr>
    </w:p>
    <w:p w14:paraId="54D09AB1" w14:textId="5975FD2C" w:rsidR="006A4C2A" w:rsidRDefault="00427976" w:rsidP="006073DE">
      <w:pPr>
        <w:tabs>
          <w:tab w:val="left" w:pos="2939"/>
        </w:tabs>
        <w:rPr>
          <w:rFonts w:asciiTheme="minorHAnsi" w:hAnsiTheme="minorHAnsi"/>
          <w:color w:val="000000" w:themeColor="text1"/>
          <w:lang w:val="es-ES"/>
        </w:rPr>
      </w:pPr>
      <w:bookmarkStart w:id="160" w:name="OLE_LINK161"/>
      <w:r w:rsidRPr="00427976">
        <w:rPr>
          <w:rFonts w:asciiTheme="minorHAnsi" w:hAnsiTheme="minorHAnsi"/>
          <w:b/>
          <w:bCs/>
          <w:color w:val="000000" w:themeColor="text1"/>
          <w:sz w:val="28"/>
          <w:szCs w:val="28"/>
          <w:u w:val="single"/>
          <w:lang w:val="es-ES"/>
        </w:rPr>
        <w:t>Se un resplandor de Dios</w:t>
      </w:r>
      <w:r>
        <w:rPr>
          <w:rFonts w:asciiTheme="minorHAnsi" w:hAnsiTheme="minorHAnsi"/>
          <w:color w:val="000000" w:themeColor="text1"/>
          <w:lang w:val="es-ES"/>
        </w:rPr>
        <w:t xml:space="preserve">. </w:t>
      </w:r>
    </w:p>
    <w:p w14:paraId="4FCCAAC2" w14:textId="015E4C77" w:rsidR="008350B3" w:rsidRPr="00B70FE2" w:rsidRDefault="00CE5B43" w:rsidP="00B70FE2">
      <w:pPr>
        <w:tabs>
          <w:tab w:val="left" w:pos="2939"/>
        </w:tabs>
        <w:rPr>
          <w:rFonts w:asciiTheme="minorHAnsi" w:hAnsiTheme="minorHAnsi"/>
          <w:lang w:val="es-ES"/>
        </w:rPr>
      </w:pPr>
      <w:r w:rsidRPr="00B70FE2">
        <w:rPr>
          <w:rFonts w:asciiTheme="minorHAnsi" w:hAnsiTheme="minorHAnsi"/>
          <w:b/>
          <w:bCs/>
          <w:color w:val="000000" w:themeColor="text1"/>
          <w:lang w:val="es-ES"/>
        </w:rPr>
        <w:t>Filipenses 2:14-18 NTV</w:t>
      </w:r>
      <w:r w:rsidRPr="00B70FE2">
        <w:rPr>
          <w:rFonts w:asciiTheme="minorHAnsi" w:hAnsiTheme="minorHAnsi"/>
          <w:color w:val="000000" w:themeColor="text1"/>
          <w:lang w:val="es-ES"/>
        </w:rPr>
        <w:t xml:space="preserve">. </w:t>
      </w:r>
      <w:r w:rsidR="008350B3" w:rsidRPr="00B70FE2">
        <w:rPr>
          <w:rFonts w:asciiTheme="minorHAnsi" w:hAnsiTheme="minorHAnsi"/>
          <w:i/>
          <w:iCs/>
          <w:color w:val="0070C0"/>
          <w:vertAlign w:val="superscript"/>
          <w:lang w:val="es-ES"/>
        </w:rPr>
        <w:t>14 </w:t>
      </w:r>
      <w:r w:rsidR="008350B3" w:rsidRPr="00B70FE2">
        <w:rPr>
          <w:rFonts w:asciiTheme="minorHAnsi" w:hAnsiTheme="minorHAnsi"/>
          <w:i/>
          <w:iCs/>
          <w:color w:val="0070C0"/>
          <w:lang w:val="es-ES"/>
        </w:rPr>
        <w:t xml:space="preserve">Hagan todo sin quejarse y sin discutir, </w:t>
      </w:r>
      <w:r w:rsidR="008350B3" w:rsidRPr="00B70FE2">
        <w:rPr>
          <w:rFonts w:asciiTheme="minorHAnsi" w:hAnsiTheme="minorHAnsi"/>
          <w:i/>
          <w:iCs/>
          <w:color w:val="0070C0"/>
          <w:vertAlign w:val="superscript"/>
          <w:lang w:val="es-ES"/>
        </w:rPr>
        <w:t>15 </w:t>
      </w:r>
      <w:r w:rsidR="008350B3" w:rsidRPr="00B70FE2">
        <w:rPr>
          <w:rFonts w:asciiTheme="minorHAnsi" w:hAnsiTheme="minorHAnsi"/>
          <w:i/>
          <w:iCs/>
          <w:color w:val="0070C0"/>
          <w:lang w:val="es-ES"/>
        </w:rPr>
        <w:t xml:space="preserve">para que nadie pueda criticarlos. Lleven una vida limpia e inocente como corresponde a hijos de Dios y brillen como luces radiantes en un mundo lleno de gente perversa y corrupta. </w:t>
      </w:r>
      <w:r w:rsidR="008350B3" w:rsidRPr="00B70FE2">
        <w:rPr>
          <w:rFonts w:asciiTheme="minorHAnsi" w:hAnsiTheme="minorHAnsi"/>
          <w:i/>
          <w:iCs/>
          <w:color w:val="0070C0"/>
          <w:vertAlign w:val="superscript"/>
          <w:lang w:val="es-ES"/>
        </w:rPr>
        <w:t>16 </w:t>
      </w:r>
      <w:r w:rsidR="008350B3" w:rsidRPr="00B70FE2">
        <w:rPr>
          <w:rFonts w:asciiTheme="minorHAnsi" w:hAnsiTheme="minorHAnsi"/>
          <w:i/>
          <w:iCs/>
          <w:color w:val="0070C0"/>
          <w:lang w:val="es-ES"/>
        </w:rPr>
        <w:t xml:space="preserve">Aférrense a la palabra de vida; entonces, el día que Cristo vuelva, me sentiré orgulloso de no haber corrido la carrera en vano y de que mi trabajo no fue inútil. </w:t>
      </w:r>
      <w:r w:rsidR="008350B3" w:rsidRPr="00B70FE2">
        <w:rPr>
          <w:rFonts w:asciiTheme="minorHAnsi" w:hAnsiTheme="minorHAnsi"/>
          <w:i/>
          <w:iCs/>
          <w:color w:val="0070C0"/>
          <w:vertAlign w:val="superscript"/>
          <w:lang w:val="es-ES"/>
        </w:rPr>
        <w:t>17 </w:t>
      </w:r>
      <w:r w:rsidR="008350B3" w:rsidRPr="00B70FE2">
        <w:rPr>
          <w:rFonts w:asciiTheme="minorHAnsi" w:hAnsiTheme="minorHAnsi"/>
          <w:i/>
          <w:iCs/>
          <w:color w:val="0070C0"/>
          <w:lang w:val="es-ES"/>
        </w:rPr>
        <w:t xml:space="preserve">Sin embargo, me alegraré aun si tengo que perder la vida derramándola como ofrenda líquida a Dios, así como el fiel servicio de ustedes también es una ofrenda a Dios. Y quiero que todos ustedes participen de esta alegría. </w:t>
      </w:r>
      <w:r w:rsidR="008350B3" w:rsidRPr="00B70FE2">
        <w:rPr>
          <w:rFonts w:asciiTheme="minorHAnsi" w:hAnsiTheme="minorHAnsi"/>
          <w:i/>
          <w:iCs/>
          <w:color w:val="0070C0"/>
          <w:vertAlign w:val="superscript"/>
          <w:lang w:val="es-ES"/>
        </w:rPr>
        <w:t>18 </w:t>
      </w:r>
      <w:r w:rsidR="008350B3" w:rsidRPr="00B70FE2">
        <w:rPr>
          <w:rFonts w:asciiTheme="minorHAnsi" w:hAnsiTheme="minorHAnsi"/>
          <w:i/>
          <w:iCs/>
          <w:color w:val="0070C0"/>
          <w:lang w:val="es-ES"/>
        </w:rPr>
        <w:t>Claro que sí, deberían alegrarse, y yo me gozaré con ustedes</w:t>
      </w:r>
      <w:r w:rsidR="008350B3" w:rsidRPr="00B70FE2">
        <w:rPr>
          <w:rFonts w:asciiTheme="minorHAnsi" w:hAnsiTheme="minorHAnsi"/>
          <w:lang w:val="es-ES"/>
        </w:rPr>
        <w:t>.</w:t>
      </w:r>
    </w:p>
    <w:p w14:paraId="5E6D902D" w14:textId="77777777" w:rsidR="00CE5B43" w:rsidRPr="00B70FE2" w:rsidRDefault="00CE5B43" w:rsidP="00B70FE2">
      <w:pPr>
        <w:tabs>
          <w:tab w:val="left" w:pos="2939"/>
        </w:tabs>
        <w:rPr>
          <w:rFonts w:asciiTheme="minorHAnsi" w:hAnsiTheme="minorHAnsi"/>
          <w:lang w:val="es-ES"/>
        </w:rPr>
      </w:pPr>
    </w:p>
    <w:p w14:paraId="1B92EBD5" w14:textId="77777777" w:rsidR="00ED19AE" w:rsidRDefault="00ED19AE" w:rsidP="00B70FE2">
      <w:pPr>
        <w:pStyle w:val="NormalWeb"/>
        <w:rPr>
          <w:rFonts w:asciiTheme="minorHAnsi" w:hAnsiTheme="minorHAnsi"/>
          <w:color w:val="000000"/>
        </w:rPr>
      </w:pPr>
      <w:r w:rsidRPr="00B70FE2">
        <w:rPr>
          <w:rFonts w:asciiTheme="minorHAnsi" w:hAnsiTheme="minorHAnsi"/>
          <w:color w:val="000000"/>
        </w:rPr>
        <w:t>La Palabra de Dios no se anda con rodeos. Es clara, directa y desafiante. Pablo nos dice:</w:t>
      </w:r>
      <w:r w:rsidRPr="00B70FE2">
        <w:rPr>
          <w:rStyle w:val="apple-converted-space"/>
          <w:rFonts w:asciiTheme="minorHAnsi" w:hAnsiTheme="minorHAnsi"/>
          <w:color w:val="000000"/>
        </w:rPr>
        <w:t> </w:t>
      </w:r>
      <w:r w:rsidRPr="00B70FE2">
        <w:rPr>
          <w:rStyle w:val="nfasis"/>
          <w:rFonts w:asciiTheme="minorHAnsi" w:hAnsiTheme="minorHAnsi"/>
          <w:color w:val="000000"/>
        </w:rPr>
        <w:t>“</w:t>
      </w:r>
      <w:r w:rsidRPr="00A67232">
        <w:rPr>
          <w:rStyle w:val="nfasis"/>
          <w:rFonts w:asciiTheme="minorHAnsi" w:hAnsiTheme="minorHAnsi"/>
          <w:color w:val="0070C0"/>
        </w:rPr>
        <w:t>Hagan todo sin quejarse y sin discutir</w:t>
      </w:r>
      <w:r w:rsidRPr="00B70FE2">
        <w:rPr>
          <w:rStyle w:val="nfasis"/>
          <w:rFonts w:asciiTheme="minorHAnsi" w:hAnsiTheme="minorHAnsi"/>
          <w:color w:val="000000"/>
        </w:rPr>
        <w:t>”</w:t>
      </w:r>
      <w:r w:rsidRPr="00B70FE2">
        <w:rPr>
          <w:rFonts w:asciiTheme="minorHAnsi" w:hAnsiTheme="minorHAnsi"/>
          <w:color w:val="000000"/>
        </w:rPr>
        <w:t>. No son “algunas cosas”, no son “las que nos convienen”… ¡es todo! Esta verdad nos sacude porque vivimos en una generación acostumbrada a quejarse por todo. Pero el evangelio no nos llama a queja, nos llama a confianza y obediencia.</w:t>
      </w:r>
    </w:p>
    <w:p w14:paraId="294CFD0B" w14:textId="77777777" w:rsidR="00A67232" w:rsidRPr="00B70FE2" w:rsidRDefault="00A67232" w:rsidP="00B70FE2">
      <w:pPr>
        <w:pStyle w:val="NormalWeb"/>
        <w:rPr>
          <w:rFonts w:asciiTheme="minorHAnsi" w:hAnsiTheme="minorHAnsi"/>
          <w:color w:val="000000"/>
          <w:lang w:val="es-US"/>
        </w:rPr>
      </w:pPr>
    </w:p>
    <w:p w14:paraId="6E6DF83C" w14:textId="77777777" w:rsidR="00ED19AE" w:rsidRDefault="00ED19AE" w:rsidP="00B70FE2">
      <w:pPr>
        <w:pStyle w:val="NormalWeb"/>
        <w:rPr>
          <w:rFonts w:asciiTheme="minorHAnsi" w:hAnsiTheme="minorHAnsi"/>
          <w:color w:val="000000"/>
        </w:rPr>
      </w:pPr>
      <w:r w:rsidRPr="00B70FE2">
        <w:rPr>
          <w:rFonts w:asciiTheme="minorHAnsi" w:hAnsiTheme="minorHAnsi"/>
          <w:color w:val="000000"/>
        </w:rPr>
        <w:t>Luego añade:</w:t>
      </w:r>
      <w:r w:rsidRPr="00B70FE2">
        <w:rPr>
          <w:rStyle w:val="apple-converted-space"/>
          <w:rFonts w:asciiTheme="minorHAnsi" w:hAnsiTheme="minorHAnsi"/>
          <w:color w:val="000000"/>
        </w:rPr>
        <w:t> </w:t>
      </w:r>
      <w:r w:rsidRPr="00B70FE2">
        <w:rPr>
          <w:rStyle w:val="nfasis"/>
          <w:rFonts w:asciiTheme="minorHAnsi" w:hAnsiTheme="minorHAnsi"/>
          <w:color w:val="000000"/>
        </w:rPr>
        <w:t>“</w:t>
      </w:r>
      <w:r w:rsidRPr="00A67232">
        <w:rPr>
          <w:rStyle w:val="nfasis"/>
          <w:rFonts w:asciiTheme="minorHAnsi" w:hAnsiTheme="minorHAnsi"/>
          <w:color w:val="0070C0"/>
        </w:rPr>
        <w:t>Brillen como luces radiantes en un mundo lleno de gente perversa y corrupta”</w:t>
      </w:r>
      <w:r w:rsidRPr="00A67232">
        <w:rPr>
          <w:rFonts w:asciiTheme="minorHAnsi" w:hAnsiTheme="minorHAnsi"/>
          <w:color w:val="0070C0"/>
        </w:rPr>
        <w:t xml:space="preserve">. </w:t>
      </w:r>
      <w:r w:rsidRPr="00B70FE2">
        <w:rPr>
          <w:rFonts w:asciiTheme="minorHAnsi" w:hAnsiTheme="minorHAnsi"/>
          <w:color w:val="000000"/>
        </w:rPr>
        <w:t>Aquí no hay lugar para tibiezas. El mundo está oscuro y corrompido, y la única luz que verá es la que Cristo encienda en nosotros. La iglesia no puede esconderse ni justificarse: fue llamada a brillar. Y brillar no es una opción, es una responsabilidad.</w:t>
      </w:r>
    </w:p>
    <w:p w14:paraId="1B1CA739" w14:textId="77777777" w:rsidR="00A67232" w:rsidRPr="00B70FE2" w:rsidRDefault="00A67232" w:rsidP="00B70FE2">
      <w:pPr>
        <w:pStyle w:val="NormalWeb"/>
        <w:rPr>
          <w:rFonts w:asciiTheme="minorHAnsi" w:hAnsiTheme="minorHAnsi"/>
          <w:color w:val="000000"/>
        </w:rPr>
      </w:pPr>
    </w:p>
    <w:p w14:paraId="0BD8F5EF" w14:textId="77777777" w:rsidR="00ED19AE" w:rsidRPr="00B70FE2" w:rsidRDefault="00ED19AE" w:rsidP="00B70FE2">
      <w:pPr>
        <w:pStyle w:val="NormalWeb"/>
        <w:rPr>
          <w:rFonts w:asciiTheme="minorHAnsi" w:hAnsiTheme="minorHAnsi"/>
          <w:color w:val="000000"/>
        </w:rPr>
      </w:pPr>
      <w:r w:rsidRPr="00B70FE2">
        <w:rPr>
          <w:rFonts w:asciiTheme="minorHAnsi" w:hAnsiTheme="minorHAnsi"/>
          <w:color w:val="000000"/>
        </w:rPr>
        <w:t>Pero Pablo va más lejos:</w:t>
      </w:r>
      <w:r w:rsidRPr="00B70FE2">
        <w:rPr>
          <w:rStyle w:val="apple-converted-space"/>
          <w:rFonts w:asciiTheme="minorHAnsi" w:hAnsiTheme="minorHAnsi"/>
          <w:color w:val="000000"/>
        </w:rPr>
        <w:t> </w:t>
      </w:r>
      <w:r w:rsidRPr="00B70FE2">
        <w:rPr>
          <w:rStyle w:val="nfasis"/>
          <w:rFonts w:asciiTheme="minorHAnsi" w:hAnsiTheme="minorHAnsi"/>
          <w:color w:val="000000"/>
        </w:rPr>
        <w:t>“</w:t>
      </w:r>
      <w:r w:rsidRPr="00A67232">
        <w:rPr>
          <w:rStyle w:val="nfasis"/>
          <w:rFonts w:asciiTheme="minorHAnsi" w:hAnsiTheme="minorHAnsi"/>
          <w:color w:val="0070C0"/>
        </w:rPr>
        <w:t>Me alegraré aun si tengo que perder la vida derramándola como ofrenda líquida a Dios</w:t>
      </w:r>
      <w:r w:rsidRPr="00B70FE2">
        <w:rPr>
          <w:rStyle w:val="nfasis"/>
          <w:rFonts w:asciiTheme="minorHAnsi" w:hAnsiTheme="minorHAnsi"/>
          <w:color w:val="000000"/>
        </w:rPr>
        <w:t>”</w:t>
      </w:r>
      <w:r w:rsidRPr="00B70FE2">
        <w:rPr>
          <w:rFonts w:asciiTheme="minorHAnsi" w:hAnsiTheme="minorHAnsi"/>
          <w:color w:val="000000"/>
        </w:rPr>
        <w:t xml:space="preserve">. </w:t>
      </w:r>
      <w:r w:rsidRPr="00A67232">
        <w:rPr>
          <w:rFonts w:asciiTheme="minorHAnsi" w:hAnsiTheme="minorHAnsi"/>
          <w:color w:val="FF0000"/>
        </w:rPr>
        <w:t xml:space="preserve">¿Qué significa esto? </w:t>
      </w:r>
      <w:r w:rsidRPr="00B70FE2">
        <w:rPr>
          <w:rFonts w:asciiTheme="minorHAnsi" w:hAnsiTheme="minorHAnsi"/>
          <w:color w:val="000000"/>
        </w:rPr>
        <w:t>Que la fe verdadera no se mide por lo cómodo que vivimos, sino por cuánto estamos dispuestos a entregar. Nuestra vida misma es una ofrenda a Dios. Y cuando la iglesia entiende esto, deja de vivir para sí misma y se convierte en un resplandor que ilumina a todos.</w:t>
      </w:r>
    </w:p>
    <w:p w14:paraId="784DE850" w14:textId="77777777" w:rsidR="00ED19AE" w:rsidRPr="00B70FE2" w:rsidRDefault="00ED19AE" w:rsidP="00B70FE2">
      <w:pPr>
        <w:pStyle w:val="NormalWeb"/>
        <w:rPr>
          <w:rFonts w:asciiTheme="minorHAnsi" w:hAnsiTheme="minorHAnsi"/>
          <w:color w:val="000000"/>
        </w:rPr>
      </w:pPr>
    </w:p>
    <w:p w14:paraId="374AFCB5" w14:textId="38643B90" w:rsidR="00ED19AE" w:rsidRPr="00B70FE2" w:rsidRDefault="00ED19AE" w:rsidP="00B70FE2">
      <w:pPr>
        <w:pStyle w:val="NormalWeb"/>
        <w:rPr>
          <w:rFonts w:asciiTheme="minorHAnsi" w:hAnsiTheme="minorHAnsi"/>
          <w:color w:val="000000"/>
        </w:rPr>
      </w:pPr>
      <w:r w:rsidRPr="00B70FE2">
        <w:rPr>
          <w:rFonts w:asciiTheme="minorHAnsi" w:hAnsiTheme="minorHAnsi"/>
          <w:color w:val="000000"/>
        </w:rPr>
        <w:t>La pregunta no es si hay oscuridad en el mundo —ya la hay—. La verdadera pregunta es:</w:t>
      </w:r>
      <w:r w:rsidRPr="00B70FE2">
        <w:rPr>
          <w:rStyle w:val="apple-converted-space"/>
          <w:rFonts w:asciiTheme="minorHAnsi" w:hAnsiTheme="minorHAnsi"/>
          <w:color w:val="000000"/>
        </w:rPr>
        <w:t> </w:t>
      </w:r>
      <w:r w:rsidRPr="00A67232">
        <w:rPr>
          <w:rStyle w:val="Fuerte"/>
          <w:rFonts w:asciiTheme="minorHAnsi" w:hAnsiTheme="minorHAnsi"/>
          <w:color w:val="FF0000"/>
        </w:rPr>
        <w:t>¿estás brillando en medio de esa oscuridad?</w:t>
      </w:r>
    </w:p>
    <w:p w14:paraId="52CD830B" w14:textId="77777777" w:rsidR="00ED19AE" w:rsidRPr="00B70FE2" w:rsidRDefault="00ED19AE" w:rsidP="00B70FE2">
      <w:pPr>
        <w:pStyle w:val="NormalWeb"/>
        <w:numPr>
          <w:ilvl w:val="0"/>
          <w:numId w:val="33"/>
        </w:numPr>
        <w:autoSpaceDE/>
        <w:autoSpaceDN/>
        <w:adjustRightInd/>
        <w:rPr>
          <w:rFonts w:asciiTheme="minorHAnsi" w:hAnsiTheme="minorHAnsi"/>
          <w:color w:val="000000"/>
        </w:rPr>
      </w:pPr>
      <w:r w:rsidRPr="00B70FE2">
        <w:rPr>
          <w:rFonts w:asciiTheme="minorHAnsi" w:hAnsiTheme="minorHAnsi"/>
          <w:color w:val="000000"/>
        </w:rPr>
        <w:t>Si tu vida refleja quejas y discusiones, tu luz se apaga.</w:t>
      </w:r>
    </w:p>
    <w:p w14:paraId="31292E4A" w14:textId="77777777" w:rsidR="00ED19AE" w:rsidRPr="00B70FE2" w:rsidRDefault="00ED19AE" w:rsidP="00B70FE2">
      <w:pPr>
        <w:pStyle w:val="NormalWeb"/>
        <w:numPr>
          <w:ilvl w:val="0"/>
          <w:numId w:val="33"/>
        </w:numPr>
        <w:autoSpaceDE/>
        <w:autoSpaceDN/>
        <w:adjustRightInd/>
        <w:rPr>
          <w:rFonts w:asciiTheme="minorHAnsi" w:hAnsiTheme="minorHAnsi"/>
          <w:color w:val="000000"/>
        </w:rPr>
      </w:pPr>
      <w:r w:rsidRPr="00B70FE2">
        <w:rPr>
          <w:rFonts w:asciiTheme="minorHAnsi" w:hAnsiTheme="minorHAnsi"/>
          <w:color w:val="000000"/>
        </w:rPr>
        <w:t>Si tu vida refleja obediencia y pureza, tu luz brilla.</w:t>
      </w:r>
    </w:p>
    <w:p w14:paraId="13E198F0" w14:textId="77777777" w:rsidR="00ED19AE" w:rsidRPr="00B70FE2" w:rsidRDefault="00ED19AE" w:rsidP="00B70FE2">
      <w:pPr>
        <w:pStyle w:val="NormalWeb"/>
        <w:numPr>
          <w:ilvl w:val="0"/>
          <w:numId w:val="33"/>
        </w:numPr>
        <w:autoSpaceDE/>
        <w:autoSpaceDN/>
        <w:adjustRightInd/>
        <w:rPr>
          <w:rFonts w:asciiTheme="minorHAnsi" w:hAnsiTheme="minorHAnsi"/>
          <w:color w:val="000000"/>
        </w:rPr>
      </w:pPr>
      <w:r w:rsidRPr="00B70FE2">
        <w:rPr>
          <w:rFonts w:asciiTheme="minorHAnsi" w:hAnsiTheme="minorHAnsi"/>
          <w:color w:val="000000"/>
        </w:rPr>
        <w:t>Si estás dispuesto a vivir como ofrenda, tu luz nunca se apagará.</w:t>
      </w:r>
    </w:p>
    <w:p w14:paraId="23451C30" w14:textId="77777777" w:rsidR="00A67232" w:rsidRDefault="00A67232" w:rsidP="00B70FE2">
      <w:pPr>
        <w:pStyle w:val="NormalWeb"/>
        <w:rPr>
          <w:rFonts w:asciiTheme="minorHAnsi" w:hAnsiTheme="minorHAnsi"/>
          <w:color w:val="000000"/>
        </w:rPr>
      </w:pPr>
    </w:p>
    <w:p w14:paraId="3B775FE8" w14:textId="3547EC68" w:rsidR="00ED19AE" w:rsidRPr="00B70FE2" w:rsidRDefault="00ED19AE" w:rsidP="00B70FE2">
      <w:pPr>
        <w:pStyle w:val="NormalWeb"/>
        <w:rPr>
          <w:rFonts w:asciiTheme="minorHAnsi" w:hAnsiTheme="minorHAnsi"/>
          <w:color w:val="000000"/>
        </w:rPr>
      </w:pPr>
      <w:r w:rsidRPr="00B70FE2">
        <w:rPr>
          <w:rFonts w:asciiTheme="minorHAnsi" w:hAnsiTheme="minorHAnsi"/>
          <w:color w:val="000000"/>
        </w:rPr>
        <w:t>“</w:t>
      </w:r>
      <w:r w:rsidRPr="00B70FE2">
        <w:rPr>
          <w:rFonts w:asciiTheme="minorHAnsi" w:hAnsiTheme="minorHAnsi"/>
          <w:i/>
          <w:iCs/>
          <w:color w:val="000000"/>
        </w:rPr>
        <w:t>Señor Jesús, rompe en mí toda queja, toda excusa y toda tibieza. Quiero ser tu luz en medio de este mundo. Dame valentía para vivir como ofrenda y mostrar tu amor donde más hace falta. Amén</w:t>
      </w:r>
      <w:r w:rsidRPr="00B70FE2">
        <w:rPr>
          <w:rFonts w:asciiTheme="minorHAnsi" w:hAnsiTheme="minorHAnsi"/>
          <w:color w:val="000000"/>
        </w:rPr>
        <w:t>.”</w:t>
      </w:r>
    </w:p>
    <w:p w14:paraId="14582562" w14:textId="77777777" w:rsidR="00B70FE2" w:rsidRPr="00B70FE2" w:rsidRDefault="00B70FE2" w:rsidP="00B70FE2">
      <w:pPr>
        <w:pStyle w:val="NormalWeb"/>
        <w:rPr>
          <w:rFonts w:asciiTheme="minorHAnsi" w:hAnsiTheme="minorHAnsi" w:cs="Apple Color Emoji"/>
          <w:color w:val="000000"/>
        </w:rPr>
      </w:pPr>
    </w:p>
    <w:p w14:paraId="3CF1137D" w14:textId="1F54D410" w:rsidR="00ED19AE" w:rsidRPr="00B70FE2" w:rsidRDefault="00ED19AE" w:rsidP="00B70FE2">
      <w:pPr>
        <w:pStyle w:val="NormalWeb"/>
        <w:rPr>
          <w:rFonts w:asciiTheme="minorHAnsi" w:hAnsiTheme="minorHAnsi"/>
          <w:color w:val="000000"/>
        </w:rPr>
      </w:pPr>
      <w:r w:rsidRPr="00B70FE2">
        <w:rPr>
          <w:rFonts w:asciiTheme="minorHAnsi" w:hAnsiTheme="minorHAnsi"/>
          <w:i/>
          <w:iCs/>
          <w:color w:val="7030A0"/>
        </w:rPr>
        <w:t>La oscuridad del mundo no es excusa para apagar tu luz; es la razón para que brilles más fuerte</w:t>
      </w:r>
      <w:r w:rsidRPr="00B70FE2">
        <w:rPr>
          <w:rFonts w:asciiTheme="minorHAnsi" w:hAnsiTheme="minorHAnsi"/>
          <w:color w:val="000000"/>
        </w:rPr>
        <w:t>.</w:t>
      </w:r>
    </w:p>
    <w:bookmarkEnd w:id="160"/>
    <w:p w14:paraId="3AE5F8CC" w14:textId="77777777" w:rsidR="008C5DF1" w:rsidRDefault="008C5DF1" w:rsidP="006073DE">
      <w:pPr>
        <w:tabs>
          <w:tab w:val="left" w:pos="2939"/>
        </w:tabs>
        <w:rPr>
          <w:rFonts w:asciiTheme="minorHAnsi" w:hAnsiTheme="minorHAnsi"/>
          <w:color w:val="000000" w:themeColor="text1"/>
        </w:rPr>
      </w:pPr>
    </w:p>
    <w:p w14:paraId="26704FE1" w14:textId="77777777" w:rsidR="007909EF" w:rsidRDefault="007909EF" w:rsidP="006073DE">
      <w:pPr>
        <w:tabs>
          <w:tab w:val="left" w:pos="2939"/>
        </w:tabs>
        <w:rPr>
          <w:rFonts w:asciiTheme="minorHAnsi" w:hAnsiTheme="minorHAnsi"/>
          <w:color w:val="000000" w:themeColor="text1"/>
        </w:rPr>
      </w:pPr>
    </w:p>
    <w:p w14:paraId="43FA4D33" w14:textId="77777777" w:rsidR="007909EF" w:rsidRDefault="007909EF" w:rsidP="006073DE">
      <w:pPr>
        <w:tabs>
          <w:tab w:val="left" w:pos="2939"/>
        </w:tabs>
        <w:rPr>
          <w:rFonts w:asciiTheme="minorHAnsi" w:hAnsiTheme="minorHAnsi"/>
          <w:color w:val="000000" w:themeColor="text1"/>
        </w:rPr>
      </w:pPr>
    </w:p>
    <w:p w14:paraId="08750E3E" w14:textId="77777777" w:rsidR="00DF14A1" w:rsidRDefault="00DF14A1" w:rsidP="006073DE">
      <w:pPr>
        <w:tabs>
          <w:tab w:val="left" w:pos="2939"/>
        </w:tabs>
        <w:rPr>
          <w:rFonts w:asciiTheme="minorHAnsi" w:hAnsiTheme="minorHAnsi"/>
          <w:color w:val="000000" w:themeColor="text1"/>
        </w:rPr>
      </w:pPr>
    </w:p>
    <w:p w14:paraId="356C87A6" w14:textId="5EC4F83B" w:rsidR="00DF14A1" w:rsidRPr="00167AF4" w:rsidRDefault="00841A8F" w:rsidP="00167AF4">
      <w:pPr>
        <w:tabs>
          <w:tab w:val="left" w:pos="2939"/>
        </w:tabs>
        <w:rPr>
          <w:rFonts w:asciiTheme="minorHAnsi" w:hAnsiTheme="minorHAnsi"/>
          <w:b/>
          <w:bCs/>
          <w:color w:val="000000" w:themeColor="text1"/>
          <w:sz w:val="28"/>
          <w:szCs w:val="28"/>
        </w:rPr>
      </w:pPr>
      <w:bookmarkStart w:id="161" w:name="OLE_LINK162"/>
      <w:r w:rsidRPr="00167AF4">
        <w:rPr>
          <w:rFonts w:asciiTheme="minorHAnsi" w:hAnsiTheme="minorHAnsi"/>
          <w:b/>
          <w:bCs/>
          <w:color w:val="000000"/>
          <w:sz w:val="28"/>
          <w:szCs w:val="28"/>
        </w:rPr>
        <w:t>Alegría que protege la fe</w:t>
      </w:r>
      <w:r w:rsidR="00167AF4" w:rsidRPr="00167AF4">
        <w:rPr>
          <w:rFonts w:asciiTheme="minorHAnsi" w:hAnsiTheme="minorHAnsi"/>
          <w:b/>
          <w:bCs/>
          <w:color w:val="000000"/>
          <w:sz w:val="28"/>
          <w:szCs w:val="28"/>
        </w:rPr>
        <w:t>.</w:t>
      </w:r>
    </w:p>
    <w:p w14:paraId="5BCE136A" w14:textId="555532B7" w:rsidR="00DF14A1" w:rsidRPr="00167AF4" w:rsidRDefault="00B65B78" w:rsidP="00167AF4">
      <w:pPr>
        <w:tabs>
          <w:tab w:val="left" w:pos="2939"/>
        </w:tabs>
        <w:rPr>
          <w:rFonts w:asciiTheme="minorHAnsi" w:hAnsiTheme="minorHAnsi"/>
          <w:lang w:val="es-ES"/>
        </w:rPr>
      </w:pPr>
      <w:r w:rsidRPr="00167AF4">
        <w:rPr>
          <w:rFonts w:asciiTheme="minorHAnsi" w:hAnsiTheme="minorHAnsi"/>
          <w:b/>
          <w:bCs/>
          <w:lang w:val="es-ES"/>
        </w:rPr>
        <w:t>Filipenses 3:1 NTV</w:t>
      </w:r>
      <w:r w:rsidRPr="00167AF4">
        <w:rPr>
          <w:rFonts w:asciiTheme="minorHAnsi" w:hAnsiTheme="minorHAnsi"/>
          <w:lang w:val="es-ES"/>
        </w:rPr>
        <w:t xml:space="preserve">. </w:t>
      </w:r>
      <w:r w:rsidR="00DF14A1" w:rsidRPr="00167AF4">
        <w:rPr>
          <w:rFonts w:asciiTheme="minorHAnsi" w:hAnsiTheme="minorHAnsi"/>
          <w:i/>
          <w:iCs/>
          <w:color w:val="0070C0"/>
          <w:lang w:val="es-ES"/>
        </w:rPr>
        <w:t xml:space="preserve">Mis amados hermanos, pase lo que pase, alégrense en el Señor. Nunca me canso de decirles estas cosas y lo hago </w:t>
      </w:r>
      <w:r w:rsidR="00DF14A1" w:rsidRPr="00486822">
        <w:rPr>
          <w:rFonts w:asciiTheme="minorHAnsi" w:hAnsiTheme="minorHAnsi"/>
          <w:b/>
          <w:bCs/>
          <w:i/>
          <w:iCs/>
          <w:color w:val="0070C0"/>
          <w:lang w:val="es-ES"/>
        </w:rPr>
        <w:t>para proteger su fe</w:t>
      </w:r>
      <w:r w:rsidR="00DF14A1" w:rsidRPr="00486822">
        <w:rPr>
          <w:rFonts w:asciiTheme="minorHAnsi" w:hAnsiTheme="minorHAnsi"/>
          <w:b/>
          <w:bCs/>
          <w:lang w:val="es-ES"/>
        </w:rPr>
        <w:t>.</w:t>
      </w:r>
    </w:p>
    <w:p w14:paraId="49473B03" w14:textId="77777777" w:rsidR="00841A8F" w:rsidRPr="00167AF4" w:rsidRDefault="00841A8F" w:rsidP="00167AF4">
      <w:pPr>
        <w:tabs>
          <w:tab w:val="left" w:pos="2939"/>
        </w:tabs>
        <w:rPr>
          <w:rFonts w:asciiTheme="minorHAnsi" w:hAnsiTheme="minorHAnsi"/>
          <w:lang w:val="es-ES"/>
        </w:rPr>
      </w:pPr>
    </w:p>
    <w:p w14:paraId="1622DAFB" w14:textId="059B9881" w:rsidR="00167AF4" w:rsidRPr="00167AF4" w:rsidRDefault="00167AF4" w:rsidP="00167AF4">
      <w:pPr>
        <w:rPr>
          <w:rFonts w:asciiTheme="minorHAnsi" w:hAnsiTheme="minorHAnsi"/>
          <w:color w:val="000000"/>
        </w:rPr>
      </w:pPr>
      <w:r w:rsidRPr="00167AF4">
        <w:rPr>
          <w:rFonts w:asciiTheme="minorHAnsi" w:hAnsiTheme="minorHAnsi"/>
          <w:i/>
          <w:iCs/>
          <w:color w:val="000000"/>
        </w:rPr>
        <w:t>“La alegría en Cristo no depende de lo que pasa afuera, sino de lo que Él ya hizo adentro.”</w:t>
      </w:r>
    </w:p>
    <w:p w14:paraId="633E3312" w14:textId="77777777" w:rsidR="00167AF4" w:rsidRDefault="00167AF4" w:rsidP="00167AF4">
      <w:pPr>
        <w:rPr>
          <w:rFonts w:asciiTheme="minorHAnsi" w:hAnsiTheme="minorHAnsi"/>
          <w:color w:val="000000"/>
        </w:rPr>
      </w:pPr>
    </w:p>
    <w:p w14:paraId="523779AB" w14:textId="3D36328D" w:rsidR="00167AF4" w:rsidRPr="00167AF4" w:rsidRDefault="00167AF4" w:rsidP="00167AF4">
      <w:pPr>
        <w:rPr>
          <w:rFonts w:asciiTheme="minorHAnsi" w:hAnsiTheme="minorHAnsi"/>
          <w:color w:val="000000"/>
        </w:rPr>
      </w:pPr>
      <w:r w:rsidRPr="00167AF4">
        <w:rPr>
          <w:rFonts w:asciiTheme="minorHAnsi" w:hAnsiTheme="minorHAnsi"/>
          <w:color w:val="000000"/>
        </w:rPr>
        <w:t>Pablo escribe desde la cárcel, y aun así invita a alegrarse en el Señor. Su gozo no estaba en las circunstancias, sino en Cristo. El gozo verdadero no es una emoción que depende de cómo va la vida, sino una decisión de confiar en lo que Jesús ya hizo y sigue haciendo en nosotros.</w:t>
      </w:r>
    </w:p>
    <w:p w14:paraId="275BCFFE" w14:textId="77777777" w:rsidR="00167AF4" w:rsidRDefault="00167AF4" w:rsidP="00167AF4">
      <w:pPr>
        <w:rPr>
          <w:rFonts w:asciiTheme="minorHAnsi" w:hAnsiTheme="minorHAnsi"/>
          <w:color w:val="000000"/>
        </w:rPr>
      </w:pPr>
    </w:p>
    <w:p w14:paraId="35436E96" w14:textId="643A304C" w:rsidR="00167AF4" w:rsidRPr="00167AF4" w:rsidRDefault="00167AF4" w:rsidP="00167AF4">
      <w:pPr>
        <w:rPr>
          <w:rFonts w:asciiTheme="minorHAnsi" w:hAnsiTheme="minorHAnsi"/>
          <w:color w:val="000000"/>
        </w:rPr>
      </w:pPr>
      <w:r w:rsidRPr="00167AF4">
        <w:rPr>
          <w:rFonts w:asciiTheme="minorHAnsi" w:hAnsiTheme="minorHAnsi"/>
          <w:color w:val="000000"/>
        </w:rPr>
        <w:t xml:space="preserve">Alegrarnos en el Señor es más que sonreír: es </w:t>
      </w:r>
      <w:r w:rsidRPr="00167AF4">
        <w:rPr>
          <w:rFonts w:asciiTheme="minorHAnsi" w:hAnsiTheme="minorHAnsi"/>
          <w:b/>
          <w:bCs/>
          <w:color w:val="000000"/>
        </w:rPr>
        <w:t>un escudo que protege nuestra fe</w:t>
      </w:r>
      <w:r w:rsidRPr="00167AF4">
        <w:rPr>
          <w:rFonts w:asciiTheme="minorHAnsi" w:hAnsiTheme="minorHAnsi"/>
          <w:color w:val="000000"/>
        </w:rPr>
        <w:t xml:space="preserve"> del temor, la duda y el desánimo. Pase lo que pase, siempre tendremos un motivo para celebrar: ¡</w:t>
      </w:r>
      <w:r w:rsidRPr="00167AF4">
        <w:rPr>
          <w:rFonts w:asciiTheme="minorHAnsi" w:hAnsiTheme="minorHAnsi"/>
          <w:b/>
          <w:bCs/>
          <w:color w:val="000000"/>
        </w:rPr>
        <w:t>Cristo está con nosotros</w:t>
      </w:r>
      <w:r w:rsidRPr="00167AF4">
        <w:rPr>
          <w:rFonts w:asciiTheme="minorHAnsi" w:hAnsiTheme="minorHAnsi"/>
          <w:color w:val="000000"/>
        </w:rPr>
        <w:t>!</w:t>
      </w:r>
    </w:p>
    <w:p w14:paraId="04AEE453" w14:textId="77777777" w:rsidR="00167AF4" w:rsidRDefault="00167AF4" w:rsidP="00167AF4">
      <w:pPr>
        <w:rPr>
          <w:rFonts w:asciiTheme="minorHAnsi" w:hAnsiTheme="minorHAnsi"/>
          <w:b/>
          <w:bCs/>
          <w:color w:val="000000"/>
        </w:rPr>
      </w:pPr>
    </w:p>
    <w:p w14:paraId="76F645AF" w14:textId="7C99B4C9" w:rsidR="00167AF4" w:rsidRPr="00167AF4" w:rsidRDefault="00167AF4" w:rsidP="00167AF4">
      <w:pPr>
        <w:rPr>
          <w:rFonts w:asciiTheme="minorHAnsi" w:hAnsiTheme="minorHAnsi"/>
          <w:color w:val="000000"/>
        </w:rPr>
      </w:pPr>
      <w:r w:rsidRPr="00167AF4">
        <w:rPr>
          <w:rFonts w:asciiTheme="minorHAnsi" w:hAnsiTheme="minorHAnsi"/>
          <w:i/>
          <w:iCs/>
          <w:color w:val="000000"/>
        </w:rPr>
        <w:t>Señor</w:t>
      </w:r>
      <w:r w:rsidR="00CC1D89" w:rsidRPr="0038551D">
        <w:rPr>
          <w:rFonts w:asciiTheme="minorHAnsi" w:hAnsiTheme="minorHAnsi"/>
          <w:i/>
          <w:iCs/>
          <w:color w:val="000000"/>
        </w:rPr>
        <w:t xml:space="preserve"> Jesús</w:t>
      </w:r>
      <w:r w:rsidRPr="00167AF4">
        <w:rPr>
          <w:rFonts w:asciiTheme="minorHAnsi" w:hAnsiTheme="minorHAnsi"/>
          <w:i/>
          <w:iCs/>
          <w:color w:val="000000"/>
        </w:rPr>
        <w:t>, gracias porque en Ti tengo gozo en todo tiempo. Enséñame a alegrarme en Ti y a proteger mi fe en medio de cualquier circunstancia. Amén</w:t>
      </w:r>
      <w:r w:rsidRPr="00167AF4">
        <w:rPr>
          <w:rFonts w:asciiTheme="minorHAnsi" w:hAnsiTheme="minorHAnsi"/>
          <w:color w:val="000000"/>
        </w:rPr>
        <w:t>.</w:t>
      </w:r>
    </w:p>
    <w:bookmarkEnd w:id="161"/>
    <w:p w14:paraId="0EC35460" w14:textId="77777777" w:rsidR="00841A8F" w:rsidRDefault="00841A8F" w:rsidP="006073DE">
      <w:pPr>
        <w:tabs>
          <w:tab w:val="left" w:pos="2939"/>
        </w:tabs>
        <w:rPr>
          <w:rFonts w:asciiTheme="minorHAnsi" w:hAnsiTheme="minorHAnsi"/>
          <w:color w:val="000000" w:themeColor="text1"/>
        </w:rPr>
      </w:pPr>
    </w:p>
    <w:p w14:paraId="21D1A6E1" w14:textId="77777777" w:rsidR="00385AAD" w:rsidRDefault="00385AAD" w:rsidP="006073DE">
      <w:pPr>
        <w:tabs>
          <w:tab w:val="left" w:pos="2939"/>
        </w:tabs>
        <w:rPr>
          <w:rFonts w:asciiTheme="minorHAnsi" w:hAnsiTheme="minorHAnsi"/>
          <w:color w:val="000000" w:themeColor="text1"/>
        </w:rPr>
      </w:pPr>
    </w:p>
    <w:p w14:paraId="1255B29B" w14:textId="77777777" w:rsidR="00385AAD" w:rsidRDefault="00385AAD" w:rsidP="006073DE">
      <w:pPr>
        <w:tabs>
          <w:tab w:val="left" w:pos="2939"/>
        </w:tabs>
        <w:rPr>
          <w:rFonts w:asciiTheme="minorHAnsi" w:hAnsiTheme="minorHAnsi"/>
          <w:color w:val="000000" w:themeColor="text1"/>
        </w:rPr>
      </w:pPr>
    </w:p>
    <w:p w14:paraId="37C56237" w14:textId="77777777" w:rsidR="005779D4" w:rsidRDefault="005779D4" w:rsidP="006073DE">
      <w:pPr>
        <w:tabs>
          <w:tab w:val="left" w:pos="2939"/>
        </w:tabs>
        <w:rPr>
          <w:rFonts w:asciiTheme="minorHAnsi" w:hAnsiTheme="minorHAnsi"/>
          <w:color w:val="000000" w:themeColor="text1"/>
        </w:rPr>
      </w:pPr>
    </w:p>
    <w:p w14:paraId="362EA478" w14:textId="77777777" w:rsidR="005779D4" w:rsidRDefault="005779D4" w:rsidP="006073DE">
      <w:pPr>
        <w:tabs>
          <w:tab w:val="left" w:pos="2939"/>
        </w:tabs>
        <w:rPr>
          <w:rFonts w:asciiTheme="minorHAnsi" w:hAnsiTheme="minorHAnsi"/>
          <w:color w:val="000000" w:themeColor="text1"/>
        </w:rPr>
      </w:pPr>
    </w:p>
    <w:p w14:paraId="5C7C91B2" w14:textId="77777777" w:rsidR="005779D4" w:rsidRDefault="005779D4" w:rsidP="006073DE">
      <w:pPr>
        <w:tabs>
          <w:tab w:val="left" w:pos="2939"/>
        </w:tabs>
        <w:rPr>
          <w:rFonts w:asciiTheme="minorHAnsi" w:hAnsiTheme="minorHAnsi"/>
          <w:color w:val="000000" w:themeColor="text1"/>
        </w:rPr>
      </w:pPr>
    </w:p>
    <w:p w14:paraId="1D232C0B" w14:textId="77777777" w:rsidR="005779D4" w:rsidRDefault="005779D4" w:rsidP="006073DE">
      <w:pPr>
        <w:tabs>
          <w:tab w:val="left" w:pos="2939"/>
        </w:tabs>
        <w:rPr>
          <w:rFonts w:asciiTheme="minorHAnsi" w:hAnsiTheme="minorHAnsi"/>
          <w:color w:val="000000" w:themeColor="text1"/>
        </w:rPr>
      </w:pPr>
    </w:p>
    <w:p w14:paraId="07D4F227" w14:textId="5EB04186" w:rsidR="00385AAD" w:rsidRPr="00906AE2" w:rsidRDefault="00906AE2" w:rsidP="006073DE">
      <w:pPr>
        <w:tabs>
          <w:tab w:val="left" w:pos="2939"/>
        </w:tabs>
        <w:rPr>
          <w:rFonts w:asciiTheme="minorHAnsi" w:hAnsiTheme="minorHAnsi"/>
          <w:b/>
          <w:bCs/>
          <w:color w:val="000000" w:themeColor="text1"/>
          <w:sz w:val="28"/>
          <w:szCs w:val="28"/>
        </w:rPr>
      </w:pPr>
      <w:bookmarkStart w:id="162" w:name="OLE_LINK163"/>
      <w:r w:rsidRPr="00906AE2">
        <w:rPr>
          <w:rFonts w:asciiTheme="minorHAnsi" w:hAnsiTheme="minorHAnsi"/>
          <w:b/>
          <w:bCs/>
          <w:color w:val="000000" w:themeColor="text1"/>
          <w:sz w:val="28"/>
          <w:szCs w:val="28"/>
        </w:rPr>
        <w:t xml:space="preserve">Cristo, el tesoro incomparable. </w:t>
      </w:r>
    </w:p>
    <w:p w14:paraId="1CD30771" w14:textId="41759DC2" w:rsidR="00385AAD" w:rsidRDefault="00392F51" w:rsidP="006073DE">
      <w:pPr>
        <w:tabs>
          <w:tab w:val="left" w:pos="2939"/>
        </w:tabs>
        <w:rPr>
          <w:color w:val="000000" w:themeColor="text1"/>
          <w:lang w:val="es-ES"/>
        </w:rPr>
      </w:pPr>
      <w:r w:rsidRPr="003B32A0">
        <w:rPr>
          <w:b/>
          <w:bCs/>
          <w:lang w:val="es-ES"/>
        </w:rPr>
        <w:t>Filipenses 3:</w:t>
      </w:r>
      <w:r w:rsidR="00292079">
        <w:rPr>
          <w:b/>
          <w:bCs/>
          <w:lang w:val="es-ES"/>
        </w:rPr>
        <w:t>8</w:t>
      </w:r>
      <w:r w:rsidRPr="003B32A0">
        <w:rPr>
          <w:b/>
          <w:bCs/>
          <w:lang w:val="es-ES"/>
        </w:rPr>
        <w:t xml:space="preserve"> NTV</w:t>
      </w:r>
      <w:r>
        <w:rPr>
          <w:lang w:val="es-ES"/>
        </w:rPr>
        <w:t xml:space="preserve">. </w:t>
      </w:r>
      <w:r w:rsidR="003B32A0">
        <w:rPr>
          <w:lang w:val="es-ES"/>
        </w:rPr>
        <w:t>“</w:t>
      </w:r>
      <w:r w:rsidR="00385AAD" w:rsidRPr="003B32A0">
        <w:rPr>
          <w:i/>
          <w:iCs/>
          <w:color w:val="0070C0"/>
          <w:lang w:val="es-ES"/>
        </w:rPr>
        <w:t>Así es, todo lo demás no vale nada cuando se le compara con el infinito valor de conocer a Cristo Jesús, mi Señor…</w:t>
      </w:r>
      <w:r w:rsidR="003B32A0">
        <w:rPr>
          <w:color w:val="000000" w:themeColor="text1"/>
          <w:lang w:val="es-ES"/>
        </w:rPr>
        <w:t>”</w:t>
      </w:r>
    </w:p>
    <w:p w14:paraId="417DE06B" w14:textId="77777777" w:rsidR="00906AE2" w:rsidRDefault="00906AE2" w:rsidP="006073DE">
      <w:pPr>
        <w:tabs>
          <w:tab w:val="left" w:pos="2939"/>
        </w:tabs>
        <w:rPr>
          <w:color w:val="000000" w:themeColor="text1"/>
          <w:lang w:val="es-ES"/>
        </w:rPr>
      </w:pPr>
    </w:p>
    <w:p w14:paraId="59F2F3A0" w14:textId="77777777" w:rsidR="00B21E4B" w:rsidRDefault="00B21E4B" w:rsidP="00D579A1">
      <w:pPr>
        <w:pStyle w:val="NormalWeb"/>
        <w:rPr>
          <w:rFonts w:asciiTheme="minorHAnsi" w:hAnsiTheme="minorHAnsi"/>
          <w:color w:val="000000"/>
        </w:rPr>
      </w:pPr>
      <w:r w:rsidRPr="00D579A1">
        <w:rPr>
          <w:rFonts w:asciiTheme="minorHAnsi" w:hAnsiTheme="minorHAnsi"/>
          <w:color w:val="000000"/>
        </w:rPr>
        <w:t>El apóstol Pablo tenía todo lo que un hombre podía desear en su tiempo: prestigio, reconocimiento, estudios y una posición de respeto. Sin embargo, cuando conoció a Cristo, entendió que nada de eso podía darle vida eterna, paz verdadera ni propósito real. Por eso declaró que lo consideraba</w:t>
      </w:r>
      <w:r w:rsidRPr="00D579A1">
        <w:rPr>
          <w:rStyle w:val="apple-converted-space"/>
          <w:rFonts w:asciiTheme="minorHAnsi" w:hAnsiTheme="minorHAnsi"/>
          <w:color w:val="000000"/>
        </w:rPr>
        <w:t> </w:t>
      </w:r>
      <w:r w:rsidRPr="00D579A1">
        <w:rPr>
          <w:rStyle w:val="nfasis"/>
          <w:rFonts w:asciiTheme="minorHAnsi" w:hAnsiTheme="minorHAnsi"/>
          <w:color w:val="000000"/>
        </w:rPr>
        <w:t>“basura”</w:t>
      </w:r>
      <w:r w:rsidRPr="00D579A1">
        <w:rPr>
          <w:rStyle w:val="apple-converted-space"/>
          <w:rFonts w:asciiTheme="minorHAnsi" w:hAnsiTheme="minorHAnsi"/>
          <w:color w:val="000000"/>
        </w:rPr>
        <w:t> </w:t>
      </w:r>
      <w:r w:rsidRPr="00D579A1">
        <w:rPr>
          <w:rFonts w:asciiTheme="minorHAnsi" w:hAnsiTheme="minorHAnsi"/>
          <w:color w:val="000000"/>
        </w:rPr>
        <w:t>comparado con el privilegio supremo de conocer a Jesús.</w:t>
      </w:r>
    </w:p>
    <w:p w14:paraId="28B3D4D6" w14:textId="77777777" w:rsidR="00312F86" w:rsidRPr="00D579A1" w:rsidRDefault="00312F86" w:rsidP="00D579A1">
      <w:pPr>
        <w:pStyle w:val="NormalWeb"/>
        <w:rPr>
          <w:rFonts w:asciiTheme="minorHAnsi" w:hAnsiTheme="minorHAnsi"/>
          <w:color w:val="000000"/>
          <w:lang w:val="es-US"/>
        </w:rPr>
      </w:pPr>
    </w:p>
    <w:p w14:paraId="58792022" w14:textId="77777777" w:rsidR="00B21E4B" w:rsidRDefault="00B21E4B" w:rsidP="00D579A1">
      <w:pPr>
        <w:pStyle w:val="NormalWeb"/>
        <w:rPr>
          <w:rFonts w:asciiTheme="minorHAnsi" w:hAnsiTheme="minorHAnsi"/>
          <w:color w:val="000000"/>
        </w:rPr>
      </w:pPr>
      <w:r w:rsidRPr="00D579A1">
        <w:rPr>
          <w:rFonts w:asciiTheme="minorHAnsi" w:hAnsiTheme="minorHAnsi"/>
          <w:color w:val="000000"/>
        </w:rPr>
        <w:t>En nuestra vida, muchas veces corremos tras cosas que el mundo aplaude: títulos, posesiones, logros, seguidores. Todo eso puede tener cierto valor, pero cuando lo ponemos al lado de Cristo, se vuelve polvo. Lo único que permanece y llena el corazón es Él.</w:t>
      </w:r>
    </w:p>
    <w:p w14:paraId="7BE64122" w14:textId="77777777" w:rsidR="001D0F2F" w:rsidRPr="00D579A1" w:rsidRDefault="001D0F2F" w:rsidP="00D579A1">
      <w:pPr>
        <w:pStyle w:val="NormalWeb"/>
        <w:rPr>
          <w:rFonts w:asciiTheme="minorHAnsi" w:hAnsiTheme="minorHAnsi"/>
          <w:color w:val="000000"/>
        </w:rPr>
      </w:pPr>
    </w:p>
    <w:p w14:paraId="39D29E7B" w14:textId="77777777" w:rsidR="00B21E4B" w:rsidRPr="00D579A1" w:rsidRDefault="00B21E4B" w:rsidP="00D579A1">
      <w:pPr>
        <w:pStyle w:val="NormalWeb"/>
        <w:rPr>
          <w:rFonts w:asciiTheme="minorHAnsi" w:hAnsiTheme="minorHAnsi"/>
          <w:color w:val="000000"/>
        </w:rPr>
      </w:pPr>
      <w:r w:rsidRPr="00D579A1">
        <w:rPr>
          <w:rFonts w:asciiTheme="minorHAnsi" w:hAnsiTheme="minorHAnsi"/>
          <w:color w:val="000000"/>
        </w:rPr>
        <w:t>Conocer a Cristo no es un evento aislado, es un proceso diario de intimidad, obediencia y rendición. Es descubrir que en su presencia hay plenitud, que en sus palabras hay vida, y que en su amor hay seguridad.</w:t>
      </w:r>
    </w:p>
    <w:p w14:paraId="6F76A0C6" w14:textId="77777777" w:rsidR="006679E3" w:rsidRDefault="006679E3" w:rsidP="00D579A1">
      <w:pPr>
        <w:pStyle w:val="NormalWeb"/>
        <w:rPr>
          <w:rFonts w:asciiTheme="minorHAnsi" w:hAnsiTheme="minorHAnsi"/>
          <w:color w:val="000000"/>
        </w:rPr>
      </w:pPr>
    </w:p>
    <w:p w14:paraId="5EC2586A" w14:textId="104984C1" w:rsidR="00B21E4B" w:rsidRPr="00D579A1" w:rsidRDefault="00B21E4B" w:rsidP="00D579A1">
      <w:pPr>
        <w:pStyle w:val="NormalWeb"/>
        <w:rPr>
          <w:rFonts w:asciiTheme="minorHAnsi" w:hAnsiTheme="minorHAnsi"/>
          <w:color w:val="000000"/>
        </w:rPr>
      </w:pPr>
      <w:r w:rsidRPr="00D579A1">
        <w:rPr>
          <w:rFonts w:asciiTheme="minorHAnsi" w:hAnsiTheme="minorHAnsi"/>
          <w:color w:val="000000"/>
        </w:rPr>
        <w:t xml:space="preserve">Hoy Dios nos llama a evaluar qué ocupa el primer lugar en nuestra vida. </w:t>
      </w:r>
      <w:r w:rsidRPr="005779D4">
        <w:rPr>
          <w:rFonts w:asciiTheme="minorHAnsi" w:hAnsiTheme="minorHAnsi"/>
          <w:color w:val="FF0000"/>
        </w:rPr>
        <w:t xml:space="preserve">¿Dónde está tu tesoro? </w:t>
      </w:r>
      <w:r w:rsidRPr="00D579A1">
        <w:rPr>
          <w:rFonts w:asciiTheme="minorHAnsi" w:hAnsiTheme="minorHAnsi"/>
          <w:color w:val="000000"/>
        </w:rPr>
        <w:t>Si Cristo es tu mayor riqueza, lo demás se acomoda en su lugar. Solo Él puede darle sentido a todo lo demás.</w:t>
      </w:r>
    </w:p>
    <w:p w14:paraId="7F39B5C0" w14:textId="77777777" w:rsidR="005779D4" w:rsidRDefault="005779D4" w:rsidP="00D579A1">
      <w:pPr>
        <w:pStyle w:val="NormalWeb"/>
        <w:rPr>
          <w:rStyle w:val="nfasis"/>
          <w:rFonts w:asciiTheme="minorHAnsi" w:hAnsiTheme="minorHAnsi"/>
          <w:color w:val="000000"/>
        </w:rPr>
      </w:pPr>
    </w:p>
    <w:p w14:paraId="43B95838" w14:textId="3128A474" w:rsidR="00B21E4B" w:rsidRPr="00D579A1" w:rsidRDefault="00B21E4B" w:rsidP="00D579A1">
      <w:pPr>
        <w:pStyle w:val="NormalWeb"/>
        <w:rPr>
          <w:rFonts w:asciiTheme="minorHAnsi" w:hAnsiTheme="minorHAnsi"/>
          <w:color w:val="000000"/>
        </w:rPr>
      </w:pPr>
      <w:r w:rsidRPr="00D579A1">
        <w:rPr>
          <w:rStyle w:val="nfasis"/>
          <w:rFonts w:asciiTheme="minorHAnsi" w:hAnsiTheme="minorHAnsi"/>
          <w:color w:val="000000"/>
        </w:rPr>
        <w:t>Señor Jesús, abre mis ojos para valorar más tu presencia que cualquier logro humano. Que mi corazón encuentre en Ti el mayor tesoro, y que cada día viva convencido de que nada se compara contigo. Amén.</w:t>
      </w:r>
    </w:p>
    <w:p w14:paraId="7622FB3F" w14:textId="77777777" w:rsidR="00E45E82" w:rsidRPr="00D579A1" w:rsidRDefault="00E45E82" w:rsidP="00D579A1">
      <w:pPr>
        <w:tabs>
          <w:tab w:val="left" w:pos="2939"/>
        </w:tabs>
        <w:rPr>
          <w:rFonts w:asciiTheme="minorHAnsi" w:hAnsiTheme="minorHAnsi"/>
          <w:color w:val="000000" w:themeColor="text1"/>
        </w:rPr>
      </w:pPr>
    </w:p>
    <w:p w14:paraId="3CAE0E51" w14:textId="648E3143" w:rsidR="00B21E4B" w:rsidRDefault="00D579A1" w:rsidP="00D579A1">
      <w:pPr>
        <w:tabs>
          <w:tab w:val="left" w:pos="2939"/>
        </w:tabs>
        <w:rPr>
          <w:rFonts w:asciiTheme="minorHAnsi" w:hAnsiTheme="minorHAnsi"/>
          <w:color w:val="000000"/>
        </w:rPr>
      </w:pPr>
      <w:r w:rsidRPr="00D579A1">
        <w:rPr>
          <w:rFonts w:asciiTheme="minorHAnsi" w:hAnsiTheme="minorHAnsi"/>
          <w:color w:val="000000"/>
        </w:rPr>
        <w:t>“</w:t>
      </w:r>
      <w:r w:rsidRPr="005779D4">
        <w:rPr>
          <w:rFonts w:asciiTheme="minorHAnsi" w:hAnsiTheme="minorHAnsi"/>
          <w:i/>
          <w:iCs/>
          <w:color w:val="7030A0"/>
        </w:rPr>
        <w:t>Todo pierde valor frente al tesoro incomparable de Cristo</w:t>
      </w:r>
      <w:r w:rsidRPr="00D579A1">
        <w:rPr>
          <w:rFonts w:asciiTheme="minorHAnsi" w:hAnsiTheme="minorHAnsi"/>
          <w:color w:val="000000"/>
        </w:rPr>
        <w:t>.”</w:t>
      </w:r>
      <w:bookmarkEnd w:id="162"/>
    </w:p>
    <w:p w14:paraId="0F78FA7C" w14:textId="77777777" w:rsidR="00FB2A40" w:rsidRDefault="00FB2A40" w:rsidP="00D579A1">
      <w:pPr>
        <w:tabs>
          <w:tab w:val="left" w:pos="2939"/>
        </w:tabs>
        <w:rPr>
          <w:rFonts w:asciiTheme="minorHAnsi" w:hAnsiTheme="minorHAnsi"/>
          <w:color w:val="000000"/>
        </w:rPr>
      </w:pPr>
    </w:p>
    <w:p w14:paraId="3183C02C" w14:textId="77777777" w:rsidR="00FB2A40" w:rsidRDefault="00FB2A40" w:rsidP="00D579A1">
      <w:pPr>
        <w:tabs>
          <w:tab w:val="left" w:pos="2939"/>
        </w:tabs>
        <w:rPr>
          <w:rFonts w:asciiTheme="minorHAnsi" w:hAnsiTheme="minorHAnsi"/>
          <w:color w:val="000000"/>
        </w:rPr>
      </w:pPr>
    </w:p>
    <w:p w14:paraId="37EC8C11" w14:textId="77777777" w:rsidR="00FB2A40" w:rsidRDefault="00FB2A40" w:rsidP="00D579A1">
      <w:pPr>
        <w:tabs>
          <w:tab w:val="left" w:pos="2939"/>
        </w:tabs>
        <w:rPr>
          <w:rFonts w:asciiTheme="minorHAnsi" w:hAnsiTheme="minorHAnsi"/>
          <w:color w:val="000000" w:themeColor="text1"/>
        </w:rPr>
      </w:pPr>
    </w:p>
    <w:p w14:paraId="1117F3F5" w14:textId="77777777" w:rsidR="00E02F3C" w:rsidRDefault="00E02F3C" w:rsidP="00D579A1">
      <w:pPr>
        <w:tabs>
          <w:tab w:val="left" w:pos="2939"/>
        </w:tabs>
        <w:rPr>
          <w:rFonts w:asciiTheme="minorHAnsi" w:hAnsiTheme="minorHAnsi"/>
          <w:color w:val="000000" w:themeColor="text1"/>
        </w:rPr>
      </w:pPr>
    </w:p>
    <w:p w14:paraId="37825EB0" w14:textId="77777777" w:rsidR="00E02F3C" w:rsidRDefault="00E02F3C" w:rsidP="00D579A1">
      <w:pPr>
        <w:tabs>
          <w:tab w:val="left" w:pos="2939"/>
        </w:tabs>
        <w:rPr>
          <w:rFonts w:asciiTheme="minorHAnsi" w:hAnsiTheme="minorHAnsi"/>
          <w:color w:val="000000" w:themeColor="text1"/>
        </w:rPr>
      </w:pPr>
    </w:p>
    <w:p w14:paraId="3E15CFD5" w14:textId="654D7D23" w:rsidR="00E02F3C" w:rsidRPr="00271849" w:rsidRDefault="005D78C5" w:rsidP="00271849">
      <w:pPr>
        <w:tabs>
          <w:tab w:val="left" w:pos="2939"/>
        </w:tabs>
        <w:rPr>
          <w:rFonts w:asciiTheme="minorHAnsi" w:hAnsiTheme="minorHAnsi"/>
          <w:b/>
          <w:bCs/>
          <w:color w:val="000000" w:themeColor="text1"/>
          <w:sz w:val="28"/>
          <w:szCs w:val="28"/>
        </w:rPr>
      </w:pPr>
      <w:bookmarkStart w:id="163" w:name="OLE_LINK165"/>
      <w:r w:rsidRPr="00271849">
        <w:rPr>
          <w:rFonts w:asciiTheme="minorHAnsi" w:hAnsiTheme="minorHAnsi"/>
          <w:b/>
          <w:bCs/>
          <w:color w:val="000000" w:themeColor="text1"/>
          <w:sz w:val="28"/>
          <w:szCs w:val="28"/>
        </w:rPr>
        <w:t xml:space="preserve">Enfocado en la meta. </w:t>
      </w:r>
    </w:p>
    <w:p w14:paraId="03BEA469" w14:textId="03D9FD48" w:rsidR="00E02F3C" w:rsidRPr="00E02F3C" w:rsidRDefault="00E02F3C" w:rsidP="00A16CDF">
      <w:pPr>
        <w:rPr>
          <w:rFonts w:asciiTheme="minorHAnsi" w:hAnsiTheme="minorHAnsi"/>
          <w:color w:val="000000"/>
        </w:rPr>
      </w:pPr>
      <w:r w:rsidRPr="00E02F3C">
        <w:rPr>
          <w:rFonts w:asciiTheme="minorHAnsi" w:hAnsiTheme="minorHAnsi"/>
          <w:b/>
          <w:bCs/>
          <w:color w:val="000000"/>
        </w:rPr>
        <w:t>Filipenses 3:12-14 (NTV)</w:t>
      </w:r>
      <w:r w:rsidR="00271849" w:rsidRPr="00E02F3C">
        <w:rPr>
          <w:rFonts w:asciiTheme="minorHAnsi" w:hAnsiTheme="minorHAnsi"/>
          <w:i/>
          <w:iCs/>
          <w:color w:val="000000"/>
        </w:rPr>
        <w:t xml:space="preserve"> </w:t>
      </w:r>
      <w:r w:rsidRPr="00E02F3C">
        <w:rPr>
          <w:rFonts w:asciiTheme="minorHAnsi" w:hAnsiTheme="minorHAnsi"/>
          <w:i/>
          <w:iCs/>
          <w:color w:val="000000"/>
        </w:rPr>
        <w:t>“</w:t>
      </w:r>
      <w:r w:rsidRPr="00E02F3C">
        <w:rPr>
          <w:rFonts w:asciiTheme="minorHAnsi" w:hAnsiTheme="minorHAnsi"/>
          <w:i/>
          <w:iCs/>
          <w:color w:val="0070C0"/>
        </w:rPr>
        <w:t>No quiero decir que ya haya logrado estas cosas ni que ya haya alcanzado la perfección. Pero sigo adelante a fin de hacer mía esa perfección para la cual Cristo Jesús primeramente me hizo suyo. No, amados hermanos, no lo he logrado, pero me concentro únicamente en esto: olvido el pasado y fijo la mirada en lo que tengo por delante, y así avanzo hasta llegar al final de la carrera para recibir el premio celestial, al cual Dios nos llama por medio de Cristo Jesús</w:t>
      </w:r>
      <w:r w:rsidRPr="00E02F3C">
        <w:rPr>
          <w:rFonts w:asciiTheme="minorHAnsi" w:hAnsiTheme="minorHAnsi"/>
          <w:i/>
          <w:iCs/>
          <w:color w:val="000000"/>
        </w:rPr>
        <w:t>.”</w:t>
      </w:r>
    </w:p>
    <w:p w14:paraId="14214EA2" w14:textId="77777777" w:rsidR="00280A18" w:rsidRPr="00A16CDF" w:rsidRDefault="00280A18" w:rsidP="00A16CDF">
      <w:pPr>
        <w:tabs>
          <w:tab w:val="left" w:pos="2939"/>
        </w:tabs>
        <w:rPr>
          <w:rFonts w:asciiTheme="minorHAnsi" w:hAnsiTheme="minorHAnsi"/>
          <w:color w:val="000000" w:themeColor="text1"/>
        </w:rPr>
      </w:pPr>
    </w:p>
    <w:p w14:paraId="2CA4A7B9" w14:textId="77777777" w:rsidR="00280A18" w:rsidRDefault="00280A18" w:rsidP="00A16CDF">
      <w:pPr>
        <w:rPr>
          <w:rFonts w:asciiTheme="minorHAnsi" w:hAnsiTheme="minorHAnsi"/>
          <w:color w:val="000000"/>
        </w:rPr>
      </w:pPr>
      <w:r w:rsidRPr="00280A18">
        <w:rPr>
          <w:rFonts w:asciiTheme="minorHAnsi" w:hAnsiTheme="minorHAnsi"/>
          <w:color w:val="000000"/>
        </w:rPr>
        <w:t xml:space="preserve">El apóstol Pablo, a pesar de su entrega y de todo lo que había alcanzado en su vida cristiana, reconoce con humildad que aún no lo había logrado todo. Pero eso no lo detenía ni lo desanimaba. Su decisión era firme: dejar atrás lo que no podía cambiar y enfocarse en lo que estaba por delante. </w:t>
      </w:r>
      <w:r w:rsidRPr="00280A18">
        <w:rPr>
          <w:rFonts w:asciiTheme="minorHAnsi" w:hAnsiTheme="minorHAnsi"/>
          <w:b/>
          <w:bCs/>
          <w:color w:val="000000"/>
        </w:rPr>
        <w:t>Su meta era clara: llegar a parecerse cada día más a Cristo y cumplir el propósito para el cual el Señor lo había llamado</w:t>
      </w:r>
      <w:r w:rsidRPr="00280A18">
        <w:rPr>
          <w:rFonts w:asciiTheme="minorHAnsi" w:hAnsiTheme="minorHAnsi"/>
          <w:color w:val="000000"/>
        </w:rPr>
        <w:t>.</w:t>
      </w:r>
    </w:p>
    <w:p w14:paraId="53BC71C8" w14:textId="77777777" w:rsidR="00F24A76" w:rsidRPr="00280A18" w:rsidRDefault="00F24A76" w:rsidP="00A16CDF">
      <w:pPr>
        <w:rPr>
          <w:rFonts w:asciiTheme="minorHAnsi" w:hAnsiTheme="minorHAnsi"/>
          <w:color w:val="000000"/>
        </w:rPr>
      </w:pPr>
    </w:p>
    <w:p w14:paraId="50158D57" w14:textId="77777777" w:rsidR="00A16CDF" w:rsidRPr="00A16CDF" w:rsidRDefault="00280A18" w:rsidP="00A16CDF">
      <w:pPr>
        <w:rPr>
          <w:rFonts w:asciiTheme="minorHAnsi" w:hAnsiTheme="minorHAnsi"/>
          <w:color w:val="FF0000"/>
        </w:rPr>
      </w:pPr>
      <w:r w:rsidRPr="00280A18">
        <w:rPr>
          <w:rFonts w:asciiTheme="minorHAnsi" w:hAnsiTheme="minorHAnsi"/>
          <w:color w:val="FF0000"/>
        </w:rPr>
        <w:t xml:space="preserve">¿Qué cosas en tu vida podrían estar robándote el enfoque en la meta: fracasos del pasado, logros que ya pasaron, distracciones del presente? </w:t>
      </w:r>
    </w:p>
    <w:p w14:paraId="43C33667" w14:textId="4B211AFF" w:rsidR="00280A18" w:rsidRPr="00A16CDF" w:rsidRDefault="00280A18" w:rsidP="00A16CDF">
      <w:pPr>
        <w:rPr>
          <w:rFonts w:asciiTheme="minorHAnsi" w:hAnsiTheme="minorHAnsi"/>
          <w:color w:val="FF0000"/>
        </w:rPr>
      </w:pPr>
      <w:r w:rsidRPr="00280A18">
        <w:rPr>
          <w:rFonts w:asciiTheme="minorHAnsi" w:hAnsiTheme="minorHAnsi"/>
          <w:color w:val="FF0000"/>
        </w:rPr>
        <w:t>¿Estás dispuesto a soltar lo que estorba para correr hacia lo que Cristo tiene por delante?</w:t>
      </w:r>
    </w:p>
    <w:p w14:paraId="48F40ACF" w14:textId="77777777" w:rsidR="00A16CDF" w:rsidRPr="00280A18" w:rsidRDefault="00A16CDF" w:rsidP="00A16CDF">
      <w:pPr>
        <w:rPr>
          <w:rFonts w:asciiTheme="minorHAnsi" w:hAnsiTheme="minorHAnsi"/>
          <w:color w:val="000000"/>
        </w:rPr>
      </w:pPr>
    </w:p>
    <w:p w14:paraId="330AF139" w14:textId="77777777" w:rsidR="00280A18" w:rsidRDefault="00280A18" w:rsidP="00A16CDF">
      <w:pPr>
        <w:rPr>
          <w:rFonts w:asciiTheme="minorHAnsi" w:hAnsiTheme="minorHAnsi"/>
          <w:color w:val="000000"/>
        </w:rPr>
      </w:pPr>
      <w:r w:rsidRPr="00280A18">
        <w:rPr>
          <w:rFonts w:asciiTheme="minorHAnsi" w:hAnsiTheme="minorHAnsi"/>
          <w:color w:val="000000"/>
        </w:rPr>
        <w:t>La vida cristiana no es un punto de llegada inmediato, sino una carrera de perseverancia. No se trata de mirar cuánto hemos avanzado, sino de mantenernos caminando con la mirada puesta en Cristo. El pasado ya no debe gobernarnos; el presente es nuestra oportunidad de avanzar; y el futuro está asegurado en el Señor que nos hizo suyos.</w:t>
      </w:r>
    </w:p>
    <w:p w14:paraId="66BCE6CD" w14:textId="77777777" w:rsidR="00A16CDF" w:rsidRPr="00280A18" w:rsidRDefault="00A16CDF" w:rsidP="00A16CDF">
      <w:pPr>
        <w:rPr>
          <w:rFonts w:asciiTheme="minorHAnsi" w:hAnsiTheme="minorHAnsi"/>
          <w:color w:val="000000"/>
        </w:rPr>
      </w:pPr>
    </w:p>
    <w:p w14:paraId="45D4EF73" w14:textId="3012BC8F" w:rsidR="00280A18" w:rsidRPr="00280A18" w:rsidRDefault="00A16CDF" w:rsidP="00A16CDF">
      <w:pPr>
        <w:rPr>
          <w:rFonts w:asciiTheme="minorHAnsi" w:hAnsiTheme="minorHAnsi"/>
          <w:color w:val="000000"/>
        </w:rPr>
      </w:pPr>
      <w:r w:rsidRPr="00280A18">
        <w:rPr>
          <w:rFonts w:asciiTheme="minorHAnsi" w:hAnsiTheme="minorHAnsi"/>
          <w:color w:val="000000"/>
        </w:rPr>
        <w:t xml:space="preserve"> </w:t>
      </w:r>
      <w:r w:rsidR="00280A18" w:rsidRPr="00280A18">
        <w:rPr>
          <w:rFonts w:asciiTheme="minorHAnsi" w:hAnsiTheme="minorHAnsi"/>
          <w:color w:val="000000"/>
        </w:rPr>
        <w:t>“</w:t>
      </w:r>
      <w:r w:rsidR="00280A18" w:rsidRPr="00280A18">
        <w:rPr>
          <w:rFonts w:asciiTheme="minorHAnsi" w:hAnsiTheme="minorHAnsi"/>
          <w:i/>
          <w:iCs/>
          <w:color w:val="000000"/>
        </w:rPr>
        <w:t>Señor Jesús, gracias porque Tú me alcanzaste y me hiciste tuyo. Dame la fuerza para dejar atrás lo que me impide avanzar y concédeme un corazón enfocado en tu propósito. Que cada día mi mirada esté puesta en ti, hasta llegar a la meta eterna. Amén</w:t>
      </w:r>
      <w:r w:rsidR="00280A18" w:rsidRPr="00280A18">
        <w:rPr>
          <w:rFonts w:asciiTheme="minorHAnsi" w:hAnsiTheme="minorHAnsi"/>
          <w:color w:val="000000"/>
        </w:rPr>
        <w:t>.”</w:t>
      </w:r>
    </w:p>
    <w:bookmarkEnd w:id="163"/>
    <w:p w14:paraId="69E84BBC" w14:textId="77777777" w:rsidR="00B9029E" w:rsidRDefault="00B9029E" w:rsidP="00A16CDF">
      <w:pPr>
        <w:tabs>
          <w:tab w:val="left" w:pos="2939"/>
        </w:tabs>
        <w:rPr>
          <w:rFonts w:asciiTheme="minorHAnsi" w:hAnsiTheme="minorHAnsi"/>
          <w:color w:val="000000" w:themeColor="text1"/>
        </w:rPr>
      </w:pPr>
    </w:p>
    <w:p w14:paraId="2C70F7F3" w14:textId="77777777" w:rsidR="00B9029E" w:rsidRDefault="00B9029E" w:rsidP="00A16CDF">
      <w:pPr>
        <w:tabs>
          <w:tab w:val="left" w:pos="2939"/>
        </w:tabs>
        <w:rPr>
          <w:rFonts w:asciiTheme="minorHAnsi" w:hAnsiTheme="minorHAnsi"/>
          <w:color w:val="000000" w:themeColor="text1"/>
        </w:rPr>
      </w:pPr>
    </w:p>
    <w:p w14:paraId="41366A84" w14:textId="49FDC44B" w:rsidR="0048778F" w:rsidRPr="005D3D05" w:rsidRDefault="005D3D05" w:rsidP="005D3D05">
      <w:pPr>
        <w:tabs>
          <w:tab w:val="left" w:pos="2939"/>
        </w:tabs>
        <w:rPr>
          <w:rFonts w:asciiTheme="minorHAnsi" w:hAnsiTheme="minorHAnsi"/>
          <w:b/>
          <w:bCs/>
          <w:color w:val="000000" w:themeColor="text1"/>
          <w:sz w:val="28"/>
          <w:szCs w:val="28"/>
        </w:rPr>
      </w:pPr>
      <w:bookmarkStart w:id="164" w:name="OLE_LINK166"/>
      <w:r w:rsidRPr="005D3D05">
        <w:rPr>
          <w:rFonts w:asciiTheme="minorHAnsi" w:hAnsiTheme="minorHAnsi"/>
          <w:b/>
          <w:bCs/>
          <w:color w:val="000000"/>
          <w:sz w:val="28"/>
          <w:szCs w:val="28"/>
        </w:rPr>
        <w:t>Ciudadanos del Cielo</w:t>
      </w:r>
    </w:p>
    <w:p w14:paraId="441D91F6" w14:textId="16A993EC" w:rsidR="0048778F" w:rsidRPr="005D3D05" w:rsidRDefault="00C95148" w:rsidP="005D3D05">
      <w:pPr>
        <w:tabs>
          <w:tab w:val="left" w:pos="2939"/>
        </w:tabs>
        <w:rPr>
          <w:rFonts w:asciiTheme="minorHAnsi" w:hAnsiTheme="minorHAnsi"/>
          <w:lang w:val="es-ES"/>
        </w:rPr>
      </w:pPr>
      <w:r w:rsidRPr="005D3D05">
        <w:rPr>
          <w:rFonts w:asciiTheme="minorHAnsi" w:hAnsiTheme="minorHAnsi"/>
          <w:b/>
          <w:bCs/>
          <w:lang w:val="es-ES"/>
        </w:rPr>
        <w:t>Filipenses 3:20-21 NTV</w:t>
      </w:r>
      <w:r w:rsidRPr="005D3D05">
        <w:rPr>
          <w:rFonts w:asciiTheme="minorHAnsi" w:hAnsiTheme="minorHAnsi"/>
          <w:lang w:val="es-ES"/>
        </w:rPr>
        <w:t xml:space="preserve">. </w:t>
      </w:r>
      <w:r w:rsidR="0097660E" w:rsidRPr="005D3D05">
        <w:rPr>
          <w:rFonts w:asciiTheme="minorHAnsi" w:hAnsiTheme="minorHAnsi"/>
          <w:i/>
          <w:iCs/>
          <w:color w:val="0070C0"/>
          <w:lang w:val="es-ES"/>
        </w:rPr>
        <w:t xml:space="preserve">“… </w:t>
      </w:r>
      <w:r w:rsidR="0048778F" w:rsidRPr="005D3D05">
        <w:rPr>
          <w:rFonts w:asciiTheme="minorHAnsi" w:hAnsiTheme="minorHAnsi"/>
          <w:i/>
          <w:iCs/>
          <w:color w:val="0070C0"/>
          <w:lang w:val="es-ES"/>
        </w:rPr>
        <w:t xml:space="preserve">nosotros somos ciudadanos del cielo, donde vive el Señor Jesucristo; y esperamos con mucho anhelo que él regrese como nuestro Salvador. </w:t>
      </w:r>
      <w:r w:rsidR="0048778F" w:rsidRPr="005D3D05">
        <w:rPr>
          <w:rFonts w:asciiTheme="minorHAnsi" w:hAnsiTheme="minorHAnsi"/>
          <w:i/>
          <w:iCs/>
          <w:color w:val="0070C0"/>
          <w:vertAlign w:val="superscript"/>
          <w:lang w:val="es-ES"/>
        </w:rPr>
        <w:t>21 </w:t>
      </w:r>
      <w:r w:rsidR="0048778F" w:rsidRPr="005D3D05">
        <w:rPr>
          <w:rFonts w:asciiTheme="minorHAnsi" w:hAnsiTheme="minorHAnsi"/>
          <w:i/>
          <w:iCs/>
          <w:color w:val="0070C0"/>
          <w:lang w:val="es-ES"/>
        </w:rPr>
        <w:t>Él tomará nuestro débil cuerpo mortal y lo transformará en un cuerpo glorioso, igual al de él. Lo hará valiéndose del mismo poder con el que pondrá todas las cosas bajo su dominio</w:t>
      </w:r>
      <w:r w:rsidR="0048778F" w:rsidRPr="005D3D05">
        <w:rPr>
          <w:rFonts w:asciiTheme="minorHAnsi" w:hAnsiTheme="minorHAnsi"/>
          <w:lang w:val="es-ES"/>
        </w:rPr>
        <w:t>.</w:t>
      </w:r>
    </w:p>
    <w:p w14:paraId="486339CA" w14:textId="77777777" w:rsidR="0097660E" w:rsidRPr="005D3D05" w:rsidRDefault="0097660E" w:rsidP="005D3D05">
      <w:pPr>
        <w:tabs>
          <w:tab w:val="left" w:pos="2939"/>
        </w:tabs>
        <w:rPr>
          <w:rFonts w:asciiTheme="minorHAnsi" w:hAnsiTheme="minorHAnsi"/>
          <w:lang w:val="es-ES"/>
        </w:rPr>
      </w:pPr>
    </w:p>
    <w:p w14:paraId="2A5FA0D4" w14:textId="77777777" w:rsidR="00691115" w:rsidRDefault="00691115" w:rsidP="005D3D05">
      <w:pPr>
        <w:rPr>
          <w:rFonts w:asciiTheme="minorHAnsi" w:hAnsiTheme="minorHAnsi"/>
          <w:color w:val="000000"/>
        </w:rPr>
      </w:pPr>
      <w:r w:rsidRPr="00691115">
        <w:rPr>
          <w:rFonts w:asciiTheme="minorHAnsi" w:hAnsiTheme="minorHAnsi"/>
          <w:color w:val="000000"/>
        </w:rPr>
        <w:t>Esta verdad muchas veces la enfocamos solo para cuando llegue el día de nuestra partida. Pero, ¡qué diferente sería si viviéramos cada día pensando en esa nueva dimensión eterna que tenemos garantizada por nuestro Dios y Salvador!</w:t>
      </w:r>
    </w:p>
    <w:p w14:paraId="385B361B" w14:textId="77777777" w:rsidR="002042FB" w:rsidRPr="00691115" w:rsidRDefault="002042FB" w:rsidP="005D3D05">
      <w:pPr>
        <w:rPr>
          <w:rFonts w:asciiTheme="minorHAnsi" w:hAnsiTheme="minorHAnsi"/>
          <w:color w:val="000000"/>
        </w:rPr>
      </w:pPr>
    </w:p>
    <w:p w14:paraId="31A9BC3C" w14:textId="77777777" w:rsidR="00691115" w:rsidRDefault="00691115" w:rsidP="005D3D05">
      <w:pPr>
        <w:rPr>
          <w:rFonts w:asciiTheme="minorHAnsi" w:hAnsiTheme="minorHAnsi"/>
          <w:color w:val="000000"/>
        </w:rPr>
      </w:pPr>
      <w:r w:rsidRPr="00691115">
        <w:rPr>
          <w:rFonts w:asciiTheme="minorHAnsi" w:hAnsiTheme="minorHAnsi"/>
          <w:color w:val="000000"/>
        </w:rPr>
        <w:t>Ya llevo tiempo hablando de la eternidad y llamando la atención a la iglesia para que se enfoque más en lo eterno que en lo terrenal.</w:t>
      </w:r>
    </w:p>
    <w:p w14:paraId="517D7797" w14:textId="77777777" w:rsidR="002042FB" w:rsidRPr="00691115" w:rsidRDefault="002042FB" w:rsidP="005D3D05">
      <w:pPr>
        <w:rPr>
          <w:rFonts w:asciiTheme="minorHAnsi" w:hAnsiTheme="minorHAnsi"/>
          <w:color w:val="000000"/>
        </w:rPr>
      </w:pPr>
    </w:p>
    <w:p w14:paraId="57A70DC1" w14:textId="77777777" w:rsidR="00691115" w:rsidRDefault="00691115" w:rsidP="005D3D05">
      <w:pPr>
        <w:rPr>
          <w:rFonts w:asciiTheme="minorHAnsi" w:hAnsiTheme="minorHAnsi"/>
          <w:b/>
          <w:bCs/>
          <w:color w:val="000000"/>
        </w:rPr>
      </w:pPr>
      <w:r w:rsidRPr="00691115">
        <w:rPr>
          <w:rFonts w:asciiTheme="minorHAnsi" w:hAnsiTheme="minorHAnsi"/>
          <w:color w:val="000000"/>
        </w:rPr>
        <w:t>Gran parte de nuestro quehacer y de nuestras preocupaciones están puestas más en lo terrenal que en lo eterno. Sin embargo, este pasaje nos invita a reflexionar sobre nuestra verdadera ciudadanía: </w:t>
      </w:r>
      <w:r w:rsidRPr="00691115">
        <w:rPr>
          <w:rFonts w:asciiTheme="minorHAnsi" w:hAnsiTheme="minorHAnsi"/>
          <w:b/>
          <w:bCs/>
          <w:color w:val="000000"/>
        </w:rPr>
        <w:t>somos ciudadanos del cielo.</w:t>
      </w:r>
    </w:p>
    <w:p w14:paraId="213F16EF" w14:textId="77777777" w:rsidR="002042FB" w:rsidRPr="00691115" w:rsidRDefault="002042FB" w:rsidP="005D3D05">
      <w:pPr>
        <w:rPr>
          <w:rFonts w:asciiTheme="minorHAnsi" w:hAnsiTheme="minorHAnsi"/>
          <w:color w:val="000000"/>
        </w:rPr>
      </w:pPr>
    </w:p>
    <w:p w14:paraId="3EC79BA6" w14:textId="77777777" w:rsidR="00691115" w:rsidRDefault="00691115" w:rsidP="005D3D05">
      <w:pPr>
        <w:rPr>
          <w:rFonts w:asciiTheme="minorHAnsi" w:hAnsiTheme="minorHAnsi"/>
          <w:color w:val="000000"/>
        </w:rPr>
      </w:pPr>
      <w:r w:rsidRPr="00691115">
        <w:rPr>
          <w:rFonts w:asciiTheme="minorHAnsi" w:hAnsiTheme="minorHAnsi"/>
          <w:color w:val="000000"/>
        </w:rPr>
        <w:t xml:space="preserve">Pablo dice que él esperaba con mucho anhelo el regreso de Jesucristo. </w:t>
      </w:r>
      <w:r w:rsidRPr="00691115">
        <w:rPr>
          <w:rFonts w:asciiTheme="minorHAnsi" w:hAnsiTheme="minorHAnsi"/>
          <w:color w:val="FF0000"/>
        </w:rPr>
        <w:t>¿Realmente nosotros tenemos ese mismo anhelo por la venida de Cristo, o es solo uno más entre tantos deseos?</w:t>
      </w:r>
    </w:p>
    <w:p w14:paraId="471F3542" w14:textId="77777777" w:rsidR="002042FB" w:rsidRPr="00691115" w:rsidRDefault="002042FB" w:rsidP="005D3D05">
      <w:pPr>
        <w:rPr>
          <w:rFonts w:asciiTheme="minorHAnsi" w:hAnsiTheme="minorHAnsi"/>
          <w:color w:val="000000"/>
        </w:rPr>
      </w:pPr>
    </w:p>
    <w:p w14:paraId="3D32DFB6" w14:textId="225D60BF" w:rsidR="002042FB" w:rsidRPr="00691115" w:rsidRDefault="00691115" w:rsidP="005D3D05">
      <w:pPr>
        <w:rPr>
          <w:rFonts w:asciiTheme="minorHAnsi" w:hAnsiTheme="minorHAnsi"/>
          <w:color w:val="000000"/>
        </w:rPr>
      </w:pPr>
      <w:r w:rsidRPr="00691115">
        <w:rPr>
          <w:rFonts w:asciiTheme="minorHAnsi" w:hAnsiTheme="minorHAnsi"/>
          <w:b/>
          <w:bCs/>
          <w:color w:val="000000"/>
        </w:rPr>
        <w:t>Recuerda esto</w:t>
      </w:r>
      <w:r w:rsidRPr="00691115">
        <w:rPr>
          <w:rFonts w:asciiTheme="minorHAnsi" w:hAnsiTheme="minorHAnsi"/>
          <w:color w:val="000000"/>
        </w:rPr>
        <w:t>: la única forma de librarnos de dolores y sufrimientos es siendo resucitados con el cuerpo glorioso que el Padre nos dará. Sí, moriremos… pero resucitaremos eternamente con Él.</w:t>
      </w:r>
    </w:p>
    <w:p w14:paraId="6095CA93" w14:textId="77777777" w:rsidR="00691115" w:rsidRDefault="00691115" w:rsidP="005D3D05">
      <w:pPr>
        <w:rPr>
          <w:rFonts w:asciiTheme="minorHAnsi" w:hAnsiTheme="minorHAnsi"/>
          <w:color w:val="000000"/>
        </w:rPr>
      </w:pPr>
      <w:r w:rsidRPr="00691115">
        <w:rPr>
          <w:rFonts w:asciiTheme="minorHAnsi" w:hAnsiTheme="minorHAnsi"/>
          <w:color w:val="000000"/>
        </w:rPr>
        <w:t>Ese es nuestro diseño original, y allí moraremos para siempre. ¡Anhélelo y espérelo con gozo y con ansias!</w:t>
      </w:r>
    </w:p>
    <w:p w14:paraId="049FC959" w14:textId="77777777" w:rsidR="002F3028" w:rsidRPr="00691115" w:rsidRDefault="002F3028" w:rsidP="005D3D05">
      <w:pPr>
        <w:rPr>
          <w:rFonts w:asciiTheme="minorHAnsi" w:hAnsiTheme="minorHAnsi"/>
          <w:color w:val="000000"/>
        </w:rPr>
      </w:pPr>
    </w:p>
    <w:p w14:paraId="52749262" w14:textId="4AA5A430" w:rsidR="00691115" w:rsidRDefault="005D3D05" w:rsidP="005D3D05">
      <w:pPr>
        <w:tabs>
          <w:tab w:val="left" w:pos="2939"/>
        </w:tabs>
        <w:rPr>
          <w:rFonts w:asciiTheme="minorHAnsi" w:hAnsiTheme="minorHAnsi"/>
          <w:color w:val="000000"/>
        </w:rPr>
      </w:pPr>
      <w:r w:rsidRPr="005D3D05">
        <w:rPr>
          <w:rFonts w:asciiTheme="minorHAnsi" w:hAnsiTheme="minorHAnsi"/>
          <w:color w:val="000000"/>
        </w:rPr>
        <w:t>“</w:t>
      </w:r>
      <w:r w:rsidRPr="002F3028">
        <w:rPr>
          <w:rFonts w:asciiTheme="minorHAnsi" w:hAnsiTheme="minorHAnsi"/>
          <w:i/>
          <w:iCs/>
          <w:color w:val="000000"/>
        </w:rPr>
        <w:t>Señor</w:t>
      </w:r>
      <w:r w:rsidR="009F42DA">
        <w:rPr>
          <w:rFonts w:asciiTheme="minorHAnsi" w:hAnsiTheme="minorHAnsi"/>
          <w:i/>
          <w:iCs/>
          <w:color w:val="000000"/>
        </w:rPr>
        <w:t xml:space="preserve"> Jesús</w:t>
      </w:r>
      <w:r w:rsidRPr="002F3028">
        <w:rPr>
          <w:rFonts w:asciiTheme="minorHAnsi" w:hAnsiTheme="minorHAnsi"/>
          <w:i/>
          <w:iCs/>
          <w:color w:val="000000"/>
        </w:rPr>
        <w:t>, enséñame a vivir con la mirada en lo eterno. Que mi corazón no se quede atrapado en lo terrenal, sino que arda con el anhelo de tu regreso. Dame fuerzas para perseverar y esperanza para esperar con gozo el día en que me transformes a tu semejanza. Amén</w:t>
      </w:r>
      <w:r w:rsidRPr="005D3D05">
        <w:rPr>
          <w:rFonts w:asciiTheme="minorHAnsi" w:hAnsiTheme="minorHAnsi"/>
          <w:color w:val="000000"/>
        </w:rPr>
        <w:t>.”</w:t>
      </w:r>
      <w:bookmarkEnd w:id="164"/>
    </w:p>
    <w:p w14:paraId="4B80BBE9" w14:textId="77777777" w:rsidR="005F1499" w:rsidRDefault="005F1499" w:rsidP="005D3D05">
      <w:pPr>
        <w:tabs>
          <w:tab w:val="left" w:pos="2939"/>
        </w:tabs>
        <w:rPr>
          <w:rFonts w:asciiTheme="minorHAnsi" w:hAnsiTheme="minorHAnsi"/>
          <w:color w:val="000000"/>
        </w:rPr>
      </w:pPr>
    </w:p>
    <w:p w14:paraId="6BE3F47F" w14:textId="77777777" w:rsidR="005F1499" w:rsidRDefault="005F1499" w:rsidP="005D3D05">
      <w:pPr>
        <w:tabs>
          <w:tab w:val="left" w:pos="2939"/>
        </w:tabs>
        <w:rPr>
          <w:rFonts w:asciiTheme="minorHAnsi" w:hAnsiTheme="minorHAnsi"/>
          <w:color w:val="000000"/>
        </w:rPr>
      </w:pPr>
    </w:p>
    <w:p w14:paraId="575CA3F2" w14:textId="77777777" w:rsidR="00D242AA" w:rsidRDefault="00D242AA" w:rsidP="005D3D05">
      <w:pPr>
        <w:tabs>
          <w:tab w:val="left" w:pos="2939"/>
        </w:tabs>
        <w:rPr>
          <w:rFonts w:asciiTheme="minorHAnsi" w:hAnsiTheme="minorHAnsi"/>
          <w:color w:val="000000"/>
        </w:rPr>
      </w:pPr>
    </w:p>
    <w:p w14:paraId="5E5F8D6C" w14:textId="77777777" w:rsidR="00D242AA" w:rsidRDefault="00D242AA" w:rsidP="005D3D05">
      <w:pPr>
        <w:tabs>
          <w:tab w:val="left" w:pos="2939"/>
        </w:tabs>
        <w:rPr>
          <w:rFonts w:asciiTheme="minorHAnsi" w:hAnsiTheme="minorHAnsi"/>
          <w:color w:val="000000"/>
        </w:rPr>
      </w:pPr>
    </w:p>
    <w:p w14:paraId="6D35A308" w14:textId="77777777" w:rsidR="00BA1B47" w:rsidRDefault="00BA1B47" w:rsidP="005D3D05">
      <w:pPr>
        <w:tabs>
          <w:tab w:val="left" w:pos="2939"/>
        </w:tabs>
        <w:rPr>
          <w:lang w:val="es-ES"/>
        </w:rPr>
      </w:pPr>
    </w:p>
    <w:p w14:paraId="7DD86197" w14:textId="77777777" w:rsidR="00BA1B47" w:rsidRPr="00775D8C" w:rsidRDefault="00BA1B47" w:rsidP="00775D8C">
      <w:pPr>
        <w:tabs>
          <w:tab w:val="left" w:pos="2939"/>
        </w:tabs>
        <w:rPr>
          <w:rFonts w:asciiTheme="minorHAnsi" w:hAnsiTheme="minorHAnsi"/>
          <w:lang w:val="es-ES"/>
        </w:rPr>
      </w:pPr>
    </w:p>
    <w:p w14:paraId="06EAE260" w14:textId="09DC3785" w:rsidR="007006C7" w:rsidRPr="007006C7" w:rsidRDefault="007006C7" w:rsidP="00775D8C">
      <w:pPr>
        <w:rPr>
          <w:rFonts w:asciiTheme="minorHAnsi" w:hAnsiTheme="minorHAnsi"/>
          <w:color w:val="000000"/>
        </w:rPr>
      </w:pPr>
      <w:bookmarkStart w:id="165" w:name="OLE_LINK167"/>
      <w:r w:rsidRPr="007006C7">
        <w:rPr>
          <w:rFonts w:asciiTheme="minorHAnsi" w:hAnsiTheme="minorHAnsi"/>
          <w:b/>
          <w:bCs/>
          <w:color w:val="000000"/>
          <w:sz w:val="28"/>
          <w:szCs w:val="28"/>
        </w:rPr>
        <w:t>Preocúpate menos, ora más</w:t>
      </w:r>
      <w:r w:rsidR="00154523">
        <w:rPr>
          <w:rFonts w:asciiTheme="minorHAnsi" w:hAnsiTheme="minorHAnsi"/>
          <w:b/>
          <w:bCs/>
          <w:color w:val="000000"/>
          <w:sz w:val="28"/>
          <w:szCs w:val="28"/>
        </w:rPr>
        <w:t>.</w:t>
      </w:r>
      <w:r w:rsidRPr="007006C7">
        <w:rPr>
          <w:rFonts w:asciiTheme="minorHAnsi" w:hAnsiTheme="minorHAnsi"/>
          <w:b/>
          <w:bCs/>
          <w:color w:val="000000"/>
          <w:sz w:val="28"/>
          <w:szCs w:val="28"/>
        </w:rPr>
        <w:br/>
      </w:r>
      <w:r w:rsidRPr="007006C7">
        <w:rPr>
          <w:rFonts w:asciiTheme="minorHAnsi" w:hAnsiTheme="minorHAnsi"/>
          <w:b/>
          <w:bCs/>
          <w:color w:val="000000"/>
        </w:rPr>
        <w:t>Filipenses 4:6 (NTV)</w:t>
      </w:r>
      <w:r w:rsidRPr="007006C7">
        <w:rPr>
          <w:rFonts w:asciiTheme="minorHAnsi" w:hAnsiTheme="minorHAnsi"/>
          <w:color w:val="000000"/>
        </w:rPr>
        <w:t> – </w:t>
      </w:r>
      <w:r w:rsidRPr="007006C7">
        <w:rPr>
          <w:rFonts w:asciiTheme="minorHAnsi" w:hAnsiTheme="minorHAnsi"/>
          <w:i/>
          <w:iCs/>
          <w:color w:val="000000"/>
        </w:rPr>
        <w:t>“</w:t>
      </w:r>
      <w:r w:rsidRPr="007006C7">
        <w:rPr>
          <w:rFonts w:asciiTheme="minorHAnsi" w:hAnsiTheme="minorHAnsi"/>
          <w:i/>
          <w:iCs/>
          <w:color w:val="0070C0"/>
        </w:rPr>
        <w:t>No se preocupen por nada; en cambio, oren por todo. Díganle a Dios lo que necesitan y denle gracias por todo lo que él ha hecho</w:t>
      </w:r>
      <w:r w:rsidRPr="007006C7">
        <w:rPr>
          <w:rFonts w:asciiTheme="minorHAnsi" w:hAnsiTheme="minorHAnsi"/>
          <w:i/>
          <w:iCs/>
          <w:color w:val="000000"/>
        </w:rPr>
        <w:t>.”</w:t>
      </w:r>
    </w:p>
    <w:p w14:paraId="2C7046C3" w14:textId="77777777" w:rsidR="00154523" w:rsidRDefault="00154523" w:rsidP="00775D8C">
      <w:pPr>
        <w:rPr>
          <w:rFonts w:asciiTheme="minorHAnsi" w:hAnsiTheme="minorHAnsi"/>
          <w:color w:val="000000"/>
        </w:rPr>
      </w:pPr>
    </w:p>
    <w:p w14:paraId="7BFB3F68" w14:textId="604AB0DF" w:rsidR="007006C7" w:rsidRDefault="007006C7" w:rsidP="00775D8C">
      <w:pPr>
        <w:rPr>
          <w:rFonts w:asciiTheme="minorHAnsi" w:hAnsiTheme="minorHAnsi"/>
          <w:color w:val="000000"/>
        </w:rPr>
      </w:pPr>
      <w:r w:rsidRPr="007006C7">
        <w:rPr>
          <w:rFonts w:asciiTheme="minorHAnsi" w:hAnsiTheme="minorHAnsi"/>
          <w:color w:val="000000"/>
        </w:rPr>
        <w:t>La preocupación es un enemigo silencioso que roba nuestra paz. Todos, sin excepción, hemos caído en ella: nos preocupamos por la salud, por la economía, por la familia, por el futuro, por los hijos, por la situación legal o por lo que aún no entendemos de la vida. Pero este versículo nos presenta el antídoto perfecto: cambiar la preocupación por la oración.</w:t>
      </w:r>
    </w:p>
    <w:p w14:paraId="3555D9E8" w14:textId="77777777" w:rsidR="00154523" w:rsidRPr="007006C7" w:rsidRDefault="00154523" w:rsidP="00775D8C">
      <w:pPr>
        <w:rPr>
          <w:rFonts w:asciiTheme="minorHAnsi" w:hAnsiTheme="minorHAnsi"/>
          <w:color w:val="000000"/>
        </w:rPr>
      </w:pPr>
    </w:p>
    <w:p w14:paraId="435AB673" w14:textId="77777777" w:rsidR="00154523" w:rsidRDefault="007006C7" w:rsidP="00775D8C">
      <w:pPr>
        <w:rPr>
          <w:rFonts w:asciiTheme="minorHAnsi" w:hAnsiTheme="minorHAnsi"/>
          <w:color w:val="000000"/>
        </w:rPr>
      </w:pPr>
      <w:r w:rsidRPr="007006C7">
        <w:rPr>
          <w:rFonts w:asciiTheme="minorHAnsi" w:hAnsiTheme="minorHAnsi"/>
          <w:color w:val="000000"/>
        </w:rPr>
        <w:t xml:space="preserve">Cuando conocemos a Dios y Cristo vive en nuestro corazón, todo cambia. La oración no es un recurso opcional, es el regalo que nuestro Padre Celestial nos dio para que nuestras cargas no nos aplasten. Cada vez que la ansiedad toque tu puerta, responde con oración. </w:t>
      </w:r>
    </w:p>
    <w:p w14:paraId="70BC845F" w14:textId="45B17177" w:rsidR="007006C7" w:rsidRDefault="007006C7" w:rsidP="00775D8C">
      <w:pPr>
        <w:rPr>
          <w:rFonts w:asciiTheme="minorHAnsi" w:hAnsiTheme="minorHAnsi"/>
          <w:color w:val="000000"/>
        </w:rPr>
      </w:pPr>
      <w:r w:rsidRPr="007006C7">
        <w:rPr>
          <w:rFonts w:asciiTheme="minorHAnsi" w:hAnsiTheme="minorHAnsi"/>
          <w:b/>
          <w:bCs/>
          <w:color w:val="000000"/>
        </w:rPr>
        <w:t>Pregúntate</w:t>
      </w:r>
      <w:r w:rsidRPr="007006C7">
        <w:rPr>
          <w:rFonts w:asciiTheme="minorHAnsi" w:hAnsiTheme="minorHAnsi"/>
          <w:color w:val="000000"/>
        </w:rPr>
        <w:t xml:space="preserve">: </w:t>
      </w:r>
      <w:r w:rsidRPr="007006C7">
        <w:rPr>
          <w:rFonts w:asciiTheme="minorHAnsi" w:hAnsiTheme="minorHAnsi"/>
          <w:color w:val="FF0000"/>
        </w:rPr>
        <w:t xml:space="preserve">¿qué me preocupa? </w:t>
      </w:r>
      <w:r w:rsidRPr="007006C7">
        <w:rPr>
          <w:rFonts w:asciiTheme="minorHAnsi" w:hAnsiTheme="minorHAnsi"/>
          <w:color w:val="000000"/>
        </w:rPr>
        <w:t xml:space="preserve">Y luego hazte la otra pregunta: </w:t>
      </w:r>
      <w:r w:rsidRPr="007006C7">
        <w:rPr>
          <w:rFonts w:asciiTheme="minorHAnsi" w:hAnsiTheme="minorHAnsi"/>
          <w:color w:val="FF0000"/>
        </w:rPr>
        <w:t>¿cuánto he orado por eso?</w:t>
      </w:r>
    </w:p>
    <w:p w14:paraId="359C3BDE" w14:textId="77777777" w:rsidR="00154523" w:rsidRPr="007006C7" w:rsidRDefault="00154523" w:rsidP="00775D8C">
      <w:pPr>
        <w:rPr>
          <w:rFonts w:asciiTheme="minorHAnsi" w:hAnsiTheme="minorHAnsi"/>
          <w:color w:val="000000"/>
        </w:rPr>
      </w:pPr>
    </w:p>
    <w:p w14:paraId="0B2F19A4" w14:textId="77777777" w:rsidR="007006C7" w:rsidRDefault="007006C7" w:rsidP="00775D8C">
      <w:pPr>
        <w:rPr>
          <w:rFonts w:asciiTheme="minorHAnsi" w:hAnsiTheme="minorHAnsi"/>
          <w:color w:val="000000"/>
        </w:rPr>
      </w:pPr>
      <w:r w:rsidRPr="007006C7">
        <w:rPr>
          <w:rFonts w:asciiTheme="minorHAnsi" w:hAnsiTheme="minorHAnsi"/>
          <w:color w:val="000000"/>
        </w:rPr>
        <w:t>La Biblia no dice que oremos solo por lo imposible, sino que oremos por todo. Eso significa que puedes llevarle a Dios tanto lo grande como lo pequeño, lo que te parece insignificante y lo que parece inalcanzable. Él está dispuesto a escucharte y ayudarte en todo.</w:t>
      </w:r>
    </w:p>
    <w:p w14:paraId="11B87B36" w14:textId="77777777" w:rsidR="00154523" w:rsidRPr="007006C7" w:rsidRDefault="00154523" w:rsidP="00775D8C">
      <w:pPr>
        <w:rPr>
          <w:rFonts w:asciiTheme="minorHAnsi" w:hAnsiTheme="minorHAnsi"/>
          <w:color w:val="000000"/>
        </w:rPr>
      </w:pPr>
    </w:p>
    <w:p w14:paraId="28F75610" w14:textId="77777777" w:rsidR="007006C7" w:rsidRDefault="007006C7" w:rsidP="00775D8C">
      <w:pPr>
        <w:rPr>
          <w:rFonts w:asciiTheme="minorHAnsi" w:hAnsiTheme="minorHAnsi"/>
          <w:color w:val="000000"/>
        </w:rPr>
      </w:pPr>
      <w:r w:rsidRPr="007006C7">
        <w:rPr>
          <w:rFonts w:asciiTheme="minorHAnsi" w:hAnsiTheme="minorHAnsi"/>
          <w:b/>
          <w:bCs/>
          <w:color w:val="000000"/>
        </w:rPr>
        <w:t>Y no olvides dar gracias</w:t>
      </w:r>
      <w:r w:rsidRPr="007006C7">
        <w:rPr>
          <w:rFonts w:asciiTheme="minorHAnsi" w:hAnsiTheme="minorHAnsi"/>
          <w:color w:val="000000"/>
        </w:rPr>
        <w:t>. Recordar lo que Dios ya ha hecho fortalecerá tu fe: si Él lo hizo una vez, puede hacerlo otra vez. Cuando agradeces, tu corazón se llena de confianza, porque entiendes que Dios no cambia y sigue siendo fiel.</w:t>
      </w:r>
    </w:p>
    <w:p w14:paraId="6933FEB7" w14:textId="77777777" w:rsidR="00154523" w:rsidRPr="007006C7" w:rsidRDefault="00154523" w:rsidP="00775D8C">
      <w:pPr>
        <w:rPr>
          <w:rFonts w:asciiTheme="minorHAnsi" w:hAnsiTheme="minorHAnsi"/>
          <w:color w:val="000000"/>
        </w:rPr>
      </w:pPr>
    </w:p>
    <w:p w14:paraId="33AD611B" w14:textId="77777777" w:rsidR="007006C7" w:rsidRDefault="007006C7" w:rsidP="00775D8C">
      <w:pPr>
        <w:rPr>
          <w:rFonts w:asciiTheme="minorHAnsi" w:hAnsiTheme="minorHAnsi"/>
          <w:color w:val="000000"/>
        </w:rPr>
      </w:pPr>
      <w:r w:rsidRPr="007006C7">
        <w:rPr>
          <w:rFonts w:asciiTheme="minorHAnsi" w:hAnsiTheme="minorHAnsi"/>
          <w:b/>
          <w:bCs/>
          <w:color w:val="000000"/>
        </w:rPr>
        <w:t>Hoy</w:t>
      </w:r>
      <w:r w:rsidRPr="007006C7">
        <w:rPr>
          <w:rFonts w:asciiTheme="minorHAnsi" w:hAnsiTheme="minorHAnsi"/>
          <w:color w:val="000000"/>
        </w:rPr>
        <w:t>, en lugar de preocuparte, ora. Entrégale tus cargas a Dios y da gracias por todo lo que ya ha hecho. Así experimentarás la paz que viene solo de Él.</w:t>
      </w:r>
    </w:p>
    <w:p w14:paraId="76C3BA6B" w14:textId="77777777" w:rsidR="00154523" w:rsidRPr="007006C7" w:rsidRDefault="00154523" w:rsidP="00775D8C">
      <w:pPr>
        <w:rPr>
          <w:rFonts w:asciiTheme="minorHAnsi" w:hAnsiTheme="minorHAnsi"/>
          <w:color w:val="000000"/>
        </w:rPr>
      </w:pPr>
    </w:p>
    <w:p w14:paraId="1D73129E" w14:textId="75A3646D" w:rsidR="007006C7" w:rsidRDefault="007006C7" w:rsidP="00775D8C">
      <w:pPr>
        <w:rPr>
          <w:rFonts w:asciiTheme="minorHAnsi" w:hAnsiTheme="minorHAnsi"/>
          <w:color w:val="000000"/>
        </w:rPr>
      </w:pPr>
      <w:r w:rsidRPr="007006C7">
        <w:rPr>
          <w:rFonts w:asciiTheme="minorHAnsi" w:hAnsiTheme="minorHAnsi"/>
          <w:i/>
          <w:iCs/>
          <w:color w:val="000000"/>
        </w:rPr>
        <w:t>Señor</w:t>
      </w:r>
      <w:r w:rsidR="00A46941" w:rsidRPr="00775D8C">
        <w:rPr>
          <w:rFonts w:asciiTheme="minorHAnsi" w:hAnsiTheme="minorHAnsi"/>
          <w:i/>
          <w:iCs/>
          <w:color w:val="000000"/>
        </w:rPr>
        <w:t xml:space="preserve"> Jesús</w:t>
      </w:r>
      <w:r w:rsidRPr="007006C7">
        <w:rPr>
          <w:rFonts w:asciiTheme="minorHAnsi" w:hAnsiTheme="minorHAnsi"/>
          <w:i/>
          <w:iCs/>
          <w:color w:val="000000"/>
        </w:rPr>
        <w:t>, hoy decido cambiar mi preocupación por oración. Te entrego mis cargas, mis temores y mis ansiedades. Recuérdame siempre tu fidelidad, para que al dar gracias mi fe se renueve y mi corazón descanse en ti. Amén</w:t>
      </w:r>
      <w:r w:rsidRPr="007006C7">
        <w:rPr>
          <w:rFonts w:asciiTheme="minorHAnsi" w:hAnsiTheme="minorHAnsi"/>
          <w:color w:val="000000"/>
        </w:rPr>
        <w:t>.</w:t>
      </w:r>
    </w:p>
    <w:p w14:paraId="0689BB44" w14:textId="77777777" w:rsidR="000A74AC" w:rsidRDefault="000A74AC" w:rsidP="00775D8C">
      <w:pPr>
        <w:rPr>
          <w:rFonts w:asciiTheme="minorHAnsi" w:hAnsiTheme="minorHAnsi"/>
          <w:color w:val="000000"/>
        </w:rPr>
      </w:pPr>
    </w:p>
    <w:p w14:paraId="796BE089" w14:textId="20857C44" w:rsidR="000A74AC" w:rsidRPr="00A01949" w:rsidRDefault="002F4085" w:rsidP="00A01949">
      <w:pPr>
        <w:pStyle w:val="Ttulo2"/>
        <w:spacing w:before="0" w:after="0"/>
        <w:rPr>
          <w:rFonts w:asciiTheme="minorHAnsi" w:hAnsiTheme="minorHAnsi" w:cs="Times New Roman"/>
          <w:color w:val="000000" w:themeColor="text1"/>
          <w:sz w:val="28"/>
          <w:szCs w:val="28"/>
          <w:lang w:val="es-US"/>
        </w:rPr>
      </w:pPr>
      <w:r w:rsidRPr="00A01949">
        <w:rPr>
          <w:rStyle w:val="Fuerte"/>
          <w:rFonts w:asciiTheme="minorHAnsi" w:hAnsiTheme="minorHAnsi"/>
          <w:color w:val="000000" w:themeColor="text1"/>
          <w:sz w:val="28"/>
          <w:szCs w:val="28"/>
        </w:rPr>
        <w:t>Con poco o con mucho, sé fiel</w:t>
      </w:r>
      <w:r w:rsidR="00A01949">
        <w:rPr>
          <w:rStyle w:val="Fuerte"/>
          <w:rFonts w:asciiTheme="minorHAnsi" w:hAnsiTheme="minorHAnsi"/>
          <w:color w:val="000000" w:themeColor="text1"/>
          <w:sz w:val="28"/>
          <w:szCs w:val="28"/>
        </w:rPr>
        <w:t>.</w:t>
      </w:r>
    </w:p>
    <w:p w14:paraId="215F64B0" w14:textId="1667E26F" w:rsidR="000A74AC" w:rsidRPr="00A01949" w:rsidRDefault="000A74AC" w:rsidP="00A01949">
      <w:pPr>
        <w:rPr>
          <w:rFonts w:asciiTheme="minorHAnsi" w:hAnsiTheme="minorHAnsi"/>
          <w:lang w:val="es-ES"/>
        </w:rPr>
      </w:pPr>
      <w:r w:rsidRPr="00A01949">
        <w:rPr>
          <w:rFonts w:asciiTheme="minorHAnsi" w:hAnsiTheme="minorHAnsi"/>
          <w:b/>
          <w:bCs/>
          <w:color w:val="000000"/>
        </w:rPr>
        <w:t>Filipenses 4:</w:t>
      </w:r>
      <w:r w:rsidR="00651436">
        <w:rPr>
          <w:rFonts w:asciiTheme="minorHAnsi" w:hAnsiTheme="minorHAnsi"/>
          <w:b/>
          <w:bCs/>
          <w:color w:val="000000"/>
        </w:rPr>
        <w:t>12-13</w:t>
      </w:r>
      <w:r w:rsidRPr="00A01949">
        <w:rPr>
          <w:rFonts w:asciiTheme="minorHAnsi" w:hAnsiTheme="minorHAnsi"/>
          <w:b/>
          <w:bCs/>
          <w:color w:val="000000"/>
        </w:rPr>
        <w:t xml:space="preserve"> NTV</w:t>
      </w:r>
      <w:r w:rsidRPr="00A01949">
        <w:rPr>
          <w:rFonts w:asciiTheme="minorHAnsi" w:hAnsiTheme="minorHAnsi"/>
          <w:color w:val="000000"/>
        </w:rPr>
        <w:t>.</w:t>
      </w:r>
      <w:r w:rsidR="00C73191" w:rsidRPr="00A01949">
        <w:rPr>
          <w:rFonts w:asciiTheme="minorHAnsi" w:hAnsiTheme="minorHAnsi"/>
          <w:lang w:val="es-ES"/>
        </w:rPr>
        <w:t xml:space="preserve"> </w:t>
      </w:r>
      <w:r w:rsidR="00C73191" w:rsidRPr="00A01949">
        <w:rPr>
          <w:rFonts w:asciiTheme="minorHAnsi" w:hAnsiTheme="minorHAnsi"/>
          <w:i/>
          <w:iCs/>
          <w:color w:val="0070C0"/>
          <w:lang w:val="es-ES"/>
        </w:rPr>
        <w:t xml:space="preserve">Sé vivir con casi nada o con todo lo necesario. </w:t>
      </w:r>
      <w:r w:rsidR="00C73191" w:rsidRPr="00A01949">
        <w:rPr>
          <w:rFonts w:asciiTheme="minorHAnsi" w:hAnsiTheme="minorHAnsi"/>
          <w:b/>
          <w:bCs/>
          <w:i/>
          <w:iCs/>
          <w:color w:val="0070C0"/>
          <w:lang w:val="es-ES"/>
        </w:rPr>
        <w:t>He aprendido el secreto de vivir en cualquier situación</w:t>
      </w:r>
      <w:r w:rsidR="00C73191" w:rsidRPr="00A01949">
        <w:rPr>
          <w:rFonts w:asciiTheme="minorHAnsi" w:hAnsiTheme="minorHAnsi"/>
          <w:i/>
          <w:iCs/>
          <w:color w:val="0070C0"/>
          <w:lang w:val="es-ES"/>
        </w:rPr>
        <w:t xml:space="preserve">, sea con el estómago lleno o vacío, con mucho o con poco. </w:t>
      </w:r>
      <w:r w:rsidR="00C73191" w:rsidRPr="00A01949">
        <w:rPr>
          <w:rFonts w:asciiTheme="minorHAnsi" w:hAnsiTheme="minorHAnsi"/>
          <w:i/>
          <w:iCs/>
          <w:color w:val="0070C0"/>
          <w:vertAlign w:val="superscript"/>
          <w:lang w:val="es-ES"/>
        </w:rPr>
        <w:t>13 </w:t>
      </w:r>
      <w:r w:rsidR="00C73191" w:rsidRPr="00A01949">
        <w:rPr>
          <w:rFonts w:asciiTheme="minorHAnsi" w:hAnsiTheme="minorHAnsi"/>
          <w:i/>
          <w:iCs/>
          <w:color w:val="0070C0"/>
          <w:lang w:val="es-ES"/>
        </w:rPr>
        <w:t xml:space="preserve">Pues todo lo puedo hacer por medio de Cristo, </w:t>
      </w:r>
      <w:r w:rsidR="00C73191" w:rsidRPr="00A01949">
        <w:rPr>
          <w:rFonts w:asciiTheme="minorHAnsi" w:hAnsiTheme="minorHAnsi"/>
          <w:b/>
          <w:bCs/>
          <w:i/>
          <w:iCs/>
          <w:color w:val="0070C0"/>
          <w:lang w:val="es-ES"/>
        </w:rPr>
        <w:t>quien me da las fuerzas</w:t>
      </w:r>
      <w:r w:rsidRPr="00A01949">
        <w:rPr>
          <w:rFonts w:asciiTheme="minorHAnsi" w:hAnsiTheme="minorHAnsi"/>
          <w:lang w:val="es-ES"/>
        </w:rPr>
        <w:t>.</w:t>
      </w:r>
    </w:p>
    <w:bookmarkEnd w:id="165"/>
    <w:p w14:paraId="37517537" w14:textId="77777777" w:rsidR="002F4085" w:rsidRPr="00A01949" w:rsidRDefault="002F4085" w:rsidP="00A01949">
      <w:pPr>
        <w:pStyle w:val="NormalWeb"/>
        <w:rPr>
          <w:rFonts w:asciiTheme="minorHAnsi" w:hAnsiTheme="minorHAnsi"/>
        </w:rPr>
      </w:pPr>
    </w:p>
    <w:p w14:paraId="23FDB833" w14:textId="695685A2" w:rsidR="002F4085" w:rsidRPr="00A01949" w:rsidRDefault="002F4085" w:rsidP="00A01949">
      <w:pPr>
        <w:pStyle w:val="NormalWeb"/>
        <w:rPr>
          <w:rFonts w:asciiTheme="minorHAnsi" w:hAnsiTheme="minorHAnsi"/>
        </w:rPr>
      </w:pPr>
      <w:r w:rsidRPr="00A01949">
        <w:rPr>
          <w:rFonts w:asciiTheme="minorHAnsi" w:hAnsiTheme="minorHAnsi"/>
        </w:rPr>
        <w:t>Estas palabras de Pablo son una de las declaraciones más poderosas de un siervo de Cristo, y al mismo tiempo contradicen el mensaje de muchos predicadores de hoy.</w:t>
      </w:r>
    </w:p>
    <w:p w14:paraId="39726A09" w14:textId="77777777" w:rsidR="002F4085" w:rsidRPr="00A01949" w:rsidRDefault="002F4085" w:rsidP="00A01949">
      <w:pPr>
        <w:pStyle w:val="NormalWeb"/>
        <w:rPr>
          <w:rFonts w:asciiTheme="minorHAnsi" w:hAnsiTheme="minorHAnsi"/>
        </w:rPr>
      </w:pPr>
    </w:p>
    <w:p w14:paraId="57905491" w14:textId="77777777" w:rsidR="002F4085" w:rsidRPr="00A01949" w:rsidRDefault="002F4085" w:rsidP="00A01949">
      <w:pPr>
        <w:pStyle w:val="NormalWeb"/>
        <w:rPr>
          <w:rFonts w:asciiTheme="minorHAnsi" w:hAnsiTheme="minorHAnsi"/>
        </w:rPr>
      </w:pPr>
      <w:r w:rsidRPr="00776D1E">
        <w:rPr>
          <w:rFonts w:asciiTheme="minorHAnsi" w:hAnsiTheme="minorHAnsi"/>
          <w:b/>
          <w:bCs/>
        </w:rPr>
        <w:t>Aprender a vivir con casi nada o con lo necesario</w:t>
      </w:r>
      <w:r w:rsidRPr="00A01949">
        <w:rPr>
          <w:rFonts w:asciiTheme="minorHAnsi" w:hAnsiTheme="minorHAnsi"/>
        </w:rPr>
        <w:t xml:space="preserve"> no se enseña en un seminario ni en un libro. Se aprende cuando conoces quién es tu Dios y decides confiar en Él plenamente.</w:t>
      </w:r>
    </w:p>
    <w:p w14:paraId="570928EC" w14:textId="77777777" w:rsidR="002F4085" w:rsidRPr="00A01949" w:rsidRDefault="002F4085" w:rsidP="00A01949">
      <w:pPr>
        <w:pStyle w:val="NormalWeb"/>
        <w:rPr>
          <w:rFonts w:asciiTheme="minorHAnsi" w:hAnsiTheme="minorHAnsi"/>
        </w:rPr>
      </w:pPr>
      <w:r w:rsidRPr="00A01949">
        <w:rPr>
          <w:rFonts w:asciiTheme="minorHAnsi" w:hAnsiTheme="minorHAnsi"/>
        </w:rPr>
        <w:t xml:space="preserve">Dios nunca prometió abundancia material ni una vida sin dificultades. Lo que sí prometió es </w:t>
      </w:r>
      <w:r w:rsidRPr="00807FE5">
        <w:rPr>
          <w:rFonts w:asciiTheme="minorHAnsi" w:hAnsiTheme="minorHAnsi"/>
          <w:b/>
          <w:bCs/>
        </w:rPr>
        <w:t>Su presencia constante</w:t>
      </w:r>
      <w:r w:rsidRPr="00A01949">
        <w:rPr>
          <w:rFonts w:asciiTheme="minorHAnsi" w:hAnsiTheme="minorHAnsi"/>
        </w:rPr>
        <w:t>: estar con nosotros en la inundación y en el fuego. Nunca pasaremos un desierto solos; Él siempre nos acompañará.</w:t>
      </w:r>
    </w:p>
    <w:p w14:paraId="322818C3" w14:textId="77777777" w:rsidR="002F4085" w:rsidRPr="00A01949" w:rsidRDefault="002F4085" w:rsidP="00A01949">
      <w:pPr>
        <w:pStyle w:val="NormalWeb"/>
        <w:rPr>
          <w:rFonts w:asciiTheme="minorHAnsi" w:hAnsiTheme="minorHAnsi"/>
        </w:rPr>
      </w:pPr>
    </w:p>
    <w:p w14:paraId="1573D54E" w14:textId="77777777" w:rsidR="002F4085" w:rsidRPr="00A01949" w:rsidRDefault="002F4085" w:rsidP="00A01949">
      <w:pPr>
        <w:pStyle w:val="NormalWeb"/>
        <w:rPr>
          <w:rFonts w:asciiTheme="minorHAnsi" w:hAnsiTheme="minorHAnsi"/>
        </w:rPr>
      </w:pPr>
      <w:r w:rsidRPr="00A01949">
        <w:rPr>
          <w:rFonts w:asciiTheme="minorHAnsi" w:hAnsiTheme="minorHAnsi"/>
        </w:rPr>
        <w:t xml:space="preserve">En esas etapas donde lo único que buscas es tener lo necesario, aprendes que </w:t>
      </w:r>
      <w:r w:rsidRPr="009F487D">
        <w:rPr>
          <w:rFonts w:asciiTheme="minorHAnsi" w:hAnsiTheme="minorHAnsi"/>
          <w:b/>
          <w:bCs/>
        </w:rPr>
        <w:t>Dios siempre suple</w:t>
      </w:r>
      <w:r w:rsidRPr="00A01949">
        <w:rPr>
          <w:rFonts w:asciiTheme="minorHAnsi" w:hAnsiTheme="minorHAnsi"/>
        </w:rPr>
        <w:t>. No hablo de teoría, sino de experiencia. Más de una vez hemos visto a Dios proveer en el momento exacto. En estos últimos días lo vivimos de nuevo: teníamos la presión de reunir una ofrenda para enviar este sábado a dos misioneros al mundo musulmán, y Dios no falló. Llegó a tiempo, y aún dio más de lo que necesitábamos.</w:t>
      </w:r>
    </w:p>
    <w:p w14:paraId="189C65EC" w14:textId="77777777" w:rsidR="002F4085" w:rsidRPr="00A01949" w:rsidRDefault="002F4085" w:rsidP="00A01949">
      <w:pPr>
        <w:pStyle w:val="NormalWeb"/>
        <w:rPr>
          <w:rFonts w:asciiTheme="minorHAnsi" w:hAnsiTheme="minorHAnsi"/>
        </w:rPr>
      </w:pPr>
    </w:p>
    <w:p w14:paraId="17CAD693" w14:textId="77777777" w:rsidR="002F4085" w:rsidRPr="00A01949" w:rsidRDefault="002F4085" w:rsidP="00A01949">
      <w:pPr>
        <w:pStyle w:val="NormalWeb"/>
        <w:rPr>
          <w:rFonts w:asciiTheme="minorHAnsi" w:hAnsiTheme="minorHAnsi"/>
        </w:rPr>
      </w:pPr>
      <w:r w:rsidRPr="00A01949">
        <w:rPr>
          <w:rFonts w:asciiTheme="minorHAnsi" w:hAnsiTheme="minorHAnsi"/>
        </w:rPr>
        <w:t xml:space="preserve">Ese es mi Dios, y también el tuyo. Por eso, no te afanes, no te angusties. </w:t>
      </w:r>
      <w:r w:rsidRPr="00DE5707">
        <w:rPr>
          <w:rFonts w:asciiTheme="minorHAnsi" w:hAnsiTheme="minorHAnsi"/>
          <w:b/>
          <w:bCs/>
        </w:rPr>
        <w:t>Con poco o con mucho, sé fiel</w:t>
      </w:r>
      <w:r w:rsidRPr="00A01949">
        <w:rPr>
          <w:rFonts w:asciiTheme="minorHAnsi" w:hAnsiTheme="minorHAnsi"/>
        </w:rPr>
        <w:t>. Cristo es quien nos da las fuerzas.</w:t>
      </w:r>
    </w:p>
    <w:p w14:paraId="21A72DB9" w14:textId="77777777" w:rsidR="002F4085" w:rsidRPr="00A01949" w:rsidRDefault="002F4085" w:rsidP="00A01949">
      <w:pPr>
        <w:pStyle w:val="NormalWeb"/>
        <w:rPr>
          <w:rFonts w:asciiTheme="minorHAnsi" w:hAnsiTheme="minorHAnsi"/>
        </w:rPr>
      </w:pPr>
    </w:p>
    <w:p w14:paraId="24F0C953" w14:textId="4B1B294D" w:rsidR="002F4085" w:rsidRPr="00A01949" w:rsidRDefault="002F4085" w:rsidP="00A01949">
      <w:pPr>
        <w:pStyle w:val="NormalWeb"/>
        <w:rPr>
          <w:rFonts w:asciiTheme="minorHAnsi" w:hAnsiTheme="minorHAnsi"/>
        </w:rPr>
      </w:pPr>
      <w:r w:rsidRPr="00A01949">
        <w:rPr>
          <w:rFonts w:asciiTheme="minorHAnsi" w:hAnsiTheme="minorHAnsi"/>
        </w:rPr>
        <w:t xml:space="preserve"> “</w:t>
      </w:r>
      <w:r w:rsidRPr="00A01949">
        <w:rPr>
          <w:rFonts w:asciiTheme="minorHAnsi" w:hAnsiTheme="minorHAnsi"/>
          <w:i/>
          <w:iCs/>
        </w:rPr>
        <w:t>Señor</w:t>
      </w:r>
      <w:r w:rsidR="00DE5707">
        <w:rPr>
          <w:rFonts w:asciiTheme="minorHAnsi" w:hAnsiTheme="minorHAnsi"/>
          <w:i/>
          <w:iCs/>
        </w:rPr>
        <w:t xml:space="preserve"> Jesús</w:t>
      </w:r>
      <w:r w:rsidRPr="00A01949">
        <w:rPr>
          <w:rFonts w:asciiTheme="minorHAnsi" w:hAnsiTheme="minorHAnsi"/>
          <w:i/>
          <w:iCs/>
        </w:rPr>
        <w:t xml:space="preserve">, enséñame a ser fiel en todo momento, ya sea con poco o con mucho. Ayúdame a depender de Ti y a confiar en que siempre suplirás lo necesario. Que mi fuerza y mi seguridad estén solo en </w:t>
      </w:r>
      <w:r w:rsidR="00733DF4">
        <w:rPr>
          <w:rFonts w:asciiTheme="minorHAnsi" w:hAnsiTheme="minorHAnsi"/>
          <w:i/>
          <w:iCs/>
        </w:rPr>
        <w:t>Ti</w:t>
      </w:r>
      <w:r w:rsidRPr="00A01949">
        <w:rPr>
          <w:rFonts w:asciiTheme="minorHAnsi" w:hAnsiTheme="minorHAnsi"/>
          <w:i/>
          <w:iCs/>
        </w:rPr>
        <w:t>, quien me sostiene en cada temporada de mi vida. Amén</w:t>
      </w:r>
      <w:r w:rsidRPr="00A01949">
        <w:rPr>
          <w:rFonts w:asciiTheme="minorHAnsi" w:hAnsiTheme="minorHAnsi"/>
        </w:rPr>
        <w:t>.”</w:t>
      </w:r>
    </w:p>
    <w:p w14:paraId="2F508CA6" w14:textId="77777777" w:rsidR="00BA1B47" w:rsidRDefault="00BA1B47" w:rsidP="005D3D05">
      <w:pPr>
        <w:tabs>
          <w:tab w:val="left" w:pos="2939"/>
        </w:tabs>
        <w:rPr>
          <w:rFonts w:asciiTheme="minorHAnsi" w:hAnsiTheme="minorHAnsi"/>
          <w:color w:val="000000"/>
        </w:rPr>
      </w:pPr>
    </w:p>
    <w:p w14:paraId="495B0A37" w14:textId="77777777" w:rsidR="00340723" w:rsidRDefault="00340723" w:rsidP="005D3D05">
      <w:pPr>
        <w:tabs>
          <w:tab w:val="left" w:pos="2939"/>
        </w:tabs>
        <w:rPr>
          <w:rFonts w:asciiTheme="minorHAnsi" w:hAnsiTheme="minorHAnsi"/>
          <w:color w:val="000000"/>
        </w:rPr>
      </w:pPr>
    </w:p>
    <w:p w14:paraId="5CC92C35" w14:textId="77777777" w:rsidR="00A604E7" w:rsidRDefault="00A604E7" w:rsidP="005D3D05">
      <w:pPr>
        <w:tabs>
          <w:tab w:val="left" w:pos="2939"/>
        </w:tabs>
        <w:rPr>
          <w:rFonts w:asciiTheme="minorHAnsi" w:hAnsiTheme="minorHAnsi"/>
          <w:color w:val="000000"/>
        </w:rPr>
      </w:pPr>
    </w:p>
    <w:p w14:paraId="250F920D" w14:textId="77777777" w:rsidR="00DB61A8" w:rsidRDefault="00DB61A8" w:rsidP="005D3D05">
      <w:pPr>
        <w:tabs>
          <w:tab w:val="left" w:pos="2939"/>
        </w:tabs>
        <w:rPr>
          <w:rFonts w:asciiTheme="minorHAnsi" w:hAnsiTheme="minorHAnsi"/>
          <w:color w:val="000000"/>
        </w:rPr>
      </w:pPr>
    </w:p>
    <w:p w14:paraId="522DEF4A" w14:textId="77777777" w:rsidR="00150687" w:rsidRDefault="00150687" w:rsidP="005D3D05">
      <w:pPr>
        <w:tabs>
          <w:tab w:val="left" w:pos="2939"/>
        </w:tabs>
        <w:rPr>
          <w:vertAlign w:val="superscript"/>
          <w:lang w:val="es-ES"/>
        </w:rPr>
      </w:pPr>
    </w:p>
    <w:p w14:paraId="36194DC0" w14:textId="4AA23312" w:rsidR="00CA31A7" w:rsidRPr="00CA31A7" w:rsidRDefault="00CA31A7" w:rsidP="00CA31A7">
      <w:pPr>
        <w:pStyle w:val="Ttulo3"/>
        <w:spacing w:before="0" w:after="0"/>
        <w:rPr>
          <w:rFonts w:asciiTheme="minorHAnsi" w:hAnsiTheme="minorHAnsi" w:cs="Times New Roman"/>
          <w:color w:val="000000"/>
          <w:lang w:val="es-US"/>
        </w:rPr>
      </w:pPr>
      <w:bookmarkStart w:id="166" w:name="OLE_LINK168"/>
      <w:r w:rsidRPr="00CA31A7">
        <w:rPr>
          <w:rStyle w:val="Fuerte"/>
          <w:rFonts w:asciiTheme="minorHAnsi" w:hAnsiTheme="minorHAnsi"/>
          <w:color w:val="000000"/>
        </w:rPr>
        <w:t>La Buena Noticia que transforma</w:t>
      </w:r>
      <w:r>
        <w:rPr>
          <w:lang w:val="es-ES"/>
        </w:rPr>
        <w:t>.</w:t>
      </w:r>
    </w:p>
    <w:p w14:paraId="3E13E421" w14:textId="11D511D2" w:rsidR="00A604E7" w:rsidRPr="00837470" w:rsidRDefault="00837470" w:rsidP="005D3D05">
      <w:pPr>
        <w:tabs>
          <w:tab w:val="left" w:pos="2939"/>
        </w:tabs>
        <w:rPr>
          <w:b/>
          <w:bCs/>
          <w:lang w:val="es-ES"/>
        </w:rPr>
      </w:pPr>
      <w:r w:rsidRPr="00837470">
        <w:rPr>
          <w:b/>
          <w:bCs/>
          <w:lang w:val="es-ES"/>
        </w:rPr>
        <w:t xml:space="preserve">Colosenses 1:6 NTV. </w:t>
      </w:r>
      <w:r w:rsidR="00A604E7" w:rsidRPr="00837470">
        <w:rPr>
          <w:b/>
          <w:bCs/>
          <w:i/>
          <w:iCs/>
          <w:color w:val="0070C0"/>
          <w:lang w:val="es-ES"/>
        </w:rPr>
        <w:t>Esa misma Buena Noticia que llegó a ustedes ahora corre por todo el mundo</w:t>
      </w:r>
      <w:r w:rsidR="00A604E7" w:rsidRPr="00837470">
        <w:rPr>
          <w:i/>
          <w:iCs/>
          <w:color w:val="0070C0"/>
          <w:lang w:val="es-ES"/>
        </w:rPr>
        <w:t>. Da fruto en todas partes mediante el cambio de vida que produce, así como les cambió la vida a ustedes desde el día que oyeron y entendieron por primera vez la verdad de la maravillosa gracia de Dios</w:t>
      </w:r>
      <w:r w:rsidR="00A604E7">
        <w:rPr>
          <w:lang w:val="es-ES"/>
        </w:rPr>
        <w:t>.</w:t>
      </w:r>
    </w:p>
    <w:p w14:paraId="295784FD" w14:textId="77777777" w:rsidR="00883513" w:rsidRPr="00CA31A7" w:rsidRDefault="00883513" w:rsidP="00CA31A7">
      <w:pPr>
        <w:pStyle w:val="NormalWeb"/>
        <w:rPr>
          <w:rFonts w:asciiTheme="minorHAnsi" w:hAnsiTheme="minorHAnsi"/>
          <w:color w:val="000000"/>
        </w:rPr>
      </w:pPr>
    </w:p>
    <w:p w14:paraId="1AEA1585" w14:textId="4B30C738" w:rsidR="00BA4220" w:rsidRDefault="00BA4220" w:rsidP="00CA31A7">
      <w:pPr>
        <w:pStyle w:val="NormalWeb"/>
        <w:rPr>
          <w:rFonts w:asciiTheme="minorHAnsi" w:hAnsiTheme="minorHAnsi"/>
          <w:color w:val="000000"/>
        </w:rPr>
      </w:pPr>
      <w:r w:rsidRPr="00CA31A7">
        <w:rPr>
          <w:rFonts w:asciiTheme="minorHAnsi" w:hAnsiTheme="minorHAnsi"/>
          <w:color w:val="000000"/>
        </w:rPr>
        <w:t>Vivimos rodeados de malas noticias. Indiscutiblemente, parecen ser más populares para nuestros oídos que las buenas. Sin embargo, entre todas las noticias que podemos escuchar, el mensaje del Evangelio es sin dudas la mejor noticia de todas.</w:t>
      </w:r>
    </w:p>
    <w:p w14:paraId="731FCA8E" w14:textId="77777777" w:rsidR="00EC3733" w:rsidRPr="00CA31A7" w:rsidRDefault="00EC3733" w:rsidP="00CA31A7">
      <w:pPr>
        <w:pStyle w:val="NormalWeb"/>
        <w:rPr>
          <w:rFonts w:asciiTheme="minorHAnsi" w:hAnsiTheme="minorHAnsi"/>
          <w:color w:val="000000"/>
        </w:rPr>
      </w:pPr>
    </w:p>
    <w:p w14:paraId="21484FE8" w14:textId="77777777" w:rsidR="00BA4220" w:rsidRDefault="00BA4220" w:rsidP="00CA31A7">
      <w:pPr>
        <w:pStyle w:val="NormalWeb"/>
        <w:rPr>
          <w:rFonts w:asciiTheme="minorHAnsi" w:hAnsiTheme="minorHAnsi"/>
          <w:color w:val="000000"/>
        </w:rPr>
      </w:pPr>
      <w:r w:rsidRPr="00CA31A7">
        <w:rPr>
          <w:rFonts w:asciiTheme="minorHAnsi" w:hAnsiTheme="minorHAnsi"/>
          <w:color w:val="000000"/>
        </w:rPr>
        <w:t>Cuando la</w:t>
      </w:r>
      <w:r w:rsidRPr="00CA31A7">
        <w:rPr>
          <w:rStyle w:val="apple-converted-space"/>
          <w:rFonts w:asciiTheme="minorHAnsi" w:hAnsiTheme="minorHAnsi"/>
          <w:color w:val="000000"/>
        </w:rPr>
        <w:t> </w:t>
      </w:r>
      <w:r w:rsidRPr="00CA31A7">
        <w:rPr>
          <w:rStyle w:val="Fuerte"/>
          <w:rFonts w:asciiTheme="minorHAnsi" w:hAnsiTheme="minorHAnsi"/>
          <w:color w:val="000000"/>
        </w:rPr>
        <w:t>Buena Noticia del Evangelio</w:t>
      </w:r>
      <w:r w:rsidRPr="00CA31A7">
        <w:rPr>
          <w:rStyle w:val="apple-converted-space"/>
          <w:rFonts w:asciiTheme="minorHAnsi" w:hAnsiTheme="minorHAnsi"/>
          <w:color w:val="000000"/>
        </w:rPr>
        <w:t> </w:t>
      </w:r>
      <w:r w:rsidRPr="00CA31A7">
        <w:rPr>
          <w:rFonts w:asciiTheme="minorHAnsi" w:hAnsiTheme="minorHAnsi"/>
          <w:color w:val="000000"/>
        </w:rPr>
        <w:t xml:space="preserve">llega al corazón, produce un cambio verdadero y genera frutos que transforman vidas. Quienes hemos escuchado este mensaje y hemos rendido nuestras vidas a Jesucristo para que sea nuestro Señor, debemos ser agradecidos. Entre los millones de habitantes del mundo, nosotros somos privilegiados: </w:t>
      </w:r>
      <w:r w:rsidRPr="000E5617">
        <w:rPr>
          <w:rFonts w:asciiTheme="minorHAnsi" w:hAnsiTheme="minorHAnsi"/>
          <w:b/>
          <w:bCs/>
          <w:color w:val="000000"/>
        </w:rPr>
        <w:t>hemos recibido la verdad que nos hace libres</w:t>
      </w:r>
      <w:r w:rsidRPr="00CA31A7">
        <w:rPr>
          <w:rFonts w:asciiTheme="minorHAnsi" w:hAnsiTheme="minorHAnsi"/>
          <w:color w:val="000000"/>
        </w:rPr>
        <w:t>.</w:t>
      </w:r>
    </w:p>
    <w:p w14:paraId="77E05822" w14:textId="77777777" w:rsidR="000E5617" w:rsidRPr="00CA31A7" w:rsidRDefault="000E5617" w:rsidP="00CA31A7">
      <w:pPr>
        <w:pStyle w:val="NormalWeb"/>
        <w:rPr>
          <w:rFonts w:asciiTheme="minorHAnsi" w:hAnsiTheme="minorHAnsi"/>
          <w:color w:val="000000"/>
        </w:rPr>
      </w:pPr>
    </w:p>
    <w:p w14:paraId="6E2E40C9" w14:textId="7E62C056" w:rsidR="00BA4220" w:rsidRPr="00CA31A7" w:rsidRDefault="00BA4220" w:rsidP="00CA31A7">
      <w:pPr>
        <w:pStyle w:val="NormalWeb"/>
        <w:rPr>
          <w:rFonts w:asciiTheme="minorHAnsi" w:hAnsiTheme="minorHAnsi"/>
          <w:color w:val="000000"/>
        </w:rPr>
      </w:pPr>
      <w:r w:rsidRPr="00CA31A7">
        <w:rPr>
          <w:rFonts w:asciiTheme="minorHAnsi" w:hAnsiTheme="minorHAnsi"/>
          <w:color w:val="000000"/>
        </w:rPr>
        <w:t>Pero este privilegio también implica una responsabilidad:</w:t>
      </w:r>
      <w:r w:rsidRPr="00CA31A7">
        <w:rPr>
          <w:rStyle w:val="apple-converted-space"/>
          <w:rFonts w:asciiTheme="minorHAnsi" w:hAnsiTheme="minorHAnsi"/>
          <w:color w:val="000000"/>
        </w:rPr>
        <w:t> </w:t>
      </w:r>
      <w:r w:rsidRPr="00CA31A7">
        <w:rPr>
          <w:rStyle w:val="Fuerte"/>
          <w:rFonts w:asciiTheme="minorHAnsi" w:hAnsiTheme="minorHAnsi"/>
          <w:color w:val="000000"/>
        </w:rPr>
        <w:t>compartir esa verdad con otros</w:t>
      </w:r>
      <w:r w:rsidRPr="00CA31A7">
        <w:rPr>
          <w:rFonts w:asciiTheme="minorHAnsi" w:hAnsiTheme="minorHAnsi"/>
          <w:color w:val="000000"/>
        </w:rPr>
        <w:t xml:space="preserve">. No podemos callar. Así como alguien fue usado por Dios para llevarnos el Evangelio a nuestras tierras y a nuestras familias, ahora somos llamados a proclamarlo para que otros también </w:t>
      </w:r>
      <w:r w:rsidR="00353EF8" w:rsidRPr="00CA31A7">
        <w:rPr>
          <w:rFonts w:asciiTheme="minorHAnsi" w:hAnsiTheme="minorHAnsi"/>
          <w:color w:val="000000"/>
        </w:rPr>
        <w:t xml:space="preserve">al conocerlo y ser salvos </w:t>
      </w:r>
      <w:r w:rsidRPr="00CA31A7">
        <w:rPr>
          <w:rFonts w:asciiTheme="minorHAnsi" w:hAnsiTheme="minorHAnsi"/>
          <w:color w:val="000000"/>
        </w:rPr>
        <w:t xml:space="preserve">dejen atrás </w:t>
      </w:r>
      <w:r w:rsidR="00883513" w:rsidRPr="00CA31A7">
        <w:rPr>
          <w:rFonts w:asciiTheme="minorHAnsi" w:hAnsiTheme="minorHAnsi"/>
          <w:color w:val="000000"/>
        </w:rPr>
        <w:t xml:space="preserve">la </w:t>
      </w:r>
      <w:r w:rsidRPr="00CA31A7">
        <w:rPr>
          <w:rFonts w:asciiTheme="minorHAnsi" w:hAnsiTheme="minorHAnsi"/>
          <w:color w:val="000000"/>
        </w:rPr>
        <w:t>vida</w:t>
      </w:r>
      <w:r w:rsidR="00883513" w:rsidRPr="00CA31A7">
        <w:rPr>
          <w:rFonts w:asciiTheme="minorHAnsi" w:hAnsiTheme="minorHAnsi"/>
          <w:color w:val="000000"/>
        </w:rPr>
        <w:t xml:space="preserve"> sin esperanza que llevan</w:t>
      </w:r>
      <w:r w:rsidR="00353EF8" w:rsidRPr="00CA31A7">
        <w:rPr>
          <w:rFonts w:asciiTheme="minorHAnsi" w:hAnsiTheme="minorHAnsi"/>
          <w:color w:val="000000"/>
        </w:rPr>
        <w:t>.</w:t>
      </w:r>
    </w:p>
    <w:p w14:paraId="01232E9A" w14:textId="77777777" w:rsidR="00883513" w:rsidRPr="00CA31A7" w:rsidRDefault="00883513" w:rsidP="00CA31A7">
      <w:pPr>
        <w:pStyle w:val="NormalWeb"/>
        <w:rPr>
          <w:rFonts w:asciiTheme="minorHAnsi" w:hAnsiTheme="minorHAnsi"/>
          <w:color w:val="000000"/>
        </w:rPr>
      </w:pPr>
    </w:p>
    <w:p w14:paraId="4340F50D" w14:textId="657D4E3A" w:rsidR="00BA4220" w:rsidRPr="00CA31A7" w:rsidRDefault="00BA4220" w:rsidP="00CA31A7">
      <w:pPr>
        <w:pStyle w:val="NormalWeb"/>
        <w:rPr>
          <w:rFonts w:asciiTheme="minorHAnsi" w:hAnsiTheme="minorHAnsi"/>
          <w:color w:val="000000"/>
        </w:rPr>
      </w:pPr>
      <w:r w:rsidRPr="0038449B">
        <w:rPr>
          <w:rFonts w:asciiTheme="minorHAnsi" w:hAnsiTheme="minorHAnsi"/>
          <w:i/>
          <w:iCs/>
          <w:color w:val="000000"/>
        </w:rPr>
        <w:t>Señor</w:t>
      </w:r>
      <w:r w:rsidR="001A5C36" w:rsidRPr="0038449B">
        <w:rPr>
          <w:rFonts w:asciiTheme="minorHAnsi" w:hAnsiTheme="minorHAnsi"/>
          <w:i/>
          <w:iCs/>
          <w:color w:val="000000"/>
        </w:rPr>
        <w:t xml:space="preserve"> Jesús</w:t>
      </w:r>
      <w:r w:rsidRPr="0038449B">
        <w:rPr>
          <w:rFonts w:asciiTheme="minorHAnsi" w:hAnsiTheme="minorHAnsi"/>
          <w:i/>
          <w:iCs/>
          <w:color w:val="000000"/>
        </w:rPr>
        <w:t>, gracias por el Evangelio que transformó mi vida. Ayúdame a valorarlo más cada día y a compartirlo con valentía para que muchos otros puedan conocerte y ser salvos. Amén</w:t>
      </w:r>
      <w:r w:rsidRPr="00CA31A7">
        <w:rPr>
          <w:rFonts w:asciiTheme="minorHAnsi" w:hAnsiTheme="minorHAnsi"/>
          <w:color w:val="000000"/>
        </w:rPr>
        <w:t>.</w:t>
      </w:r>
    </w:p>
    <w:bookmarkEnd w:id="166"/>
    <w:p w14:paraId="00C90104" w14:textId="7FA32D61" w:rsidR="00150687" w:rsidRDefault="00150687" w:rsidP="00CA31A7">
      <w:pPr>
        <w:tabs>
          <w:tab w:val="left" w:pos="2939"/>
        </w:tabs>
        <w:rPr>
          <w:rFonts w:asciiTheme="minorHAnsi" w:hAnsiTheme="minorHAnsi"/>
          <w:color w:val="000000"/>
        </w:rPr>
      </w:pPr>
    </w:p>
    <w:p w14:paraId="34C59DE0" w14:textId="77777777" w:rsidR="00695BF3" w:rsidRDefault="00695BF3" w:rsidP="00CA31A7">
      <w:pPr>
        <w:tabs>
          <w:tab w:val="left" w:pos="2939"/>
        </w:tabs>
        <w:rPr>
          <w:rFonts w:asciiTheme="minorHAnsi" w:hAnsiTheme="minorHAnsi"/>
          <w:color w:val="000000"/>
        </w:rPr>
      </w:pPr>
    </w:p>
    <w:p w14:paraId="56FA8F22" w14:textId="77777777" w:rsidR="00142B8A" w:rsidRDefault="00142B8A" w:rsidP="00CA31A7">
      <w:pPr>
        <w:tabs>
          <w:tab w:val="left" w:pos="2939"/>
        </w:tabs>
        <w:rPr>
          <w:lang w:val="es-ES"/>
        </w:rPr>
      </w:pPr>
    </w:p>
    <w:p w14:paraId="12C3CF9D" w14:textId="4E0E7B98" w:rsidR="00142B8A" w:rsidRPr="00182810" w:rsidRDefault="00182810" w:rsidP="00CA31A7">
      <w:pPr>
        <w:tabs>
          <w:tab w:val="left" w:pos="2939"/>
        </w:tabs>
        <w:rPr>
          <w:rFonts w:asciiTheme="minorHAnsi" w:hAnsiTheme="minorHAnsi"/>
          <w:b/>
          <w:bCs/>
          <w:sz w:val="28"/>
          <w:szCs w:val="28"/>
          <w:lang w:val="es-ES"/>
        </w:rPr>
      </w:pPr>
      <w:bookmarkStart w:id="167" w:name="OLE_LINK169"/>
      <w:r w:rsidRPr="00182810">
        <w:rPr>
          <w:rFonts w:asciiTheme="minorHAnsi" w:hAnsiTheme="minorHAnsi"/>
          <w:b/>
          <w:bCs/>
          <w:sz w:val="28"/>
          <w:szCs w:val="28"/>
          <w:lang w:val="es-ES"/>
        </w:rPr>
        <w:t xml:space="preserve">Cristo, la imagen de Dios. </w:t>
      </w:r>
    </w:p>
    <w:p w14:paraId="14424E98" w14:textId="2F5C32B6" w:rsidR="00142B8A" w:rsidRPr="00182810" w:rsidRDefault="00142B8A" w:rsidP="008B5CDE">
      <w:pPr>
        <w:tabs>
          <w:tab w:val="left" w:pos="2939"/>
        </w:tabs>
        <w:rPr>
          <w:rFonts w:asciiTheme="minorHAnsi" w:hAnsiTheme="minorHAnsi"/>
          <w:b/>
          <w:bCs/>
          <w:lang w:val="es-ES"/>
        </w:rPr>
      </w:pPr>
      <w:r w:rsidRPr="00182810">
        <w:rPr>
          <w:rFonts w:asciiTheme="minorHAnsi" w:hAnsiTheme="minorHAnsi"/>
          <w:b/>
          <w:bCs/>
          <w:lang w:val="es-ES"/>
        </w:rPr>
        <w:t xml:space="preserve">Colosenses 1:15a y </w:t>
      </w:r>
      <w:r w:rsidR="00126595" w:rsidRPr="00182810">
        <w:rPr>
          <w:rFonts w:asciiTheme="minorHAnsi" w:hAnsiTheme="minorHAnsi"/>
          <w:b/>
          <w:bCs/>
          <w:lang w:val="es-ES"/>
        </w:rPr>
        <w:t xml:space="preserve">19a NTV. </w:t>
      </w:r>
    </w:p>
    <w:p w14:paraId="5724454C" w14:textId="7D006C29" w:rsidR="00695BF3" w:rsidRPr="008B5CDE" w:rsidRDefault="00CD5986" w:rsidP="008B5CDE">
      <w:pPr>
        <w:tabs>
          <w:tab w:val="left" w:pos="2939"/>
        </w:tabs>
        <w:rPr>
          <w:rFonts w:asciiTheme="minorHAnsi" w:hAnsiTheme="minorHAnsi"/>
          <w:i/>
          <w:iCs/>
          <w:color w:val="0070C0"/>
        </w:rPr>
      </w:pPr>
      <w:r w:rsidRPr="008B5CDE">
        <w:rPr>
          <w:rFonts w:asciiTheme="minorHAnsi" w:hAnsiTheme="minorHAnsi"/>
          <w:i/>
          <w:iCs/>
          <w:color w:val="0070C0"/>
          <w:lang w:val="es-ES"/>
        </w:rPr>
        <w:t>Cristo es la imagen visible del Dios invisible…</w:t>
      </w:r>
    </w:p>
    <w:p w14:paraId="3126EFA5" w14:textId="62B0FA94" w:rsidR="0038791B" w:rsidRPr="008B5CDE" w:rsidRDefault="0038791B" w:rsidP="008B5CDE">
      <w:pPr>
        <w:rPr>
          <w:rFonts w:asciiTheme="minorHAnsi" w:hAnsiTheme="minorHAnsi"/>
          <w:i/>
          <w:iCs/>
          <w:color w:val="0070C0"/>
        </w:rPr>
      </w:pPr>
      <w:r w:rsidRPr="008B5CDE">
        <w:rPr>
          <w:rFonts w:asciiTheme="minorHAnsi" w:hAnsiTheme="minorHAnsi"/>
          <w:i/>
          <w:iCs/>
          <w:color w:val="0070C0"/>
          <w:lang w:val="es-ES"/>
        </w:rPr>
        <w:t>Pues a Dios, en toda su plenitud, le agradó vivir en Cristo</w:t>
      </w:r>
      <w:r w:rsidR="00142B8A" w:rsidRPr="008B5CDE">
        <w:rPr>
          <w:rFonts w:asciiTheme="minorHAnsi" w:hAnsiTheme="minorHAnsi"/>
          <w:i/>
          <w:iCs/>
          <w:color w:val="0070C0"/>
          <w:lang w:val="es-ES"/>
        </w:rPr>
        <w:t>…</w:t>
      </w:r>
    </w:p>
    <w:p w14:paraId="39C43F2F" w14:textId="77777777" w:rsidR="00695BF3" w:rsidRPr="008B5CDE" w:rsidRDefault="00695BF3" w:rsidP="008B5CDE">
      <w:pPr>
        <w:tabs>
          <w:tab w:val="left" w:pos="2939"/>
        </w:tabs>
        <w:rPr>
          <w:rFonts w:asciiTheme="minorHAnsi" w:hAnsiTheme="minorHAnsi"/>
          <w:color w:val="000000"/>
        </w:rPr>
      </w:pPr>
    </w:p>
    <w:p w14:paraId="11AB6D5E" w14:textId="42A8D028" w:rsidR="00051857" w:rsidRDefault="00051857" w:rsidP="008B5CDE">
      <w:pPr>
        <w:pStyle w:val="NormalWeb"/>
        <w:rPr>
          <w:rFonts w:asciiTheme="minorHAnsi" w:eastAsia="Times New Roman" w:hAnsiTheme="minorHAnsi"/>
          <w:color w:val="000000"/>
          <w:lang w:val="es-US" w:eastAsia="es-MX"/>
          <w14:ligatures w14:val="none"/>
        </w:rPr>
      </w:pPr>
      <w:r w:rsidRPr="008B5CDE">
        <w:rPr>
          <w:rFonts w:asciiTheme="minorHAnsi" w:eastAsia="Times New Roman" w:hAnsiTheme="minorHAnsi"/>
          <w:color w:val="000000"/>
          <w:lang w:val="es-US" w:eastAsia="es-MX"/>
          <w14:ligatures w14:val="none"/>
        </w:rPr>
        <w:t>Dios ha existido eternamente y en su grandeza no necesitó jamás una figura visible. Sin embargo, para acercarse al hombre caído y restaurarlo, se manifestó en Cristo. De esta manera podemos conocerlo, relacionarnos con Él y comprender su amor.</w:t>
      </w:r>
    </w:p>
    <w:p w14:paraId="02A3C96E" w14:textId="77777777" w:rsidR="008B5CDE" w:rsidRPr="008B5CDE" w:rsidRDefault="008B5CDE" w:rsidP="008B5CDE">
      <w:pPr>
        <w:pStyle w:val="NormalWeb"/>
        <w:rPr>
          <w:rFonts w:asciiTheme="minorHAnsi" w:eastAsia="Times New Roman" w:hAnsiTheme="minorHAnsi"/>
          <w:color w:val="000000"/>
          <w:lang w:val="es-US" w:eastAsia="es-MX"/>
          <w14:ligatures w14:val="none"/>
        </w:rPr>
      </w:pPr>
    </w:p>
    <w:p w14:paraId="788F5E4F" w14:textId="77777777" w:rsidR="00051857" w:rsidRDefault="00051857" w:rsidP="008B5CDE">
      <w:pPr>
        <w:rPr>
          <w:rFonts w:asciiTheme="minorHAnsi" w:hAnsiTheme="minorHAnsi"/>
          <w:color w:val="000000"/>
        </w:rPr>
      </w:pPr>
      <w:r w:rsidRPr="00051857">
        <w:rPr>
          <w:rFonts w:asciiTheme="minorHAnsi" w:hAnsiTheme="minorHAnsi"/>
          <w:color w:val="000000"/>
        </w:rPr>
        <w:t>El apóstol Pablo lo confirma en el </w:t>
      </w:r>
      <w:r w:rsidRPr="00051857">
        <w:rPr>
          <w:rFonts w:asciiTheme="minorHAnsi" w:hAnsiTheme="minorHAnsi"/>
          <w:b/>
          <w:bCs/>
          <w:color w:val="000000"/>
        </w:rPr>
        <w:t>verso 20</w:t>
      </w:r>
      <w:r w:rsidRPr="00051857">
        <w:rPr>
          <w:rFonts w:asciiTheme="minorHAnsi" w:hAnsiTheme="minorHAnsi"/>
          <w:color w:val="000000"/>
        </w:rPr>
        <w:t>: </w:t>
      </w:r>
      <w:r w:rsidRPr="00051857">
        <w:rPr>
          <w:rFonts w:asciiTheme="minorHAnsi" w:hAnsiTheme="minorHAnsi"/>
          <w:i/>
          <w:iCs/>
          <w:color w:val="000000"/>
        </w:rPr>
        <w:t>“</w:t>
      </w:r>
      <w:r w:rsidRPr="00051857">
        <w:rPr>
          <w:rFonts w:asciiTheme="minorHAnsi" w:hAnsiTheme="minorHAnsi"/>
          <w:i/>
          <w:iCs/>
          <w:color w:val="0070C0"/>
        </w:rPr>
        <w:t>y por medio de él, Dios reconcilió consigo todas las cosas</w:t>
      </w:r>
      <w:r w:rsidRPr="00051857">
        <w:rPr>
          <w:rFonts w:asciiTheme="minorHAnsi" w:hAnsiTheme="minorHAnsi"/>
          <w:i/>
          <w:iCs/>
          <w:color w:val="000000"/>
        </w:rPr>
        <w:t>.”</w:t>
      </w:r>
      <w:r w:rsidRPr="00051857">
        <w:rPr>
          <w:rFonts w:asciiTheme="minorHAnsi" w:hAnsiTheme="minorHAnsi"/>
          <w:color w:val="000000"/>
        </w:rPr>
        <w:t> Todo el sacrificio de Jesús tuvo un propósito: salvarnos y reinsertarnos en el plan eterno de Dios.</w:t>
      </w:r>
    </w:p>
    <w:p w14:paraId="3D312F90" w14:textId="77777777" w:rsidR="008B5CDE" w:rsidRPr="00051857" w:rsidRDefault="008B5CDE" w:rsidP="008B5CDE">
      <w:pPr>
        <w:rPr>
          <w:rFonts w:asciiTheme="minorHAnsi" w:hAnsiTheme="minorHAnsi"/>
          <w:color w:val="000000"/>
        </w:rPr>
      </w:pPr>
    </w:p>
    <w:p w14:paraId="2F22063B" w14:textId="77777777" w:rsidR="00051857" w:rsidRDefault="00051857" w:rsidP="008B5CDE">
      <w:pPr>
        <w:rPr>
          <w:rFonts w:asciiTheme="minorHAnsi" w:hAnsiTheme="minorHAnsi"/>
          <w:color w:val="000000"/>
        </w:rPr>
      </w:pPr>
      <w:r w:rsidRPr="00051857">
        <w:rPr>
          <w:rFonts w:asciiTheme="minorHAnsi" w:hAnsiTheme="minorHAnsi"/>
          <w:color w:val="000000"/>
        </w:rPr>
        <w:t>Y para que no quede duda, en el </w:t>
      </w:r>
      <w:r w:rsidRPr="00051857">
        <w:rPr>
          <w:rFonts w:asciiTheme="minorHAnsi" w:hAnsiTheme="minorHAnsi"/>
          <w:b/>
          <w:bCs/>
          <w:color w:val="000000"/>
        </w:rPr>
        <w:t>verso 21</w:t>
      </w:r>
      <w:r w:rsidRPr="00051857">
        <w:rPr>
          <w:rFonts w:asciiTheme="minorHAnsi" w:hAnsiTheme="minorHAnsi"/>
          <w:color w:val="000000"/>
        </w:rPr>
        <w:t> declara: </w:t>
      </w:r>
      <w:r w:rsidRPr="00051857">
        <w:rPr>
          <w:rFonts w:asciiTheme="minorHAnsi" w:hAnsiTheme="minorHAnsi"/>
          <w:i/>
          <w:iCs/>
          <w:color w:val="000000"/>
        </w:rPr>
        <w:t>“</w:t>
      </w:r>
      <w:r w:rsidRPr="00051857">
        <w:rPr>
          <w:rFonts w:asciiTheme="minorHAnsi" w:hAnsiTheme="minorHAnsi"/>
          <w:i/>
          <w:iCs/>
          <w:color w:val="0070C0"/>
        </w:rPr>
        <w:t>Eso los incluye a ustedes, que antes estaban lejos de Dios…</w:t>
      </w:r>
      <w:r w:rsidRPr="00051857">
        <w:rPr>
          <w:rFonts w:asciiTheme="minorHAnsi" w:hAnsiTheme="minorHAnsi"/>
          <w:i/>
          <w:iCs/>
          <w:color w:val="000000"/>
        </w:rPr>
        <w:t>”</w:t>
      </w:r>
      <w:r w:rsidRPr="00051857">
        <w:rPr>
          <w:rFonts w:asciiTheme="minorHAnsi" w:hAnsiTheme="minorHAnsi"/>
          <w:color w:val="000000"/>
        </w:rPr>
        <w:t> Hoy, gracias a Cristo y su entrega en la cruz, disfrutamos de una comunión directa con nuestro Creador.</w:t>
      </w:r>
    </w:p>
    <w:p w14:paraId="5817ED01" w14:textId="77777777" w:rsidR="00C8506B" w:rsidRDefault="00C8506B" w:rsidP="008B5CDE">
      <w:pPr>
        <w:rPr>
          <w:rFonts w:asciiTheme="minorHAnsi" w:hAnsiTheme="minorHAnsi"/>
          <w:color w:val="000000"/>
        </w:rPr>
      </w:pPr>
    </w:p>
    <w:p w14:paraId="06C8D7F6" w14:textId="76E1399E" w:rsidR="00C8506B" w:rsidRPr="00C8506B" w:rsidRDefault="00C8506B" w:rsidP="008B5CDE">
      <w:pPr>
        <w:rPr>
          <w:rFonts w:asciiTheme="minorHAnsi" w:hAnsiTheme="minorHAnsi"/>
          <w:i/>
          <w:iCs/>
          <w:color w:val="7030A0"/>
        </w:rPr>
      </w:pPr>
      <w:r w:rsidRPr="00051857">
        <w:rPr>
          <w:rFonts w:asciiTheme="minorHAnsi" w:hAnsiTheme="minorHAnsi"/>
          <w:i/>
          <w:iCs/>
          <w:color w:val="7030A0"/>
        </w:rPr>
        <w:t>Seamos agradecidos y vivamos una vida que honre al Dios que se hizo visible en Cristo para reconciliarnos con Él.</w:t>
      </w:r>
    </w:p>
    <w:p w14:paraId="7E818F1D" w14:textId="77777777" w:rsidR="008B5CDE" w:rsidRPr="008B5CDE" w:rsidRDefault="008B5CDE" w:rsidP="008B5CDE">
      <w:pPr>
        <w:rPr>
          <w:rFonts w:asciiTheme="minorHAnsi" w:hAnsiTheme="minorHAnsi"/>
          <w:color w:val="000000"/>
        </w:rPr>
      </w:pPr>
    </w:p>
    <w:p w14:paraId="1F5FFF4B" w14:textId="391E0535" w:rsidR="008B5CDE" w:rsidRDefault="008B5CDE" w:rsidP="008B5CDE">
      <w:pPr>
        <w:rPr>
          <w:rFonts w:asciiTheme="minorHAnsi" w:hAnsiTheme="minorHAnsi"/>
          <w:color w:val="000000"/>
        </w:rPr>
      </w:pPr>
      <w:r w:rsidRPr="00D32D79">
        <w:rPr>
          <w:rFonts w:asciiTheme="minorHAnsi" w:hAnsiTheme="minorHAnsi"/>
          <w:b/>
          <w:bCs/>
          <w:i/>
          <w:iCs/>
          <w:color w:val="000000"/>
        </w:rPr>
        <w:t>Señor Jesús</w:t>
      </w:r>
      <w:r w:rsidRPr="008B5CDE">
        <w:rPr>
          <w:rFonts w:asciiTheme="minorHAnsi" w:hAnsiTheme="minorHAnsi"/>
          <w:i/>
          <w:iCs/>
          <w:color w:val="000000"/>
        </w:rPr>
        <w:t xml:space="preserve">, gracias porque en Cristo nos mostraste tu rostro, nos diste acceso a tu presencia y nos reconciliaste contigo. Ayúdame a vivir agradecido y a honrarte con mi vida cada día. </w:t>
      </w:r>
      <w:r w:rsidRPr="00D32D79">
        <w:rPr>
          <w:rFonts w:asciiTheme="minorHAnsi" w:hAnsiTheme="minorHAnsi"/>
          <w:b/>
          <w:bCs/>
          <w:i/>
          <w:iCs/>
          <w:color w:val="000000"/>
        </w:rPr>
        <w:t>Amén</w:t>
      </w:r>
      <w:r w:rsidRPr="008B5CDE">
        <w:rPr>
          <w:rFonts w:asciiTheme="minorHAnsi" w:hAnsiTheme="minorHAnsi"/>
          <w:color w:val="000000"/>
        </w:rPr>
        <w:t>.</w:t>
      </w:r>
    </w:p>
    <w:bookmarkEnd w:id="167"/>
    <w:p w14:paraId="65639E05" w14:textId="77777777" w:rsidR="00E32A22" w:rsidRDefault="00E32A22" w:rsidP="008B5CDE">
      <w:pPr>
        <w:rPr>
          <w:rFonts w:asciiTheme="minorHAnsi" w:hAnsiTheme="minorHAnsi"/>
          <w:color w:val="000000"/>
        </w:rPr>
      </w:pPr>
    </w:p>
    <w:p w14:paraId="4BFA5614" w14:textId="77777777" w:rsidR="009F15E6" w:rsidRDefault="009F15E6" w:rsidP="00314F82">
      <w:pPr>
        <w:rPr>
          <w:rFonts w:asciiTheme="minorHAnsi" w:hAnsiTheme="minorHAnsi"/>
          <w:color w:val="000000"/>
        </w:rPr>
      </w:pPr>
    </w:p>
    <w:p w14:paraId="15EF3EF0" w14:textId="77777777" w:rsidR="000F2572" w:rsidRPr="000F2572" w:rsidRDefault="000F2572" w:rsidP="000F2572">
      <w:pPr>
        <w:pStyle w:val="Ttulo1"/>
        <w:spacing w:before="0" w:after="0"/>
        <w:rPr>
          <w:rFonts w:asciiTheme="minorHAnsi" w:hAnsiTheme="minorHAnsi" w:cs="Times New Roman"/>
          <w:b/>
          <w:bCs/>
          <w:color w:val="000000"/>
          <w:sz w:val="28"/>
          <w:szCs w:val="28"/>
          <w:lang w:val="es-US"/>
        </w:rPr>
      </w:pPr>
      <w:bookmarkStart w:id="168" w:name="OLE_LINK170"/>
      <w:r w:rsidRPr="000F2572">
        <w:rPr>
          <w:rFonts w:asciiTheme="minorHAnsi" w:hAnsiTheme="minorHAnsi"/>
          <w:b/>
          <w:bCs/>
          <w:color w:val="000000"/>
          <w:sz w:val="28"/>
          <w:szCs w:val="28"/>
        </w:rPr>
        <w:t>Cada día en Sus manos</w:t>
      </w:r>
    </w:p>
    <w:p w14:paraId="164E37B6" w14:textId="1E1FAE70" w:rsidR="000F2572" w:rsidRPr="000F2572" w:rsidRDefault="000F2572" w:rsidP="000F2572">
      <w:pPr>
        <w:pStyle w:val="NormalWeb"/>
        <w:rPr>
          <w:rFonts w:asciiTheme="minorHAnsi" w:hAnsiTheme="minorHAnsi"/>
          <w:color w:val="000000"/>
        </w:rPr>
      </w:pPr>
      <w:r w:rsidRPr="000F2572">
        <w:rPr>
          <w:rStyle w:val="Fuerte"/>
          <w:rFonts w:asciiTheme="minorHAnsi" w:hAnsiTheme="minorHAnsi"/>
          <w:color w:val="000000"/>
        </w:rPr>
        <w:t>Salmo 139:16 NTV</w:t>
      </w:r>
      <w:r>
        <w:rPr>
          <w:rStyle w:val="Fuerte"/>
          <w:rFonts w:asciiTheme="minorHAnsi" w:hAnsiTheme="minorHAnsi"/>
          <w:color w:val="000000"/>
        </w:rPr>
        <w:t>.</w:t>
      </w:r>
      <w:r>
        <w:rPr>
          <w:rFonts w:asciiTheme="minorHAnsi" w:hAnsiTheme="minorHAnsi"/>
          <w:color w:val="000000"/>
        </w:rPr>
        <w:t xml:space="preserve"> </w:t>
      </w:r>
      <w:r w:rsidRPr="000F2572">
        <w:rPr>
          <w:rStyle w:val="nfasis"/>
          <w:rFonts w:asciiTheme="minorHAnsi" w:hAnsiTheme="minorHAnsi"/>
          <w:color w:val="000000"/>
        </w:rPr>
        <w:t>“</w:t>
      </w:r>
      <w:r w:rsidRPr="00BA2FA3">
        <w:rPr>
          <w:rStyle w:val="nfasis"/>
          <w:rFonts w:asciiTheme="minorHAnsi" w:hAnsiTheme="minorHAnsi"/>
          <w:b/>
          <w:bCs/>
          <w:color w:val="0070C0"/>
        </w:rPr>
        <w:t>Me viste antes de que naciera</w:t>
      </w:r>
      <w:r w:rsidRPr="000F2572">
        <w:rPr>
          <w:rStyle w:val="nfasis"/>
          <w:rFonts w:asciiTheme="minorHAnsi" w:hAnsiTheme="minorHAnsi"/>
          <w:color w:val="0070C0"/>
        </w:rPr>
        <w:t>. Cada día de mi vida estaba registrado en tu libro. Cada momento fue diseñado antes de que un solo día pasara</w:t>
      </w:r>
      <w:r w:rsidRPr="000F2572">
        <w:rPr>
          <w:rStyle w:val="nfasis"/>
          <w:rFonts w:asciiTheme="minorHAnsi" w:hAnsiTheme="minorHAnsi"/>
          <w:color w:val="000000"/>
        </w:rPr>
        <w:t>.”</w:t>
      </w:r>
    </w:p>
    <w:p w14:paraId="4477A9C9" w14:textId="77777777" w:rsidR="000F2572" w:rsidRDefault="000F2572" w:rsidP="000F2572">
      <w:pPr>
        <w:pStyle w:val="NormalWeb"/>
        <w:rPr>
          <w:rFonts w:asciiTheme="minorHAnsi" w:hAnsiTheme="minorHAnsi"/>
          <w:color w:val="000000"/>
        </w:rPr>
      </w:pPr>
    </w:p>
    <w:p w14:paraId="31D72613" w14:textId="543D0863" w:rsidR="000F2572" w:rsidRDefault="000F2572" w:rsidP="000F2572">
      <w:pPr>
        <w:pStyle w:val="NormalWeb"/>
        <w:rPr>
          <w:rFonts w:asciiTheme="minorHAnsi" w:hAnsiTheme="minorHAnsi"/>
          <w:color w:val="000000"/>
        </w:rPr>
      </w:pPr>
      <w:r w:rsidRPr="000F2572">
        <w:rPr>
          <w:rFonts w:asciiTheme="minorHAnsi" w:hAnsiTheme="minorHAnsi"/>
          <w:color w:val="000000"/>
        </w:rPr>
        <w:t>Hace poco un hermano me preguntó:</w:t>
      </w:r>
      <w:r w:rsidRPr="000F2572">
        <w:rPr>
          <w:rStyle w:val="apple-converted-space"/>
          <w:rFonts w:asciiTheme="minorHAnsi" w:hAnsiTheme="minorHAnsi"/>
          <w:color w:val="000000"/>
        </w:rPr>
        <w:t> </w:t>
      </w:r>
      <w:r w:rsidRPr="000F2572">
        <w:rPr>
          <w:rStyle w:val="nfasis"/>
          <w:rFonts w:asciiTheme="minorHAnsi" w:hAnsiTheme="minorHAnsi"/>
          <w:color w:val="FF0000"/>
        </w:rPr>
        <w:t>“¿Será que Dios, aun antes de yo conocerle, ya me cuidaba y estaba conmigo?”</w:t>
      </w:r>
      <w:r w:rsidRPr="000F2572">
        <w:rPr>
          <w:rStyle w:val="apple-converted-space"/>
          <w:rFonts w:asciiTheme="minorHAnsi" w:hAnsiTheme="minorHAnsi"/>
          <w:color w:val="000000"/>
        </w:rPr>
        <w:t> </w:t>
      </w:r>
      <w:r w:rsidRPr="000F2572">
        <w:rPr>
          <w:rFonts w:asciiTheme="minorHAnsi" w:hAnsiTheme="minorHAnsi"/>
          <w:color w:val="000000"/>
        </w:rPr>
        <w:t>Tal vez muchos también nos hemos hecho esa misma pregunta.</w:t>
      </w:r>
    </w:p>
    <w:p w14:paraId="52AABA96" w14:textId="77777777" w:rsidR="000F2572" w:rsidRPr="000F2572" w:rsidRDefault="000F2572" w:rsidP="000F2572">
      <w:pPr>
        <w:pStyle w:val="NormalWeb"/>
        <w:rPr>
          <w:rFonts w:asciiTheme="minorHAnsi" w:hAnsiTheme="minorHAnsi"/>
          <w:color w:val="000000"/>
        </w:rPr>
      </w:pPr>
    </w:p>
    <w:p w14:paraId="25DC71FB" w14:textId="77777777" w:rsidR="000F2572" w:rsidRDefault="000F2572" w:rsidP="000F2572">
      <w:pPr>
        <w:pStyle w:val="NormalWeb"/>
        <w:rPr>
          <w:rFonts w:asciiTheme="minorHAnsi" w:hAnsiTheme="minorHAnsi"/>
          <w:color w:val="000000"/>
        </w:rPr>
      </w:pPr>
      <w:r w:rsidRPr="000F2572">
        <w:rPr>
          <w:rFonts w:asciiTheme="minorHAnsi" w:hAnsiTheme="minorHAnsi"/>
          <w:color w:val="000000"/>
        </w:rPr>
        <w:t>La Palabra nos recuerda que Dios no solo nos vio antes de nacer, sino que cada día de nuestra vida ya estaba en Sus planes. Todo lo que somos y vivimos está en Sus manos. Él sostiene el mundo y, aún más, ha permitido que Su mensaje llegara a nosotros para hacernos parte de Su familia.</w:t>
      </w:r>
    </w:p>
    <w:p w14:paraId="5522696A" w14:textId="77777777" w:rsidR="000F2572" w:rsidRPr="000F2572" w:rsidRDefault="000F2572" w:rsidP="000F2572">
      <w:pPr>
        <w:pStyle w:val="NormalWeb"/>
        <w:rPr>
          <w:rFonts w:asciiTheme="minorHAnsi" w:hAnsiTheme="minorHAnsi"/>
          <w:color w:val="000000"/>
        </w:rPr>
      </w:pPr>
    </w:p>
    <w:p w14:paraId="150D842D" w14:textId="77777777" w:rsidR="000F2572" w:rsidRPr="000F2572" w:rsidRDefault="000F2572" w:rsidP="000F2572">
      <w:pPr>
        <w:pStyle w:val="NormalWeb"/>
        <w:rPr>
          <w:rFonts w:asciiTheme="minorHAnsi" w:hAnsiTheme="minorHAnsi"/>
          <w:color w:val="000000"/>
        </w:rPr>
      </w:pPr>
      <w:r w:rsidRPr="000F2572">
        <w:rPr>
          <w:rFonts w:asciiTheme="minorHAnsi" w:hAnsiTheme="minorHAnsi"/>
          <w:color w:val="000000"/>
        </w:rPr>
        <w:t>Hoy podemos tener la certeza de que no somos fruto de la casualidad, sino de un diseño eterno. Nuestra vida tiene propósito en Cristo, y en Él tenemos un destino glorioso.</w:t>
      </w:r>
    </w:p>
    <w:p w14:paraId="22F45B4E" w14:textId="77777777" w:rsidR="000F2572" w:rsidRDefault="000F2572" w:rsidP="000F2572">
      <w:pPr>
        <w:pStyle w:val="NormalWeb"/>
        <w:rPr>
          <w:rFonts w:asciiTheme="minorHAnsi" w:hAnsiTheme="minorHAnsi"/>
          <w:color w:val="000000"/>
        </w:rPr>
      </w:pPr>
    </w:p>
    <w:p w14:paraId="52F0775E" w14:textId="740946F7" w:rsidR="000F2572" w:rsidRPr="000F2572" w:rsidRDefault="000F2572" w:rsidP="000F2572">
      <w:pPr>
        <w:pStyle w:val="NormalWeb"/>
        <w:rPr>
          <w:rFonts w:asciiTheme="minorHAnsi" w:hAnsiTheme="minorHAnsi"/>
          <w:color w:val="000000"/>
        </w:rPr>
      </w:pPr>
      <w:r w:rsidRPr="000F2572">
        <w:rPr>
          <w:rFonts w:asciiTheme="minorHAnsi" w:hAnsiTheme="minorHAnsi"/>
          <w:color w:val="000000"/>
        </w:rPr>
        <w:t>Hoy agradezco a Dios un año más de vida para servirle. Su fidelidad, provisión y cuidado me han acompañado siempre, aun antes de que yo le conociera.</w:t>
      </w:r>
    </w:p>
    <w:p w14:paraId="16E4AF6F" w14:textId="77777777" w:rsidR="000F2572" w:rsidRDefault="000F2572" w:rsidP="000F2572">
      <w:pPr>
        <w:pStyle w:val="NormalWeb"/>
        <w:rPr>
          <w:rFonts w:asciiTheme="minorHAnsi" w:hAnsiTheme="minorHAnsi"/>
          <w:color w:val="000000"/>
        </w:rPr>
      </w:pPr>
    </w:p>
    <w:p w14:paraId="617D3055" w14:textId="3112DA1C" w:rsidR="000F2572" w:rsidRDefault="000F2572" w:rsidP="000F2572">
      <w:pPr>
        <w:pStyle w:val="NormalWeb"/>
        <w:rPr>
          <w:rFonts w:asciiTheme="minorHAnsi" w:hAnsiTheme="minorHAnsi"/>
          <w:color w:val="000000"/>
        </w:rPr>
      </w:pPr>
      <w:r w:rsidRPr="00894D6E">
        <w:rPr>
          <w:rFonts w:asciiTheme="minorHAnsi" w:hAnsiTheme="minorHAnsi"/>
          <w:i/>
          <w:iCs/>
          <w:color w:val="000000"/>
        </w:rPr>
        <w:t>Señor Jesús, gracias por crearme y cuidarme desde antes de nacer. Gracias porque cada día de mi vida está en Tus manos. Ayúdame a serte fiel y que se cumpla en mí tu propósito. Amén</w:t>
      </w:r>
      <w:r w:rsidRPr="000F2572">
        <w:rPr>
          <w:rFonts w:asciiTheme="minorHAnsi" w:hAnsiTheme="minorHAnsi"/>
          <w:color w:val="000000"/>
        </w:rPr>
        <w:t>.</w:t>
      </w:r>
    </w:p>
    <w:bookmarkEnd w:id="168"/>
    <w:p w14:paraId="013AC3CA" w14:textId="77777777" w:rsidR="00894D6E" w:rsidRPr="000F2572" w:rsidRDefault="00894D6E" w:rsidP="000F2572">
      <w:pPr>
        <w:pStyle w:val="NormalWeb"/>
        <w:rPr>
          <w:rFonts w:asciiTheme="minorHAnsi" w:hAnsiTheme="minorHAnsi"/>
          <w:color w:val="000000"/>
        </w:rPr>
      </w:pPr>
    </w:p>
    <w:p w14:paraId="41233B90" w14:textId="77777777" w:rsidR="000F2572" w:rsidRDefault="000F2572" w:rsidP="000F2572">
      <w:pPr>
        <w:rPr>
          <w:rFonts w:asciiTheme="minorHAnsi" w:hAnsiTheme="minorHAnsi"/>
          <w:color w:val="000000"/>
        </w:rPr>
      </w:pPr>
    </w:p>
    <w:p w14:paraId="33B52B7B" w14:textId="77777777" w:rsidR="005E572D" w:rsidRDefault="005E572D" w:rsidP="000F2572">
      <w:pPr>
        <w:rPr>
          <w:rFonts w:asciiTheme="minorHAnsi" w:hAnsiTheme="minorHAnsi"/>
          <w:color w:val="000000"/>
        </w:rPr>
      </w:pPr>
    </w:p>
    <w:p w14:paraId="3558FDAC" w14:textId="03585320" w:rsidR="008334F7" w:rsidRPr="0073066C" w:rsidRDefault="008334F7" w:rsidP="0073066C">
      <w:pPr>
        <w:rPr>
          <w:rFonts w:asciiTheme="minorHAnsi" w:hAnsiTheme="minorHAnsi"/>
          <w:b/>
          <w:bCs/>
          <w:color w:val="000000"/>
          <w:sz w:val="28"/>
          <w:szCs w:val="28"/>
        </w:rPr>
      </w:pPr>
      <w:bookmarkStart w:id="169" w:name="OLE_LINK172"/>
      <w:r w:rsidRPr="0073066C">
        <w:rPr>
          <w:rFonts w:asciiTheme="minorHAnsi" w:hAnsiTheme="minorHAnsi"/>
          <w:b/>
          <w:bCs/>
          <w:color w:val="000000"/>
          <w:sz w:val="28"/>
          <w:szCs w:val="28"/>
        </w:rPr>
        <w:t xml:space="preserve">Nada oculto delante de Dios. </w:t>
      </w:r>
    </w:p>
    <w:p w14:paraId="5415B424" w14:textId="1D21D0EE" w:rsidR="005E572D" w:rsidRDefault="005E572D" w:rsidP="0073066C">
      <w:pPr>
        <w:rPr>
          <w:rFonts w:asciiTheme="minorHAnsi" w:hAnsiTheme="minorHAnsi"/>
          <w:lang w:val="es-ES"/>
        </w:rPr>
      </w:pPr>
      <w:r w:rsidRPr="0073066C">
        <w:rPr>
          <w:rFonts w:asciiTheme="minorHAnsi" w:hAnsiTheme="minorHAnsi"/>
          <w:b/>
          <w:bCs/>
          <w:color w:val="000000"/>
        </w:rPr>
        <w:t>Salmo 139:1-2 NTV</w:t>
      </w:r>
      <w:r w:rsidRPr="0073066C">
        <w:rPr>
          <w:rFonts w:asciiTheme="minorHAnsi" w:hAnsiTheme="minorHAnsi"/>
          <w:color w:val="000000"/>
        </w:rPr>
        <w:t xml:space="preserve">. </w:t>
      </w:r>
      <w:r w:rsidRPr="0073066C">
        <w:rPr>
          <w:rFonts w:asciiTheme="minorHAnsi" w:hAnsiTheme="minorHAnsi"/>
          <w:i/>
          <w:iCs/>
          <w:color w:val="0070C0"/>
          <w:lang w:val="es-ES"/>
        </w:rPr>
        <w:t xml:space="preserve">Oh </w:t>
      </w:r>
      <w:r w:rsidRPr="0073066C">
        <w:rPr>
          <w:rFonts w:asciiTheme="minorHAnsi" w:hAnsiTheme="minorHAnsi"/>
          <w:i/>
          <w:iCs/>
          <w:smallCaps/>
          <w:color w:val="0070C0"/>
          <w:lang w:val="es-ES"/>
        </w:rPr>
        <w:t>Señor</w:t>
      </w:r>
      <w:r w:rsidRPr="0073066C">
        <w:rPr>
          <w:rFonts w:asciiTheme="minorHAnsi" w:hAnsiTheme="minorHAnsi"/>
          <w:i/>
          <w:iCs/>
          <w:color w:val="0070C0"/>
          <w:lang w:val="es-ES"/>
        </w:rPr>
        <w:t xml:space="preserve">, has examinado mi corazón y sabes todo acerca de mí. </w:t>
      </w:r>
      <w:r w:rsidRPr="0073066C">
        <w:rPr>
          <w:rFonts w:asciiTheme="minorHAnsi" w:hAnsiTheme="minorHAnsi"/>
          <w:i/>
          <w:iCs/>
          <w:color w:val="0070C0"/>
          <w:vertAlign w:val="superscript"/>
          <w:lang w:val="es-ES"/>
        </w:rPr>
        <w:t>2 </w:t>
      </w:r>
      <w:r w:rsidRPr="0073066C">
        <w:rPr>
          <w:rFonts w:asciiTheme="minorHAnsi" w:hAnsiTheme="minorHAnsi"/>
          <w:i/>
          <w:iCs/>
          <w:color w:val="0070C0"/>
          <w:lang w:val="es-ES"/>
        </w:rPr>
        <w:t>Sabes cuándo me siento y cuándo me levanto; conoces mis pensamientos aun cuando me encuentro lejos</w:t>
      </w:r>
      <w:r w:rsidRPr="0073066C">
        <w:rPr>
          <w:rFonts w:asciiTheme="minorHAnsi" w:hAnsiTheme="minorHAnsi"/>
          <w:lang w:val="es-ES"/>
        </w:rPr>
        <w:t>.</w:t>
      </w:r>
    </w:p>
    <w:p w14:paraId="4D4E930D" w14:textId="77777777" w:rsidR="0073066C" w:rsidRPr="0073066C" w:rsidRDefault="0073066C" w:rsidP="0073066C">
      <w:pPr>
        <w:rPr>
          <w:rFonts w:asciiTheme="minorHAnsi" w:hAnsiTheme="minorHAnsi"/>
          <w:lang w:val="es-ES"/>
        </w:rPr>
      </w:pPr>
    </w:p>
    <w:p w14:paraId="785358D3" w14:textId="77777777" w:rsidR="00370AC4" w:rsidRDefault="00370AC4" w:rsidP="0073066C">
      <w:pPr>
        <w:pStyle w:val="NormalWeb"/>
        <w:rPr>
          <w:rFonts w:asciiTheme="minorHAnsi" w:hAnsiTheme="minorHAnsi"/>
          <w:color w:val="000000"/>
        </w:rPr>
      </w:pPr>
      <w:r w:rsidRPr="0073066C">
        <w:rPr>
          <w:rFonts w:asciiTheme="minorHAnsi" w:hAnsiTheme="minorHAnsi"/>
          <w:color w:val="000000"/>
        </w:rPr>
        <w:t>Este salmo nos recuerda una verdad que puede sacudirnos: ¡ni siquiera nuestros pensamientos están ocultos de Dios! Él nos conoce de manera total, nada le es desconocido de nuestra vida.</w:t>
      </w:r>
    </w:p>
    <w:p w14:paraId="06E5ABC0" w14:textId="77777777" w:rsidR="0073066C" w:rsidRPr="0073066C" w:rsidRDefault="0073066C" w:rsidP="0073066C">
      <w:pPr>
        <w:pStyle w:val="NormalWeb"/>
        <w:rPr>
          <w:rFonts w:asciiTheme="minorHAnsi" w:hAnsiTheme="minorHAnsi"/>
          <w:color w:val="000000"/>
          <w:lang w:val="es-US"/>
        </w:rPr>
      </w:pPr>
    </w:p>
    <w:p w14:paraId="30839A3A" w14:textId="77777777" w:rsidR="00370AC4" w:rsidRDefault="00370AC4" w:rsidP="0073066C">
      <w:pPr>
        <w:pStyle w:val="NormalWeb"/>
        <w:rPr>
          <w:rFonts w:asciiTheme="minorHAnsi" w:hAnsiTheme="minorHAnsi"/>
          <w:color w:val="000000"/>
        </w:rPr>
      </w:pPr>
      <w:r w:rsidRPr="0073066C">
        <w:rPr>
          <w:rFonts w:asciiTheme="minorHAnsi" w:hAnsiTheme="minorHAnsi"/>
          <w:color w:val="000000"/>
        </w:rPr>
        <w:t>Si viviéramos cada día con la convicción de que Dios examina nuestro corazón y observa cada actitud, seguramente viviríamos de una manera diferente, más intencional y más santa. Delante de Dios no hay máscaras, estamos desnudos externa e internamente.</w:t>
      </w:r>
    </w:p>
    <w:p w14:paraId="31DF4186" w14:textId="77777777" w:rsidR="0073066C" w:rsidRPr="0073066C" w:rsidRDefault="0073066C" w:rsidP="0073066C">
      <w:pPr>
        <w:pStyle w:val="NormalWeb"/>
        <w:rPr>
          <w:rFonts w:asciiTheme="minorHAnsi" w:hAnsiTheme="minorHAnsi"/>
          <w:color w:val="000000"/>
        </w:rPr>
      </w:pPr>
    </w:p>
    <w:p w14:paraId="43C07B69" w14:textId="77777777" w:rsidR="00370AC4" w:rsidRPr="0073066C" w:rsidRDefault="00370AC4" w:rsidP="0073066C">
      <w:pPr>
        <w:pStyle w:val="NormalWeb"/>
        <w:rPr>
          <w:rFonts w:asciiTheme="minorHAnsi" w:hAnsiTheme="minorHAnsi"/>
          <w:color w:val="000000"/>
        </w:rPr>
      </w:pPr>
      <w:r w:rsidRPr="0073066C">
        <w:rPr>
          <w:rFonts w:asciiTheme="minorHAnsi" w:hAnsiTheme="minorHAnsi"/>
          <w:color w:val="000000"/>
        </w:rPr>
        <w:t>Por eso, lo mejor que podemos hacer es presentarnos delante de Él con transparencia, abrirle todo nuestro corazón y pedirle que nos ayude a agradarle con lo que pensamos, lo que sentimos y lo que hacemos.</w:t>
      </w:r>
    </w:p>
    <w:p w14:paraId="4A4B4AE7" w14:textId="5CE18D17" w:rsidR="00370AC4" w:rsidRPr="0073066C" w:rsidRDefault="00370AC4" w:rsidP="0073066C">
      <w:pPr>
        <w:pStyle w:val="NormalWeb"/>
        <w:rPr>
          <w:rFonts w:asciiTheme="minorHAnsi" w:hAnsiTheme="minorHAnsi"/>
          <w:color w:val="000000"/>
        </w:rPr>
      </w:pPr>
      <w:r w:rsidRPr="0073066C">
        <w:rPr>
          <w:rStyle w:val="nfasis"/>
          <w:rFonts w:asciiTheme="minorHAnsi" w:hAnsiTheme="minorHAnsi"/>
          <w:color w:val="7030A0"/>
        </w:rPr>
        <w:t>No vivas ocultando lo que ya Dios conoce. Vive rindiendo tu corazón a Él con sinceridad y deja que transforme tus pensamientos en un reflejo de su voluntad</w:t>
      </w:r>
      <w:r w:rsidRPr="0073066C">
        <w:rPr>
          <w:rStyle w:val="nfasis"/>
          <w:rFonts w:asciiTheme="minorHAnsi" w:hAnsiTheme="minorHAnsi"/>
          <w:color w:val="000000"/>
        </w:rPr>
        <w:t>.</w:t>
      </w:r>
    </w:p>
    <w:p w14:paraId="2F5E2591" w14:textId="77777777" w:rsidR="0073066C" w:rsidRDefault="0073066C" w:rsidP="0073066C">
      <w:pPr>
        <w:pStyle w:val="NormalWeb"/>
        <w:rPr>
          <w:rFonts w:asciiTheme="minorHAnsi" w:hAnsiTheme="minorHAnsi"/>
          <w:color w:val="000000"/>
        </w:rPr>
      </w:pPr>
    </w:p>
    <w:p w14:paraId="47CB348A" w14:textId="380B94F4" w:rsidR="00370AC4" w:rsidRPr="0073066C" w:rsidRDefault="00370AC4" w:rsidP="0073066C">
      <w:pPr>
        <w:pStyle w:val="NormalWeb"/>
        <w:rPr>
          <w:rFonts w:asciiTheme="minorHAnsi" w:hAnsiTheme="minorHAnsi"/>
          <w:color w:val="000000"/>
        </w:rPr>
      </w:pPr>
      <w:r w:rsidRPr="0073066C">
        <w:rPr>
          <w:rFonts w:asciiTheme="minorHAnsi" w:hAnsiTheme="minorHAnsi"/>
          <w:i/>
          <w:iCs/>
          <w:color w:val="000000"/>
        </w:rPr>
        <w:t>Señor Jesús, gracias porque me conoces por completo y aun así me amas. Perdona mis pecados, limpia mis pensamientos y examina mi corazón. Hoy me rindo a ti y te pido que me hagas una persona que viva para agradarte en todo. Amén</w:t>
      </w:r>
      <w:r w:rsidRPr="0073066C">
        <w:rPr>
          <w:rFonts w:asciiTheme="minorHAnsi" w:hAnsiTheme="minorHAnsi"/>
          <w:color w:val="000000"/>
        </w:rPr>
        <w:t>.</w:t>
      </w:r>
    </w:p>
    <w:bookmarkEnd w:id="169"/>
    <w:p w14:paraId="6BFB01DB" w14:textId="690D64B6" w:rsidR="000165D9" w:rsidRDefault="000165D9" w:rsidP="000F2572">
      <w:pPr>
        <w:rPr>
          <w:rFonts w:asciiTheme="minorHAnsi" w:hAnsiTheme="minorHAnsi"/>
          <w:color w:val="000000"/>
        </w:rPr>
      </w:pPr>
    </w:p>
    <w:p w14:paraId="1DCE2A37" w14:textId="77777777" w:rsidR="000165D9" w:rsidRDefault="000165D9" w:rsidP="000F2572">
      <w:pPr>
        <w:rPr>
          <w:rFonts w:asciiTheme="minorHAnsi" w:hAnsiTheme="minorHAnsi"/>
          <w:color w:val="000000"/>
        </w:rPr>
      </w:pPr>
    </w:p>
    <w:p w14:paraId="3CBA0F66" w14:textId="1CBB33FE" w:rsidR="0093412D" w:rsidRPr="00E42389" w:rsidRDefault="0093412D" w:rsidP="00D90850">
      <w:pPr>
        <w:pStyle w:val="Ttulo1"/>
        <w:spacing w:before="0" w:after="0"/>
        <w:rPr>
          <w:rFonts w:asciiTheme="minorHAnsi" w:hAnsiTheme="minorHAnsi" w:cs="Times New Roman"/>
          <w:b/>
          <w:bCs/>
          <w:color w:val="000000"/>
          <w:sz w:val="28"/>
          <w:szCs w:val="28"/>
          <w:lang w:val="es-US"/>
        </w:rPr>
      </w:pPr>
      <w:bookmarkStart w:id="170" w:name="OLE_LINK173"/>
      <w:r w:rsidRPr="00E42389">
        <w:rPr>
          <w:rFonts w:asciiTheme="minorHAnsi" w:hAnsiTheme="minorHAnsi"/>
          <w:b/>
          <w:bCs/>
          <w:color w:val="000000"/>
          <w:sz w:val="28"/>
          <w:szCs w:val="28"/>
        </w:rPr>
        <w:t xml:space="preserve">Cristo en </w:t>
      </w:r>
      <w:r w:rsidR="00D90850" w:rsidRPr="00E42389">
        <w:rPr>
          <w:rFonts w:asciiTheme="minorHAnsi" w:hAnsiTheme="minorHAnsi"/>
          <w:b/>
          <w:bCs/>
          <w:color w:val="000000"/>
          <w:sz w:val="28"/>
          <w:szCs w:val="28"/>
        </w:rPr>
        <w:t>mí</w:t>
      </w:r>
      <w:r w:rsidRPr="00E42389">
        <w:rPr>
          <w:rFonts w:asciiTheme="minorHAnsi" w:hAnsiTheme="minorHAnsi"/>
          <w:b/>
          <w:bCs/>
          <w:color w:val="000000"/>
          <w:sz w:val="28"/>
          <w:szCs w:val="28"/>
        </w:rPr>
        <w:t>: la esperanza de gloria</w:t>
      </w:r>
    </w:p>
    <w:p w14:paraId="48EDA0AF" w14:textId="2859600B" w:rsidR="0093412D" w:rsidRPr="00D90850" w:rsidRDefault="0093412D" w:rsidP="00D90850">
      <w:pPr>
        <w:pStyle w:val="NormalWeb"/>
        <w:rPr>
          <w:rFonts w:asciiTheme="minorHAnsi" w:hAnsiTheme="minorHAnsi"/>
          <w:color w:val="000000"/>
        </w:rPr>
      </w:pPr>
      <w:r w:rsidRPr="00D90850">
        <w:rPr>
          <w:rStyle w:val="Fuerte"/>
          <w:rFonts w:asciiTheme="minorHAnsi" w:hAnsiTheme="minorHAnsi"/>
          <w:color w:val="000000"/>
        </w:rPr>
        <w:t>Colosenses 1:27 NTV</w:t>
      </w:r>
      <w:r w:rsidR="00D90850" w:rsidRPr="00D90850">
        <w:rPr>
          <w:rStyle w:val="Fuerte"/>
          <w:rFonts w:asciiTheme="minorHAnsi" w:hAnsiTheme="minorHAnsi"/>
          <w:color w:val="000000"/>
        </w:rPr>
        <w:t>.</w:t>
      </w:r>
      <w:r w:rsidRPr="00D90850">
        <w:rPr>
          <w:rStyle w:val="nfasis"/>
          <w:rFonts w:asciiTheme="minorHAnsi" w:hAnsiTheme="minorHAnsi"/>
          <w:color w:val="000000"/>
        </w:rPr>
        <w:t>“</w:t>
      </w:r>
      <w:r w:rsidRPr="00D90850">
        <w:rPr>
          <w:rStyle w:val="nfasis"/>
          <w:rFonts w:asciiTheme="minorHAnsi" w:hAnsiTheme="minorHAnsi"/>
          <w:color w:val="0070C0"/>
        </w:rPr>
        <w:t xml:space="preserve">Pues él quería que su pueblo supiera que las riquezas y la gloria de Cristo también son para ustedes, los gentiles. Y </w:t>
      </w:r>
      <w:r w:rsidRPr="00FA29D7">
        <w:rPr>
          <w:rStyle w:val="nfasis"/>
          <w:rFonts w:asciiTheme="minorHAnsi" w:hAnsiTheme="minorHAnsi"/>
          <w:b/>
          <w:bCs/>
          <w:color w:val="0070C0"/>
        </w:rPr>
        <w:t>el secreto es</w:t>
      </w:r>
      <w:r w:rsidRPr="00D90850">
        <w:rPr>
          <w:rStyle w:val="nfasis"/>
          <w:rFonts w:asciiTheme="minorHAnsi" w:hAnsiTheme="minorHAnsi"/>
          <w:color w:val="0070C0"/>
        </w:rPr>
        <w:t xml:space="preserve">: </w:t>
      </w:r>
      <w:r w:rsidRPr="00FA29D7">
        <w:rPr>
          <w:rStyle w:val="nfasis"/>
          <w:rFonts w:asciiTheme="minorHAnsi" w:hAnsiTheme="minorHAnsi"/>
          <w:b/>
          <w:bCs/>
          <w:color w:val="0070C0"/>
        </w:rPr>
        <w:t>Cristo vive en ustedes</w:t>
      </w:r>
      <w:r w:rsidRPr="00D90850">
        <w:rPr>
          <w:rStyle w:val="nfasis"/>
          <w:rFonts w:asciiTheme="minorHAnsi" w:hAnsiTheme="minorHAnsi"/>
          <w:color w:val="0070C0"/>
        </w:rPr>
        <w:t>. Eso les da la seguridad de que participarán de su gloria</w:t>
      </w:r>
      <w:r w:rsidRPr="00D90850">
        <w:rPr>
          <w:rStyle w:val="nfasis"/>
          <w:rFonts w:asciiTheme="minorHAnsi" w:hAnsiTheme="minorHAnsi"/>
          <w:color w:val="000000"/>
        </w:rPr>
        <w:t>.”</w:t>
      </w:r>
    </w:p>
    <w:p w14:paraId="4B5E96A7" w14:textId="77777777" w:rsidR="0093412D" w:rsidRPr="00D90850" w:rsidRDefault="0093412D" w:rsidP="00D90850">
      <w:pPr>
        <w:pStyle w:val="NormalWeb"/>
        <w:rPr>
          <w:rFonts w:asciiTheme="minorHAnsi" w:hAnsiTheme="minorHAnsi"/>
          <w:color w:val="000000"/>
        </w:rPr>
      </w:pPr>
    </w:p>
    <w:p w14:paraId="567FDEEE" w14:textId="0DC7F715" w:rsidR="0093412D" w:rsidRPr="00D90850" w:rsidRDefault="0093412D" w:rsidP="00D90850">
      <w:pPr>
        <w:pStyle w:val="NormalWeb"/>
        <w:rPr>
          <w:rFonts w:asciiTheme="minorHAnsi" w:hAnsiTheme="minorHAnsi"/>
          <w:color w:val="000000"/>
        </w:rPr>
      </w:pPr>
      <w:r w:rsidRPr="00D90850">
        <w:rPr>
          <w:rFonts w:asciiTheme="minorHAnsi" w:hAnsiTheme="minorHAnsi"/>
          <w:color w:val="FF0000"/>
        </w:rPr>
        <w:t xml:space="preserve">¿Sabes cuál es el mayor misterio que Pablo revela aquí? </w:t>
      </w:r>
      <w:r w:rsidRPr="00D90850">
        <w:rPr>
          <w:rFonts w:asciiTheme="minorHAnsi" w:hAnsiTheme="minorHAnsi"/>
          <w:color w:val="000000"/>
        </w:rPr>
        <w:t>Que</w:t>
      </w:r>
      <w:r w:rsidRPr="00D90850">
        <w:rPr>
          <w:rStyle w:val="apple-converted-space"/>
          <w:rFonts w:asciiTheme="minorHAnsi" w:hAnsiTheme="minorHAnsi"/>
          <w:color w:val="000000"/>
        </w:rPr>
        <w:t> </w:t>
      </w:r>
      <w:r w:rsidRPr="00D90850">
        <w:rPr>
          <w:rStyle w:val="Fuerte"/>
          <w:rFonts w:asciiTheme="minorHAnsi" w:hAnsiTheme="minorHAnsi"/>
          <w:color w:val="000000"/>
        </w:rPr>
        <w:t>Cristo vive en nosotros</w:t>
      </w:r>
      <w:r w:rsidRPr="00D90850">
        <w:rPr>
          <w:rFonts w:asciiTheme="minorHAnsi" w:hAnsiTheme="minorHAnsi"/>
          <w:color w:val="000000"/>
        </w:rPr>
        <w:t>. Esa es la verdadera riqueza del evangelio. El mundo corre detrás de dinero, fama y logros, pero ninguna de esas cosas garantiza seguridad ni un futuro eterno.</w:t>
      </w:r>
    </w:p>
    <w:p w14:paraId="3C8AE4E4" w14:textId="77777777" w:rsidR="0093412D" w:rsidRPr="00D90850" w:rsidRDefault="0093412D" w:rsidP="00D90850">
      <w:pPr>
        <w:pStyle w:val="NormalWeb"/>
        <w:rPr>
          <w:rFonts w:asciiTheme="minorHAnsi" w:hAnsiTheme="minorHAnsi"/>
          <w:color w:val="000000"/>
        </w:rPr>
      </w:pPr>
    </w:p>
    <w:p w14:paraId="02982E46" w14:textId="77777777" w:rsidR="0093412D" w:rsidRPr="00D90850" w:rsidRDefault="0093412D" w:rsidP="00D90850">
      <w:pPr>
        <w:pStyle w:val="NormalWeb"/>
        <w:rPr>
          <w:rFonts w:asciiTheme="minorHAnsi" w:hAnsiTheme="minorHAnsi"/>
          <w:color w:val="000000"/>
        </w:rPr>
      </w:pPr>
      <w:r w:rsidRPr="00D90850">
        <w:rPr>
          <w:rFonts w:asciiTheme="minorHAnsi" w:hAnsiTheme="minorHAnsi"/>
          <w:color w:val="000000"/>
        </w:rPr>
        <w:t xml:space="preserve">Nosotros, en cambio, tenemos algo mucho más grande: la certeza de que participaremos de </w:t>
      </w:r>
      <w:r w:rsidRPr="00342C5E">
        <w:rPr>
          <w:rFonts w:asciiTheme="minorHAnsi" w:hAnsiTheme="minorHAnsi"/>
          <w:b/>
          <w:bCs/>
          <w:color w:val="000000"/>
        </w:rPr>
        <w:t>la gloria de Cristo</w:t>
      </w:r>
      <w:r w:rsidRPr="00D90850">
        <w:rPr>
          <w:rFonts w:asciiTheme="minorHAnsi" w:hAnsiTheme="minorHAnsi"/>
          <w:color w:val="000000"/>
        </w:rPr>
        <w:t xml:space="preserve">, porque </w:t>
      </w:r>
      <w:r w:rsidRPr="00342C5E">
        <w:rPr>
          <w:rFonts w:asciiTheme="minorHAnsi" w:hAnsiTheme="minorHAnsi"/>
          <w:b/>
          <w:bCs/>
          <w:color w:val="000000"/>
        </w:rPr>
        <w:t>Él habita en nosotros</w:t>
      </w:r>
      <w:r w:rsidRPr="00D90850">
        <w:rPr>
          <w:rFonts w:asciiTheme="minorHAnsi" w:hAnsiTheme="minorHAnsi"/>
          <w:color w:val="000000"/>
        </w:rPr>
        <w:t>. La fe no es simplemente cumplir con una religión, sino vivir en comunión diaria con Jesús, dejar que su presencia nos transforme y nos dé seguridad en medio de cualquier situación.</w:t>
      </w:r>
    </w:p>
    <w:p w14:paraId="24EC0D07" w14:textId="77777777" w:rsidR="0093412D" w:rsidRPr="00D90850" w:rsidRDefault="0093412D" w:rsidP="00D90850">
      <w:pPr>
        <w:pStyle w:val="NormalWeb"/>
        <w:rPr>
          <w:rFonts w:asciiTheme="minorHAnsi" w:hAnsiTheme="minorHAnsi"/>
          <w:color w:val="000000"/>
        </w:rPr>
      </w:pPr>
    </w:p>
    <w:p w14:paraId="2333F6CB" w14:textId="77777777" w:rsidR="0093412D" w:rsidRPr="00D90850" w:rsidRDefault="0093412D" w:rsidP="00D90850">
      <w:pPr>
        <w:pStyle w:val="NormalWeb"/>
        <w:rPr>
          <w:rFonts w:asciiTheme="minorHAnsi" w:hAnsiTheme="minorHAnsi"/>
          <w:color w:val="000000"/>
        </w:rPr>
      </w:pPr>
      <w:r w:rsidRPr="00D90850">
        <w:rPr>
          <w:rFonts w:asciiTheme="minorHAnsi" w:hAnsiTheme="minorHAnsi"/>
          <w:color w:val="000000"/>
        </w:rPr>
        <w:t>Por eso, cuando vengan los problemas o la incertidumbre, recuerda:</w:t>
      </w:r>
      <w:r w:rsidRPr="00D90850">
        <w:rPr>
          <w:rStyle w:val="apple-converted-space"/>
          <w:rFonts w:asciiTheme="minorHAnsi" w:hAnsiTheme="minorHAnsi"/>
          <w:color w:val="000000"/>
        </w:rPr>
        <w:t> </w:t>
      </w:r>
      <w:r w:rsidRPr="00D90850">
        <w:rPr>
          <w:rStyle w:val="Fuerte"/>
          <w:rFonts w:asciiTheme="minorHAnsi" w:hAnsiTheme="minorHAnsi"/>
          <w:color w:val="000000"/>
        </w:rPr>
        <w:t>no estás solo</w:t>
      </w:r>
      <w:r w:rsidRPr="00D90850">
        <w:rPr>
          <w:rFonts w:asciiTheme="minorHAnsi" w:hAnsiTheme="minorHAnsi"/>
          <w:color w:val="000000"/>
        </w:rPr>
        <w:t xml:space="preserve">. </w:t>
      </w:r>
      <w:r w:rsidRPr="00F50FEC">
        <w:rPr>
          <w:rFonts w:asciiTheme="minorHAnsi" w:hAnsiTheme="minorHAnsi"/>
          <w:b/>
          <w:bCs/>
          <w:color w:val="000000"/>
        </w:rPr>
        <w:t>Cristo mismo vive en ti</w:t>
      </w:r>
      <w:r w:rsidRPr="00D90850">
        <w:rPr>
          <w:rFonts w:asciiTheme="minorHAnsi" w:hAnsiTheme="minorHAnsi"/>
          <w:color w:val="000000"/>
        </w:rPr>
        <w:t>. Esa es tu mayor riqueza y la esperanza que sostiene tu vida.</w:t>
      </w:r>
    </w:p>
    <w:p w14:paraId="00C99445" w14:textId="77777777" w:rsidR="0093412D" w:rsidRPr="00DB1DCE" w:rsidRDefault="0093412D" w:rsidP="00D90850">
      <w:pPr>
        <w:pStyle w:val="NormalWeb"/>
        <w:rPr>
          <w:rFonts w:asciiTheme="minorHAnsi" w:hAnsiTheme="minorHAnsi"/>
          <w:color w:val="000000"/>
          <w:lang w:val="es-ES"/>
        </w:rPr>
      </w:pPr>
    </w:p>
    <w:p w14:paraId="6C75E8DA" w14:textId="4E122A10" w:rsidR="0093412D" w:rsidRPr="00DB1DCE" w:rsidRDefault="0093412D" w:rsidP="00D90850">
      <w:pPr>
        <w:pStyle w:val="NormalWeb"/>
        <w:rPr>
          <w:rFonts w:asciiTheme="minorHAnsi" w:hAnsiTheme="minorHAnsi"/>
          <w:color w:val="FF0000"/>
          <w:lang w:val="es-ES"/>
        </w:rPr>
      </w:pPr>
      <w:r w:rsidRPr="00DB1DCE">
        <w:rPr>
          <w:rFonts w:asciiTheme="minorHAnsi" w:hAnsiTheme="minorHAnsi"/>
          <w:color w:val="FF0000"/>
          <w:lang w:val="es-ES"/>
        </w:rPr>
        <w:t>¿Est</w:t>
      </w:r>
      <w:r w:rsidR="00223381" w:rsidRPr="00DB1DCE">
        <w:rPr>
          <w:rFonts w:asciiTheme="minorHAnsi" w:hAnsiTheme="minorHAnsi"/>
          <w:color w:val="FF0000"/>
          <w:lang w:val="es-ES"/>
        </w:rPr>
        <w:t>as</w:t>
      </w:r>
      <w:r w:rsidRPr="00DB1DCE">
        <w:rPr>
          <w:rFonts w:asciiTheme="minorHAnsi" w:hAnsiTheme="minorHAnsi"/>
          <w:color w:val="FF0000"/>
          <w:lang w:val="es-ES"/>
        </w:rPr>
        <w:t xml:space="preserve"> viviendo con la seguridad de que Cristo habita en </w:t>
      </w:r>
      <w:r w:rsidR="00DB1DCE" w:rsidRPr="00DB1DCE">
        <w:rPr>
          <w:rFonts w:asciiTheme="minorHAnsi" w:hAnsiTheme="minorHAnsi"/>
          <w:color w:val="FF0000"/>
          <w:lang w:val="es-ES"/>
        </w:rPr>
        <w:t>ti</w:t>
      </w:r>
      <w:r w:rsidRPr="00DB1DCE">
        <w:rPr>
          <w:rFonts w:asciiTheme="minorHAnsi" w:hAnsiTheme="minorHAnsi"/>
          <w:color w:val="FF0000"/>
          <w:lang w:val="es-ES"/>
        </w:rPr>
        <w:t>, o est</w:t>
      </w:r>
      <w:r w:rsidR="00223381" w:rsidRPr="00DB1DCE">
        <w:rPr>
          <w:rFonts w:asciiTheme="minorHAnsi" w:hAnsiTheme="minorHAnsi"/>
          <w:color w:val="FF0000"/>
          <w:lang w:val="es-ES"/>
        </w:rPr>
        <w:t>as</w:t>
      </w:r>
      <w:r w:rsidRPr="00DB1DCE">
        <w:rPr>
          <w:rFonts w:asciiTheme="minorHAnsi" w:hAnsiTheme="minorHAnsi"/>
          <w:color w:val="FF0000"/>
          <w:lang w:val="es-ES"/>
        </w:rPr>
        <w:t xml:space="preserve"> buscando </w:t>
      </w:r>
      <w:r w:rsidR="00223381" w:rsidRPr="00DB1DCE">
        <w:rPr>
          <w:rFonts w:asciiTheme="minorHAnsi" w:hAnsiTheme="minorHAnsi"/>
          <w:color w:val="FF0000"/>
          <w:lang w:val="es-ES"/>
        </w:rPr>
        <w:t>tu</w:t>
      </w:r>
      <w:r w:rsidRPr="00DB1DCE">
        <w:rPr>
          <w:rFonts w:asciiTheme="minorHAnsi" w:hAnsiTheme="minorHAnsi"/>
          <w:color w:val="FF0000"/>
          <w:lang w:val="es-ES"/>
        </w:rPr>
        <w:t xml:space="preserve"> esperanza en cosas pasajeras?</w:t>
      </w:r>
    </w:p>
    <w:p w14:paraId="0CB8BE16" w14:textId="77777777" w:rsidR="0093412D" w:rsidRPr="00D90850" w:rsidRDefault="0093412D" w:rsidP="00D90850">
      <w:pPr>
        <w:pStyle w:val="NormalWeb"/>
        <w:rPr>
          <w:rFonts w:asciiTheme="minorHAnsi" w:hAnsiTheme="minorHAnsi" w:cs="Apple Color Emoji"/>
          <w:color w:val="000000"/>
        </w:rPr>
      </w:pPr>
    </w:p>
    <w:p w14:paraId="0272E16B" w14:textId="1306F384" w:rsidR="0093412D" w:rsidRPr="00D90850" w:rsidRDefault="0093412D" w:rsidP="00D90850">
      <w:pPr>
        <w:pStyle w:val="NormalWeb"/>
        <w:rPr>
          <w:rFonts w:asciiTheme="minorHAnsi" w:hAnsiTheme="minorHAnsi"/>
          <w:color w:val="000000"/>
        </w:rPr>
      </w:pPr>
      <w:r w:rsidRPr="00F50FEC">
        <w:rPr>
          <w:rFonts w:asciiTheme="minorHAnsi" w:hAnsiTheme="minorHAnsi"/>
          <w:b/>
          <w:bCs/>
          <w:i/>
          <w:iCs/>
          <w:color w:val="000000"/>
        </w:rPr>
        <w:t>Señor Jesús</w:t>
      </w:r>
      <w:r w:rsidRPr="00D90850">
        <w:rPr>
          <w:rFonts w:asciiTheme="minorHAnsi" w:hAnsiTheme="minorHAnsi"/>
          <w:i/>
          <w:iCs/>
          <w:color w:val="000000"/>
        </w:rPr>
        <w:t>, gracias por habitar en mí. Eres mi mayor riqueza y mi esperanza de gloria. Ayúdame a vivir cada día recordando que no estoy solo, que tu Espíritu me fortalece y que mi futuro está seguro en tu presencia. Amén</w:t>
      </w:r>
      <w:r w:rsidRPr="00D90850">
        <w:rPr>
          <w:rFonts w:asciiTheme="minorHAnsi" w:hAnsiTheme="minorHAnsi"/>
          <w:color w:val="000000"/>
        </w:rPr>
        <w:t>.</w:t>
      </w:r>
    </w:p>
    <w:bookmarkEnd w:id="170"/>
    <w:p w14:paraId="4337EADA" w14:textId="77777777" w:rsidR="0093412D" w:rsidRDefault="0093412D" w:rsidP="00D90850">
      <w:pPr>
        <w:rPr>
          <w:rFonts w:asciiTheme="minorHAnsi" w:hAnsiTheme="minorHAnsi"/>
          <w:color w:val="000000"/>
        </w:rPr>
      </w:pPr>
    </w:p>
    <w:p w14:paraId="6A26942B" w14:textId="77777777" w:rsidR="00F265E1" w:rsidRDefault="00F265E1" w:rsidP="00D90850">
      <w:pPr>
        <w:rPr>
          <w:rFonts w:asciiTheme="minorHAnsi" w:hAnsiTheme="minorHAnsi"/>
          <w:color w:val="000000"/>
        </w:rPr>
      </w:pPr>
    </w:p>
    <w:p w14:paraId="444C3733" w14:textId="77777777" w:rsidR="000C012D" w:rsidRDefault="000C012D" w:rsidP="00D90850">
      <w:pPr>
        <w:rPr>
          <w:rFonts w:asciiTheme="minorHAnsi" w:hAnsiTheme="minorHAnsi"/>
          <w:color w:val="000000"/>
        </w:rPr>
      </w:pPr>
    </w:p>
    <w:p w14:paraId="6E8630E8" w14:textId="77777777" w:rsidR="000C012D" w:rsidRPr="006B77C2" w:rsidRDefault="000C012D" w:rsidP="000C012D">
      <w:pPr>
        <w:rPr>
          <w:b/>
          <w:bCs/>
          <w:sz w:val="28"/>
          <w:szCs w:val="28"/>
          <w:lang w:val="es-ES"/>
        </w:rPr>
      </w:pPr>
      <w:bookmarkStart w:id="171" w:name="OLE_LINK174"/>
      <w:r>
        <w:rPr>
          <w:b/>
          <w:bCs/>
          <w:sz w:val="28"/>
          <w:szCs w:val="28"/>
          <w:lang w:val="es-ES"/>
        </w:rPr>
        <w:t>Arraigados en Cristo</w:t>
      </w:r>
      <w:r w:rsidRPr="006B77C2">
        <w:rPr>
          <w:b/>
          <w:bCs/>
          <w:sz w:val="28"/>
          <w:szCs w:val="28"/>
          <w:lang w:val="es-ES"/>
        </w:rPr>
        <w:t xml:space="preserve">. </w:t>
      </w:r>
    </w:p>
    <w:p w14:paraId="2D0F21E7" w14:textId="77777777" w:rsidR="000C012D" w:rsidRPr="006B77C2" w:rsidRDefault="000C012D" w:rsidP="000C012D">
      <w:pPr>
        <w:rPr>
          <w:rFonts w:asciiTheme="minorHAnsi" w:hAnsiTheme="minorHAnsi"/>
          <w:lang w:val="es-ES"/>
        </w:rPr>
      </w:pPr>
      <w:r w:rsidRPr="006B77C2">
        <w:rPr>
          <w:b/>
          <w:bCs/>
          <w:lang w:val="es-ES"/>
        </w:rPr>
        <w:t>Colosenses 2:6-7 NTV</w:t>
      </w:r>
      <w:r>
        <w:rPr>
          <w:lang w:val="es-ES"/>
        </w:rPr>
        <w:t xml:space="preserve">. </w:t>
      </w:r>
      <w:r w:rsidRPr="006B77C2">
        <w:rPr>
          <w:i/>
          <w:iCs/>
          <w:color w:val="0070C0"/>
          <w:lang w:val="es-ES"/>
        </w:rPr>
        <w:t xml:space="preserve">Por lo tanto, de la manera que recibieron a Cristo Jesús como Señor, ahora deben seguir sus pasos. </w:t>
      </w:r>
      <w:r w:rsidRPr="006B77C2">
        <w:rPr>
          <w:i/>
          <w:iCs/>
          <w:color w:val="0070C0"/>
          <w:vertAlign w:val="superscript"/>
          <w:lang w:val="es-ES"/>
        </w:rPr>
        <w:t>7 </w:t>
      </w:r>
      <w:r w:rsidRPr="006B77C2">
        <w:rPr>
          <w:i/>
          <w:iCs/>
          <w:color w:val="0070C0"/>
          <w:lang w:val="es-ES"/>
        </w:rPr>
        <w:t>Arráiguense profundamente en él y edifiquen toda la vida sobre él. Entonces la fe de ustedes se fortalecerá en la verdad que se les enseñó, y r</w:t>
      </w:r>
      <w:r w:rsidRPr="006B77C2">
        <w:rPr>
          <w:rFonts w:asciiTheme="minorHAnsi" w:hAnsiTheme="minorHAnsi"/>
          <w:i/>
          <w:iCs/>
          <w:color w:val="0070C0"/>
          <w:lang w:val="es-ES"/>
        </w:rPr>
        <w:t>ebosarán de gratitud</w:t>
      </w:r>
      <w:r w:rsidRPr="006B77C2">
        <w:rPr>
          <w:rFonts w:asciiTheme="minorHAnsi" w:hAnsiTheme="minorHAnsi"/>
          <w:lang w:val="es-ES"/>
        </w:rPr>
        <w:t>.</w:t>
      </w:r>
    </w:p>
    <w:p w14:paraId="38946ADE" w14:textId="77777777" w:rsidR="000C012D" w:rsidRPr="006B77C2" w:rsidRDefault="000C012D" w:rsidP="000C012D">
      <w:pPr>
        <w:rPr>
          <w:rFonts w:asciiTheme="minorHAnsi" w:hAnsiTheme="minorHAnsi"/>
          <w:lang w:val="es-ES"/>
        </w:rPr>
      </w:pPr>
    </w:p>
    <w:p w14:paraId="30D49938" w14:textId="77777777" w:rsidR="000C012D" w:rsidRDefault="000C012D" w:rsidP="000C012D">
      <w:pPr>
        <w:pStyle w:val="NormalWeb"/>
        <w:rPr>
          <w:rFonts w:asciiTheme="minorHAnsi" w:hAnsiTheme="minorHAnsi"/>
          <w:color w:val="000000"/>
        </w:rPr>
      </w:pPr>
      <w:r w:rsidRPr="006B77C2">
        <w:rPr>
          <w:rFonts w:asciiTheme="minorHAnsi" w:hAnsiTheme="minorHAnsi"/>
          <w:lang w:val="es-ES"/>
        </w:rPr>
        <w:t xml:space="preserve"> </w:t>
      </w:r>
      <w:r w:rsidRPr="006B77C2">
        <w:rPr>
          <w:rFonts w:asciiTheme="minorHAnsi" w:hAnsiTheme="minorHAnsi"/>
          <w:color w:val="000000"/>
        </w:rPr>
        <w:t>Aceptar a Jesús como Señor no significa simplemente asistir a una iglesia o escuchar predicaciones. El verdadero comienzo del Evangelio es reconocerlo como el</w:t>
      </w:r>
      <w:r w:rsidRPr="006B77C2">
        <w:rPr>
          <w:rFonts w:asciiTheme="minorHAnsi" w:eastAsia="Times New Roman" w:hAnsiTheme="minorHAnsi"/>
          <w:color w:val="000000"/>
        </w:rPr>
        <w:t> </w:t>
      </w:r>
      <w:r w:rsidRPr="006B77C2">
        <w:rPr>
          <w:rFonts w:asciiTheme="minorHAnsi" w:eastAsia="Times New Roman" w:hAnsiTheme="minorHAnsi"/>
          <w:b/>
          <w:bCs/>
          <w:color w:val="000000"/>
        </w:rPr>
        <w:t>Rey de nuestra vida</w:t>
      </w:r>
      <w:r w:rsidRPr="006B77C2">
        <w:rPr>
          <w:rFonts w:asciiTheme="minorHAnsi" w:hAnsiTheme="minorHAnsi"/>
          <w:color w:val="000000"/>
        </w:rPr>
        <w:t>. Ese paso marca toda la diferencia.</w:t>
      </w:r>
    </w:p>
    <w:p w14:paraId="6706D9A0" w14:textId="77777777" w:rsidR="000C012D" w:rsidRPr="006B77C2" w:rsidRDefault="000C012D" w:rsidP="000C012D">
      <w:pPr>
        <w:pStyle w:val="NormalWeb"/>
        <w:rPr>
          <w:rFonts w:asciiTheme="minorHAnsi" w:hAnsiTheme="minorHAnsi"/>
          <w:color w:val="000000"/>
        </w:rPr>
      </w:pPr>
    </w:p>
    <w:p w14:paraId="0CD7B8A1" w14:textId="77777777" w:rsidR="000C012D" w:rsidRDefault="000C012D" w:rsidP="000C012D">
      <w:pPr>
        <w:rPr>
          <w:color w:val="000000"/>
        </w:rPr>
      </w:pPr>
      <w:r w:rsidRPr="006B77C2">
        <w:rPr>
          <w:rFonts w:asciiTheme="minorHAnsi" w:hAnsiTheme="minorHAnsi"/>
          <w:color w:val="000000"/>
        </w:rPr>
        <w:t>Un día conocimos la verdad, y desde entonces, nuestra vida empezó a cambiar para bien. Pero el caminar cristiano no se detiene ahí: ahora toca </w:t>
      </w:r>
      <w:r w:rsidRPr="006B77C2">
        <w:rPr>
          <w:rFonts w:asciiTheme="minorHAnsi" w:hAnsiTheme="minorHAnsi"/>
          <w:b/>
          <w:bCs/>
          <w:color w:val="000000"/>
        </w:rPr>
        <w:t>seguir los pasos de Jesús</w:t>
      </w:r>
      <w:r w:rsidRPr="006B77C2">
        <w:rPr>
          <w:rFonts w:asciiTheme="minorHAnsi" w:hAnsiTheme="minorHAnsi"/>
          <w:color w:val="000000"/>
        </w:rPr>
        <w:t>, aferrarnos fuertemente a Él y edificar todo lo que somos y hacemos sobre su verdad.</w:t>
      </w:r>
    </w:p>
    <w:p w14:paraId="4AD2A25F" w14:textId="77777777" w:rsidR="000C012D" w:rsidRPr="006B77C2" w:rsidRDefault="000C012D" w:rsidP="000C012D">
      <w:pPr>
        <w:rPr>
          <w:rFonts w:asciiTheme="minorHAnsi" w:hAnsiTheme="minorHAnsi"/>
          <w:color w:val="000000"/>
        </w:rPr>
      </w:pPr>
    </w:p>
    <w:p w14:paraId="0DAC04F6" w14:textId="77777777" w:rsidR="000C012D" w:rsidRPr="006B77C2" w:rsidRDefault="000C012D" w:rsidP="000C012D">
      <w:pPr>
        <w:rPr>
          <w:rFonts w:asciiTheme="minorHAnsi" w:hAnsiTheme="minorHAnsi"/>
          <w:color w:val="000000"/>
        </w:rPr>
      </w:pPr>
      <w:r w:rsidRPr="006B77C2">
        <w:rPr>
          <w:rFonts w:asciiTheme="minorHAnsi" w:hAnsiTheme="minorHAnsi"/>
          <w:color w:val="000000"/>
        </w:rPr>
        <w:t>Cuando esto sucede, la verdad de Cristo no solo entra en nosotros, sino que </w:t>
      </w:r>
      <w:r w:rsidRPr="006B77C2">
        <w:rPr>
          <w:rFonts w:asciiTheme="minorHAnsi" w:hAnsiTheme="minorHAnsi"/>
          <w:b/>
          <w:bCs/>
          <w:color w:val="000000"/>
        </w:rPr>
        <w:t>permanece transformándonos</w:t>
      </w:r>
      <w:r w:rsidRPr="006B77C2">
        <w:rPr>
          <w:rFonts w:asciiTheme="minorHAnsi" w:hAnsiTheme="minorHAnsi"/>
          <w:color w:val="000000"/>
        </w:rPr>
        <w:t>, moldeando nuestro carácter conforme al diseño de Dios. Ese proceso nos lleva a convertirnos en personas agradecidas, capaces de dar gracias en todo tiempo y en toda circunstancia.</w:t>
      </w:r>
    </w:p>
    <w:p w14:paraId="1B46FACE" w14:textId="77777777" w:rsidR="000C012D" w:rsidRDefault="000C012D" w:rsidP="000C012D">
      <w:pPr>
        <w:rPr>
          <w:b/>
          <w:bCs/>
          <w:color w:val="000000"/>
        </w:rPr>
      </w:pPr>
    </w:p>
    <w:p w14:paraId="0D107579" w14:textId="77777777" w:rsidR="000C012D" w:rsidRPr="006B77C2" w:rsidRDefault="000C012D" w:rsidP="000C012D">
      <w:pPr>
        <w:rPr>
          <w:rFonts w:asciiTheme="minorHAnsi" w:hAnsiTheme="minorHAnsi"/>
          <w:color w:val="000000"/>
        </w:rPr>
      </w:pPr>
      <w:r w:rsidRPr="006B77C2">
        <w:rPr>
          <w:rFonts w:asciiTheme="minorHAnsi" w:hAnsiTheme="minorHAnsi"/>
          <w:i/>
          <w:iCs/>
          <w:color w:val="000000"/>
        </w:rPr>
        <w:t>Señor Jesús, gracias porque tu verdad llegó a mi vida. Gracias por darme la oportunidad de seguir tus pasos. Ayúdame a permanecer arraigado en ti, firme en tu verdad y siempre agradecido contigo. Amén</w:t>
      </w:r>
      <w:r w:rsidRPr="006B77C2">
        <w:rPr>
          <w:rFonts w:asciiTheme="minorHAnsi" w:hAnsiTheme="minorHAnsi"/>
          <w:color w:val="000000"/>
        </w:rPr>
        <w:t>.</w:t>
      </w:r>
    </w:p>
    <w:bookmarkEnd w:id="171"/>
    <w:p w14:paraId="4B77651E" w14:textId="77777777" w:rsidR="000C012D" w:rsidRPr="006B77C2" w:rsidRDefault="000C012D" w:rsidP="000C012D">
      <w:pPr>
        <w:rPr>
          <w:lang w:val="es-ES"/>
        </w:rPr>
      </w:pPr>
    </w:p>
    <w:p w14:paraId="68570C77" w14:textId="77777777" w:rsidR="000C012D" w:rsidRDefault="000C012D" w:rsidP="00D90850">
      <w:pPr>
        <w:rPr>
          <w:rFonts w:asciiTheme="minorHAnsi" w:hAnsiTheme="minorHAnsi"/>
          <w:color w:val="000000"/>
        </w:rPr>
      </w:pPr>
    </w:p>
    <w:p w14:paraId="1F124E43" w14:textId="77777777" w:rsidR="000C012D" w:rsidRDefault="000C012D" w:rsidP="00D90850">
      <w:pPr>
        <w:rPr>
          <w:rFonts w:asciiTheme="minorHAnsi" w:hAnsiTheme="minorHAnsi"/>
          <w:color w:val="000000"/>
        </w:rPr>
      </w:pPr>
    </w:p>
    <w:p w14:paraId="0AAC3F1B" w14:textId="77777777" w:rsidR="009A2D90" w:rsidRPr="008B645C" w:rsidRDefault="009A2D90" w:rsidP="009A2D90">
      <w:pPr>
        <w:outlineLvl w:val="2"/>
        <w:rPr>
          <w:rFonts w:asciiTheme="minorHAnsi" w:hAnsiTheme="minorHAnsi"/>
          <w:b/>
          <w:bCs/>
          <w:color w:val="000000"/>
          <w:sz w:val="28"/>
          <w:szCs w:val="28"/>
        </w:rPr>
      </w:pPr>
      <w:bookmarkStart w:id="172" w:name="OLE_LINK175"/>
      <w:r w:rsidRPr="008B645C">
        <w:rPr>
          <w:rFonts w:asciiTheme="minorHAnsi" w:hAnsiTheme="minorHAnsi"/>
          <w:b/>
          <w:bCs/>
          <w:color w:val="000000"/>
          <w:sz w:val="28"/>
          <w:szCs w:val="28"/>
        </w:rPr>
        <w:t>Dios convierte la crisis en oportunidad</w:t>
      </w:r>
      <w:r>
        <w:rPr>
          <w:b/>
          <w:bCs/>
          <w:color w:val="000000"/>
          <w:sz w:val="28"/>
          <w:szCs w:val="28"/>
        </w:rPr>
        <w:t>es.</w:t>
      </w:r>
    </w:p>
    <w:p w14:paraId="0CFDB578" w14:textId="77777777" w:rsidR="009A2D90" w:rsidRPr="008B645C" w:rsidRDefault="009A2D90" w:rsidP="009A2D90">
      <w:pPr>
        <w:rPr>
          <w:rFonts w:asciiTheme="minorHAnsi" w:hAnsiTheme="minorHAnsi"/>
          <w:color w:val="000000"/>
        </w:rPr>
      </w:pPr>
      <w:r w:rsidRPr="008B645C">
        <w:rPr>
          <w:rFonts w:asciiTheme="minorHAnsi" w:hAnsiTheme="minorHAnsi"/>
          <w:b/>
          <w:bCs/>
          <w:color w:val="000000"/>
        </w:rPr>
        <w:t>Romanos 8:28 (NTV)</w:t>
      </w:r>
      <w:r>
        <w:rPr>
          <w:color w:val="000000"/>
        </w:rPr>
        <w:t xml:space="preserve"> </w:t>
      </w:r>
      <w:r w:rsidRPr="008B645C">
        <w:rPr>
          <w:rFonts w:asciiTheme="minorHAnsi" w:hAnsiTheme="minorHAnsi"/>
          <w:i/>
          <w:iCs/>
          <w:color w:val="0070C0"/>
        </w:rPr>
        <w:t>Y sabemos que Dios hace que todas las cosas cooperen para el bien de los que lo aman y son llamados según el propósito que él tiene para ellos</w:t>
      </w:r>
      <w:r w:rsidRPr="008B645C">
        <w:rPr>
          <w:rFonts w:asciiTheme="minorHAnsi" w:hAnsiTheme="minorHAnsi"/>
          <w:i/>
          <w:iCs/>
          <w:color w:val="000000"/>
        </w:rPr>
        <w:t>.</w:t>
      </w:r>
    </w:p>
    <w:p w14:paraId="7C277B15" w14:textId="77777777" w:rsidR="009A2D90" w:rsidRDefault="009A2D90" w:rsidP="009A2D90">
      <w:pPr>
        <w:rPr>
          <w:color w:val="000000"/>
        </w:rPr>
      </w:pPr>
    </w:p>
    <w:p w14:paraId="11A9C134" w14:textId="77777777" w:rsidR="009A2D90" w:rsidRDefault="009A2D90" w:rsidP="009A2D90">
      <w:pPr>
        <w:rPr>
          <w:color w:val="000000"/>
        </w:rPr>
      </w:pPr>
      <w:r w:rsidRPr="008B645C">
        <w:rPr>
          <w:rFonts w:asciiTheme="minorHAnsi" w:hAnsiTheme="minorHAnsi"/>
          <w:color w:val="000000"/>
        </w:rPr>
        <w:t>Las crisis no siempre llegan para destruirnos; muchas veces llegan para </w:t>
      </w:r>
      <w:r w:rsidRPr="008B645C">
        <w:rPr>
          <w:rFonts w:asciiTheme="minorHAnsi" w:hAnsiTheme="minorHAnsi"/>
          <w:b/>
          <w:bCs/>
          <w:color w:val="000000"/>
        </w:rPr>
        <w:t>revelar lo que Dios está haciendo en silencio</w:t>
      </w:r>
      <w:r w:rsidRPr="008B645C">
        <w:rPr>
          <w:rFonts w:asciiTheme="minorHAnsi" w:hAnsiTheme="minorHAnsi"/>
          <w:color w:val="000000"/>
        </w:rPr>
        <w:t>.</w:t>
      </w:r>
      <w:r w:rsidRPr="008B645C">
        <w:rPr>
          <w:rFonts w:asciiTheme="minorHAnsi" w:hAnsiTheme="minorHAnsi"/>
          <w:color w:val="000000"/>
        </w:rPr>
        <w:br/>
      </w:r>
    </w:p>
    <w:p w14:paraId="3865A303" w14:textId="77777777" w:rsidR="009A2D90" w:rsidRPr="008B645C" w:rsidRDefault="009A2D90" w:rsidP="009A2D90">
      <w:pPr>
        <w:rPr>
          <w:rFonts w:asciiTheme="minorHAnsi" w:hAnsiTheme="minorHAnsi"/>
          <w:color w:val="000000"/>
        </w:rPr>
      </w:pPr>
      <w:r w:rsidRPr="008B645C">
        <w:rPr>
          <w:rFonts w:asciiTheme="minorHAnsi" w:hAnsiTheme="minorHAnsi"/>
          <w:color w:val="000000"/>
        </w:rPr>
        <w:t>Mientras el mundo ve peligro, los hijos de Dios pueden ver una </w:t>
      </w:r>
      <w:r w:rsidRPr="008B645C">
        <w:rPr>
          <w:rFonts w:asciiTheme="minorHAnsi" w:hAnsiTheme="minorHAnsi"/>
          <w:b/>
          <w:bCs/>
          <w:color w:val="000000"/>
        </w:rPr>
        <w:t>oportunidad divina para crecer, madurar y confiar más</w:t>
      </w:r>
      <w:r w:rsidRPr="008B645C">
        <w:rPr>
          <w:rFonts w:asciiTheme="minorHAnsi" w:hAnsiTheme="minorHAnsi"/>
          <w:color w:val="000000"/>
        </w:rPr>
        <w:t>.</w:t>
      </w:r>
    </w:p>
    <w:p w14:paraId="2E2B69A1" w14:textId="77777777" w:rsidR="009A2D90" w:rsidRDefault="009A2D90" w:rsidP="009A2D90">
      <w:pPr>
        <w:rPr>
          <w:color w:val="000000"/>
        </w:rPr>
      </w:pPr>
    </w:p>
    <w:p w14:paraId="52802086" w14:textId="77777777" w:rsidR="009A2D90" w:rsidRPr="008B645C" w:rsidRDefault="009A2D90" w:rsidP="009A2D90">
      <w:pPr>
        <w:rPr>
          <w:rFonts w:asciiTheme="minorHAnsi" w:hAnsiTheme="minorHAnsi"/>
          <w:color w:val="000000"/>
        </w:rPr>
      </w:pPr>
      <w:r w:rsidRPr="008B645C">
        <w:rPr>
          <w:rFonts w:asciiTheme="minorHAnsi" w:hAnsiTheme="minorHAnsi"/>
          <w:color w:val="000000"/>
        </w:rPr>
        <w:t>En el idioma </w:t>
      </w:r>
      <w:r w:rsidRPr="008B645C">
        <w:rPr>
          <w:rFonts w:asciiTheme="minorHAnsi" w:hAnsiTheme="minorHAnsi"/>
          <w:b/>
          <w:bCs/>
          <w:color w:val="000000"/>
        </w:rPr>
        <w:t>coreano</w:t>
      </w:r>
      <w:r w:rsidRPr="008B645C">
        <w:rPr>
          <w:rFonts w:asciiTheme="minorHAnsi" w:hAnsiTheme="minorHAnsi"/>
          <w:color w:val="000000"/>
        </w:rPr>
        <w:t>, no existe una palabra específica para “crisis”; la que usan es la palabra </w:t>
      </w:r>
      <w:r w:rsidRPr="008B645C">
        <w:rPr>
          <w:rFonts w:asciiTheme="minorHAnsi" w:hAnsiTheme="minorHAnsi"/>
          <w:b/>
          <w:bCs/>
          <w:color w:val="000000"/>
        </w:rPr>
        <w:t>“peligro”</w:t>
      </w:r>
      <w:r w:rsidRPr="008B645C">
        <w:rPr>
          <w:rFonts w:asciiTheme="minorHAnsi" w:hAnsiTheme="minorHAnsi"/>
          <w:color w:val="000000"/>
        </w:rPr>
        <w:t>, lo cual les ayuda a estar </w:t>
      </w:r>
      <w:r w:rsidRPr="008B645C">
        <w:rPr>
          <w:rFonts w:asciiTheme="minorHAnsi" w:hAnsiTheme="minorHAnsi"/>
          <w:b/>
          <w:bCs/>
          <w:color w:val="000000"/>
        </w:rPr>
        <w:t>preparados para el momento que están viviendo o el que viene</w:t>
      </w:r>
      <w:r w:rsidRPr="008B645C">
        <w:rPr>
          <w:rFonts w:asciiTheme="minorHAnsi" w:hAnsiTheme="minorHAnsi"/>
          <w:color w:val="000000"/>
        </w:rPr>
        <w:t>. De esa manera, pueden ver cada situación difícil como </w:t>
      </w:r>
      <w:r w:rsidRPr="008B645C">
        <w:rPr>
          <w:rFonts w:asciiTheme="minorHAnsi" w:hAnsiTheme="minorHAnsi"/>
          <w:b/>
          <w:bCs/>
          <w:color w:val="000000"/>
        </w:rPr>
        <w:t>una oportunidad para fortalecerse y avanzar</w:t>
      </w:r>
      <w:r w:rsidRPr="008B645C">
        <w:rPr>
          <w:rFonts w:asciiTheme="minorHAnsi" w:hAnsiTheme="minorHAnsi"/>
          <w:color w:val="000000"/>
        </w:rPr>
        <w:t>.</w:t>
      </w:r>
    </w:p>
    <w:p w14:paraId="186CA91F" w14:textId="77777777" w:rsidR="009A2D90" w:rsidRDefault="009A2D90" w:rsidP="009A2D90">
      <w:pPr>
        <w:rPr>
          <w:color w:val="000000"/>
        </w:rPr>
      </w:pPr>
    </w:p>
    <w:p w14:paraId="1BA0C815" w14:textId="77777777" w:rsidR="009A2D90" w:rsidRPr="008B645C" w:rsidRDefault="009A2D90" w:rsidP="009A2D90">
      <w:pPr>
        <w:rPr>
          <w:rFonts w:asciiTheme="minorHAnsi" w:hAnsiTheme="minorHAnsi"/>
          <w:color w:val="000000"/>
        </w:rPr>
      </w:pPr>
      <w:r w:rsidRPr="008B645C">
        <w:rPr>
          <w:rFonts w:asciiTheme="minorHAnsi" w:hAnsiTheme="minorHAnsi"/>
          <w:color w:val="000000"/>
        </w:rPr>
        <w:t>José pasó por el pozo, la esclavitud y la prisión… pero cada paso lo acercó al propósito de Dios. Lo que sus hermanos pensaron para mal, </w:t>
      </w:r>
      <w:r w:rsidRPr="008B645C">
        <w:rPr>
          <w:rFonts w:asciiTheme="minorHAnsi" w:hAnsiTheme="minorHAnsi"/>
          <w:b/>
          <w:bCs/>
          <w:color w:val="000000"/>
        </w:rPr>
        <w:t>Dios lo transformó para bien</w:t>
      </w:r>
      <w:r w:rsidRPr="008B645C">
        <w:rPr>
          <w:rFonts w:asciiTheme="minorHAnsi" w:hAnsiTheme="minorHAnsi"/>
          <w:color w:val="000000"/>
        </w:rPr>
        <w:t> (</w:t>
      </w:r>
      <w:r w:rsidRPr="008B645C">
        <w:rPr>
          <w:rFonts w:asciiTheme="minorHAnsi" w:hAnsiTheme="minorHAnsi"/>
          <w:b/>
          <w:bCs/>
          <w:color w:val="000000"/>
        </w:rPr>
        <w:t>Génesis 50:20</w:t>
      </w:r>
      <w:r w:rsidRPr="008B645C">
        <w:rPr>
          <w:rFonts w:asciiTheme="minorHAnsi" w:hAnsiTheme="minorHAnsi"/>
          <w:color w:val="000000"/>
        </w:rPr>
        <w:t>). Así también, </w:t>
      </w:r>
      <w:r w:rsidRPr="008B645C">
        <w:rPr>
          <w:rFonts w:asciiTheme="minorHAnsi" w:hAnsiTheme="minorHAnsi"/>
          <w:b/>
          <w:bCs/>
          <w:color w:val="000000"/>
        </w:rPr>
        <w:t>las crisis que enfrentamos pueden ser el escenario donde Dios muestra su fidelidad y su poder</w:t>
      </w:r>
      <w:r w:rsidRPr="008B645C">
        <w:rPr>
          <w:rFonts w:asciiTheme="minorHAnsi" w:hAnsiTheme="minorHAnsi"/>
          <w:color w:val="000000"/>
        </w:rPr>
        <w:t>.</w:t>
      </w:r>
    </w:p>
    <w:p w14:paraId="02287B7D" w14:textId="77777777" w:rsidR="009A2D90" w:rsidRDefault="009A2D90" w:rsidP="009A2D90">
      <w:pPr>
        <w:rPr>
          <w:rFonts w:ascii="Apple Color Emoji" w:hAnsi="Apple Color Emoji" w:cs="Apple Color Emoji"/>
          <w:color w:val="000000"/>
        </w:rPr>
      </w:pPr>
    </w:p>
    <w:p w14:paraId="6616242E" w14:textId="77777777" w:rsidR="009A2D90" w:rsidRDefault="009A2D90" w:rsidP="009A2D90">
      <w:pPr>
        <w:rPr>
          <w:color w:val="000000"/>
        </w:rPr>
      </w:pPr>
      <w:r w:rsidRPr="008B645C">
        <w:rPr>
          <w:rFonts w:asciiTheme="minorHAnsi" w:hAnsiTheme="minorHAnsi"/>
          <w:color w:val="000000"/>
        </w:rPr>
        <w:t>No mires tu crisis solo como un peligro; mírala como un punto decisivo donde Dios puede manifestar su gloria.</w:t>
      </w:r>
      <w:r w:rsidRPr="008B645C">
        <w:rPr>
          <w:rFonts w:asciiTheme="minorHAnsi" w:hAnsiTheme="minorHAnsi"/>
          <w:color w:val="000000"/>
        </w:rPr>
        <w:br/>
      </w:r>
    </w:p>
    <w:p w14:paraId="7A76D446" w14:textId="77777777" w:rsidR="009A2D90" w:rsidRPr="008B645C" w:rsidRDefault="009A2D90" w:rsidP="009A2D90">
      <w:pPr>
        <w:rPr>
          <w:rFonts w:asciiTheme="minorHAnsi" w:hAnsiTheme="minorHAnsi"/>
          <w:color w:val="000000"/>
        </w:rPr>
      </w:pPr>
      <w:r w:rsidRPr="008B645C">
        <w:rPr>
          <w:rFonts w:asciiTheme="minorHAnsi" w:hAnsiTheme="minorHAnsi"/>
          <w:color w:val="000000"/>
        </w:rPr>
        <w:t>La fe no ignora el peligro, pero </w:t>
      </w:r>
      <w:r w:rsidRPr="008B645C">
        <w:rPr>
          <w:rFonts w:asciiTheme="minorHAnsi" w:hAnsiTheme="minorHAnsi"/>
          <w:b/>
          <w:bCs/>
          <w:color w:val="000000"/>
        </w:rPr>
        <w:t>ve más allá del miedo y espera la oportunidad que Dios traerá</w:t>
      </w:r>
      <w:r w:rsidRPr="008B645C">
        <w:rPr>
          <w:rFonts w:asciiTheme="minorHAnsi" w:hAnsiTheme="minorHAnsi"/>
          <w:color w:val="000000"/>
        </w:rPr>
        <w:t>.</w:t>
      </w:r>
    </w:p>
    <w:bookmarkEnd w:id="172"/>
    <w:p w14:paraId="70DBE348" w14:textId="77777777" w:rsidR="000C012D" w:rsidRDefault="000C012D" w:rsidP="00D90850">
      <w:pPr>
        <w:rPr>
          <w:rFonts w:asciiTheme="minorHAnsi" w:hAnsiTheme="minorHAnsi"/>
          <w:color w:val="000000"/>
        </w:rPr>
      </w:pPr>
    </w:p>
    <w:p w14:paraId="42823A83" w14:textId="77777777" w:rsidR="009A2D90" w:rsidRDefault="009A2D90" w:rsidP="00D90850">
      <w:pPr>
        <w:rPr>
          <w:rFonts w:asciiTheme="minorHAnsi" w:hAnsiTheme="minorHAnsi"/>
          <w:color w:val="000000"/>
        </w:rPr>
      </w:pPr>
    </w:p>
    <w:p w14:paraId="60B78384" w14:textId="77777777" w:rsidR="009A2D90" w:rsidRDefault="009A2D90" w:rsidP="00D90850">
      <w:pPr>
        <w:rPr>
          <w:rFonts w:asciiTheme="minorHAnsi" w:hAnsiTheme="minorHAnsi"/>
          <w:color w:val="000000"/>
        </w:rPr>
      </w:pPr>
    </w:p>
    <w:p w14:paraId="0967F61A" w14:textId="488C0D6A" w:rsidR="0029497B" w:rsidRPr="008B645C" w:rsidRDefault="0029497B" w:rsidP="0029497B">
      <w:pPr>
        <w:pStyle w:val="Ttulo3"/>
        <w:spacing w:before="0" w:after="0"/>
        <w:rPr>
          <w:rFonts w:asciiTheme="minorHAnsi" w:eastAsia="Times New Roman" w:hAnsiTheme="minorHAnsi" w:cs="Times New Roman"/>
          <w:b/>
          <w:bCs/>
          <w:color w:val="000000"/>
          <w:lang w:val="es-US" w:eastAsia="es-MX"/>
          <w14:ligatures w14:val="none"/>
        </w:rPr>
      </w:pPr>
      <w:bookmarkStart w:id="173" w:name="OLE_LINK176"/>
      <w:r w:rsidRPr="008B645C">
        <w:rPr>
          <w:rFonts w:asciiTheme="minorHAnsi" w:eastAsia="Times New Roman" w:hAnsiTheme="minorHAnsi" w:cs="Times New Roman"/>
          <w:b/>
          <w:bCs/>
          <w:color w:val="000000"/>
          <w:lang w:val="es-US" w:eastAsia="es-MX"/>
          <w14:ligatures w14:val="none"/>
        </w:rPr>
        <w:t>Resucitado con Cristo</w:t>
      </w:r>
      <w:r w:rsidR="00DF40E5">
        <w:rPr>
          <w:rFonts w:asciiTheme="minorHAnsi" w:eastAsia="Times New Roman" w:hAnsiTheme="minorHAnsi" w:cs="Times New Roman"/>
          <w:b/>
          <w:bCs/>
          <w:color w:val="000000"/>
          <w:lang w:val="es-US" w:eastAsia="es-MX"/>
          <w14:ligatures w14:val="none"/>
        </w:rPr>
        <w:t>.</w:t>
      </w:r>
    </w:p>
    <w:p w14:paraId="745908D3" w14:textId="77777777" w:rsidR="0029497B" w:rsidRDefault="0029497B" w:rsidP="0029497B">
      <w:pPr>
        <w:rPr>
          <w:i/>
          <w:iCs/>
          <w:color w:val="000000"/>
        </w:rPr>
      </w:pPr>
      <w:r w:rsidRPr="008B645C">
        <w:rPr>
          <w:rFonts w:asciiTheme="minorHAnsi" w:hAnsiTheme="minorHAnsi"/>
          <w:b/>
          <w:bCs/>
          <w:color w:val="000000"/>
        </w:rPr>
        <w:t>Colosenses 3:1–2 NTV.</w:t>
      </w:r>
      <w:r w:rsidRPr="008B645C">
        <w:rPr>
          <w:rFonts w:asciiTheme="minorHAnsi" w:hAnsiTheme="minorHAnsi"/>
          <w:color w:val="000000"/>
        </w:rPr>
        <w:t xml:space="preserve"> </w:t>
      </w:r>
      <w:r w:rsidRPr="008B645C">
        <w:rPr>
          <w:rFonts w:asciiTheme="minorHAnsi" w:hAnsiTheme="minorHAnsi"/>
          <w:i/>
          <w:iCs/>
          <w:color w:val="0070C0"/>
        </w:rPr>
        <w:t>Ya que han sido resucitados a una vida nueva con Cristo, pongan la mira en las verdades del cielo, donde Cristo está sentado en el lugar de honor, a la derecha de Dios. Piensen en las cosas del cielo, no en las de la tierra</w:t>
      </w:r>
      <w:r w:rsidRPr="008B645C">
        <w:rPr>
          <w:rFonts w:asciiTheme="minorHAnsi" w:hAnsiTheme="minorHAnsi"/>
          <w:i/>
          <w:iCs/>
          <w:color w:val="000000"/>
        </w:rPr>
        <w:t>.</w:t>
      </w:r>
    </w:p>
    <w:p w14:paraId="16B48E80" w14:textId="77777777" w:rsidR="0029497B" w:rsidRPr="008B645C" w:rsidRDefault="0029497B" w:rsidP="0029497B">
      <w:pPr>
        <w:rPr>
          <w:rFonts w:asciiTheme="minorHAnsi" w:hAnsiTheme="minorHAnsi"/>
          <w:color w:val="000000"/>
        </w:rPr>
      </w:pPr>
    </w:p>
    <w:p w14:paraId="27CB841E" w14:textId="77777777" w:rsidR="0029497B" w:rsidRDefault="0029497B" w:rsidP="0029497B">
      <w:pPr>
        <w:rPr>
          <w:b/>
          <w:bCs/>
          <w:color w:val="000000"/>
        </w:rPr>
      </w:pPr>
      <w:r w:rsidRPr="008B645C">
        <w:rPr>
          <w:rFonts w:asciiTheme="minorHAnsi" w:hAnsiTheme="minorHAnsi"/>
          <w:color w:val="000000"/>
        </w:rPr>
        <w:t>El nuevo nacimiento no es solo una experiencia emocional, sino una </w:t>
      </w:r>
      <w:r w:rsidRPr="008B645C">
        <w:rPr>
          <w:rFonts w:asciiTheme="minorHAnsi" w:hAnsiTheme="minorHAnsi"/>
          <w:b/>
          <w:bCs/>
          <w:color w:val="000000"/>
        </w:rPr>
        <w:t>transformación real</w:t>
      </w:r>
      <w:r w:rsidRPr="008B645C">
        <w:rPr>
          <w:rFonts w:asciiTheme="minorHAnsi" w:hAnsiTheme="minorHAnsi"/>
          <w:color w:val="000000"/>
        </w:rPr>
        <w:t>. Resucitar con Cristo significa vivir una vida completamente nueva, pero eso solo es posible si antes hemos muerto a la vieja manera de vivir.</w:t>
      </w:r>
      <w:r w:rsidRPr="008B645C">
        <w:rPr>
          <w:rFonts w:asciiTheme="minorHAnsi" w:hAnsiTheme="minorHAnsi"/>
          <w:color w:val="000000"/>
        </w:rPr>
        <w:br/>
      </w:r>
      <w:r w:rsidRPr="008B645C">
        <w:rPr>
          <w:rFonts w:asciiTheme="minorHAnsi" w:hAnsiTheme="minorHAnsi"/>
          <w:b/>
          <w:bCs/>
          <w:color w:val="000000"/>
        </w:rPr>
        <w:t>Sin muerte, no hay resurrección.</w:t>
      </w:r>
    </w:p>
    <w:p w14:paraId="45982E8B" w14:textId="77777777" w:rsidR="0029497B" w:rsidRPr="008B645C" w:rsidRDefault="0029497B" w:rsidP="0029497B">
      <w:pPr>
        <w:rPr>
          <w:rFonts w:asciiTheme="minorHAnsi" w:hAnsiTheme="minorHAnsi"/>
          <w:color w:val="000000"/>
        </w:rPr>
      </w:pPr>
    </w:p>
    <w:p w14:paraId="7A3E5472" w14:textId="77777777" w:rsidR="0029497B" w:rsidRDefault="0029497B" w:rsidP="0029497B">
      <w:pPr>
        <w:rPr>
          <w:color w:val="000000"/>
        </w:rPr>
      </w:pPr>
      <w:r w:rsidRPr="008B645C">
        <w:rPr>
          <w:rFonts w:asciiTheme="minorHAnsi" w:hAnsiTheme="minorHAnsi"/>
          <w:color w:val="000000"/>
        </w:rPr>
        <w:t>Muchos desean la vida nueva que Cristo ofrece, pero no quieren soltar lo viejo. Quieren experimentar el poder de la resurrección, sin pasar por la cruz del arrepentimiento. Sin embargo, Dios nos recuerda que </w:t>
      </w:r>
      <w:r w:rsidRPr="008B645C">
        <w:rPr>
          <w:rFonts w:asciiTheme="minorHAnsi" w:hAnsiTheme="minorHAnsi"/>
          <w:b/>
          <w:bCs/>
          <w:color w:val="000000"/>
        </w:rPr>
        <w:t>nada del pasado puede heredar la vida del Reino</w:t>
      </w:r>
      <w:r w:rsidRPr="008B645C">
        <w:rPr>
          <w:rFonts w:asciiTheme="minorHAnsi" w:hAnsiTheme="minorHAnsi"/>
          <w:color w:val="000000"/>
        </w:rPr>
        <w:t>. Lo que no muere, no puede ser transformado.</w:t>
      </w:r>
    </w:p>
    <w:p w14:paraId="443AA455" w14:textId="77777777" w:rsidR="0029497B" w:rsidRPr="008B645C" w:rsidRDefault="0029497B" w:rsidP="0029497B">
      <w:pPr>
        <w:rPr>
          <w:rFonts w:asciiTheme="minorHAnsi" w:hAnsiTheme="minorHAnsi"/>
          <w:color w:val="000000"/>
        </w:rPr>
      </w:pPr>
    </w:p>
    <w:p w14:paraId="18BF2194" w14:textId="77777777" w:rsidR="0029497B" w:rsidRDefault="0029497B" w:rsidP="0029497B">
      <w:pPr>
        <w:rPr>
          <w:color w:val="000000"/>
        </w:rPr>
      </w:pPr>
      <w:r w:rsidRPr="008B645C">
        <w:rPr>
          <w:rFonts w:asciiTheme="minorHAnsi" w:hAnsiTheme="minorHAnsi"/>
          <w:color w:val="000000"/>
        </w:rPr>
        <w:t>Cuando verdaderamente naces de nuevo, tus prioridades cambian. Ya no te atraen las cosas terrenales, sino que tu corazón se orienta hacia Cristo. Lo que antes te fascinaba pierde valor, y lo eterno se vuelve tu mayor deseo. Empiezas a pensar, actuar y vivir con una sola meta: </w:t>
      </w:r>
      <w:r w:rsidRPr="008B645C">
        <w:rPr>
          <w:rFonts w:asciiTheme="minorHAnsi" w:hAnsiTheme="minorHAnsi"/>
          <w:b/>
          <w:bCs/>
          <w:color w:val="000000"/>
        </w:rPr>
        <w:t>agradar a Jesús</w:t>
      </w:r>
      <w:r w:rsidRPr="008B645C">
        <w:rPr>
          <w:rFonts w:asciiTheme="minorHAnsi" w:hAnsiTheme="minorHAnsi"/>
          <w:color w:val="000000"/>
        </w:rPr>
        <w:t>.</w:t>
      </w:r>
    </w:p>
    <w:p w14:paraId="7777F64A" w14:textId="77777777" w:rsidR="0029497B" w:rsidRPr="008B645C" w:rsidRDefault="0029497B" w:rsidP="0029497B">
      <w:pPr>
        <w:rPr>
          <w:rFonts w:asciiTheme="minorHAnsi" w:hAnsiTheme="minorHAnsi"/>
          <w:color w:val="000000"/>
        </w:rPr>
      </w:pPr>
    </w:p>
    <w:p w14:paraId="503078AE" w14:textId="77777777" w:rsidR="0029497B" w:rsidRDefault="0029497B" w:rsidP="0029497B">
      <w:pPr>
        <w:rPr>
          <w:color w:val="FF0000"/>
        </w:rPr>
      </w:pPr>
      <w:r w:rsidRPr="008B645C">
        <w:rPr>
          <w:rFonts w:asciiTheme="minorHAnsi" w:hAnsiTheme="minorHAnsi"/>
          <w:color w:val="FF0000"/>
        </w:rPr>
        <w:t>¿Hay algo en tu vida que aún no has dejado morir, y que te impide vivir plenamente la vida nueva que Cristo te ofrece?</w:t>
      </w:r>
    </w:p>
    <w:p w14:paraId="6E929887" w14:textId="77777777" w:rsidR="0029497B" w:rsidRPr="008B645C" w:rsidRDefault="0029497B" w:rsidP="0029497B">
      <w:pPr>
        <w:rPr>
          <w:rFonts w:asciiTheme="minorHAnsi" w:hAnsiTheme="minorHAnsi"/>
          <w:color w:val="FF0000"/>
        </w:rPr>
      </w:pPr>
    </w:p>
    <w:p w14:paraId="081F48D3" w14:textId="6369C83A" w:rsidR="009A2D90" w:rsidRDefault="0029497B" w:rsidP="00482BA1">
      <w:pPr>
        <w:rPr>
          <w:rFonts w:asciiTheme="minorHAnsi" w:hAnsiTheme="minorHAnsi"/>
          <w:color w:val="000000"/>
        </w:rPr>
      </w:pPr>
      <w:r w:rsidRPr="008B645C">
        <w:rPr>
          <w:rFonts w:asciiTheme="minorHAnsi" w:hAnsiTheme="minorHAnsi"/>
          <w:i/>
          <w:iCs/>
          <w:color w:val="000000"/>
        </w:rPr>
        <w:t>Señor Jesús, ayúdame a morir a todo lo que me aleja de Ti. Quiero resucitar contigo a una vida nueva, donde mis pensamientos y deseos estén enfocados en agradarte. Que mi corazón anhele lo eterno más que lo temporal. Amén</w:t>
      </w:r>
      <w:r w:rsidRPr="008B645C">
        <w:rPr>
          <w:rFonts w:asciiTheme="minorHAnsi" w:hAnsiTheme="minorHAnsi"/>
          <w:color w:val="000000"/>
        </w:rPr>
        <w:t>.</w:t>
      </w:r>
      <w:bookmarkEnd w:id="173"/>
    </w:p>
    <w:p w14:paraId="777330AF" w14:textId="77777777" w:rsidR="00930C0A" w:rsidRDefault="00930C0A" w:rsidP="00D90850">
      <w:pPr>
        <w:rPr>
          <w:rFonts w:asciiTheme="minorHAnsi" w:hAnsiTheme="minorHAnsi"/>
          <w:color w:val="000000"/>
        </w:rPr>
      </w:pPr>
    </w:p>
    <w:p w14:paraId="6C48A57D" w14:textId="77777777" w:rsidR="00930C0A" w:rsidRDefault="00930C0A" w:rsidP="00D90850">
      <w:pPr>
        <w:rPr>
          <w:rFonts w:asciiTheme="minorHAnsi" w:hAnsiTheme="minorHAnsi"/>
          <w:color w:val="000000"/>
        </w:rPr>
      </w:pPr>
    </w:p>
    <w:p w14:paraId="75F0362F" w14:textId="77777777" w:rsidR="00930C0A" w:rsidRPr="005C3B8E" w:rsidRDefault="00930C0A" w:rsidP="00930C0A">
      <w:pPr>
        <w:rPr>
          <w:rFonts w:asciiTheme="minorHAnsi" w:hAnsiTheme="minorHAnsi"/>
          <w:lang w:val="es-ES"/>
        </w:rPr>
      </w:pPr>
    </w:p>
    <w:p w14:paraId="1B5B9E31" w14:textId="77777777" w:rsidR="00930C0A" w:rsidRPr="005C3B8E" w:rsidRDefault="00930C0A" w:rsidP="00930C0A">
      <w:pPr>
        <w:outlineLvl w:val="2"/>
        <w:rPr>
          <w:rFonts w:asciiTheme="minorHAnsi" w:hAnsiTheme="minorHAnsi"/>
          <w:b/>
          <w:bCs/>
          <w:color w:val="000000"/>
          <w:sz w:val="28"/>
          <w:szCs w:val="28"/>
        </w:rPr>
      </w:pPr>
      <w:r w:rsidRPr="005C3B8E">
        <w:rPr>
          <w:rFonts w:asciiTheme="minorHAnsi" w:hAnsiTheme="minorHAnsi"/>
          <w:b/>
          <w:bCs/>
          <w:color w:val="000000"/>
          <w:sz w:val="28"/>
          <w:szCs w:val="28"/>
        </w:rPr>
        <w:t>La verdadera vida</w:t>
      </w:r>
    </w:p>
    <w:p w14:paraId="24D06DAF" w14:textId="77777777" w:rsidR="00930C0A" w:rsidRDefault="00930C0A" w:rsidP="00930C0A">
      <w:pPr>
        <w:rPr>
          <w:i/>
          <w:iCs/>
          <w:color w:val="000000"/>
        </w:rPr>
      </w:pPr>
      <w:r w:rsidRPr="005C3B8E">
        <w:rPr>
          <w:rFonts w:asciiTheme="minorHAnsi" w:hAnsiTheme="minorHAnsi"/>
          <w:b/>
          <w:bCs/>
          <w:color w:val="000000"/>
        </w:rPr>
        <w:t>Colosenses 3:3 NTV</w:t>
      </w:r>
      <w:r>
        <w:rPr>
          <w:b/>
          <w:bCs/>
          <w:color w:val="000000"/>
        </w:rPr>
        <w:t>.</w:t>
      </w:r>
      <w:r>
        <w:rPr>
          <w:color w:val="000000"/>
        </w:rPr>
        <w:t xml:space="preserve"> </w:t>
      </w:r>
      <w:r w:rsidRPr="005C3B8E">
        <w:rPr>
          <w:rFonts w:asciiTheme="minorHAnsi" w:hAnsiTheme="minorHAnsi"/>
          <w:i/>
          <w:iCs/>
          <w:color w:val="0070C0"/>
        </w:rPr>
        <w:t>Pues ustedes han muerto a esta vida, y su verdadera vida está escondida con Cristo en Dios</w:t>
      </w:r>
      <w:r w:rsidRPr="005C3B8E">
        <w:rPr>
          <w:rFonts w:asciiTheme="minorHAnsi" w:hAnsiTheme="minorHAnsi"/>
          <w:i/>
          <w:iCs/>
          <w:color w:val="000000"/>
        </w:rPr>
        <w:t>.</w:t>
      </w:r>
    </w:p>
    <w:p w14:paraId="6B0C88AC" w14:textId="77777777" w:rsidR="00930C0A" w:rsidRPr="005C3B8E" w:rsidRDefault="00930C0A" w:rsidP="00930C0A">
      <w:pPr>
        <w:rPr>
          <w:rFonts w:asciiTheme="minorHAnsi" w:hAnsiTheme="minorHAnsi"/>
          <w:color w:val="000000"/>
        </w:rPr>
      </w:pPr>
    </w:p>
    <w:p w14:paraId="5AE40DDE" w14:textId="77777777" w:rsidR="00930C0A" w:rsidRPr="005C3B8E" w:rsidRDefault="00930C0A" w:rsidP="00930C0A">
      <w:pPr>
        <w:rPr>
          <w:rFonts w:asciiTheme="minorHAnsi" w:hAnsiTheme="minorHAnsi"/>
          <w:color w:val="000000"/>
        </w:rPr>
      </w:pPr>
      <w:r w:rsidRPr="005C3B8E">
        <w:rPr>
          <w:rFonts w:asciiTheme="minorHAnsi" w:hAnsiTheme="minorHAnsi"/>
          <w:color w:val="000000"/>
        </w:rPr>
        <w:t>Qué poderosa declaración: </w:t>
      </w:r>
      <w:r w:rsidRPr="005C3B8E">
        <w:rPr>
          <w:rFonts w:asciiTheme="minorHAnsi" w:hAnsiTheme="minorHAnsi"/>
          <w:i/>
          <w:iCs/>
          <w:color w:val="000000"/>
        </w:rPr>
        <w:t>“hemos muerto a esta vida.”</w:t>
      </w:r>
      <w:r w:rsidRPr="005C3B8E">
        <w:rPr>
          <w:rFonts w:asciiTheme="minorHAnsi" w:hAnsiTheme="minorHAnsi"/>
          <w:color w:val="000000"/>
        </w:rPr>
        <w:br/>
        <w:t>Esto nos lleva a una pregunta profunda: </w:t>
      </w:r>
      <w:r w:rsidRPr="005C3B8E">
        <w:rPr>
          <w:rFonts w:asciiTheme="minorHAnsi" w:hAnsiTheme="minorHAnsi"/>
          <w:b/>
          <w:bCs/>
          <w:color w:val="FF0000"/>
        </w:rPr>
        <w:t>¿qué vida estás viviendo realmente?</w:t>
      </w:r>
    </w:p>
    <w:p w14:paraId="79F4E053" w14:textId="77777777" w:rsidR="00930C0A" w:rsidRDefault="00930C0A" w:rsidP="00930C0A">
      <w:pPr>
        <w:rPr>
          <w:color w:val="000000"/>
        </w:rPr>
      </w:pPr>
    </w:p>
    <w:p w14:paraId="424ED8D2" w14:textId="77777777" w:rsidR="00930C0A" w:rsidRDefault="00930C0A" w:rsidP="00930C0A">
      <w:pPr>
        <w:rPr>
          <w:color w:val="000000"/>
        </w:rPr>
      </w:pPr>
      <w:r w:rsidRPr="005C3B8E">
        <w:rPr>
          <w:rFonts w:asciiTheme="minorHAnsi" w:hAnsiTheme="minorHAnsi"/>
          <w:color w:val="000000"/>
        </w:rPr>
        <w:t xml:space="preserve">Para muchos, morir y resucitar con Cristo es solo una idea, no una experiencia. La mayoría de los “cristianos” se conforman con </w:t>
      </w:r>
      <w:r>
        <w:rPr>
          <w:color w:val="000000"/>
        </w:rPr>
        <w:t xml:space="preserve">vivir </w:t>
      </w:r>
      <w:r w:rsidRPr="005C3B8E">
        <w:rPr>
          <w:rFonts w:asciiTheme="minorHAnsi" w:hAnsiTheme="minorHAnsi"/>
          <w:color w:val="000000"/>
        </w:rPr>
        <w:t>una cultura religiosa, pero no han pasado por la transformación que produce una verdadera muerte al yo. Es triste ver a tantos que leen la Biblia, conocen sus enseñanzas, pero solo almacenan información en su mente sin permitir que esa verdad los transforme desde adentro.</w:t>
      </w:r>
    </w:p>
    <w:p w14:paraId="65E0D61D" w14:textId="77777777" w:rsidR="00930C0A" w:rsidRPr="005C3B8E" w:rsidRDefault="00930C0A" w:rsidP="00930C0A">
      <w:pPr>
        <w:rPr>
          <w:rFonts w:asciiTheme="minorHAnsi" w:hAnsiTheme="minorHAnsi"/>
          <w:color w:val="000000"/>
        </w:rPr>
      </w:pPr>
    </w:p>
    <w:p w14:paraId="7D8310F7" w14:textId="77777777" w:rsidR="00930C0A" w:rsidRDefault="00930C0A" w:rsidP="00930C0A">
      <w:pPr>
        <w:rPr>
          <w:color w:val="000000"/>
        </w:rPr>
      </w:pPr>
      <w:r w:rsidRPr="005C3B8E">
        <w:rPr>
          <w:rFonts w:asciiTheme="minorHAnsi" w:hAnsiTheme="minorHAnsi"/>
          <w:b/>
          <w:bCs/>
          <w:color w:val="000000"/>
        </w:rPr>
        <w:t>Jesús fue claro</w:t>
      </w:r>
      <w:r w:rsidRPr="005C3B8E">
        <w:rPr>
          <w:rFonts w:asciiTheme="minorHAnsi" w:hAnsiTheme="minorHAnsi"/>
          <w:color w:val="000000"/>
        </w:rPr>
        <w:t>: la única forma de vivir la vida del Reino es </w:t>
      </w:r>
      <w:r w:rsidRPr="005C3B8E">
        <w:rPr>
          <w:rFonts w:asciiTheme="minorHAnsi" w:hAnsiTheme="minorHAnsi"/>
          <w:b/>
          <w:bCs/>
          <w:color w:val="000000"/>
        </w:rPr>
        <w:t>muriendo</w:t>
      </w:r>
      <w:r w:rsidRPr="005C3B8E">
        <w:rPr>
          <w:rFonts w:asciiTheme="minorHAnsi" w:hAnsiTheme="minorHAnsi"/>
          <w:color w:val="000000"/>
        </w:rPr>
        <w:t>.</w:t>
      </w:r>
      <w:r w:rsidRPr="005C3B8E">
        <w:rPr>
          <w:rFonts w:asciiTheme="minorHAnsi" w:hAnsiTheme="minorHAnsi"/>
          <w:color w:val="000000"/>
        </w:rPr>
        <w:br/>
        <w:t>Morir al ego, a los deseos carnales, al orgullo y a la autosuficiencia. Solo cuando mueres, puede manifestarse en ti la </w:t>
      </w:r>
      <w:r w:rsidRPr="005C3B8E">
        <w:rPr>
          <w:rFonts w:asciiTheme="minorHAnsi" w:hAnsiTheme="minorHAnsi"/>
          <w:b/>
          <w:bCs/>
          <w:color w:val="000000"/>
        </w:rPr>
        <w:t>vida de Cristo</w:t>
      </w:r>
      <w:r w:rsidRPr="005C3B8E">
        <w:rPr>
          <w:rFonts w:asciiTheme="minorHAnsi" w:hAnsiTheme="minorHAnsi"/>
          <w:color w:val="000000"/>
        </w:rPr>
        <w:t>.</w:t>
      </w:r>
    </w:p>
    <w:p w14:paraId="282ECC4B" w14:textId="77777777" w:rsidR="00930C0A" w:rsidRPr="005C3B8E" w:rsidRDefault="00930C0A" w:rsidP="00930C0A">
      <w:pPr>
        <w:rPr>
          <w:rFonts w:asciiTheme="minorHAnsi" w:hAnsiTheme="minorHAnsi"/>
          <w:color w:val="000000"/>
        </w:rPr>
      </w:pPr>
      <w:r w:rsidRPr="005C3B8E">
        <w:rPr>
          <w:rFonts w:asciiTheme="minorHAnsi" w:hAnsiTheme="minorHAnsi"/>
          <w:color w:val="000000"/>
        </w:rPr>
        <w:br/>
        <w:t>Como dijo el Señor en </w:t>
      </w:r>
      <w:r w:rsidRPr="005C3B8E">
        <w:rPr>
          <w:rFonts w:asciiTheme="minorHAnsi" w:hAnsiTheme="minorHAnsi"/>
          <w:b/>
          <w:bCs/>
          <w:color w:val="000000"/>
        </w:rPr>
        <w:t>Juan 12:24-26</w:t>
      </w:r>
      <w:r w:rsidRPr="005C3B8E">
        <w:rPr>
          <w:rFonts w:asciiTheme="minorHAnsi" w:hAnsiTheme="minorHAnsi"/>
          <w:color w:val="000000"/>
        </w:rPr>
        <w:t xml:space="preserve">, </w:t>
      </w:r>
      <w:r w:rsidRPr="005C3B8E">
        <w:rPr>
          <w:rFonts w:asciiTheme="minorHAnsi" w:hAnsiTheme="minorHAnsi"/>
          <w:i/>
          <w:iCs/>
          <w:color w:val="000000"/>
        </w:rPr>
        <w:t>el grano de trigo tiene que morir para dar fruto</w:t>
      </w:r>
      <w:r w:rsidRPr="005C3B8E">
        <w:rPr>
          <w:rFonts w:asciiTheme="minorHAnsi" w:hAnsiTheme="minorHAnsi"/>
          <w:color w:val="000000"/>
        </w:rPr>
        <w:t>. Si no mueres, no hay fruto verdadero; y si lo que das no viene de una vida crucificada, entonces será fruto carnal, pasajero, sin vida eterna.</w:t>
      </w:r>
    </w:p>
    <w:p w14:paraId="266016C4" w14:textId="77777777" w:rsidR="00930C0A" w:rsidRDefault="00930C0A" w:rsidP="00930C0A">
      <w:pPr>
        <w:rPr>
          <w:color w:val="000000"/>
        </w:rPr>
      </w:pPr>
      <w:r w:rsidRPr="005C3B8E">
        <w:rPr>
          <w:rFonts w:asciiTheme="minorHAnsi" w:hAnsiTheme="minorHAnsi"/>
          <w:color w:val="000000"/>
        </w:rPr>
        <w:br/>
      </w:r>
      <w:r w:rsidRPr="005C3B8E">
        <w:rPr>
          <w:rFonts w:asciiTheme="minorHAnsi" w:hAnsiTheme="minorHAnsi"/>
          <w:i/>
          <w:iCs/>
          <w:color w:val="000000"/>
        </w:rPr>
        <w:t xml:space="preserve">Señor Jesús, gracias por morir por mí y producir tanto fruto que ha </w:t>
      </w:r>
      <w:r w:rsidRPr="005C3B8E">
        <w:rPr>
          <w:i/>
          <w:iCs/>
          <w:color w:val="000000"/>
        </w:rPr>
        <w:t xml:space="preserve">llegado a </w:t>
      </w:r>
      <w:r w:rsidRPr="005C3B8E">
        <w:rPr>
          <w:rFonts w:asciiTheme="minorHAnsi" w:hAnsiTheme="minorHAnsi"/>
          <w:i/>
          <w:iCs/>
          <w:color w:val="000000"/>
        </w:rPr>
        <w:t>transforma</w:t>
      </w:r>
      <w:r w:rsidRPr="005C3B8E">
        <w:rPr>
          <w:i/>
          <w:iCs/>
          <w:color w:val="000000"/>
        </w:rPr>
        <w:t>r</w:t>
      </w:r>
      <w:r w:rsidRPr="005C3B8E">
        <w:rPr>
          <w:rFonts w:asciiTheme="minorHAnsi" w:hAnsiTheme="minorHAnsi"/>
          <w:i/>
          <w:iCs/>
          <w:color w:val="000000"/>
        </w:rPr>
        <w:t xml:space="preserve"> mi vida</w:t>
      </w:r>
      <w:r w:rsidRPr="005C3B8E">
        <w:rPr>
          <w:i/>
          <w:iCs/>
          <w:color w:val="000000"/>
        </w:rPr>
        <w:t xml:space="preserve"> en este tiempo</w:t>
      </w:r>
      <w:r w:rsidRPr="005C3B8E">
        <w:rPr>
          <w:rFonts w:asciiTheme="minorHAnsi" w:hAnsiTheme="minorHAnsi"/>
          <w:i/>
          <w:iCs/>
          <w:color w:val="000000"/>
        </w:rPr>
        <w:t>.</w:t>
      </w:r>
      <w:r w:rsidRPr="005C3B8E">
        <w:rPr>
          <w:i/>
          <w:iCs/>
          <w:color w:val="000000"/>
        </w:rPr>
        <w:t xml:space="preserve"> </w:t>
      </w:r>
      <w:r w:rsidRPr="005C3B8E">
        <w:rPr>
          <w:rFonts w:asciiTheme="minorHAnsi" w:hAnsiTheme="minorHAnsi"/>
          <w:i/>
          <w:iCs/>
          <w:color w:val="000000"/>
        </w:rPr>
        <w:t>Ayúdame cada día a morir a mi vana manera de vivir, para que tu vida se manifieste plenamente en mí. Amén</w:t>
      </w:r>
      <w:r w:rsidRPr="005C3B8E">
        <w:rPr>
          <w:rFonts w:asciiTheme="minorHAnsi" w:hAnsiTheme="minorHAnsi"/>
          <w:color w:val="000000"/>
        </w:rPr>
        <w:t>.</w:t>
      </w:r>
    </w:p>
    <w:p w14:paraId="4F56158C" w14:textId="77777777" w:rsidR="00930C0A" w:rsidRPr="005C3B8E" w:rsidRDefault="00930C0A" w:rsidP="00930C0A">
      <w:pPr>
        <w:rPr>
          <w:rFonts w:asciiTheme="minorHAnsi" w:hAnsiTheme="minorHAnsi"/>
          <w:color w:val="000000"/>
        </w:rPr>
      </w:pPr>
    </w:p>
    <w:p w14:paraId="34858C7A" w14:textId="77777777" w:rsidR="00930C0A" w:rsidRPr="005C3B8E" w:rsidRDefault="00930C0A" w:rsidP="00930C0A">
      <w:pPr>
        <w:rPr>
          <w:rFonts w:asciiTheme="minorHAnsi" w:hAnsiTheme="minorHAnsi"/>
          <w:color w:val="000000"/>
        </w:rPr>
      </w:pPr>
      <w:r w:rsidRPr="005C3B8E">
        <w:rPr>
          <w:rFonts w:asciiTheme="minorHAnsi" w:hAnsiTheme="minorHAnsi"/>
          <w:color w:val="000000"/>
        </w:rPr>
        <w:t>“</w:t>
      </w:r>
      <w:r w:rsidRPr="005C3B8E">
        <w:rPr>
          <w:rFonts w:asciiTheme="minorHAnsi" w:hAnsiTheme="minorHAnsi"/>
          <w:i/>
          <w:iCs/>
          <w:color w:val="7030A0"/>
        </w:rPr>
        <w:t>La vida verdadera comienza cuando el yo termina</w:t>
      </w:r>
      <w:r w:rsidRPr="005C3B8E">
        <w:rPr>
          <w:rFonts w:asciiTheme="minorHAnsi" w:hAnsiTheme="minorHAnsi"/>
          <w:color w:val="000000"/>
        </w:rPr>
        <w:t>.”</w:t>
      </w:r>
    </w:p>
    <w:p w14:paraId="6C2581C4" w14:textId="77777777" w:rsidR="00930C0A" w:rsidRDefault="00930C0A" w:rsidP="00D90850">
      <w:pPr>
        <w:rPr>
          <w:rFonts w:asciiTheme="minorHAnsi" w:hAnsiTheme="minorHAnsi"/>
          <w:color w:val="000000"/>
        </w:rPr>
      </w:pPr>
    </w:p>
    <w:p w14:paraId="0756B6BA" w14:textId="77777777" w:rsidR="00482BA1" w:rsidRDefault="00482BA1" w:rsidP="00D90850">
      <w:pPr>
        <w:rPr>
          <w:rFonts w:asciiTheme="minorHAnsi" w:hAnsiTheme="minorHAnsi"/>
          <w:color w:val="000000"/>
        </w:rPr>
      </w:pPr>
    </w:p>
    <w:p w14:paraId="4A1BE252" w14:textId="77777777" w:rsidR="003174B9" w:rsidRDefault="003174B9" w:rsidP="00D90850">
      <w:pPr>
        <w:rPr>
          <w:rFonts w:asciiTheme="minorHAnsi" w:hAnsiTheme="minorHAnsi"/>
          <w:color w:val="000000"/>
        </w:rPr>
      </w:pPr>
    </w:p>
    <w:p w14:paraId="14A6DF19" w14:textId="77777777" w:rsidR="003174B9" w:rsidRDefault="003174B9" w:rsidP="00D90850">
      <w:pPr>
        <w:rPr>
          <w:rFonts w:asciiTheme="minorHAnsi" w:hAnsiTheme="minorHAnsi"/>
          <w:color w:val="000000"/>
        </w:rPr>
      </w:pPr>
    </w:p>
    <w:p w14:paraId="414E83FB" w14:textId="165A6AC9" w:rsidR="00004EDE" w:rsidRPr="00167532" w:rsidRDefault="003902C2" w:rsidP="00167532">
      <w:pPr>
        <w:rPr>
          <w:rFonts w:asciiTheme="minorHAnsi" w:hAnsiTheme="minorHAnsi"/>
          <w:b/>
          <w:bCs/>
          <w:color w:val="000000"/>
          <w:sz w:val="28"/>
          <w:szCs w:val="28"/>
        </w:rPr>
      </w:pPr>
      <w:bookmarkStart w:id="174" w:name="OLE_LINK179"/>
      <w:r w:rsidRPr="00167532">
        <w:rPr>
          <w:rFonts w:asciiTheme="minorHAnsi" w:hAnsiTheme="minorHAnsi"/>
          <w:b/>
          <w:bCs/>
          <w:color w:val="000000"/>
          <w:sz w:val="28"/>
          <w:szCs w:val="28"/>
        </w:rPr>
        <w:t xml:space="preserve">Perdona. </w:t>
      </w:r>
    </w:p>
    <w:p w14:paraId="3C12F007" w14:textId="4489270F" w:rsidR="003902C2" w:rsidRDefault="00004EDE" w:rsidP="00167532">
      <w:pPr>
        <w:rPr>
          <w:rFonts w:asciiTheme="minorHAnsi" w:hAnsiTheme="minorHAnsi"/>
          <w:lang w:val="es-ES"/>
        </w:rPr>
      </w:pPr>
      <w:r w:rsidRPr="00167532">
        <w:rPr>
          <w:rFonts w:asciiTheme="minorHAnsi" w:hAnsiTheme="minorHAnsi"/>
          <w:b/>
          <w:bCs/>
          <w:color w:val="000000"/>
        </w:rPr>
        <w:t>Colosenses 3:13 NTV</w:t>
      </w:r>
      <w:r w:rsidRPr="00167532">
        <w:rPr>
          <w:rFonts w:asciiTheme="minorHAnsi" w:hAnsiTheme="minorHAnsi"/>
          <w:color w:val="000000"/>
        </w:rPr>
        <w:t xml:space="preserve">. </w:t>
      </w:r>
      <w:r w:rsidRPr="00167532">
        <w:rPr>
          <w:rFonts w:asciiTheme="minorHAnsi" w:hAnsiTheme="minorHAnsi"/>
          <w:i/>
          <w:iCs/>
          <w:color w:val="0070C0"/>
          <w:lang w:val="es-ES"/>
        </w:rPr>
        <w:t>Sean comprensivos con las faltas de los demás y perdonen a todo el que los ofenda. Recuerden que el Señor los perdonó a ustedes, así que ustedes deben perdonar a otros</w:t>
      </w:r>
      <w:r w:rsidRPr="00167532">
        <w:rPr>
          <w:rFonts w:asciiTheme="minorHAnsi" w:hAnsiTheme="minorHAnsi"/>
          <w:lang w:val="es-ES"/>
        </w:rPr>
        <w:t>.</w:t>
      </w:r>
    </w:p>
    <w:p w14:paraId="1F8B7E51" w14:textId="77777777" w:rsidR="00167532" w:rsidRPr="00167532" w:rsidRDefault="00167532" w:rsidP="00167532">
      <w:pPr>
        <w:rPr>
          <w:rFonts w:asciiTheme="minorHAnsi" w:hAnsiTheme="minorHAnsi"/>
          <w:lang w:val="es-ES"/>
        </w:rPr>
      </w:pPr>
    </w:p>
    <w:p w14:paraId="37D0EB26" w14:textId="77777777" w:rsidR="00E22D64" w:rsidRDefault="00E22D64" w:rsidP="00167532">
      <w:pPr>
        <w:rPr>
          <w:rFonts w:asciiTheme="minorHAnsi" w:hAnsiTheme="minorHAnsi"/>
          <w:color w:val="000000"/>
        </w:rPr>
      </w:pPr>
      <w:r w:rsidRPr="00E22D64">
        <w:rPr>
          <w:rFonts w:asciiTheme="minorHAnsi" w:hAnsiTheme="minorHAnsi"/>
          <w:color w:val="000000"/>
        </w:rPr>
        <w:t>Acusar a otros es una de las faltas más comunes entre los creyentes. A veces se nos olvida que nosotros también fallamos, y quizás de la misma manera o incluso peor que aquellos a quienes señalamos.</w:t>
      </w:r>
    </w:p>
    <w:p w14:paraId="66E6ABAE" w14:textId="77777777" w:rsidR="00167532" w:rsidRPr="00E22D64" w:rsidRDefault="00167532" w:rsidP="00167532">
      <w:pPr>
        <w:rPr>
          <w:rFonts w:asciiTheme="minorHAnsi" w:hAnsiTheme="minorHAnsi"/>
          <w:color w:val="000000"/>
        </w:rPr>
      </w:pPr>
    </w:p>
    <w:p w14:paraId="70314D0D" w14:textId="77777777" w:rsidR="00167532" w:rsidRDefault="00E22D64" w:rsidP="00167532">
      <w:pPr>
        <w:rPr>
          <w:rFonts w:asciiTheme="minorHAnsi" w:hAnsiTheme="minorHAnsi"/>
          <w:color w:val="000000"/>
        </w:rPr>
      </w:pPr>
      <w:r w:rsidRPr="00E22D64">
        <w:rPr>
          <w:rFonts w:asciiTheme="minorHAnsi" w:hAnsiTheme="minorHAnsi"/>
          <w:b/>
          <w:bCs/>
          <w:color w:val="000000"/>
        </w:rPr>
        <w:t>Perdonar</w:t>
      </w:r>
      <w:r w:rsidRPr="00E22D64">
        <w:rPr>
          <w:rFonts w:asciiTheme="minorHAnsi" w:hAnsiTheme="minorHAnsi"/>
          <w:color w:val="000000"/>
        </w:rPr>
        <w:t> es una de las virtudes que más nos asemeja a Jesús. Él nos enseñó a amar y a perdonar aun a nuestros enemigos. Por eso, no podemos llamarnos verdaderamente cristianos si guardamos rencor en el corazón.</w:t>
      </w:r>
    </w:p>
    <w:p w14:paraId="64D9F0C9" w14:textId="3A5529CC" w:rsidR="00E22D64" w:rsidRDefault="00E22D64" w:rsidP="00167532">
      <w:pPr>
        <w:rPr>
          <w:rFonts w:asciiTheme="minorHAnsi" w:hAnsiTheme="minorHAnsi"/>
          <w:b/>
          <w:bCs/>
          <w:color w:val="000000"/>
        </w:rPr>
      </w:pPr>
      <w:r w:rsidRPr="00E22D64">
        <w:rPr>
          <w:rFonts w:asciiTheme="minorHAnsi" w:hAnsiTheme="minorHAnsi"/>
          <w:color w:val="000000"/>
        </w:rPr>
        <w:br/>
        <w:t>Recuerda: </w:t>
      </w:r>
      <w:r w:rsidRPr="00E22D64">
        <w:rPr>
          <w:rFonts w:asciiTheme="minorHAnsi" w:hAnsiTheme="minorHAnsi"/>
          <w:b/>
          <w:bCs/>
          <w:color w:val="000000"/>
        </w:rPr>
        <w:t>quien no perdona, no puede ser perdonado.</w:t>
      </w:r>
    </w:p>
    <w:p w14:paraId="1350005B" w14:textId="77777777" w:rsidR="00167532" w:rsidRPr="00E22D64" w:rsidRDefault="00167532" w:rsidP="00167532">
      <w:pPr>
        <w:rPr>
          <w:rFonts w:asciiTheme="minorHAnsi" w:hAnsiTheme="minorHAnsi"/>
          <w:color w:val="000000"/>
        </w:rPr>
      </w:pPr>
    </w:p>
    <w:p w14:paraId="175D6AE6" w14:textId="77777777" w:rsidR="00167532" w:rsidRDefault="00E22D64" w:rsidP="00167532">
      <w:pPr>
        <w:rPr>
          <w:rFonts w:asciiTheme="minorHAnsi" w:hAnsiTheme="minorHAnsi"/>
          <w:color w:val="000000"/>
        </w:rPr>
      </w:pPr>
      <w:r w:rsidRPr="00E22D64">
        <w:rPr>
          <w:rFonts w:asciiTheme="minorHAnsi" w:hAnsiTheme="minorHAnsi"/>
          <w:color w:val="000000"/>
        </w:rPr>
        <w:t>Este pasaje nos invita a ser comprensivos con las faltas de los demás. Si hemos nacido de nuevo, debemos reflejar compasión y amor hacia todos, incluso hacia quienes nos han herido.</w:t>
      </w:r>
    </w:p>
    <w:p w14:paraId="17F74303" w14:textId="7F2A5DCD" w:rsidR="00E22D64" w:rsidRDefault="00E22D64" w:rsidP="00167532">
      <w:pPr>
        <w:rPr>
          <w:rFonts w:asciiTheme="minorHAnsi" w:hAnsiTheme="minorHAnsi"/>
          <w:color w:val="000000"/>
        </w:rPr>
      </w:pPr>
      <w:r w:rsidRPr="00E22D64">
        <w:rPr>
          <w:rFonts w:asciiTheme="minorHAnsi" w:hAnsiTheme="minorHAnsi"/>
          <w:color w:val="000000"/>
        </w:rPr>
        <w:br/>
        <w:t>El perdón no justifica lo que nos hicieron, pero sí </w:t>
      </w:r>
      <w:r w:rsidRPr="00E22D64">
        <w:rPr>
          <w:rFonts w:asciiTheme="minorHAnsi" w:hAnsiTheme="minorHAnsi"/>
          <w:b/>
          <w:bCs/>
          <w:color w:val="000000"/>
        </w:rPr>
        <w:t>rompe las cadenas</w:t>
      </w:r>
      <w:r w:rsidRPr="00E22D64">
        <w:rPr>
          <w:rFonts w:asciiTheme="minorHAnsi" w:hAnsiTheme="minorHAnsi"/>
          <w:color w:val="000000"/>
        </w:rPr>
        <w:t> que el rencor intenta mantener atadas.</w:t>
      </w:r>
    </w:p>
    <w:p w14:paraId="647437D0" w14:textId="77777777" w:rsidR="00167532" w:rsidRPr="00E22D64" w:rsidRDefault="00167532" w:rsidP="00167532">
      <w:pPr>
        <w:rPr>
          <w:rFonts w:asciiTheme="minorHAnsi" w:hAnsiTheme="minorHAnsi"/>
          <w:color w:val="000000"/>
        </w:rPr>
      </w:pPr>
    </w:p>
    <w:p w14:paraId="3E306973" w14:textId="47F45617" w:rsidR="00E22D64" w:rsidRPr="00E22D64" w:rsidRDefault="00E22D64" w:rsidP="00167532">
      <w:pPr>
        <w:rPr>
          <w:rFonts w:asciiTheme="minorHAnsi" w:hAnsiTheme="minorHAnsi"/>
          <w:color w:val="000000"/>
        </w:rPr>
      </w:pPr>
      <w:r w:rsidRPr="00E22D64">
        <w:rPr>
          <w:rFonts w:asciiTheme="minorHAnsi" w:hAnsiTheme="minorHAnsi"/>
          <w:i/>
          <w:iCs/>
          <w:color w:val="000000"/>
        </w:rPr>
        <w:t>Señor Jesús, gracias por tu perdón inmerecido. Tu amor me alcanzó y cubrió mis faltas.</w:t>
      </w:r>
      <w:r w:rsidR="00167532" w:rsidRPr="00167532">
        <w:rPr>
          <w:rFonts w:asciiTheme="minorHAnsi" w:hAnsiTheme="minorHAnsi"/>
          <w:i/>
          <w:iCs/>
          <w:color w:val="000000"/>
        </w:rPr>
        <w:t xml:space="preserve"> </w:t>
      </w:r>
      <w:r w:rsidRPr="00E22D64">
        <w:rPr>
          <w:rFonts w:asciiTheme="minorHAnsi" w:hAnsiTheme="minorHAnsi"/>
          <w:i/>
          <w:iCs/>
          <w:color w:val="000000"/>
        </w:rPr>
        <w:t>Enséñame a amar como Tú amas, a perdonar como Tú perdonas, y a mantener un corazón libre de rencor.</w:t>
      </w:r>
      <w:r w:rsidR="00167532" w:rsidRPr="00167532">
        <w:rPr>
          <w:rFonts w:asciiTheme="minorHAnsi" w:hAnsiTheme="minorHAnsi"/>
          <w:i/>
          <w:iCs/>
          <w:color w:val="000000"/>
        </w:rPr>
        <w:t xml:space="preserve"> </w:t>
      </w:r>
      <w:r w:rsidRPr="00E22D64">
        <w:rPr>
          <w:rFonts w:asciiTheme="minorHAnsi" w:hAnsiTheme="minorHAnsi"/>
          <w:i/>
          <w:iCs/>
          <w:color w:val="000000"/>
        </w:rPr>
        <w:t>Amén</w:t>
      </w:r>
      <w:r w:rsidRPr="00E22D64">
        <w:rPr>
          <w:rFonts w:asciiTheme="minorHAnsi" w:hAnsiTheme="minorHAnsi"/>
          <w:color w:val="000000"/>
        </w:rPr>
        <w:t>.</w:t>
      </w:r>
    </w:p>
    <w:p w14:paraId="6A27149B" w14:textId="77777777" w:rsidR="00167532" w:rsidRDefault="00167532" w:rsidP="00167532">
      <w:pPr>
        <w:rPr>
          <w:rFonts w:asciiTheme="minorHAnsi" w:hAnsiTheme="minorHAnsi"/>
          <w:color w:val="000000"/>
        </w:rPr>
      </w:pPr>
    </w:p>
    <w:p w14:paraId="73327F31" w14:textId="03979B22" w:rsidR="00CB30A3" w:rsidRDefault="00CB30A3" w:rsidP="00167532">
      <w:pPr>
        <w:rPr>
          <w:rFonts w:asciiTheme="minorHAnsi" w:hAnsiTheme="minorHAnsi"/>
          <w:color w:val="000000"/>
        </w:rPr>
      </w:pPr>
      <w:r w:rsidRPr="00CB30A3">
        <w:rPr>
          <w:rFonts w:asciiTheme="minorHAnsi" w:hAnsiTheme="minorHAnsi"/>
          <w:color w:val="000000"/>
        </w:rPr>
        <w:t>“</w:t>
      </w:r>
      <w:r w:rsidRPr="00CB30A3">
        <w:rPr>
          <w:rFonts w:asciiTheme="minorHAnsi" w:hAnsiTheme="minorHAnsi"/>
          <w:i/>
          <w:iCs/>
          <w:color w:val="7030A0"/>
        </w:rPr>
        <w:t>El perdón no cambia el pasado, pero transforma el corazón</w:t>
      </w:r>
      <w:r w:rsidRPr="00CB30A3">
        <w:rPr>
          <w:rFonts w:asciiTheme="minorHAnsi" w:hAnsiTheme="minorHAnsi"/>
          <w:color w:val="000000"/>
        </w:rPr>
        <w:t>.”</w:t>
      </w:r>
    </w:p>
    <w:p w14:paraId="3172B67C" w14:textId="77777777" w:rsidR="00FA2CCA" w:rsidRDefault="00FA2CCA" w:rsidP="00167532">
      <w:pPr>
        <w:rPr>
          <w:rFonts w:asciiTheme="minorHAnsi" w:hAnsiTheme="minorHAnsi"/>
          <w:color w:val="000000"/>
        </w:rPr>
      </w:pPr>
    </w:p>
    <w:p w14:paraId="6C657D42" w14:textId="77777777" w:rsidR="00FA2CCA" w:rsidRDefault="00FA2CCA" w:rsidP="00167532">
      <w:pPr>
        <w:rPr>
          <w:rFonts w:asciiTheme="minorHAnsi" w:hAnsiTheme="minorHAnsi"/>
          <w:color w:val="000000"/>
        </w:rPr>
      </w:pPr>
    </w:p>
    <w:p w14:paraId="1FC262AC" w14:textId="77777777" w:rsidR="00FA2CCA" w:rsidRDefault="00FA2CCA" w:rsidP="00167532">
      <w:pPr>
        <w:rPr>
          <w:rFonts w:asciiTheme="minorHAnsi" w:hAnsiTheme="minorHAnsi"/>
          <w:color w:val="000000"/>
        </w:rPr>
      </w:pPr>
    </w:p>
    <w:p w14:paraId="29F0E66F" w14:textId="0194B1FA" w:rsidR="009F5E67" w:rsidRDefault="009F5E67" w:rsidP="00FA2CCA">
      <w:pPr>
        <w:rPr>
          <w:rFonts w:asciiTheme="minorHAnsi" w:hAnsiTheme="minorHAnsi"/>
          <w:b/>
          <w:bCs/>
          <w:color w:val="000000"/>
          <w:sz w:val="28"/>
          <w:szCs w:val="28"/>
        </w:rPr>
      </w:pPr>
      <w:bookmarkStart w:id="175" w:name="OLE_LINK180"/>
      <w:bookmarkEnd w:id="174"/>
      <w:r>
        <w:rPr>
          <w:rFonts w:asciiTheme="minorHAnsi" w:hAnsiTheme="minorHAnsi"/>
          <w:b/>
          <w:bCs/>
          <w:color w:val="000000"/>
          <w:sz w:val="28"/>
          <w:szCs w:val="28"/>
        </w:rPr>
        <w:t xml:space="preserve">Vive representando a Cristo. </w:t>
      </w:r>
    </w:p>
    <w:p w14:paraId="7511648B" w14:textId="6A9D2713" w:rsidR="00CB30A3" w:rsidRDefault="00F76871" w:rsidP="00FA2CCA">
      <w:pPr>
        <w:rPr>
          <w:rFonts w:asciiTheme="minorHAnsi" w:hAnsiTheme="minorHAnsi"/>
          <w:lang w:val="es-ES"/>
        </w:rPr>
      </w:pPr>
      <w:r w:rsidRPr="00FA2CCA">
        <w:rPr>
          <w:rFonts w:asciiTheme="minorHAnsi" w:hAnsiTheme="minorHAnsi"/>
          <w:b/>
          <w:bCs/>
          <w:color w:val="000000"/>
        </w:rPr>
        <w:t xml:space="preserve">Colosenses </w:t>
      </w:r>
      <w:r w:rsidR="002D56BB" w:rsidRPr="00FA2CCA">
        <w:rPr>
          <w:rFonts w:asciiTheme="minorHAnsi" w:hAnsiTheme="minorHAnsi"/>
          <w:b/>
          <w:bCs/>
          <w:color w:val="000000"/>
        </w:rPr>
        <w:t>3:17 NTV.</w:t>
      </w:r>
      <w:r w:rsidR="002D56BB" w:rsidRPr="00FA2CCA">
        <w:rPr>
          <w:rFonts w:asciiTheme="minorHAnsi" w:hAnsiTheme="minorHAnsi"/>
          <w:color w:val="000000"/>
        </w:rPr>
        <w:t xml:space="preserve"> </w:t>
      </w:r>
      <w:r w:rsidR="002D56BB" w:rsidRPr="00FA2CCA">
        <w:rPr>
          <w:rFonts w:asciiTheme="minorHAnsi" w:hAnsiTheme="minorHAnsi"/>
          <w:i/>
          <w:iCs/>
          <w:color w:val="0070C0"/>
          <w:lang w:val="es-ES"/>
        </w:rPr>
        <w:t>Y todo lo que hagan o digan, háganlo como representantes del Señor Jesús y den gracias a Dios Padre por medio de él</w:t>
      </w:r>
      <w:r w:rsidR="002D56BB" w:rsidRPr="00FA2CCA">
        <w:rPr>
          <w:rFonts w:asciiTheme="minorHAnsi" w:hAnsiTheme="minorHAnsi"/>
          <w:lang w:val="es-ES"/>
        </w:rPr>
        <w:t>.</w:t>
      </w:r>
    </w:p>
    <w:p w14:paraId="41CB97F1" w14:textId="77777777" w:rsidR="007F1DB1" w:rsidRPr="00FA2CCA" w:rsidRDefault="007F1DB1" w:rsidP="00FA2CCA">
      <w:pPr>
        <w:rPr>
          <w:rFonts w:asciiTheme="minorHAnsi" w:hAnsiTheme="minorHAnsi"/>
          <w:lang w:val="es-ES"/>
        </w:rPr>
      </w:pPr>
    </w:p>
    <w:p w14:paraId="6090BBC0" w14:textId="59A25A43" w:rsidR="007F1DB1" w:rsidRDefault="00DA5ACB" w:rsidP="00FA2CCA">
      <w:pPr>
        <w:rPr>
          <w:rFonts w:asciiTheme="minorHAnsi" w:hAnsiTheme="minorHAnsi"/>
          <w:b/>
          <w:bCs/>
          <w:color w:val="000000"/>
        </w:rPr>
      </w:pPr>
      <w:r w:rsidRPr="00DA5ACB">
        <w:rPr>
          <w:rFonts w:asciiTheme="minorHAnsi" w:hAnsiTheme="minorHAnsi"/>
          <w:color w:val="000000"/>
        </w:rPr>
        <w:t>La Palabra de Dios es una fuente inagotable de sabiduría; cada vez que vamos a ella, es como beber de un manantial de agua pura y fresca. Este versículo nos invita a detenernos y reflexionar: </w:t>
      </w:r>
      <w:r w:rsidRPr="00DA5ACB">
        <w:rPr>
          <w:rFonts w:asciiTheme="minorHAnsi" w:hAnsiTheme="minorHAnsi"/>
          <w:b/>
          <w:bCs/>
          <w:color w:val="000000"/>
        </w:rPr>
        <w:t xml:space="preserve">¿por qué </w:t>
      </w:r>
      <w:r w:rsidR="00ED2709">
        <w:rPr>
          <w:rFonts w:asciiTheme="minorHAnsi" w:hAnsiTheme="minorHAnsi"/>
          <w:b/>
          <w:bCs/>
          <w:color w:val="000000"/>
        </w:rPr>
        <w:t xml:space="preserve">decimos </w:t>
      </w:r>
      <w:r w:rsidR="00102157">
        <w:rPr>
          <w:rFonts w:asciiTheme="minorHAnsi" w:hAnsiTheme="minorHAnsi"/>
          <w:b/>
          <w:bCs/>
          <w:color w:val="000000"/>
        </w:rPr>
        <w:t xml:space="preserve">lo que decimos </w:t>
      </w:r>
      <w:r w:rsidR="00ED2709">
        <w:rPr>
          <w:rFonts w:asciiTheme="minorHAnsi" w:hAnsiTheme="minorHAnsi"/>
          <w:b/>
          <w:bCs/>
          <w:color w:val="000000"/>
        </w:rPr>
        <w:t>y hacemos</w:t>
      </w:r>
      <w:r w:rsidR="00102157">
        <w:rPr>
          <w:rFonts w:asciiTheme="minorHAnsi" w:hAnsiTheme="minorHAnsi"/>
          <w:b/>
          <w:bCs/>
          <w:color w:val="000000"/>
        </w:rPr>
        <w:t xml:space="preserve"> lo que hacemos</w:t>
      </w:r>
      <w:r w:rsidRPr="00DA5ACB">
        <w:rPr>
          <w:rFonts w:asciiTheme="minorHAnsi" w:hAnsiTheme="minorHAnsi"/>
          <w:b/>
          <w:bCs/>
          <w:color w:val="000000"/>
        </w:rPr>
        <w:t>?</w:t>
      </w:r>
    </w:p>
    <w:p w14:paraId="2980D1E0" w14:textId="3A90D038" w:rsidR="00DA5ACB" w:rsidRDefault="00DA5ACB" w:rsidP="00FA2CCA">
      <w:pPr>
        <w:rPr>
          <w:rFonts w:asciiTheme="minorHAnsi" w:hAnsiTheme="minorHAnsi"/>
          <w:color w:val="000000"/>
        </w:rPr>
      </w:pPr>
      <w:r w:rsidRPr="00DA5ACB">
        <w:rPr>
          <w:rFonts w:asciiTheme="minorHAnsi" w:hAnsiTheme="minorHAnsi"/>
          <w:color w:val="000000"/>
        </w:rPr>
        <w:br/>
        <w:t>A veces vivimos en modo automático, repitiendo rutinas o decisiones sin preguntarnos si realmente estamos actuando por amor a Cristo o simplemente por costumbre.</w:t>
      </w:r>
    </w:p>
    <w:p w14:paraId="582661AC" w14:textId="77777777" w:rsidR="007F1DB1" w:rsidRPr="00DA5ACB" w:rsidRDefault="007F1DB1" w:rsidP="00FA2CCA">
      <w:pPr>
        <w:rPr>
          <w:rFonts w:asciiTheme="minorHAnsi" w:hAnsiTheme="minorHAnsi"/>
          <w:color w:val="000000"/>
        </w:rPr>
      </w:pPr>
    </w:p>
    <w:p w14:paraId="4E003AD7" w14:textId="77777777" w:rsidR="00DA5ACB" w:rsidRDefault="00DA5ACB" w:rsidP="00FA2CCA">
      <w:pPr>
        <w:rPr>
          <w:rFonts w:asciiTheme="minorHAnsi" w:hAnsiTheme="minorHAnsi"/>
          <w:color w:val="000000"/>
        </w:rPr>
      </w:pPr>
      <w:r w:rsidRPr="00DA5ACB">
        <w:rPr>
          <w:rFonts w:asciiTheme="minorHAnsi" w:hAnsiTheme="minorHAnsi"/>
          <w:color w:val="000000"/>
        </w:rPr>
        <w:t>El apóstol Pablo nos recuerda que </w:t>
      </w:r>
      <w:r w:rsidRPr="00DA5ACB">
        <w:rPr>
          <w:rFonts w:asciiTheme="minorHAnsi" w:hAnsiTheme="minorHAnsi"/>
          <w:b/>
          <w:bCs/>
          <w:color w:val="000000"/>
        </w:rPr>
        <w:t>todo lo que hacemos y decimos</w:t>
      </w:r>
      <w:r w:rsidRPr="00DA5ACB">
        <w:rPr>
          <w:rFonts w:asciiTheme="minorHAnsi" w:hAnsiTheme="minorHAnsi"/>
          <w:color w:val="000000"/>
        </w:rPr>
        <w:t> debe reflejar a </w:t>
      </w:r>
      <w:r w:rsidRPr="00DA5ACB">
        <w:rPr>
          <w:rFonts w:asciiTheme="minorHAnsi" w:hAnsiTheme="minorHAnsi"/>
          <w:b/>
          <w:bCs/>
          <w:color w:val="000000"/>
        </w:rPr>
        <w:t>quién representamos</w:t>
      </w:r>
      <w:r w:rsidRPr="00DA5ACB">
        <w:rPr>
          <w:rFonts w:asciiTheme="minorHAnsi" w:hAnsiTheme="minorHAnsi"/>
          <w:color w:val="000000"/>
        </w:rPr>
        <w:t>. Somos </w:t>
      </w:r>
      <w:r w:rsidRPr="00DA5ACB">
        <w:rPr>
          <w:rFonts w:asciiTheme="minorHAnsi" w:hAnsiTheme="minorHAnsi"/>
          <w:b/>
          <w:bCs/>
          <w:color w:val="000000"/>
        </w:rPr>
        <w:t>embajadores del Señor Jesús</w:t>
      </w:r>
      <w:r w:rsidRPr="00DA5ACB">
        <w:rPr>
          <w:rFonts w:asciiTheme="minorHAnsi" w:hAnsiTheme="minorHAnsi"/>
          <w:color w:val="000000"/>
        </w:rPr>
        <w:t> en cada lugar donde estemos —en el trabajo, en casa, en la iglesia, en la calle— y nuestras acciones y palabras comunican constantemente </w:t>
      </w:r>
      <w:r w:rsidRPr="00DA5ACB">
        <w:rPr>
          <w:rFonts w:asciiTheme="minorHAnsi" w:hAnsiTheme="minorHAnsi"/>
          <w:b/>
          <w:bCs/>
          <w:color w:val="000000"/>
        </w:rPr>
        <w:t>quiénes somos y a quién servimos</w:t>
      </w:r>
      <w:r w:rsidRPr="00DA5ACB">
        <w:rPr>
          <w:rFonts w:asciiTheme="minorHAnsi" w:hAnsiTheme="minorHAnsi"/>
          <w:color w:val="000000"/>
        </w:rPr>
        <w:t>.</w:t>
      </w:r>
    </w:p>
    <w:p w14:paraId="2052974C" w14:textId="77777777" w:rsidR="007F1DB1" w:rsidRPr="00DA5ACB" w:rsidRDefault="007F1DB1" w:rsidP="00FA2CCA">
      <w:pPr>
        <w:rPr>
          <w:rFonts w:asciiTheme="minorHAnsi" w:hAnsiTheme="minorHAnsi"/>
          <w:color w:val="000000"/>
        </w:rPr>
      </w:pPr>
    </w:p>
    <w:p w14:paraId="79DE3A58" w14:textId="7DBF87F9" w:rsidR="00DA5ACB" w:rsidRPr="00DA5ACB" w:rsidRDefault="00DA5ACB" w:rsidP="00FA2CCA">
      <w:pPr>
        <w:rPr>
          <w:rFonts w:asciiTheme="minorHAnsi" w:hAnsiTheme="minorHAnsi"/>
          <w:color w:val="000000"/>
        </w:rPr>
      </w:pPr>
      <w:r w:rsidRPr="00DA5ACB">
        <w:rPr>
          <w:rFonts w:asciiTheme="minorHAnsi" w:hAnsiTheme="minorHAnsi"/>
          <w:color w:val="000000"/>
        </w:rPr>
        <w:t>Cuando actuamos como verdaderos representantes de Cristo, cuando nuestras palabras llevan su amor y nuestras obras manifiestan su carácter, entonces nuestra vida se convierte en una expresión viva de gratitud a Dios.</w:t>
      </w:r>
    </w:p>
    <w:p w14:paraId="53BF9A31" w14:textId="77777777" w:rsidR="007F1DB1" w:rsidRDefault="007F1DB1" w:rsidP="00FA2CCA">
      <w:pPr>
        <w:rPr>
          <w:rFonts w:ascii="Apple Color Emoji" w:hAnsi="Apple Color Emoji" w:cs="Apple Color Emoji"/>
          <w:b/>
          <w:bCs/>
          <w:color w:val="000000"/>
        </w:rPr>
      </w:pPr>
    </w:p>
    <w:p w14:paraId="5C50706E" w14:textId="4203D623" w:rsidR="00DA5ACB" w:rsidRPr="00DA5ACB" w:rsidRDefault="00DA5ACB" w:rsidP="00FA2CCA">
      <w:pPr>
        <w:rPr>
          <w:rFonts w:asciiTheme="minorHAnsi" w:hAnsiTheme="minorHAnsi"/>
          <w:color w:val="000000"/>
        </w:rPr>
      </w:pPr>
      <w:r w:rsidRPr="00DA5ACB">
        <w:rPr>
          <w:rFonts w:asciiTheme="minorHAnsi" w:hAnsiTheme="minorHAnsi"/>
          <w:i/>
          <w:iCs/>
          <w:color w:val="000000"/>
        </w:rPr>
        <w:t>Señor Jesús, gracias porque tu vida nos mostró lo que significa vivir en obediencia y gratitud al Padre.</w:t>
      </w:r>
      <w:r w:rsidR="007F1DB1" w:rsidRPr="00E72C3F">
        <w:rPr>
          <w:rFonts w:asciiTheme="minorHAnsi" w:hAnsiTheme="minorHAnsi"/>
          <w:i/>
          <w:iCs/>
          <w:color w:val="000000"/>
        </w:rPr>
        <w:t xml:space="preserve"> </w:t>
      </w:r>
      <w:r w:rsidRPr="00DA5ACB">
        <w:rPr>
          <w:rFonts w:asciiTheme="minorHAnsi" w:hAnsiTheme="minorHAnsi"/>
          <w:i/>
          <w:iCs/>
          <w:color w:val="000000"/>
        </w:rPr>
        <w:t>Ayúdanos a ser una representación fiel de Ti en todo lo que hacemos y decimos.</w:t>
      </w:r>
      <w:r w:rsidR="007F1DB1" w:rsidRPr="00E72C3F">
        <w:rPr>
          <w:rFonts w:asciiTheme="minorHAnsi" w:hAnsiTheme="minorHAnsi"/>
          <w:i/>
          <w:iCs/>
          <w:color w:val="000000"/>
        </w:rPr>
        <w:t xml:space="preserve"> </w:t>
      </w:r>
      <w:r w:rsidRPr="00DA5ACB">
        <w:rPr>
          <w:rFonts w:asciiTheme="minorHAnsi" w:hAnsiTheme="minorHAnsi"/>
          <w:i/>
          <w:iCs/>
          <w:color w:val="000000"/>
        </w:rPr>
        <w:t>Que cada palabra, decisión y acción sea una forma de adorarte.</w:t>
      </w:r>
      <w:r w:rsidR="007F1DB1" w:rsidRPr="00E72C3F">
        <w:rPr>
          <w:rFonts w:asciiTheme="minorHAnsi" w:hAnsiTheme="minorHAnsi"/>
          <w:i/>
          <w:iCs/>
          <w:color w:val="000000"/>
        </w:rPr>
        <w:t xml:space="preserve"> </w:t>
      </w:r>
      <w:r w:rsidRPr="00DA5ACB">
        <w:rPr>
          <w:rFonts w:asciiTheme="minorHAnsi" w:hAnsiTheme="minorHAnsi"/>
          <w:b/>
          <w:bCs/>
          <w:i/>
          <w:iCs/>
          <w:color w:val="000000"/>
        </w:rPr>
        <w:t>Amén</w:t>
      </w:r>
      <w:r w:rsidRPr="00DA5ACB">
        <w:rPr>
          <w:rFonts w:asciiTheme="minorHAnsi" w:hAnsiTheme="minorHAnsi"/>
          <w:b/>
          <w:bCs/>
          <w:color w:val="000000"/>
        </w:rPr>
        <w:t>.</w:t>
      </w:r>
    </w:p>
    <w:p w14:paraId="70D7DB81" w14:textId="77777777" w:rsidR="00DA5ACB" w:rsidRDefault="00DA5ACB" w:rsidP="00FA2CCA">
      <w:pPr>
        <w:rPr>
          <w:rFonts w:asciiTheme="minorHAnsi" w:hAnsiTheme="minorHAnsi"/>
          <w:color w:val="000000"/>
        </w:rPr>
      </w:pPr>
    </w:p>
    <w:p w14:paraId="7CE8D97B" w14:textId="77777777" w:rsidR="007F1DB1" w:rsidRDefault="007F1DB1" w:rsidP="007F1DB1">
      <w:pPr>
        <w:rPr>
          <w:rFonts w:asciiTheme="minorHAnsi" w:hAnsiTheme="minorHAnsi"/>
          <w:color w:val="000000"/>
        </w:rPr>
      </w:pPr>
      <w:r w:rsidRPr="00DA5ACB">
        <w:rPr>
          <w:rFonts w:asciiTheme="minorHAnsi" w:hAnsiTheme="minorHAnsi"/>
          <w:color w:val="000000"/>
        </w:rPr>
        <w:t>“</w:t>
      </w:r>
      <w:r w:rsidRPr="00DA5ACB">
        <w:rPr>
          <w:rFonts w:asciiTheme="minorHAnsi" w:hAnsiTheme="minorHAnsi"/>
          <w:i/>
          <w:iCs/>
          <w:color w:val="7030A0"/>
        </w:rPr>
        <w:t>La mejor manera de dar gracias a Dios es representar bien a Cristo con todo lo que hacemos</w:t>
      </w:r>
      <w:r w:rsidRPr="00DA5ACB">
        <w:rPr>
          <w:rFonts w:asciiTheme="minorHAnsi" w:hAnsiTheme="minorHAnsi"/>
          <w:color w:val="000000"/>
        </w:rPr>
        <w:t>.”</w:t>
      </w:r>
    </w:p>
    <w:p w14:paraId="678167E0" w14:textId="560F27B6" w:rsidR="00D05DAA" w:rsidRPr="004C1008" w:rsidRDefault="00090911" w:rsidP="00FA2CCA">
      <w:pPr>
        <w:rPr>
          <w:rFonts w:asciiTheme="minorHAnsi" w:hAnsiTheme="minorHAnsi"/>
          <w:b/>
          <w:bCs/>
          <w:color w:val="000000"/>
          <w:sz w:val="28"/>
          <w:szCs w:val="28"/>
        </w:rPr>
      </w:pPr>
      <w:bookmarkStart w:id="176" w:name="OLE_LINK138"/>
      <w:r>
        <w:rPr>
          <w:rFonts w:asciiTheme="minorHAnsi" w:hAnsiTheme="minorHAnsi"/>
          <w:b/>
          <w:bCs/>
          <w:color w:val="000000"/>
          <w:sz w:val="28"/>
          <w:szCs w:val="28"/>
        </w:rPr>
        <w:t>Haciéndolo</w:t>
      </w:r>
      <w:r w:rsidR="004C1008" w:rsidRPr="004C1008">
        <w:rPr>
          <w:rFonts w:asciiTheme="minorHAnsi" w:hAnsiTheme="minorHAnsi"/>
          <w:b/>
          <w:bCs/>
          <w:color w:val="000000"/>
          <w:sz w:val="28"/>
          <w:szCs w:val="28"/>
        </w:rPr>
        <w:t xml:space="preserve"> como para Dios. </w:t>
      </w:r>
    </w:p>
    <w:p w14:paraId="766ADE8E" w14:textId="65EA45B7" w:rsidR="007F1DB1" w:rsidRPr="004C1008" w:rsidRDefault="00D05DAA" w:rsidP="00FA2CCA">
      <w:pPr>
        <w:rPr>
          <w:rFonts w:asciiTheme="minorHAnsi" w:hAnsiTheme="minorHAnsi"/>
          <w:lang w:val="es-ES"/>
        </w:rPr>
      </w:pPr>
      <w:r w:rsidRPr="004C1008">
        <w:rPr>
          <w:rFonts w:asciiTheme="minorHAnsi" w:hAnsiTheme="minorHAnsi"/>
          <w:b/>
          <w:bCs/>
          <w:color w:val="000000"/>
        </w:rPr>
        <w:t>Colosenses 3:23 NTV</w:t>
      </w:r>
      <w:r w:rsidRPr="004C1008">
        <w:rPr>
          <w:rFonts w:asciiTheme="minorHAnsi" w:hAnsiTheme="minorHAnsi"/>
          <w:color w:val="000000"/>
        </w:rPr>
        <w:t xml:space="preserve">. </w:t>
      </w:r>
      <w:bookmarkEnd w:id="175"/>
      <w:r w:rsidR="00A60518" w:rsidRPr="004C1008">
        <w:rPr>
          <w:rFonts w:asciiTheme="minorHAnsi" w:hAnsiTheme="minorHAnsi"/>
          <w:i/>
          <w:iCs/>
          <w:color w:val="0070C0"/>
          <w:lang w:val="es-ES"/>
        </w:rPr>
        <w:t>Trabajen de buena gana en todo lo que hagan, como si fuera para el Señor y no para la gente</w:t>
      </w:r>
      <w:r w:rsidR="00A60518" w:rsidRPr="004C1008">
        <w:rPr>
          <w:rFonts w:asciiTheme="minorHAnsi" w:hAnsiTheme="minorHAnsi"/>
          <w:lang w:val="es-ES"/>
        </w:rPr>
        <w:t>.</w:t>
      </w:r>
    </w:p>
    <w:p w14:paraId="24AC7F85" w14:textId="77777777" w:rsidR="00D05DAA" w:rsidRPr="004C1008" w:rsidRDefault="00D05DAA" w:rsidP="00FA2CCA">
      <w:pPr>
        <w:rPr>
          <w:rFonts w:asciiTheme="minorHAnsi" w:hAnsiTheme="minorHAnsi"/>
          <w:lang w:val="es-ES"/>
        </w:rPr>
      </w:pPr>
    </w:p>
    <w:p w14:paraId="4D452A9F" w14:textId="2FFD4346" w:rsidR="004C1008" w:rsidRPr="004C1008" w:rsidRDefault="004C1008" w:rsidP="004C1008">
      <w:pPr>
        <w:pStyle w:val="NormalWeb"/>
        <w:rPr>
          <w:rFonts w:asciiTheme="minorHAnsi" w:hAnsiTheme="minorHAnsi"/>
          <w:color w:val="000000"/>
        </w:rPr>
      </w:pPr>
      <w:r w:rsidRPr="004C1008">
        <w:rPr>
          <w:rFonts w:asciiTheme="minorHAnsi" w:hAnsiTheme="minorHAnsi"/>
          <w:color w:val="FF0000"/>
        </w:rPr>
        <w:t xml:space="preserve">¿Cuánta diferencia haría en tu día si trabajaras pensando que lo haces para Dios y no simplemente para tu jefe? </w:t>
      </w:r>
      <w:r w:rsidRPr="004C1008">
        <w:rPr>
          <w:rFonts w:asciiTheme="minorHAnsi" w:hAnsiTheme="minorHAnsi"/>
          <w:color w:val="000000"/>
        </w:rPr>
        <w:t>Muchísima. La actitud cambia por completo cuando entendemos que cada tarea, por pequeña que sea, puede convertirse en una expresión de adoración.</w:t>
      </w:r>
    </w:p>
    <w:p w14:paraId="452168D9" w14:textId="77777777" w:rsidR="004C1008" w:rsidRPr="004C1008" w:rsidRDefault="004C1008" w:rsidP="004C1008">
      <w:pPr>
        <w:pStyle w:val="NormalWeb"/>
        <w:rPr>
          <w:rFonts w:asciiTheme="minorHAnsi" w:hAnsiTheme="minorHAnsi"/>
          <w:color w:val="000000"/>
        </w:rPr>
      </w:pPr>
    </w:p>
    <w:p w14:paraId="7180E45C" w14:textId="77777777" w:rsidR="004C1008" w:rsidRPr="004C1008" w:rsidRDefault="004C1008" w:rsidP="004C1008">
      <w:pPr>
        <w:pStyle w:val="NormalWeb"/>
        <w:rPr>
          <w:rFonts w:asciiTheme="minorHAnsi" w:hAnsiTheme="minorHAnsi"/>
          <w:color w:val="000000"/>
        </w:rPr>
      </w:pPr>
      <w:r w:rsidRPr="004C1008">
        <w:rPr>
          <w:rFonts w:asciiTheme="minorHAnsi" w:hAnsiTheme="minorHAnsi"/>
          <w:color w:val="000000"/>
        </w:rPr>
        <w:t>Trabajar con esta mentalidad nos libra del enojo, del desánimo y de la rutina vacía. En cambio, nos llena de propósito y alegría. Si cada día disfrutas lo que haces, tu vida será más plena y tus días más llevaderos, porque estarás sirviendo con gozo al Señor.</w:t>
      </w:r>
    </w:p>
    <w:p w14:paraId="253CF7AE" w14:textId="77777777" w:rsidR="004C1008" w:rsidRPr="004C1008" w:rsidRDefault="004C1008" w:rsidP="004C1008">
      <w:pPr>
        <w:pStyle w:val="NormalWeb"/>
        <w:rPr>
          <w:rFonts w:asciiTheme="minorHAnsi" w:hAnsiTheme="minorHAnsi"/>
          <w:color w:val="000000"/>
        </w:rPr>
      </w:pPr>
    </w:p>
    <w:p w14:paraId="78C58C03" w14:textId="77777777" w:rsidR="004C1008" w:rsidRPr="004C1008" w:rsidRDefault="004C1008" w:rsidP="004C1008">
      <w:pPr>
        <w:pStyle w:val="NormalWeb"/>
        <w:rPr>
          <w:rFonts w:asciiTheme="minorHAnsi" w:hAnsiTheme="minorHAnsi"/>
          <w:color w:val="000000"/>
        </w:rPr>
      </w:pPr>
      <w:r w:rsidRPr="004C1008">
        <w:rPr>
          <w:rFonts w:asciiTheme="minorHAnsi" w:hAnsiTheme="minorHAnsi"/>
          <w:color w:val="000000"/>
        </w:rPr>
        <w:t>Es interesante notar que Pablo dirigió estas palabras a los esclavos de su tiempo. A ellos les recordó que debían servir con un temor reverente a Dios, no por obligación, sino por amor. ¡Cuánto más tú y yo, que somos libres! Hoy puedes decidir disfrutar tu trabajo, hacerlo con entusiasmo y convertirlo en un acto de adoración.</w:t>
      </w:r>
    </w:p>
    <w:p w14:paraId="6A6F27BC" w14:textId="77777777" w:rsidR="004C1008" w:rsidRPr="004C1008" w:rsidRDefault="004C1008" w:rsidP="004C1008">
      <w:pPr>
        <w:pStyle w:val="NormalWeb"/>
        <w:rPr>
          <w:rStyle w:val="Fuerte"/>
          <w:rFonts w:asciiTheme="minorHAnsi" w:hAnsiTheme="minorHAnsi"/>
          <w:color w:val="000000"/>
        </w:rPr>
      </w:pPr>
    </w:p>
    <w:p w14:paraId="4D995330" w14:textId="2B800C93" w:rsidR="004C1008" w:rsidRPr="004C1008" w:rsidRDefault="004C1008" w:rsidP="004C1008">
      <w:pPr>
        <w:pStyle w:val="NormalWeb"/>
        <w:rPr>
          <w:rFonts w:asciiTheme="minorHAnsi" w:hAnsiTheme="minorHAnsi"/>
          <w:color w:val="000000"/>
        </w:rPr>
      </w:pPr>
      <w:r w:rsidRPr="004C1008">
        <w:rPr>
          <w:rFonts w:asciiTheme="minorHAnsi" w:hAnsiTheme="minorHAnsi"/>
          <w:i/>
          <w:iCs/>
          <w:color w:val="000000"/>
        </w:rPr>
        <w:t>Señor Jesús, gracias por darme salud, fuerzas y la oportunidad de ser productivo. Enséñame a ver mi trabajo no como una carga, sino como una oportunidad para adorarte. Que cada tarea que realice refleje tu amor, tu excelencia y tu gozo. Ayúdame a hacerlo todo con pasión, con gratitud y con un corazón que te honra. Amén</w:t>
      </w:r>
      <w:r w:rsidRPr="004C1008">
        <w:rPr>
          <w:rFonts w:asciiTheme="minorHAnsi" w:hAnsiTheme="minorHAnsi"/>
          <w:color w:val="000000"/>
        </w:rPr>
        <w:t>.</w:t>
      </w:r>
    </w:p>
    <w:p w14:paraId="3973AC34" w14:textId="77777777" w:rsidR="000B23DD" w:rsidRDefault="000B23DD" w:rsidP="00FA2CCA">
      <w:pPr>
        <w:rPr>
          <w:rFonts w:asciiTheme="minorHAnsi" w:hAnsiTheme="minorHAnsi"/>
          <w:color w:val="000000"/>
        </w:rPr>
      </w:pPr>
    </w:p>
    <w:p w14:paraId="39D69CB8" w14:textId="6B5F012B" w:rsidR="00653A88" w:rsidRDefault="00653A88" w:rsidP="00FA2CCA">
      <w:pPr>
        <w:rPr>
          <w:rStyle w:val="Fuerte"/>
          <w:rFonts w:asciiTheme="minorHAnsi" w:eastAsiaTheme="majorEastAsia" w:hAnsiTheme="minorHAnsi"/>
          <w:i/>
          <w:iCs/>
          <w:color w:val="7030A0"/>
        </w:rPr>
      </w:pPr>
      <w:r w:rsidRPr="00653A88">
        <w:rPr>
          <w:rStyle w:val="Fuerte"/>
          <w:rFonts w:asciiTheme="minorHAnsi" w:eastAsiaTheme="majorEastAsia" w:hAnsiTheme="minorHAnsi"/>
          <w:i/>
          <w:iCs/>
          <w:color w:val="7030A0"/>
        </w:rPr>
        <w:t>“La adoración no termina en la iglesia; continúa donde trabajas.”</w:t>
      </w:r>
      <w:bookmarkEnd w:id="176"/>
    </w:p>
    <w:p w14:paraId="02E69593" w14:textId="77777777" w:rsidR="000B63C8" w:rsidRDefault="000B63C8" w:rsidP="00FA2CCA">
      <w:pPr>
        <w:rPr>
          <w:rStyle w:val="Fuerte"/>
          <w:rFonts w:asciiTheme="minorHAnsi" w:eastAsiaTheme="majorEastAsia" w:hAnsiTheme="minorHAnsi"/>
          <w:i/>
          <w:iCs/>
          <w:color w:val="7030A0"/>
        </w:rPr>
      </w:pPr>
    </w:p>
    <w:p w14:paraId="49BC77B6" w14:textId="77777777" w:rsidR="000B63C8" w:rsidRDefault="000B63C8" w:rsidP="00FA2CCA">
      <w:pPr>
        <w:rPr>
          <w:rFonts w:asciiTheme="minorHAnsi" w:hAnsiTheme="minorHAnsi"/>
          <w:color w:val="000000" w:themeColor="text1"/>
        </w:rPr>
      </w:pPr>
    </w:p>
    <w:p w14:paraId="6F04EF58" w14:textId="77777777" w:rsidR="003C54A1" w:rsidRDefault="003C54A1" w:rsidP="00FA2CCA">
      <w:pPr>
        <w:rPr>
          <w:rFonts w:asciiTheme="minorHAnsi" w:hAnsiTheme="minorHAnsi"/>
          <w:color w:val="000000" w:themeColor="text1"/>
        </w:rPr>
      </w:pPr>
    </w:p>
    <w:p w14:paraId="7606CC5E" w14:textId="77777777" w:rsidR="003C54A1" w:rsidRDefault="003C54A1" w:rsidP="00FA2CCA">
      <w:pPr>
        <w:rPr>
          <w:rFonts w:asciiTheme="minorHAnsi" w:hAnsiTheme="minorHAnsi"/>
          <w:color w:val="000000" w:themeColor="text1"/>
        </w:rPr>
      </w:pPr>
    </w:p>
    <w:p w14:paraId="5C38E31A" w14:textId="77777777" w:rsidR="003C54A1" w:rsidRPr="00F401C6" w:rsidRDefault="003C54A1" w:rsidP="00F401C6">
      <w:pPr>
        <w:rPr>
          <w:rFonts w:asciiTheme="minorHAnsi" w:hAnsiTheme="minorHAnsi"/>
          <w:color w:val="000000" w:themeColor="text1"/>
        </w:rPr>
      </w:pPr>
    </w:p>
    <w:p w14:paraId="75AE7AB9" w14:textId="77777777" w:rsidR="003C54A1" w:rsidRPr="000F4A55" w:rsidRDefault="003C54A1" w:rsidP="00F401C6">
      <w:pPr>
        <w:pStyle w:val="Ttulo3"/>
        <w:spacing w:before="0" w:after="0"/>
        <w:rPr>
          <w:rFonts w:asciiTheme="minorHAnsi" w:hAnsiTheme="minorHAnsi"/>
          <w:color w:val="000000"/>
        </w:rPr>
      </w:pPr>
      <w:bookmarkStart w:id="177" w:name="OLE_LINK160"/>
      <w:r w:rsidRPr="000F4A55">
        <w:rPr>
          <w:rStyle w:val="Fuerte"/>
          <w:rFonts w:asciiTheme="minorHAnsi" w:hAnsiTheme="minorHAnsi"/>
          <w:color w:val="000000"/>
        </w:rPr>
        <w:t>Servir al prójimo es servir a Cristo</w:t>
      </w:r>
    </w:p>
    <w:p w14:paraId="41A6F276" w14:textId="3211C3B0" w:rsidR="003C54A1" w:rsidRDefault="003C54A1" w:rsidP="00F401C6">
      <w:pPr>
        <w:pStyle w:val="NormalWeb"/>
        <w:rPr>
          <w:rStyle w:val="nfasis"/>
          <w:rFonts w:asciiTheme="minorHAnsi" w:hAnsiTheme="minorHAnsi"/>
          <w:color w:val="000000"/>
        </w:rPr>
      </w:pPr>
      <w:r w:rsidRPr="00F401C6">
        <w:rPr>
          <w:rStyle w:val="Fuerte"/>
          <w:rFonts w:asciiTheme="minorHAnsi" w:hAnsiTheme="minorHAnsi"/>
          <w:color w:val="000000"/>
        </w:rPr>
        <w:t>Mateo 25:35 (NTV)</w:t>
      </w:r>
      <w:r w:rsidR="00F401C6">
        <w:rPr>
          <w:rFonts w:asciiTheme="minorHAnsi" w:hAnsiTheme="minorHAnsi"/>
          <w:color w:val="000000"/>
        </w:rPr>
        <w:t xml:space="preserve"> </w:t>
      </w:r>
      <w:r w:rsidRPr="00F401C6">
        <w:rPr>
          <w:rStyle w:val="nfasis"/>
          <w:rFonts w:asciiTheme="minorHAnsi" w:hAnsiTheme="minorHAnsi"/>
          <w:color w:val="000000"/>
        </w:rPr>
        <w:t>«</w:t>
      </w:r>
      <w:r w:rsidRPr="000F4A55">
        <w:rPr>
          <w:rStyle w:val="nfasis"/>
          <w:rFonts w:asciiTheme="minorHAnsi" w:hAnsiTheme="minorHAnsi"/>
          <w:color w:val="0070C0"/>
        </w:rPr>
        <w:t>Pues tuve hambre, y me alimentaron. Tuve sed, y me dieron de beber. Fui extranjero, y me invitaron a su hogar</w:t>
      </w:r>
      <w:r w:rsidRPr="00F401C6">
        <w:rPr>
          <w:rStyle w:val="nfasis"/>
          <w:rFonts w:asciiTheme="minorHAnsi" w:hAnsiTheme="minorHAnsi"/>
          <w:color w:val="000000"/>
        </w:rPr>
        <w:t>.»</w:t>
      </w:r>
    </w:p>
    <w:p w14:paraId="337EE2D7" w14:textId="77777777" w:rsidR="00F401C6" w:rsidRPr="00F401C6" w:rsidRDefault="00F401C6" w:rsidP="00F401C6">
      <w:pPr>
        <w:pStyle w:val="NormalWeb"/>
        <w:rPr>
          <w:rFonts w:asciiTheme="minorHAnsi" w:hAnsiTheme="minorHAnsi"/>
          <w:color w:val="000000"/>
        </w:rPr>
      </w:pPr>
    </w:p>
    <w:p w14:paraId="3CB06645" w14:textId="77777777" w:rsidR="003C54A1" w:rsidRDefault="003C54A1" w:rsidP="00F401C6">
      <w:pPr>
        <w:pStyle w:val="NormalWeb"/>
        <w:rPr>
          <w:rFonts w:asciiTheme="minorHAnsi" w:hAnsiTheme="minorHAnsi"/>
          <w:color w:val="000000"/>
        </w:rPr>
      </w:pPr>
      <w:r w:rsidRPr="00F401C6">
        <w:rPr>
          <w:rFonts w:asciiTheme="minorHAnsi" w:hAnsiTheme="minorHAnsi"/>
          <w:color w:val="000000"/>
        </w:rPr>
        <w:t>Servir al prójimo es una de las expresiones más puras del amor cristiano. Jesús nos enseñó que cada vez que extendemos la mano al necesitado, lo hacemos a Él mismo. No se trata solo de ayudar, sino de amar. Amar con hechos, con gestos sencillos, con palabras que sanan y con acciones que levantan.</w:t>
      </w:r>
    </w:p>
    <w:p w14:paraId="60C9E00A" w14:textId="77777777" w:rsidR="00F401C6" w:rsidRPr="00F401C6" w:rsidRDefault="00F401C6" w:rsidP="00F401C6">
      <w:pPr>
        <w:pStyle w:val="NormalWeb"/>
        <w:rPr>
          <w:rFonts w:asciiTheme="minorHAnsi" w:hAnsiTheme="minorHAnsi"/>
          <w:color w:val="000000"/>
        </w:rPr>
      </w:pPr>
    </w:p>
    <w:p w14:paraId="565030E5" w14:textId="77777777" w:rsidR="003C54A1" w:rsidRDefault="003C54A1" w:rsidP="00F401C6">
      <w:pPr>
        <w:pStyle w:val="NormalWeb"/>
        <w:rPr>
          <w:rFonts w:asciiTheme="minorHAnsi" w:hAnsiTheme="minorHAnsi"/>
          <w:color w:val="000000"/>
        </w:rPr>
      </w:pPr>
      <w:r w:rsidRPr="00F401C6">
        <w:rPr>
          <w:rFonts w:asciiTheme="minorHAnsi" w:hAnsiTheme="minorHAnsi"/>
          <w:color w:val="000000"/>
        </w:rPr>
        <w:t>El verdadero servicio no busca reconocimiento, sino reflejar el corazón de Cristo. Él se identifica con el que tiene hambre, con el que tiene sed, con el que está solo. Y cuando mostramos compasión, el Reino de Dios se hace visible entre nosotros.</w:t>
      </w:r>
    </w:p>
    <w:p w14:paraId="39E4E333" w14:textId="77777777" w:rsidR="00F401C6" w:rsidRPr="00F401C6" w:rsidRDefault="00F401C6" w:rsidP="00F401C6">
      <w:pPr>
        <w:pStyle w:val="NormalWeb"/>
        <w:rPr>
          <w:rFonts w:asciiTheme="minorHAnsi" w:hAnsiTheme="minorHAnsi"/>
          <w:color w:val="000000"/>
        </w:rPr>
      </w:pPr>
    </w:p>
    <w:p w14:paraId="5D709423" w14:textId="77777777" w:rsidR="003C54A1" w:rsidRDefault="003C54A1" w:rsidP="00F401C6">
      <w:pPr>
        <w:pStyle w:val="NormalWeb"/>
        <w:rPr>
          <w:rFonts w:asciiTheme="minorHAnsi" w:hAnsiTheme="minorHAnsi"/>
          <w:color w:val="000000"/>
        </w:rPr>
      </w:pPr>
      <w:r w:rsidRPr="00F401C6">
        <w:rPr>
          <w:rFonts w:asciiTheme="minorHAnsi" w:hAnsiTheme="minorHAnsi"/>
          <w:color w:val="000000"/>
        </w:rPr>
        <w:t>Servir con amor es permitir que Cristo viva y actúe a través de nosotros. Es mirar más allá de nosotros mismos y descubrir a Jesús en los demás.</w:t>
      </w:r>
    </w:p>
    <w:p w14:paraId="468B8B7B" w14:textId="77777777" w:rsidR="00F401C6" w:rsidRPr="00F401C6" w:rsidRDefault="00F401C6" w:rsidP="00F401C6">
      <w:pPr>
        <w:pStyle w:val="NormalWeb"/>
        <w:rPr>
          <w:rFonts w:asciiTheme="minorHAnsi" w:hAnsiTheme="minorHAnsi"/>
          <w:color w:val="000000"/>
        </w:rPr>
      </w:pPr>
    </w:p>
    <w:p w14:paraId="42EFDF7A" w14:textId="77777777" w:rsidR="003C54A1" w:rsidRPr="00F401C6" w:rsidRDefault="003C54A1" w:rsidP="00F401C6">
      <w:pPr>
        <w:pStyle w:val="NormalWeb"/>
        <w:rPr>
          <w:rFonts w:asciiTheme="minorHAnsi" w:hAnsiTheme="minorHAnsi"/>
          <w:color w:val="000000"/>
        </w:rPr>
      </w:pPr>
      <w:r w:rsidRPr="00F401C6">
        <w:rPr>
          <w:rFonts w:asciiTheme="minorHAnsi" w:hAnsiTheme="minorHAnsi"/>
          <w:i/>
          <w:iCs/>
          <w:color w:val="000000"/>
        </w:rPr>
        <w:t>Señor Jesús, enséñame a verte en cada persona que cruce mi camino. Dame un corazón sensible, generoso y dispuesto a servir. Que mis manos sean tuyas, y que mi amor sea un reflejo del tuyo. Amén</w:t>
      </w:r>
      <w:r w:rsidRPr="00F401C6">
        <w:rPr>
          <w:rFonts w:asciiTheme="minorHAnsi" w:hAnsiTheme="minorHAnsi"/>
          <w:color w:val="000000"/>
        </w:rPr>
        <w:t>.</w:t>
      </w:r>
    </w:p>
    <w:p w14:paraId="0A9DFEA1" w14:textId="77777777" w:rsidR="00F401C6" w:rsidRPr="00F401C6" w:rsidRDefault="00F401C6" w:rsidP="00F401C6">
      <w:pPr>
        <w:rPr>
          <w:rStyle w:val="nfasis"/>
          <w:rFonts w:asciiTheme="minorHAnsi" w:eastAsiaTheme="majorEastAsia" w:hAnsiTheme="minorHAnsi"/>
          <w:color w:val="000000"/>
        </w:rPr>
      </w:pPr>
    </w:p>
    <w:p w14:paraId="313E6666" w14:textId="0C71F3AD" w:rsidR="003C54A1" w:rsidRDefault="00840EE7" w:rsidP="00F401C6">
      <w:pPr>
        <w:rPr>
          <w:rStyle w:val="nfasis"/>
          <w:rFonts w:asciiTheme="minorHAnsi" w:eastAsiaTheme="majorEastAsia" w:hAnsiTheme="minorHAnsi"/>
          <w:color w:val="000000"/>
        </w:rPr>
      </w:pPr>
      <w:r w:rsidRPr="000F4A55">
        <w:rPr>
          <w:rStyle w:val="nfasis"/>
          <w:rFonts w:asciiTheme="minorHAnsi" w:eastAsiaTheme="majorEastAsia" w:hAnsiTheme="minorHAnsi"/>
          <w:color w:val="7030A0"/>
        </w:rPr>
        <w:t xml:space="preserve">Cuando sirves al prójimo con amor, estas </w:t>
      </w:r>
      <w:r w:rsidR="00F401C6" w:rsidRPr="000F4A55">
        <w:rPr>
          <w:rStyle w:val="nfasis"/>
          <w:rFonts w:asciiTheme="minorHAnsi" w:eastAsiaTheme="majorEastAsia" w:hAnsiTheme="minorHAnsi"/>
          <w:color w:val="7030A0"/>
        </w:rPr>
        <w:t>tocando</w:t>
      </w:r>
      <w:r w:rsidRPr="000F4A55">
        <w:rPr>
          <w:rStyle w:val="nfasis"/>
          <w:rFonts w:asciiTheme="minorHAnsi" w:eastAsiaTheme="majorEastAsia" w:hAnsiTheme="minorHAnsi"/>
          <w:color w:val="7030A0"/>
        </w:rPr>
        <w:t xml:space="preserve"> el corazón de Cristo</w:t>
      </w:r>
      <w:r w:rsidRPr="00F401C6">
        <w:rPr>
          <w:rStyle w:val="nfasis"/>
          <w:rFonts w:asciiTheme="minorHAnsi" w:eastAsiaTheme="majorEastAsia" w:hAnsiTheme="minorHAnsi"/>
          <w:color w:val="000000"/>
        </w:rPr>
        <w:t>.</w:t>
      </w:r>
      <w:bookmarkEnd w:id="177"/>
    </w:p>
    <w:p w14:paraId="3649EFDB" w14:textId="77777777" w:rsidR="00380B88" w:rsidRDefault="00380B88" w:rsidP="00F401C6">
      <w:pPr>
        <w:rPr>
          <w:rStyle w:val="nfasis"/>
          <w:rFonts w:asciiTheme="minorHAnsi" w:eastAsiaTheme="majorEastAsia" w:hAnsiTheme="minorHAnsi"/>
          <w:color w:val="000000"/>
        </w:rPr>
      </w:pPr>
    </w:p>
    <w:p w14:paraId="47922C5E" w14:textId="77777777" w:rsidR="00380B88" w:rsidRDefault="00380B88" w:rsidP="00F401C6">
      <w:pPr>
        <w:rPr>
          <w:rStyle w:val="nfasis"/>
          <w:rFonts w:asciiTheme="minorHAnsi" w:eastAsiaTheme="majorEastAsia" w:hAnsiTheme="minorHAnsi"/>
          <w:color w:val="000000"/>
        </w:rPr>
      </w:pPr>
    </w:p>
    <w:p w14:paraId="61BC3157" w14:textId="77777777" w:rsidR="00380B88" w:rsidRDefault="00380B88" w:rsidP="00F401C6">
      <w:pPr>
        <w:rPr>
          <w:rStyle w:val="nfasis"/>
          <w:rFonts w:asciiTheme="minorHAnsi" w:eastAsiaTheme="majorEastAsia" w:hAnsiTheme="minorHAnsi"/>
          <w:color w:val="000000"/>
        </w:rPr>
      </w:pPr>
    </w:p>
    <w:p w14:paraId="420FB24E" w14:textId="77777777" w:rsidR="00380B88" w:rsidRPr="006D7C44" w:rsidRDefault="00380B88" w:rsidP="006D7C44">
      <w:pPr>
        <w:outlineLvl w:val="1"/>
        <w:rPr>
          <w:rFonts w:asciiTheme="minorHAnsi" w:hAnsiTheme="minorHAnsi"/>
          <w:b/>
          <w:bCs/>
          <w:color w:val="000000"/>
          <w:sz w:val="28"/>
          <w:szCs w:val="28"/>
        </w:rPr>
      </w:pPr>
      <w:bookmarkStart w:id="178" w:name="OLE_LINK164"/>
      <w:r w:rsidRPr="006D7C44">
        <w:rPr>
          <w:rFonts w:asciiTheme="minorHAnsi" w:hAnsiTheme="minorHAnsi"/>
          <w:b/>
          <w:bCs/>
          <w:color w:val="000000"/>
          <w:sz w:val="28"/>
          <w:szCs w:val="28"/>
        </w:rPr>
        <w:t>La indiferencia también es desobediencia</w:t>
      </w:r>
    </w:p>
    <w:p w14:paraId="6F383AB1" w14:textId="51922348" w:rsidR="00380B88" w:rsidRPr="004368C9" w:rsidRDefault="00380B88" w:rsidP="006D7C44">
      <w:pPr>
        <w:rPr>
          <w:rFonts w:asciiTheme="minorHAnsi" w:hAnsiTheme="minorHAnsi"/>
          <w:i/>
          <w:iCs/>
          <w:color w:val="0070C0"/>
        </w:rPr>
      </w:pPr>
      <w:r w:rsidRPr="006D7C44">
        <w:rPr>
          <w:rFonts w:asciiTheme="minorHAnsi" w:hAnsiTheme="minorHAnsi"/>
          <w:b/>
          <w:bCs/>
          <w:color w:val="000000"/>
        </w:rPr>
        <w:t>Mateo 25:42</w:t>
      </w:r>
      <w:r w:rsidR="00986D7B">
        <w:rPr>
          <w:rFonts w:asciiTheme="minorHAnsi" w:hAnsiTheme="minorHAnsi"/>
          <w:b/>
          <w:bCs/>
          <w:color w:val="000000"/>
        </w:rPr>
        <w:t xml:space="preserve"> y 43</w:t>
      </w:r>
      <w:r w:rsidRPr="006D7C44">
        <w:rPr>
          <w:rFonts w:asciiTheme="minorHAnsi" w:hAnsiTheme="minorHAnsi"/>
          <w:b/>
          <w:bCs/>
          <w:color w:val="000000"/>
        </w:rPr>
        <w:t xml:space="preserve"> NTV</w:t>
      </w:r>
      <w:r w:rsidRPr="006D7C44">
        <w:rPr>
          <w:rFonts w:asciiTheme="minorHAnsi" w:hAnsiTheme="minorHAnsi"/>
          <w:color w:val="000000"/>
        </w:rPr>
        <w:t xml:space="preserve">. </w:t>
      </w:r>
      <w:r w:rsidRPr="006D7C44">
        <w:rPr>
          <w:rFonts w:asciiTheme="minorHAnsi" w:hAnsiTheme="minorHAnsi"/>
          <w:i/>
          <w:iCs/>
          <w:color w:val="0070C0"/>
          <w:lang w:val="es-ES"/>
        </w:rPr>
        <w:t xml:space="preserve">Pues tuve hambre, y </w:t>
      </w:r>
      <w:r w:rsidRPr="006D7C44">
        <w:rPr>
          <w:rFonts w:asciiTheme="minorHAnsi" w:hAnsiTheme="minorHAnsi"/>
          <w:b/>
          <w:bCs/>
          <w:i/>
          <w:iCs/>
          <w:color w:val="0070C0"/>
          <w:lang w:val="es-ES"/>
        </w:rPr>
        <w:t>no me alimentaron</w:t>
      </w:r>
      <w:r w:rsidRPr="006D7C44">
        <w:rPr>
          <w:rFonts w:asciiTheme="minorHAnsi" w:hAnsiTheme="minorHAnsi"/>
          <w:i/>
          <w:iCs/>
          <w:color w:val="0070C0"/>
          <w:lang w:val="es-ES"/>
        </w:rPr>
        <w:t xml:space="preserve">. Tuve sed, y </w:t>
      </w:r>
      <w:r w:rsidRPr="006D7C44">
        <w:rPr>
          <w:rFonts w:asciiTheme="minorHAnsi" w:hAnsiTheme="minorHAnsi"/>
          <w:b/>
          <w:bCs/>
          <w:i/>
          <w:iCs/>
          <w:color w:val="0070C0"/>
          <w:lang w:val="es-ES"/>
        </w:rPr>
        <w:t>no me dieron de beber</w:t>
      </w:r>
      <w:r w:rsidRPr="004368C9">
        <w:rPr>
          <w:rFonts w:asciiTheme="minorHAnsi" w:hAnsiTheme="minorHAnsi"/>
          <w:i/>
          <w:iCs/>
          <w:color w:val="0070C0"/>
          <w:lang w:val="es-ES"/>
        </w:rPr>
        <w:t>.</w:t>
      </w:r>
      <w:r w:rsidR="004368C9" w:rsidRPr="004368C9">
        <w:rPr>
          <w:rFonts w:asciiTheme="minorHAnsi" w:hAnsiTheme="minorHAnsi"/>
          <w:i/>
          <w:iCs/>
          <w:color w:val="0070C0"/>
          <w:lang w:val="es-ES"/>
        </w:rPr>
        <w:t xml:space="preserve"> </w:t>
      </w:r>
      <w:r w:rsidR="004368C9" w:rsidRPr="004368C9">
        <w:rPr>
          <w:rFonts w:asciiTheme="minorHAnsi" w:hAnsiTheme="minorHAnsi"/>
          <w:i/>
          <w:iCs/>
          <w:color w:val="0070C0"/>
          <w:vertAlign w:val="superscript"/>
          <w:lang w:val="es-ES"/>
        </w:rPr>
        <w:t>43 </w:t>
      </w:r>
      <w:r w:rsidR="004368C9" w:rsidRPr="004368C9">
        <w:rPr>
          <w:rFonts w:asciiTheme="minorHAnsi" w:hAnsiTheme="minorHAnsi"/>
          <w:i/>
          <w:iCs/>
          <w:color w:val="0070C0"/>
          <w:lang w:val="es-ES"/>
        </w:rPr>
        <w:t xml:space="preserve">Fui extranjero, y </w:t>
      </w:r>
      <w:r w:rsidR="004368C9" w:rsidRPr="000C0DEC">
        <w:rPr>
          <w:rFonts w:asciiTheme="minorHAnsi" w:hAnsiTheme="minorHAnsi"/>
          <w:b/>
          <w:bCs/>
          <w:i/>
          <w:iCs/>
          <w:color w:val="0070C0"/>
          <w:lang w:val="es-ES"/>
        </w:rPr>
        <w:t>no me invitaron a su hogar</w:t>
      </w:r>
      <w:r w:rsidR="004368C9" w:rsidRPr="004368C9">
        <w:rPr>
          <w:rFonts w:asciiTheme="minorHAnsi" w:hAnsiTheme="minorHAnsi"/>
          <w:i/>
          <w:iCs/>
          <w:color w:val="0070C0"/>
          <w:lang w:val="es-ES"/>
        </w:rPr>
        <w:t xml:space="preserve">. Estuve desnudo, y </w:t>
      </w:r>
      <w:r w:rsidR="004368C9" w:rsidRPr="000C0DEC">
        <w:rPr>
          <w:rFonts w:asciiTheme="minorHAnsi" w:hAnsiTheme="minorHAnsi"/>
          <w:b/>
          <w:bCs/>
          <w:i/>
          <w:iCs/>
          <w:color w:val="0070C0"/>
          <w:lang w:val="es-ES"/>
        </w:rPr>
        <w:t>no me dieron ropa</w:t>
      </w:r>
      <w:r w:rsidR="004368C9" w:rsidRPr="004368C9">
        <w:rPr>
          <w:rFonts w:asciiTheme="minorHAnsi" w:hAnsiTheme="minorHAnsi"/>
          <w:i/>
          <w:iCs/>
          <w:color w:val="0070C0"/>
          <w:lang w:val="es-ES"/>
        </w:rPr>
        <w:t xml:space="preserve">. Estuve enfermo y en prisión, y </w:t>
      </w:r>
      <w:r w:rsidR="004368C9" w:rsidRPr="000C0DEC">
        <w:rPr>
          <w:rFonts w:asciiTheme="minorHAnsi" w:hAnsiTheme="minorHAnsi"/>
          <w:b/>
          <w:bCs/>
          <w:i/>
          <w:iCs/>
          <w:color w:val="0070C0"/>
          <w:lang w:val="es-ES"/>
        </w:rPr>
        <w:t>no me visitaron</w:t>
      </w:r>
      <w:r w:rsidR="004368C9" w:rsidRPr="004368C9">
        <w:rPr>
          <w:rFonts w:asciiTheme="minorHAnsi" w:hAnsiTheme="minorHAnsi"/>
          <w:i/>
          <w:iCs/>
          <w:color w:val="0070C0"/>
          <w:lang w:val="es-ES"/>
        </w:rPr>
        <w:t>”.</w:t>
      </w:r>
    </w:p>
    <w:p w14:paraId="373A23A7" w14:textId="77777777" w:rsidR="006D7C44" w:rsidRPr="006D7C44" w:rsidRDefault="006D7C44" w:rsidP="006D7C44">
      <w:pPr>
        <w:rPr>
          <w:rFonts w:asciiTheme="minorHAnsi" w:hAnsiTheme="minorHAnsi"/>
          <w:lang w:val="es-ES"/>
        </w:rPr>
      </w:pPr>
    </w:p>
    <w:p w14:paraId="387E057D" w14:textId="77777777" w:rsidR="006D7C44" w:rsidRPr="006D7C44" w:rsidRDefault="006D7C44" w:rsidP="006D7C44">
      <w:pPr>
        <w:pStyle w:val="NormalWeb"/>
        <w:rPr>
          <w:rFonts w:asciiTheme="minorHAnsi" w:hAnsiTheme="minorHAnsi"/>
          <w:color w:val="000000"/>
        </w:rPr>
      </w:pPr>
      <w:r w:rsidRPr="006D7C44">
        <w:rPr>
          <w:rFonts w:asciiTheme="minorHAnsi" w:hAnsiTheme="minorHAnsi"/>
          <w:color w:val="000000"/>
        </w:rPr>
        <w:t>En esta enseñanza, Jesús habla de un día en que separará a las personas como un pastor separa las ovejas de los cabritos.</w:t>
      </w:r>
      <w:r w:rsidRPr="006D7C44">
        <w:rPr>
          <w:rFonts w:asciiTheme="minorHAnsi" w:hAnsiTheme="minorHAnsi"/>
          <w:color w:val="000000"/>
        </w:rPr>
        <w:br/>
        <w:t>Las ovejas representan a los que vivieron con compasión y obediencia, mientras que los cabritos simbolizan a quienes fueron indiferentes ante la necesidad.</w:t>
      </w:r>
    </w:p>
    <w:p w14:paraId="55A54FB2" w14:textId="77777777" w:rsidR="006D7C44" w:rsidRPr="006D7C44" w:rsidRDefault="006D7C44" w:rsidP="006D7C44">
      <w:pPr>
        <w:pStyle w:val="NormalWeb"/>
        <w:rPr>
          <w:rFonts w:asciiTheme="minorHAnsi" w:hAnsiTheme="minorHAnsi"/>
          <w:color w:val="000000"/>
        </w:rPr>
      </w:pPr>
      <w:r w:rsidRPr="006D7C44">
        <w:rPr>
          <w:rFonts w:asciiTheme="minorHAnsi" w:hAnsiTheme="minorHAnsi"/>
          <w:color w:val="000000"/>
        </w:rPr>
        <w:t>Jesús no acusó a los cabritos por hacer el mal, sino por no hacer el bien.</w:t>
      </w:r>
      <w:r w:rsidRPr="006D7C44">
        <w:rPr>
          <w:rFonts w:asciiTheme="minorHAnsi" w:hAnsiTheme="minorHAnsi"/>
          <w:color w:val="000000"/>
        </w:rPr>
        <w:br/>
      </w:r>
      <w:r w:rsidRPr="00735A35">
        <w:rPr>
          <w:rFonts w:asciiTheme="minorHAnsi" w:hAnsiTheme="minorHAnsi"/>
          <w:b/>
          <w:bCs/>
          <w:color w:val="000000"/>
        </w:rPr>
        <w:t>Su pecado fue la indiferencia</w:t>
      </w:r>
      <w:r w:rsidRPr="006D7C44">
        <w:rPr>
          <w:rFonts w:asciiTheme="minorHAnsi" w:hAnsiTheme="minorHAnsi"/>
          <w:color w:val="000000"/>
        </w:rPr>
        <w:t>: ver la necesidad y no moverse, mirar el dolor y seguir de largo.</w:t>
      </w:r>
    </w:p>
    <w:p w14:paraId="41EF3DD9" w14:textId="77777777" w:rsidR="006D7C44" w:rsidRPr="006D7C44" w:rsidRDefault="006D7C44" w:rsidP="006D7C44">
      <w:pPr>
        <w:pStyle w:val="NormalWeb"/>
        <w:rPr>
          <w:rFonts w:asciiTheme="minorHAnsi" w:hAnsiTheme="minorHAnsi"/>
          <w:color w:val="000000"/>
        </w:rPr>
      </w:pPr>
      <w:r w:rsidRPr="00BC2CD0">
        <w:rPr>
          <w:rFonts w:asciiTheme="minorHAnsi" w:hAnsiTheme="minorHAnsi"/>
          <w:b/>
          <w:bCs/>
          <w:color w:val="000000"/>
        </w:rPr>
        <w:t>La indiferencia es la muerte silenciosa del amor</w:t>
      </w:r>
      <w:r w:rsidRPr="006D7C44">
        <w:rPr>
          <w:rFonts w:asciiTheme="minorHAnsi" w:hAnsiTheme="minorHAnsi"/>
          <w:color w:val="000000"/>
        </w:rPr>
        <w:t>.</w:t>
      </w:r>
      <w:r w:rsidRPr="006D7C44">
        <w:rPr>
          <w:rFonts w:asciiTheme="minorHAnsi" w:hAnsiTheme="minorHAnsi"/>
          <w:color w:val="000000"/>
        </w:rPr>
        <w:br/>
        <w:t>Cuando dejamos de sentir compasión, algo dentro de nosotros comienza a morir.</w:t>
      </w:r>
      <w:r w:rsidRPr="006D7C44">
        <w:rPr>
          <w:rFonts w:asciiTheme="minorHAnsi" w:hAnsiTheme="minorHAnsi"/>
          <w:color w:val="000000"/>
        </w:rPr>
        <w:br/>
        <w:t>El que ve el sufrimiento y no actúa, poco a poco pierde la sensibilidad del corazón.</w:t>
      </w:r>
    </w:p>
    <w:p w14:paraId="1224940A" w14:textId="4BBCFDD0" w:rsidR="006D7C44" w:rsidRPr="006D7C44" w:rsidRDefault="006D7C44" w:rsidP="006D7C44">
      <w:pPr>
        <w:pStyle w:val="NormalWeb"/>
        <w:rPr>
          <w:rFonts w:asciiTheme="minorHAnsi" w:hAnsiTheme="minorHAnsi"/>
          <w:color w:val="000000"/>
        </w:rPr>
      </w:pPr>
      <w:r w:rsidRPr="006D7C44">
        <w:rPr>
          <w:rFonts w:asciiTheme="minorHAnsi" w:hAnsiTheme="minorHAnsi"/>
          <w:color w:val="000000"/>
        </w:rPr>
        <w:t>Lo más profundo de esta enseñanza es que Jesús no está ausente.</w:t>
      </w:r>
      <w:r w:rsidR="0070133D">
        <w:rPr>
          <w:rFonts w:asciiTheme="minorHAnsi" w:hAnsiTheme="minorHAnsi"/>
          <w:color w:val="000000"/>
        </w:rPr>
        <w:t xml:space="preserve"> </w:t>
      </w:r>
      <w:r w:rsidRPr="006D7C44">
        <w:rPr>
          <w:rFonts w:asciiTheme="minorHAnsi" w:hAnsiTheme="minorHAnsi"/>
          <w:color w:val="000000"/>
        </w:rPr>
        <w:t>Él se identifica con el que sufre, con el que tiene hambre, con el que está solo o sin esperanza.</w:t>
      </w:r>
      <w:r w:rsidRPr="006D7C44">
        <w:rPr>
          <w:rFonts w:asciiTheme="minorHAnsi" w:hAnsiTheme="minorHAnsi"/>
          <w:color w:val="000000"/>
        </w:rPr>
        <w:br/>
        <w:t>Cada vez que ayudamos a alguien en necesidad, estamos ayudando al mismo Cristo.</w:t>
      </w:r>
    </w:p>
    <w:p w14:paraId="204FEDD2" w14:textId="422F1D10" w:rsidR="006D7C44" w:rsidRDefault="006D7C44" w:rsidP="006D7C44">
      <w:pPr>
        <w:pStyle w:val="NormalWeb"/>
        <w:rPr>
          <w:rFonts w:asciiTheme="minorHAnsi" w:hAnsiTheme="minorHAnsi"/>
          <w:color w:val="000000"/>
        </w:rPr>
      </w:pPr>
      <w:r w:rsidRPr="006D7C44">
        <w:rPr>
          <w:rFonts w:asciiTheme="minorHAnsi" w:hAnsiTheme="minorHAnsi"/>
          <w:color w:val="000000"/>
        </w:rPr>
        <w:t>El amor verdadero no se demuestra con palabras bonitas, sino con acciones concretas.</w:t>
      </w:r>
      <w:r w:rsidRPr="006D7C44">
        <w:rPr>
          <w:rFonts w:asciiTheme="minorHAnsi" w:hAnsiTheme="minorHAnsi"/>
          <w:color w:val="000000"/>
        </w:rPr>
        <w:br/>
        <w:t>Servir al necesitado es servir a Dios.</w:t>
      </w:r>
      <w:r w:rsidRPr="006D7C44">
        <w:rPr>
          <w:rFonts w:asciiTheme="minorHAnsi" w:hAnsiTheme="minorHAnsi"/>
          <w:color w:val="000000"/>
        </w:rPr>
        <w:br/>
        <w:t>Ayudar al que sufre es tocar las manos de Jesús.</w:t>
      </w:r>
    </w:p>
    <w:p w14:paraId="19ECF2C0" w14:textId="77777777" w:rsidR="00F256F9" w:rsidRPr="006D7C44" w:rsidRDefault="00F256F9" w:rsidP="006D7C44">
      <w:pPr>
        <w:pStyle w:val="NormalWeb"/>
        <w:rPr>
          <w:rFonts w:asciiTheme="minorHAnsi" w:hAnsiTheme="minorHAnsi"/>
          <w:color w:val="000000"/>
        </w:rPr>
      </w:pPr>
    </w:p>
    <w:p w14:paraId="35634EE2" w14:textId="0AF7620F" w:rsidR="006D7C44" w:rsidRPr="006D7C44" w:rsidRDefault="006D7C44" w:rsidP="006D7C44">
      <w:pPr>
        <w:pStyle w:val="NormalWeb"/>
        <w:rPr>
          <w:rFonts w:asciiTheme="minorHAnsi" w:hAnsiTheme="minorHAnsi"/>
          <w:color w:val="000000"/>
        </w:rPr>
      </w:pPr>
      <w:r w:rsidRPr="006D7C44">
        <w:rPr>
          <w:rStyle w:val="Fuerte"/>
          <w:rFonts w:asciiTheme="minorHAnsi" w:hAnsiTheme="minorHAnsi"/>
          <w:color w:val="000000"/>
        </w:rPr>
        <w:t>Proverbios 19:17 (NTV)</w:t>
      </w:r>
      <w:r>
        <w:rPr>
          <w:rFonts w:asciiTheme="minorHAnsi" w:hAnsiTheme="minorHAnsi"/>
          <w:color w:val="000000"/>
        </w:rPr>
        <w:t xml:space="preserve"> </w:t>
      </w:r>
      <w:r w:rsidRPr="006D7C44">
        <w:rPr>
          <w:rStyle w:val="nfasis"/>
          <w:rFonts w:asciiTheme="minorHAnsi" w:hAnsiTheme="minorHAnsi"/>
          <w:color w:val="000000"/>
        </w:rPr>
        <w:t>«</w:t>
      </w:r>
      <w:r w:rsidRPr="00B31017">
        <w:rPr>
          <w:rStyle w:val="nfasis"/>
          <w:rFonts w:asciiTheme="minorHAnsi" w:hAnsiTheme="minorHAnsi"/>
          <w:color w:val="0070C0"/>
        </w:rPr>
        <w:t>Si ayudas al pobre, le prestas al SEÑOR, ¡y él te lo pagará</w:t>
      </w:r>
      <w:r w:rsidRPr="006D7C44">
        <w:rPr>
          <w:rStyle w:val="nfasis"/>
          <w:rFonts w:asciiTheme="minorHAnsi" w:hAnsiTheme="minorHAnsi"/>
          <w:color w:val="000000"/>
        </w:rPr>
        <w:t>!».</w:t>
      </w:r>
    </w:p>
    <w:p w14:paraId="15BAD7B9" w14:textId="77777777" w:rsidR="006D7C44" w:rsidRDefault="006D7C44" w:rsidP="006D7C44">
      <w:pPr>
        <w:pStyle w:val="NormalWeb"/>
        <w:rPr>
          <w:rFonts w:asciiTheme="minorHAnsi" w:hAnsiTheme="minorHAnsi"/>
          <w:color w:val="000000"/>
        </w:rPr>
      </w:pPr>
    </w:p>
    <w:p w14:paraId="53E81601" w14:textId="6F20D5ED" w:rsidR="006D7C44" w:rsidRDefault="006D7C44" w:rsidP="006D7C44">
      <w:pPr>
        <w:pStyle w:val="NormalWeb"/>
        <w:rPr>
          <w:rFonts w:asciiTheme="minorHAnsi" w:hAnsiTheme="minorHAnsi"/>
          <w:color w:val="000000"/>
        </w:rPr>
      </w:pPr>
      <w:r w:rsidRPr="0018019E">
        <w:rPr>
          <w:rFonts w:asciiTheme="minorHAnsi" w:hAnsiTheme="minorHAnsi"/>
          <w:i/>
          <w:iCs/>
          <w:color w:val="000000"/>
        </w:rPr>
        <w:t>Señor</w:t>
      </w:r>
      <w:r w:rsidR="0018019E" w:rsidRPr="0018019E">
        <w:rPr>
          <w:rFonts w:asciiTheme="minorHAnsi" w:hAnsiTheme="minorHAnsi"/>
          <w:i/>
          <w:iCs/>
          <w:color w:val="000000"/>
        </w:rPr>
        <w:t xml:space="preserve"> Jesús</w:t>
      </w:r>
      <w:r w:rsidRPr="0018019E">
        <w:rPr>
          <w:rFonts w:asciiTheme="minorHAnsi" w:hAnsiTheme="minorHAnsi"/>
          <w:i/>
          <w:iCs/>
          <w:color w:val="000000"/>
        </w:rPr>
        <w:t xml:space="preserve">, </w:t>
      </w:r>
      <w:r w:rsidR="00361916">
        <w:rPr>
          <w:rFonts w:asciiTheme="minorHAnsi" w:hAnsiTheme="minorHAnsi"/>
          <w:i/>
          <w:iCs/>
          <w:color w:val="000000"/>
        </w:rPr>
        <w:t xml:space="preserve">como orabamos ayer, hoy tambien te pedimos, </w:t>
      </w:r>
      <w:r w:rsidRPr="0018019E">
        <w:rPr>
          <w:rFonts w:asciiTheme="minorHAnsi" w:hAnsiTheme="minorHAnsi"/>
          <w:i/>
          <w:iCs/>
          <w:color w:val="000000"/>
        </w:rPr>
        <w:t>líbrame de la indiferencia.</w:t>
      </w:r>
      <w:r w:rsidR="00361916">
        <w:rPr>
          <w:rFonts w:asciiTheme="minorHAnsi" w:hAnsiTheme="minorHAnsi"/>
          <w:i/>
          <w:iCs/>
          <w:color w:val="000000"/>
        </w:rPr>
        <w:t xml:space="preserve"> </w:t>
      </w:r>
      <w:r w:rsidRPr="0018019E">
        <w:rPr>
          <w:rFonts w:asciiTheme="minorHAnsi" w:hAnsiTheme="minorHAnsi"/>
          <w:i/>
          <w:iCs/>
          <w:color w:val="000000"/>
        </w:rPr>
        <w:t>Abre mis ojos para reconocer tu rostro en cada persona que sufre.</w:t>
      </w:r>
      <w:r w:rsidRPr="0018019E">
        <w:rPr>
          <w:rFonts w:asciiTheme="minorHAnsi" w:hAnsiTheme="minorHAnsi"/>
          <w:i/>
          <w:iCs/>
          <w:color w:val="000000"/>
        </w:rPr>
        <w:br/>
        <w:t>Dame un corazón sensible, dispuesto a actuar con amor y compasión.</w:t>
      </w:r>
      <w:r w:rsidRPr="0018019E">
        <w:rPr>
          <w:rFonts w:asciiTheme="minorHAnsi" w:hAnsiTheme="minorHAnsi"/>
          <w:i/>
          <w:iCs/>
          <w:color w:val="000000"/>
        </w:rPr>
        <w:br/>
        <w:t>Que mis manos sean tus manos, y mi corazón refleje tu ternura.</w:t>
      </w:r>
      <w:r w:rsidRPr="0018019E">
        <w:rPr>
          <w:rFonts w:asciiTheme="minorHAnsi" w:hAnsiTheme="minorHAnsi"/>
          <w:i/>
          <w:iCs/>
          <w:color w:val="000000"/>
        </w:rPr>
        <w:br/>
        <w:t>Amén</w:t>
      </w:r>
      <w:r w:rsidRPr="006D7C44">
        <w:rPr>
          <w:rFonts w:asciiTheme="minorHAnsi" w:hAnsiTheme="minorHAnsi"/>
          <w:color w:val="000000"/>
        </w:rPr>
        <w:t>.</w:t>
      </w:r>
    </w:p>
    <w:p w14:paraId="001827C1" w14:textId="77777777" w:rsidR="00D64E23" w:rsidRDefault="00D64E23" w:rsidP="006D7C44">
      <w:pPr>
        <w:pStyle w:val="NormalWeb"/>
        <w:rPr>
          <w:rFonts w:asciiTheme="minorHAnsi" w:hAnsiTheme="minorHAnsi"/>
          <w:color w:val="000000"/>
        </w:rPr>
      </w:pPr>
    </w:p>
    <w:p w14:paraId="3CF72B69" w14:textId="77777777" w:rsidR="00D64E23" w:rsidRDefault="00D64E23" w:rsidP="006D7C44">
      <w:pPr>
        <w:pStyle w:val="NormalWeb"/>
        <w:rPr>
          <w:rFonts w:asciiTheme="minorHAnsi" w:hAnsiTheme="minorHAnsi"/>
          <w:color w:val="000000"/>
        </w:rPr>
      </w:pPr>
    </w:p>
    <w:p w14:paraId="45E4D675" w14:textId="77777777" w:rsidR="00A8384E" w:rsidRPr="006D7C44" w:rsidRDefault="00A8384E" w:rsidP="006D7C44">
      <w:pPr>
        <w:pStyle w:val="NormalWeb"/>
        <w:rPr>
          <w:rFonts w:asciiTheme="minorHAnsi" w:hAnsiTheme="minorHAnsi"/>
          <w:color w:val="000000"/>
        </w:rPr>
      </w:pPr>
    </w:p>
    <w:p w14:paraId="18887ACF" w14:textId="0BEDD68B" w:rsidR="00A8384E" w:rsidRPr="00187CF9" w:rsidRDefault="00A8384E" w:rsidP="00187CF9">
      <w:pPr>
        <w:rPr>
          <w:rFonts w:asciiTheme="minorHAnsi" w:hAnsiTheme="minorHAnsi"/>
          <w:color w:val="000000"/>
          <w:sz w:val="28"/>
          <w:szCs w:val="28"/>
        </w:rPr>
      </w:pPr>
      <w:bookmarkStart w:id="179" w:name="OLE_LINK171"/>
      <w:bookmarkEnd w:id="178"/>
      <w:r w:rsidRPr="00187CF9">
        <w:rPr>
          <w:rFonts w:asciiTheme="minorHAnsi" w:hAnsiTheme="minorHAnsi"/>
          <w:b/>
          <w:bCs/>
          <w:color w:val="000000"/>
          <w:sz w:val="28"/>
          <w:szCs w:val="28"/>
        </w:rPr>
        <w:t>Servir es reflejar el Reino de Dios en la tierra</w:t>
      </w:r>
      <w:r w:rsidR="00AD75AF">
        <w:rPr>
          <w:rFonts w:asciiTheme="minorHAnsi" w:hAnsiTheme="minorHAnsi"/>
          <w:b/>
          <w:bCs/>
          <w:color w:val="000000"/>
          <w:sz w:val="28"/>
          <w:szCs w:val="28"/>
        </w:rPr>
        <w:t>.</w:t>
      </w:r>
    </w:p>
    <w:p w14:paraId="46DC0CD9" w14:textId="77777777" w:rsidR="00A8384E" w:rsidRPr="00187CF9" w:rsidRDefault="00A8384E" w:rsidP="00187CF9">
      <w:pPr>
        <w:rPr>
          <w:rFonts w:asciiTheme="minorHAnsi" w:hAnsiTheme="minorHAnsi"/>
          <w:lang w:val="es-ES"/>
        </w:rPr>
      </w:pPr>
      <w:r w:rsidRPr="00187CF9">
        <w:rPr>
          <w:rFonts w:asciiTheme="minorHAnsi" w:hAnsiTheme="minorHAnsi"/>
          <w:b/>
          <w:bCs/>
          <w:color w:val="000000"/>
        </w:rPr>
        <w:t xml:space="preserve"> Mateo 25:31NTV</w:t>
      </w:r>
      <w:r w:rsidRPr="00187CF9">
        <w:rPr>
          <w:rFonts w:asciiTheme="minorHAnsi" w:hAnsiTheme="minorHAnsi"/>
          <w:color w:val="000000"/>
        </w:rPr>
        <w:t xml:space="preserve">. </w:t>
      </w:r>
      <w:r w:rsidRPr="00187CF9">
        <w:rPr>
          <w:rFonts w:asciiTheme="minorHAnsi" w:hAnsiTheme="minorHAnsi"/>
          <w:i/>
          <w:iCs/>
          <w:color w:val="0070C0"/>
          <w:lang w:val="es-ES"/>
        </w:rPr>
        <w:t xml:space="preserve">Cuando el Hijo del Hombre venga en su gloria acompañado por todos los ángeles, </w:t>
      </w:r>
      <w:r w:rsidRPr="00187CF9">
        <w:rPr>
          <w:rFonts w:asciiTheme="minorHAnsi" w:hAnsiTheme="minorHAnsi"/>
          <w:b/>
          <w:bCs/>
          <w:i/>
          <w:iCs/>
          <w:color w:val="0070C0"/>
          <w:lang w:val="es-ES"/>
        </w:rPr>
        <w:t>entonces se sentará sobre su trono glorioso</w:t>
      </w:r>
      <w:r w:rsidRPr="00187CF9">
        <w:rPr>
          <w:rFonts w:asciiTheme="minorHAnsi" w:hAnsiTheme="minorHAnsi"/>
          <w:lang w:val="es-ES"/>
        </w:rPr>
        <w:t>.</w:t>
      </w:r>
    </w:p>
    <w:p w14:paraId="3886A160" w14:textId="77777777" w:rsidR="00187CF9" w:rsidRPr="00187CF9" w:rsidRDefault="00187CF9" w:rsidP="00187CF9">
      <w:pPr>
        <w:pStyle w:val="NormalWeb"/>
        <w:rPr>
          <w:rFonts w:asciiTheme="minorHAnsi" w:hAnsiTheme="minorHAnsi"/>
          <w:color w:val="000000"/>
        </w:rPr>
      </w:pPr>
    </w:p>
    <w:p w14:paraId="2C6F63A8" w14:textId="124FCEA9" w:rsidR="00187CF9" w:rsidRPr="00187CF9" w:rsidRDefault="00187CF9" w:rsidP="00187CF9">
      <w:pPr>
        <w:pStyle w:val="NormalWeb"/>
        <w:rPr>
          <w:rFonts w:asciiTheme="minorHAnsi" w:hAnsiTheme="minorHAnsi"/>
          <w:color w:val="000000"/>
        </w:rPr>
      </w:pPr>
      <w:r w:rsidRPr="00187CF9">
        <w:rPr>
          <w:rFonts w:asciiTheme="minorHAnsi" w:hAnsiTheme="minorHAnsi"/>
          <w:color w:val="000000"/>
        </w:rPr>
        <w:t>Jesús conecta el servicio con la eternidad.</w:t>
      </w:r>
      <w:r w:rsidR="00AD75AF">
        <w:rPr>
          <w:rFonts w:asciiTheme="minorHAnsi" w:hAnsiTheme="minorHAnsi"/>
          <w:color w:val="000000"/>
        </w:rPr>
        <w:t xml:space="preserve"> </w:t>
      </w:r>
      <w:r w:rsidRPr="00187CF9">
        <w:rPr>
          <w:rFonts w:asciiTheme="minorHAnsi" w:hAnsiTheme="minorHAnsi"/>
          <w:color w:val="000000"/>
        </w:rPr>
        <w:t>Lo que hacemos hoy por los necesitados</w:t>
      </w:r>
      <w:r w:rsidRPr="00187CF9">
        <w:rPr>
          <w:rStyle w:val="apple-converted-space"/>
          <w:rFonts w:asciiTheme="minorHAnsi" w:hAnsiTheme="minorHAnsi"/>
          <w:color w:val="000000"/>
        </w:rPr>
        <w:t> </w:t>
      </w:r>
      <w:r w:rsidRPr="00187CF9">
        <w:rPr>
          <w:rStyle w:val="Fuerte"/>
          <w:rFonts w:asciiTheme="minorHAnsi" w:hAnsiTheme="minorHAnsi"/>
          <w:color w:val="000000"/>
        </w:rPr>
        <w:t>tiene un impacto que trasciende el tiempo</w:t>
      </w:r>
      <w:r w:rsidRPr="00187CF9">
        <w:rPr>
          <w:rFonts w:asciiTheme="minorHAnsi" w:hAnsiTheme="minorHAnsi"/>
          <w:color w:val="000000"/>
        </w:rPr>
        <w:t>.</w:t>
      </w:r>
      <w:r w:rsidRPr="00187CF9">
        <w:rPr>
          <w:rFonts w:asciiTheme="minorHAnsi" w:hAnsiTheme="minorHAnsi"/>
          <w:color w:val="000000"/>
        </w:rPr>
        <w:br/>
        <w:t>Cada acto de amor, cada gesto de ayuda y cada palabra de aliento</w:t>
      </w:r>
      <w:r w:rsidRPr="00187CF9">
        <w:rPr>
          <w:rStyle w:val="apple-converted-space"/>
          <w:rFonts w:asciiTheme="minorHAnsi" w:hAnsiTheme="minorHAnsi"/>
          <w:color w:val="000000"/>
        </w:rPr>
        <w:t> </w:t>
      </w:r>
      <w:r w:rsidRPr="00187CF9">
        <w:rPr>
          <w:rStyle w:val="Fuerte"/>
          <w:rFonts w:asciiTheme="minorHAnsi" w:hAnsiTheme="minorHAnsi"/>
          <w:color w:val="000000"/>
        </w:rPr>
        <w:t>tiene consecuencias eternas</w:t>
      </w:r>
      <w:r w:rsidRPr="00187CF9">
        <w:rPr>
          <w:rFonts w:asciiTheme="minorHAnsi" w:hAnsiTheme="minorHAnsi"/>
          <w:color w:val="000000"/>
        </w:rPr>
        <w:t>.</w:t>
      </w:r>
    </w:p>
    <w:p w14:paraId="7D824151" w14:textId="77777777" w:rsidR="00383DF8" w:rsidRDefault="00383DF8" w:rsidP="00187CF9">
      <w:pPr>
        <w:pStyle w:val="NormalWeb"/>
        <w:rPr>
          <w:rFonts w:asciiTheme="minorHAnsi" w:hAnsiTheme="minorHAnsi"/>
          <w:color w:val="000000"/>
        </w:rPr>
      </w:pPr>
    </w:p>
    <w:p w14:paraId="484EFCF9" w14:textId="079F18AC" w:rsidR="00187CF9" w:rsidRPr="00187CF9" w:rsidRDefault="00187CF9" w:rsidP="00187CF9">
      <w:pPr>
        <w:pStyle w:val="NormalWeb"/>
        <w:rPr>
          <w:rFonts w:asciiTheme="minorHAnsi" w:hAnsiTheme="minorHAnsi"/>
          <w:color w:val="000000"/>
        </w:rPr>
      </w:pPr>
      <w:r w:rsidRPr="00187CF9">
        <w:rPr>
          <w:rFonts w:asciiTheme="minorHAnsi" w:hAnsiTheme="minorHAnsi"/>
          <w:color w:val="000000"/>
        </w:rPr>
        <w:t>Dios no busca activismo ni obras vacías.</w:t>
      </w:r>
      <w:r w:rsidRPr="00187CF9">
        <w:rPr>
          <w:rFonts w:asciiTheme="minorHAnsi" w:hAnsiTheme="minorHAnsi"/>
          <w:color w:val="000000"/>
        </w:rPr>
        <w:br/>
        <w:t>Busca</w:t>
      </w:r>
      <w:r w:rsidRPr="00187CF9">
        <w:rPr>
          <w:rStyle w:val="apple-converted-space"/>
          <w:rFonts w:asciiTheme="minorHAnsi" w:hAnsiTheme="minorHAnsi"/>
          <w:color w:val="000000"/>
        </w:rPr>
        <w:t> </w:t>
      </w:r>
      <w:r w:rsidRPr="00187CF9">
        <w:rPr>
          <w:rStyle w:val="Fuerte"/>
          <w:rFonts w:asciiTheme="minorHAnsi" w:hAnsiTheme="minorHAnsi"/>
          <w:color w:val="000000"/>
        </w:rPr>
        <w:t>corazones dispuestos</w:t>
      </w:r>
      <w:r w:rsidRPr="00187CF9">
        <w:rPr>
          <w:rStyle w:val="apple-converted-space"/>
          <w:rFonts w:asciiTheme="minorHAnsi" w:hAnsiTheme="minorHAnsi"/>
          <w:color w:val="000000"/>
        </w:rPr>
        <w:t> </w:t>
      </w:r>
      <w:r w:rsidRPr="00187CF9">
        <w:rPr>
          <w:rFonts w:asciiTheme="minorHAnsi" w:hAnsiTheme="minorHAnsi"/>
          <w:color w:val="000000"/>
        </w:rPr>
        <w:t>que vivan el Reino</w:t>
      </w:r>
      <w:r w:rsidRPr="00187CF9">
        <w:rPr>
          <w:rStyle w:val="apple-converted-space"/>
          <w:rFonts w:asciiTheme="minorHAnsi" w:hAnsiTheme="minorHAnsi"/>
          <w:color w:val="000000"/>
        </w:rPr>
        <w:t> </w:t>
      </w:r>
      <w:r w:rsidRPr="00187CF9">
        <w:rPr>
          <w:rStyle w:val="Fuerte"/>
          <w:rFonts w:asciiTheme="minorHAnsi" w:hAnsiTheme="minorHAnsi"/>
          <w:color w:val="000000"/>
        </w:rPr>
        <w:t>aquí y ahora</w:t>
      </w:r>
      <w:r w:rsidRPr="00187CF9">
        <w:rPr>
          <w:rFonts w:asciiTheme="minorHAnsi" w:hAnsiTheme="minorHAnsi"/>
          <w:color w:val="000000"/>
        </w:rPr>
        <w:t>.</w:t>
      </w:r>
      <w:r w:rsidRPr="00187CF9">
        <w:rPr>
          <w:rFonts w:asciiTheme="minorHAnsi" w:hAnsiTheme="minorHAnsi"/>
          <w:color w:val="000000"/>
        </w:rPr>
        <w:br/>
        <w:t>Porque la verdadera espiritualidad</w:t>
      </w:r>
      <w:r w:rsidRPr="00187CF9">
        <w:rPr>
          <w:rStyle w:val="apple-converted-space"/>
          <w:rFonts w:asciiTheme="minorHAnsi" w:hAnsiTheme="minorHAnsi"/>
          <w:color w:val="000000"/>
        </w:rPr>
        <w:t> </w:t>
      </w:r>
      <w:r w:rsidRPr="00187CF9">
        <w:rPr>
          <w:rStyle w:val="Fuerte"/>
          <w:rFonts w:asciiTheme="minorHAnsi" w:hAnsiTheme="minorHAnsi"/>
          <w:color w:val="000000"/>
        </w:rPr>
        <w:t>no se mide por cuántos nos sirven</w:t>
      </w:r>
      <w:r w:rsidRPr="00187CF9">
        <w:rPr>
          <w:rFonts w:asciiTheme="minorHAnsi" w:hAnsiTheme="minorHAnsi"/>
          <w:color w:val="000000"/>
        </w:rPr>
        <w:t>,</w:t>
      </w:r>
      <w:r w:rsidRPr="00187CF9">
        <w:rPr>
          <w:rFonts w:asciiTheme="minorHAnsi" w:hAnsiTheme="minorHAnsi"/>
          <w:color w:val="000000"/>
        </w:rPr>
        <w:br/>
        <w:t>sino por</w:t>
      </w:r>
      <w:r w:rsidRPr="00187CF9">
        <w:rPr>
          <w:rStyle w:val="apple-converted-space"/>
          <w:rFonts w:asciiTheme="minorHAnsi" w:hAnsiTheme="minorHAnsi"/>
          <w:color w:val="000000"/>
        </w:rPr>
        <w:t> </w:t>
      </w:r>
      <w:r w:rsidRPr="00187CF9">
        <w:rPr>
          <w:rStyle w:val="Fuerte"/>
          <w:rFonts w:asciiTheme="minorHAnsi" w:hAnsiTheme="minorHAnsi"/>
          <w:color w:val="000000"/>
        </w:rPr>
        <w:t>cuántos servimos con amor</w:t>
      </w:r>
      <w:r w:rsidRPr="00187CF9">
        <w:rPr>
          <w:rFonts w:asciiTheme="minorHAnsi" w:hAnsiTheme="minorHAnsi"/>
          <w:color w:val="000000"/>
        </w:rPr>
        <w:t>.</w:t>
      </w:r>
    </w:p>
    <w:p w14:paraId="62DD30AE" w14:textId="77777777" w:rsidR="00383DF8" w:rsidRDefault="00383DF8" w:rsidP="00187CF9">
      <w:pPr>
        <w:pStyle w:val="NormalWeb"/>
        <w:rPr>
          <w:rFonts w:asciiTheme="minorHAnsi" w:hAnsiTheme="minorHAnsi"/>
          <w:color w:val="000000"/>
        </w:rPr>
      </w:pPr>
    </w:p>
    <w:p w14:paraId="194BA73D" w14:textId="0910C188" w:rsidR="00187CF9" w:rsidRPr="00187CF9" w:rsidRDefault="00187CF9" w:rsidP="00187CF9">
      <w:pPr>
        <w:pStyle w:val="NormalWeb"/>
        <w:rPr>
          <w:rFonts w:asciiTheme="minorHAnsi" w:hAnsiTheme="minorHAnsi"/>
          <w:color w:val="000000"/>
        </w:rPr>
      </w:pPr>
      <w:r w:rsidRPr="00187CF9">
        <w:rPr>
          <w:rFonts w:asciiTheme="minorHAnsi" w:hAnsiTheme="minorHAnsi"/>
          <w:color w:val="000000"/>
        </w:rPr>
        <w:t>Haz del servicio</w:t>
      </w:r>
      <w:r w:rsidRPr="00187CF9">
        <w:rPr>
          <w:rStyle w:val="apple-converted-space"/>
          <w:rFonts w:asciiTheme="minorHAnsi" w:hAnsiTheme="minorHAnsi"/>
          <w:color w:val="000000"/>
        </w:rPr>
        <w:t> </w:t>
      </w:r>
      <w:r w:rsidRPr="00187CF9">
        <w:rPr>
          <w:rStyle w:val="Fuerte"/>
          <w:rFonts w:asciiTheme="minorHAnsi" w:hAnsiTheme="minorHAnsi"/>
          <w:color w:val="000000"/>
        </w:rPr>
        <w:t>tu estilo de vida</w:t>
      </w:r>
      <w:r w:rsidRPr="00187CF9">
        <w:rPr>
          <w:rFonts w:asciiTheme="minorHAnsi" w:hAnsiTheme="minorHAnsi"/>
          <w:color w:val="000000"/>
        </w:rPr>
        <w:t>.</w:t>
      </w:r>
      <w:r w:rsidRPr="00187CF9">
        <w:rPr>
          <w:rFonts w:asciiTheme="minorHAnsi" w:hAnsiTheme="minorHAnsi"/>
          <w:color w:val="000000"/>
        </w:rPr>
        <w:br/>
        <w:t>No sirvas solo en eventos o cuando alguien te lo pida.</w:t>
      </w:r>
      <w:r w:rsidRPr="00187CF9">
        <w:rPr>
          <w:rFonts w:asciiTheme="minorHAnsi" w:hAnsiTheme="minorHAnsi"/>
          <w:color w:val="000000"/>
        </w:rPr>
        <w:br/>
        <w:t>Sirve por convicción, porque servir es parte de tu naturaleza como hijo del Reino.</w:t>
      </w:r>
      <w:r w:rsidRPr="00187CF9">
        <w:rPr>
          <w:rFonts w:asciiTheme="minorHAnsi" w:hAnsiTheme="minorHAnsi"/>
          <w:color w:val="000000"/>
        </w:rPr>
        <w:br/>
        <w:t>Cuando sirves con amor, el cielo se refleja en la tierra.</w:t>
      </w:r>
    </w:p>
    <w:p w14:paraId="2385DE11" w14:textId="77777777" w:rsidR="00187CF9" w:rsidRDefault="00187CF9" w:rsidP="00187CF9">
      <w:pPr>
        <w:pStyle w:val="NormalWeb"/>
        <w:rPr>
          <w:rStyle w:val="Fuerte"/>
          <w:rFonts w:asciiTheme="minorHAnsi" w:hAnsiTheme="minorHAnsi"/>
          <w:color w:val="000000"/>
        </w:rPr>
      </w:pPr>
    </w:p>
    <w:p w14:paraId="065B8D48" w14:textId="265EF265" w:rsidR="00187CF9" w:rsidRPr="00187CF9" w:rsidRDefault="00187CF9" w:rsidP="00187CF9">
      <w:pPr>
        <w:pStyle w:val="NormalWeb"/>
        <w:rPr>
          <w:rFonts w:asciiTheme="minorHAnsi" w:hAnsiTheme="minorHAnsi"/>
          <w:color w:val="000000"/>
        </w:rPr>
      </w:pPr>
      <w:r w:rsidRPr="00187CF9">
        <w:rPr>
          <w:rStyle w:val="Fuerte"/>
          <w:rFonts w:asciiTheme="minorHAnsi" w:hAnsiTheme="minorHAnsi"/>
          <w:color w:val="000000"/>
        </w:rPr>
        <w:t>Mateo 25:40 NTV</w:t>
      </w:r>
      <w:r>
        <w:rPr>
          <w:rStyle w:val="Fuerte"/>
          <w:rFonts w:asciiTheme="minorHAnsi" w:hAnsiTheme="minorHAnsi"/>
          <w:color w:val="000000"/>
        </w:rPr>
        <w:t xml:space="preserve">. </w:t>
      </w:r>
      <w:r w:rsidRPr="00187CF9">
        <w:rPr>
          <w:rStyle w:val="nfasis"/>
          <w:rFonts w:asciiTheme="minorHAnsi" w:hAnsiTheme="minorHAnsi"/>
          <w:color w:val="0070C0"/>
        </w:rPr>
        <w:t>«Y el Rey dirá: “Les digo la verdad, cuando hicieron alguna de estas cosas al más insignificante de estos, mis hermanos, ¡me lo hicieron a mí!”»</w:t>
      </w:r>
      <w:r>
        <w:rPr>
          <w:rStyle w:val="nfasis"/>
          <w:rFonts w:asciiTheme="minorHAnsi" w:hAnsiTheme="minorHAnsi"/>
          <w:color w:val="000000"/>
        </w:rPr>
        <w:t>.</w:t>
      </w:r>
    </w:p>
    <w:p w14:paraId="46EA522A" w14:textId="77777777" w:rsidR="00187CF9" w:rsidRDefault="00187CF9" w:rsidP="00187CF9">
      <w:pPr>
        <w:pStyle w:val="NormalWeb"/>
        <w:rPr>
          <w:rFonts w:asciiTheme="minorHAnsi" w:hAnsiTheme="minorHAnsi"/>
          <w:color w:val="000000"/>
        </w:rPr>
      </w:pPr>
    </w:p>
    <w:p w14:paraId="0147A687" w14:textId="0B4AA76A" w:rsidR="00187CF9" w:rsidRPr="00187CF9" w:rsidRDefault="00187CF9" w:rsidP="00187CF9">
      <w:pPr>
        <w:pStyle w:val="NormalWeb"/>
        <w:rPr>
          <w:rFonts w:asciiTheme="minorHAnsi" w:hAnsiTheme="minorHAnsi"/>
          <w:color w:val="000000"/>
        </w:rPr>
      </w:pPr>
      <w:r w:rsidRPr="00187CF9">
        <w:rPr>
          <w:rFonts w:asciiTheme="minorHAnsi" w:hAnsiTheme="minorHAnsi"/>
          <w:color w:val="000000"/>
        </w:rPr>
        <w:t>Servir</w:t>
      </w:r>
      <w:r w:rsidRPr="00187CF9">
        <w:rPr>
          <w:rStyle w:val="apple-converted-space"/>
          <w:rFonts w:asciiTheme="minorHAnsi" w:hAnsiTheme="minorHAnsi"/>
          <w:color w:val="000000"/>
        </w:rPr>
        <w:t> </w:t>
      </w:r>
      <w:r w:rsidRPr="00187CF9">
        <w:rPr>
          <w:rStyle w:val="Fuerte"/>
          <w:rFonts w:asciiTheme="minorHAnsi" w:hAnsiTheme="minorHAnsi"/>
          <w:color w:val="000000"/>
        </w:rPr>
        <w:t>no es un favor al prójimo</w:t>
      </w:r>
      <w:r w:rsidRPr="00187CF9">
        <w:rPr>
          <w:rFonts w:asciiTheme="minorHAnsi" w:hAnsiTheme="minorHAnsi"/>
          <w:color w:val="000000"/>
        </w:rPr>
        <w:t>, es</w:t>
      </w:r>
      <w:r w:rsidRPr="00187CF9">
        <w:rPr>
          <w:rStyle w:val="apple-converted-space"/>
          <w:rFonts w:asciiTheme="minorHAnsi" w:hAnsiTheme="minorHAnsi"/>
          <w:color w:val="000000"/>
        </w:rPr>
        <w:t> </w:t>
      </w:r>
      <w:r w:rsidRPr="00187CF9">
        <w:rPr>
          <w:rStyle w:val="Fuerte"/>
          <w:rFonts w:asciiTheme="minorHAnsi" w:hAnsiTheme="minorHAnsi"/>
          <w:color w:val="000000"/>
        </w:rPr>
        <w:t>adoración al Rey</w:t>
      </w:r>
      <w:r w:rsidRPr="00187CF9">
        <w:rPr>
          <w:rFonts w:asciiTheme="minorHAnsi" w:hAnsiTheme="minorHAnsi"/>
          <w:color w:val="000000"/>
        </w:rPr>
        <w:t>.</w:t>
      </w:r>
      <w:r w:rsidRPr="00187CF9">
        <w:rPr>
          <w:rFonts w:asciiTheme="minorHAnsi" w:hAnsiTheme="minorHAnsi"/>
          <w:color w:val="000000"/>
        </w:rPr>
        <w:br/>
        <w:t>Cada vez que ayudas, consuelas o das de ti, estás sirviendo directamente a Jesús.</w:t>
      </w:r>
      <w:r w:rsidRPr="00187CF9">
        <w:rPr>
          <w:rFonts w:asciiTheme="minorHAnsi" w:hAnsiTheme="minorHAnsi"/>
          <w:color w:val="000000"/>
        </w:rPr>
        <w:br/>
        <w:t>Y Él lo ve</w:t>
      </w:r>
      <w:r w:rsidR="003F2C6A">
        <w:rPr>
          <w:rFonts w:asciiTheme="minorHAnsi" w:hAnsiTheme="minorHAnsi"/>
          <w:color w:val="000000"/>
        </w:rPr>
        <w:t xml:space="preserve">. </w:t>
      </w:r>
      <w:r w:rsidRPr="00187CF9">
        <w:rPr>
          <w:rFonts w:asciiTheme="minorHAnsi" w:hAnsiTheme="minorHAnsi"/>
          <w:color w:val="000000"/>
        </w:rPr>
        <w:t>Y lo valora.</w:t>
      </w:r>
    </w:p>
    <w:p w14:paraId="445221B8" w14:textId="77777777" w:rsidR="00187CF9" w:rsidRDefault="00187CF9" w:rsidP="00187CF9">
      <w:pPr>
        <w:pStyle w:val="NormalWeb"/>
        <w:rPr>
          <w:rFonts w:asciiTheme="minorHAnsi" w:hAnsiTheme="minorHAnsi"/>
          <w:color w:val="000000"/>
        </w:rPr>
      </w:pPr>
    </w:p>
    <w:p w14:paraId="3DB10CAC" w14:textId="21E7D1FF" w:rsidR="00187CF9" w:rsidRPr="00187CF9" w:rsidRDefault="00187CF9" w:rsidP="00187CF9">
      <w:pPr>
        <w:pStyle w:val="NormalWeb"/>
        <w:rPr>
          <w:rFonts w:asciiTheme="minorHAnsi" w:hAnsiTheme="minorHAnsi"/>
          <w:color w:val="000000"/>
        </w:rPr>
      </w:pPr>
      <w:r w:rsidRPr="00187CF9">
        <w:rPr>
          <w:rFonts w:asciiTheme="minorHAnsi" w:hAnsiTheme="minorHAnsi"/>
          <w:i/>
          <w:iCs/>
          <w:color w:val="000000"/>
        </w:rPr>
        <w:t xml:space="preserve">Señor Jesús, gracias por mostrarnos un camino diferente, lleno de amor, servicio y misericordia. Ayúdanos a vivir cada día reflejando tu Reino en la tierra. Que nuestro servicio no sea ocasional, sino una expresión constante de adoración a ti. </w:t>
      </w:r>
      <w:r w:rsidRPr="00187CF9">
        <w:rPr>
          <w:rStyle w:val="Fuerte"/>
          <w:rFonts w:asciiTheme="minorHAnsi" w:hAnsiTheme="minorHAnsi"/>
          <w:i/>
          <w:iCs/>
          <w:color w:val="000000"/>
        </w:rPr>
        <w:t>Amén</w:t>
      </w:r>
      <w:r w:rsidRPr="00187CF9">
        <w:rPr>
          <w:rStyle w:val="Fuerte"/>
          <w:rFonts w:asciiTheme="minorHAnsi" w:hAnsiTheme="minorHAnsi"/>
          <w:color w:val="000000"/>
        </w:rPr>
        <w:t>.</w:t>
      </w:r>
    </w:p>
    <w:bookmarkEnd w:id="179"/>
    <w:p w14:paraId="3DCCA5D6" w14:textId="77777777" w:rsidR="00756256" w:rsidRDefault="00756256" w:rsidP="002A1F15">
      <w:pPr>
        <w:rPr>
          <w:rFonts w:asciiTheme="minorHAnsi" w:hAnsiTheme="minorHAnsi"/>
          <w:color w:val="000000" w:themeColor="text1"/>
        </w:rPr>
      </w:pPr>
    </w:p>
    <w:p w14:paraId="23AD5C29" w14:textId="77777777" w:rsidR="006B3309" w:rsidRPr="002A1F15" w:rsidRDefault="006B3309" w:rsidP="002A1F15">
      <w:pPr>
        <w:rPr>
          <w:rFonts w:asciiTheme="minorHAnsi" w:hAnsiTheme="minorHAnsi"/>
          <w:color w:val="000000" w:themeColor="text1"/>
        </w:rPr>
      </w:pPr>
    </w:p>
    <w:p w14:paraId="2611E5F5" w14:textId="5282CFC2" w:rsidR="006E073A" w:rsidRPr="002A1F15" w:rsidRDefault="00543BF5" w:rsidP="002A1F15">
      <w:pPr>
        <w:rPr>
          <w:rFonts w:asciiTheme="minorHAnsi" w:hAnsiTheme="minorHAnsi"/>
          <w:b/>
          <w:bCs/>
          <w:color w:val="000000" w:themeColor="text1"/>
          <w:lang w:val="es-ES"/>
        </w:rPr>
      </w:pPr>
      <w:bookmarkStart w:id="180" w:name="OLE_LINK177"/>
      <w:r w:rsidRPr="002A1F15">
        <w:rPr>
          <w:rFonts w:asciiTheme="minorHAnsi" w:hAnsiTheme="minorHAnsi"/>
          <w:b/>
          <w:bCs/>
          <w:color w:val="000000" w:themeColor="text1"/>
          <w:lang w:val="es-ES"/>
        </w:rPr>
        <w:t>¿A</w:t>
      </w:r>
      <w:r w:rsidR="00A70BFB" w:rsidRPr="002A1F15">
        <w:rPr>
          <w:rFonts w:asciiTheme="minorHAnsi" w:hAnsiTheme="minorHAnsi"/>
          <w:b/>
          <w:bCs/>
          <w:color w:val="000000" w:themeColor="text1"/>
          <w:lang w:val="es-ES"/>
        </w:rPr>
        <w:t xml:space="preserve"> quién</w:t>
      </w:r>
      <w:r w:rsidRPr="002A1F15">
        <w:rPr>
          <w:rFonts w:asciiTheme="minorHAnsi" w:hAnsiTheme="minorHAnsi"/>
          <w:b/>
          <w:bCs/>
          <w:color w:val="000000" w:themeColor="text1"/>
          <w:lang w:val="es-ES"/>
        </w:rPr>
        <w:t xml:space="preserve"> </w:t>
      </w:r>
      <w:r w:rsidR="009609BF">
        <w:rPr>
          <w:rFonts w:asciiTheme="minorHAnsi" w:hAnsiTheme="minorHAnsi"/>
          <w:b/>
          <w:bCs/>
          <w:color w:val="000000" w:themeColor="text1"/>
          <w:lang w:val="es-ES"/>
        </w:rPr>
        <w:t>buscas</w:t>
      </w:r>
      <w:r w:rsidRPr="002A1F15">
        <w:rPr>
          <w:rFonts w:asciiTheme="minorHAnsi" w:hAnsiTheme="minorHAnsi"/>
          <w:b/>
          <w:bCs/>
          <w:color w:val="000000" w:themeColor="text1"/>
          <w:lang w:val="es-ES"/>
        </w:rPr>
        <w:t xml:space="preserve"> agradar?</w:t>
      </w:r>
      <w:r w:rsidR="005B5028" w:rsidRPr="002A1F15">
        <w:rPr>
          <w:rFonts w:asciiTheme="minorHAnsi" w:hAnsiTheme="minorHAnsi"/>
          <w:b/>
          <w:bCs/>
          <w:color w:val="000000" w:themeColor="text1"/>
          <w:lang w:val="es-ES"/>
        </w:rPr>
        <w:t xml:space="preserve"> </w:t>
      </w:r>
    </w:p>
    <w:p w14:paraId="5B98B484" w14:textId="6F16187F" w:rsidR="00756256" w:rsidRPr="002A1F15" w:rsidRDefault="00756256" w:rsidP="002A1F15">
      <w:pPr>
        <w:rPr>
          <w:rFonts w:asciiTheme="minorHAnsi" w:hAnsiTheme="minorHAnsi"/>
          <w:color w:val="000000" w:themeColor="text1"/>
          <w:lang w:val="es-ES"/>
        </w:rPr>
      </w:pPr>
      <w:r w:rsidRPr="002A1F15">
        <w:rPr>
          <w:rFonts w:asciiTheme="minorHAnsi" w:hAnsiTheme="minorHAnsi"/>
          <w:b/>
          <w:bCs/>
          <w:color w:val="000000" w:themeColor="text1"/>
          <w:lang w:val="es-ES"/>
        </w:rPr>
        <w:t>1 Tesaloni</w:t>
      </w:r>
      <w:r w:rsidR="00A7394C" w:rsidRPr="002A1F15">
        <w:rPr>
          <w:rFonts w:asciiTheme="minorHAnsi" w:hAnsiTheme="minorHAnsi"/>
          <w:b/>
          <w:bCs/>
          <w:color w:val="000000" w:themeColor="text1"/>
          <w:lang w:val="es-ES"/>
        </w:rPr>
        <w:t>censes 2:4 NTV</w:t>
      </w:r>
      <w:r w:rsidR="00A7394C" w:rsidRPr="002A1F15">
        <w:rPr>
          <w:rFonts w:asciiTheme="minorHAnsi" w:hAnsiTheme="minorHAnsi"/>
          <w:color w:val="000000" w:themeColor="text1"/>
          <w:lang w:val="es-ES"/>
        </w:rPr>
        <w:t xml:space="preserve">. </w:t>
      </w:r>
      <w:r w:rsidR="00A7394C" w:rsidRPr="002A1F15">
        <w:rPr>
          <w:rFonts w:asciiTheme="minorHAnsi" w:hAnsiTheme="minorHAnsi"/>
          <w:i/>
          <w:iCs/>
          <w:color w:val="0070C0"/>
          <w:lang w:val="es-ES"/>
        </w:rPr>
        <w:t>“… Nuestro propósito es agradar a Dios, no a las personas. Solamente él examina las intenciones de nuestro corazón</w:t>
      </w:r>
      <w:r w:rsidR="006E073A" w:rsidRPr="002A1F15">
        <w:rPr>
          <w:rFonts w:asciiTheme="minorHAnsi" w:hAnsiTheme="minorHAnsi"/>
          <w:i/>
          <w:iCs/>
          <w:color w:val="0070C0"/>
          <w:lang w:val="es-ES"/>
        </w:rPr>
        <w:t>.”</w:t>
      </w:r>
    </w:p>
    <w:p w14:paraId="69C03D39" w14:textId="77777777" w:rsidR="00880287" w:rsidRPr="002A1F15" w:rsidRDefault="00880287" w:rsidP="002A1F15">
      <w:pPr>
        <w:rPr>
          <w:rFonts w:asciiTheme="minorHAnsi" w:hAnsiTheme="minorHAnsi"/>
          <w:color w:val="000000" w:themeColor="text1"/>
          <w:lang w:val="es-ES"/>
        </w:rPr>
      </w:pPr>
    </w:p>
    <w:p w14:paraId="40B2DBE0" w14:textId="77777777" w:rsidR="00880287" w:rsidRPr="002A1F15" w:rsidRDefault="00880287" w:rsidP="002A1F15">
      <w:pPr>
        <w:pStyle w:val="NormalWeb"/>
        <w:rPr>
          <w:rFonts w:asciiTheme="minorHAnsi" w:hAnsiTheme="minorHAnsi"/>
          <w:color w:val="000000"/>
          <w:lang w:val="es-ES"/>
        </w:rPr>
      </w:pPr>
      <w:r w:rsidRPr="002A1F15">
        <w:rPr>
          <w:rStyle w:val="Fuerte"/>
          <w:rFonts w:asciiTheme="minorHAnsi" w:hAnsiTheme="minorHAnsi"/>
          <w:color w:val="000000"/>
          <w:lang w:val="es-ES"/>
        </w:rPr>
        <w:t>Propósito.</w:t>
      </w:r>
      <w:r w:rsidRPr="002A1F15">
        <w:rPr>
          <w:rStyle w:val="apple-converted-space"/>
          <w:rFonts w:asciiTheme="minorHAnsi" w:hAnsiTheme="minorHAnsi"/>
          <w:color w:val="000000"/>
          <w:lang w:val="es-ES"/>
        </w:rPr>
        <w:t> </w:t>
      </w:r>
      <w:r w:rsidRPr="002A1F15">
        <w:rPr>
          <w:rFonts w:asciiTheme="minorHAnsi" w:hAnsiTheme="minorHAnsi"/>
          <w:color w:val="000000"/>
          <w:lang w:val="es-ES"/>
        </w:rPr>
        <w:t xml:space="preserve">Una palabra profunda, que define la dirección de nuestra vida. </w:t>
      </w:r>
      <w:r w:rsidRPr="0029798A">
        <w:rPr>
          <w:rFonts w:asciiTheme="minorHAnsi" w:hAnsiTheme="minorHAnsi"/>
          <w:color w:val="FF0000"/>
          <w:lang w:val="es-ES"/>
        </w:rPr>
        <w:t xml:space="preserve">¿Cuál es el propósito de lo que hacemos? </w:t>
      </w:r>
      <w:r w:rsidRPr="002A1F15">
        <w:rPr>
          <w:rFonts w:asciiTheme="minorHAnsi" w:hAnsiTheme="minorHAnsi"/>
          <w:color w:val="000000"/>
          <w:lang w:val="es-ES"/>
        </w:rPr>
        <w:t xml:space="preserve">Muchas veces nuestras acciones no son interpretadas como las pensamos, y nuestras intenciones pueden ser malentendidas. Pero más allá de cómo los demás las perciban, la pregunta sigue siendo: </w:t>
      </w:r>
      <w:r w:rsidRPr="0029798A">
        <w:rPr>
          <w:rFonts w:asciiTheme="minorHAnsi" w:hAnsiTheme="minorHAnsi"/>
          <w:color w:val="FF0000"/>
          <w:lang w:val="es-ES"/>
        </w:rPr>
        <w:t>¿por qué hacemos lo que hacemos?</w:t>
      </w:r>
    </w:p>
    <w:p w14:paraId="28A9E53C" w14:textId="10417325" w:rsidR="00880287" w:rsidRPr="002A1F15" w:rsidRDefault="00880287" w:rsidP="002A1F15">
      <w:pPr>
        <w:pStyle w:val="NormalWeb"/>
        <w:rPr>
          <w:rFonts w:asciiTheme="minorHAnsi" w:hAnsiTheme="minorHAnsi"/>
          <w:color w:val="000000"/>
          <w:lang w:val="es-ES"/>
        </w:rPr>
      </w:pPr>
      <w:r w:rsidRPr="002A1F15">
        <w:rPr>
          <w:rFonts w:asciiTheme="minorHAnsi" w:hAnsiTheme="minorHAnsi"/>
          <w:color w:val="000000"/>
          <w:lang w:val="es-ES"/>
        </w:rPr>
        <w:t>El apóstol Pablo fue muy claro:</w:t>
      </w:r>
      <w:r w:rsidRPr="002A1F15">
        <w:rPr>
          <w:rStyle w:val="apple-converted-space"/>
          <w:rFonts w:asciiTheme="minorHAnsi" w:hAnsiTheme="minorHAnsi"/>
          <w:color w:val="000000"/>
          <w:lang w:val="es-ES"/>
        </w:rPr>
        <w:t> </w:t>
      </w:r>
      <w:r w:rsidRPr="002A1F15">
        <w:rPr>
          <w:rStyle w:val="nfasis"/>
          <w:rFonts w:asciiTheme="minorHAnsi" w:hAnsiTheme="minorHAnsi"/>
          <w:color w:val="000000"/>
          <w:lang w:val="es-ES"/>
        </w:rPr>
        <w:t>“</w:t>
      </w:r>
      <w:r w:rsidRPr="00CD7634">
        <w:rPr>
          <w:rStyle w:val="nfasis"/>
          <w:rFonts w:asciiTheme="minorHAnsi" w:hAnsiTheme="minorHAnsi"/>
          <w:color w:val="0070C0"/>
          <w:lang w:val="es-ES"/>
        </w:rPr>
        <w:t>Nuestro propósito es agradar a Dios</w:t>
      </w:r>
      <w:r w:rsidRPr="002A1F15">
        <w:rPr>
          <w:rStyle w:val="nfasis"/>
          <w:rFonts w:asciiTheme="minorHAnsi" w:hAnsiTheme="minorHAnsi"/>
          <w:color w:val="000000"/>
          <w:lang w:val="es-ES"/>
        </w:rPr>
        <w:t>.”</w:t>
      </w:r>
      <w:r w:rsidRPr="002A1F15">
        <w:rPr>
          <w:rStyle w:val="apple-converted-space"/>
          <w:rFonts w:asciiTheme="minorHAnsi" w:hAnsiTheme="minorHAnsi"/>
          <w:color w:val="000000"/>
          <w:lang w:val="es-ES"/>
        </w:rPr>
        <w:t> </w:t>
      </w:r>
      <w:r w:rsidRPr="002A1F15">
        <w:rPr>
          <w:rFonts w:asciiTheme="minorHAnsi" w:hAnsiTheme="minorHAnsi"/>
          <w:color w:val="000000"/>
          <w:lang w:val="es-ES"/>
        </w:rPr>
        <w:t>Hoy en día, vivimos en una cultura donde muchos buscan agradar a la gente</w:t>
      </w:r>
      <w:r w:rsidR="007C5E17">
        <w:rPr>
          <w:rFonts w:asciiTheme="minorHAnsi" w:hAnsiTheme="minorHAnsi"/>
          <w:color w:val="000000"/>
          <w:lang w:val="es-ES"/>
        </w:rPr>
        <w:t xml:space="preserve">, </w:t>
      </w:r>
      <w:r w:rsidRPr="002A1F15">
        <w:rPr>
          <w:rFonts w:asciiTheme="minorHAnsi" w:hAnsiTheme="minorHAnsi"/>
          <w:color w:val="000000"/>
          <w:lang w:val="es-ES"/>
        </w:rPr>
        <w:t>ganar aprobación, obtener seguidores o beneficios personales, pero este pasaje nos recuerda a quién realmente debemos complacer.</w:t>
      </w:r>
    </w:p>
    <w:p w14:paraId="18CC05DE" w14:textId="77777777" w:rsidR="00880287" w:rsidRPr="002A1F15" w:rsidRDefault="00880287" w:rsidP="002A1F15">
      <w:pPr>
        <w:pStyle w:val="NormalWeb"/>
        <w:rPr>
          <w:rFonts w:asciiTheme="minorHAnsi" w:hAnsiTheme="minorHAnsi"/>
          <w:color w:val="000000"/>
          <w:lang w:val="es-ES"/>
        </w:rPr>
      </w:pPr>
      <w:r w:rsidRPr="002A1F15">
        <w:rPr>
          <w:rFonts w:asciiTheme="minorHAnsi" w:hAnsiTheme="minorHAnsi"/>
          <w:color w:val="000000"/>
          <w:lang w:val="es-ES"/>
        </w:rPr>
        <w:t>Dios no se deja impresionar por apariencias, sino que examina las intenciones más profundas del corazón. Lo importante no es tanto</w:t>
      </w:r>
      <w:r w:rsidRPr="002A1F15">
        <w:rPr>
          <w:rStyle w:val="apple-converted-space"/>
          <w:rFonts w:asciiTheme="minorHAnsi" w:hAnsiTheme="minorHAnsi"/>
          <w:color w:val="000000"/>
          <w:lang w:val="es-ES"/>
        </w:rPr>
        <w:t> </w:t>
      </w:r>
      <w:r w:rsidRPr="002A1F15">
        <w:rPr>
          <w:rStyle w:val="Fuerte"/>
          <w:rFonts w:asciiTheme="minorHAnsi" w:hAnsiTheme="minorHAnsi"/>
          <w:color w:val="000000"/>
          <w:lang w:val="es-ES"/>
        </w:rPr>
        <w:t>lo que hacemos</w:t>
      </w:r>
      <w:r w:rsidRPr="002A1F15">
        <w:rPr>
          <w:rFonts w:asciiTheme="minorHAnsi" w:hAnsiTheme="minorHAnsi"/>
          <w:color w:val="000000"/>
          <w:lang w:val="es-ES"/>
        </w:rPr>
        <w:t>, sino</w:t>
      </w:r>
      <w:r w:rsidRPr="002A1F15">
        <w:rPr>
          <w:rStyle w:val="apple-converted-space"/>
          <w:rFonts w:asciiTheme="minorHAnsi" w:hAnsiTheme="minorHAnsi"/>
          <w:color w:val="000000"/>
          <w:lang w:val="es-ES"/>
        </w:rPr>
        <w:t> </w:t>
      </w:r>
      <w:r w:rsidRPr="002A1F15">
        <w:rPr>
          <w:rStyle w:val="Fuerte"/>
          <w:rFonts w:asciiTheme="minorHAnsi" w:hAnsiTheme="minorHAnsi"/>
          <w:color w:val="000000"/>
          <w:lang w:val="es-ES"/>
        </w:rPr>
        <w:t>por qué lo hacemos</w:t>
      </w:r>
      <w:r w:rsidRPr="002A1F15">
        <w:rPr>
          <w:rFonts w:asciiTheme="minorHAnsi" w:hAnsiTheme="minorHAnsi"/>
          <w:color w:val="000000"/>
          <w:lang w:val="es-ES"/>
        </w:rPr>
        <w:t>. Al final, solo Él emitirá el juicio justo, cuando venga en su Reino.</w:t>
      </w:r>
    </w:p>
    <w:p w14:paraId="4987C79D" w14:textId="77777777" w:rsidR="00A70BFB" w:rsidRPr="002A1F15" w:rsidRDefault="00A70BFB" w:rsidP="002A1F15">
      <w:pPr>
        <w:pStyle w:val="NormalWeb"/>
        <w:rPr>
          <w:rFonts w:asciiTheme="minorHAnsi" w:hAnsiTheme="minorHAnsi"/>
          <w:color w:val="000000"/>
          <w:lang w:val="es-ES"/>
        </w:rPr>
      </w:pPr>
    </w:p>
    <w:p w14:paraId="0296D4D9" w14:textId="77777777" w:rsidR="00107FB9" w:rsidRDefault="00880287" w:rsidP="002A1F15">
      <w:pPr>
        <w:pStyle w:val="NormalWeb"/>
        <w:rPr>
          <w:rStyle w:val="Fuerte"/>
          <w:rFonts w:asciiTheme="minorHAnsi" w:hAnsiTheme="minorHAnsi"/>
          <w:color w:val="000000"/>
          <w:lang w:val="es-ES"/>
        </w:rPr>
      </w:pPr>
      <w:r w:rsidRPr="0029798A">
        <w:rPr>
          <w:rFonts w:asciiTheme="minorHAnsi" w:hAnsiTheme="minorHAnsi"/>
          <w:i/>
          <w:iCs/>
          <w:color w:val="000000"/>
          <w:lang w:val="es-ES"/>
        </w:rPr>
        <w:t>Señor Jesús, gracias porque no son los hombres, sino Tú quien examina mi corazón. Saberlo me da paz, porque contigo no hay injusticia. Perdóname cuando he buscado la aprobación humana más que la tuya. Ayúdame a vivir con un corazón sincero y fiel, buscando agradarte en todo.</w:t>
      </w:r>
      <w:r w:rsidR="00A70BFB" w:rsidRPr="0029798A">
        <w:rPr>
          <w:rFonts w:asciiTheme="minorHAnsi" w:hAnsiTheme="minorHAnsi"/>
          <w:i/>
          <w:iCs/>
          <w:color w:val="000000"/>
          <w:lang w:val="es-ES"/>
        </w:rPr>
        <w:t xml:space="preserve"> </w:t>
      </w:r>
      <w:r w:rsidRPr="0029798A">
        <w:rPr>
          <w:rStyle w:val="Fuerte"/>
          <w:rFonts w:asciiTheme="minorHAnsi" w:hAnsiTheme="minorHAnsi"/>
          <w:i/>
          <w:iCs/>
          <w:color w:val="000000"/>
          <w:lang w:val="es-ES"/>
        </w:rPr>
        <w:t>Amén</w:t>
      </w:r>
      <w:r w:rsidRPr="002A1F15">
        <w:rPr>
          <w:rStyle w:val="Fuerte"/>
          <w:rFonts w:asciiTheme="minorHAnsi" w:hAnsiTheme="minorHAnsi"/>
          <w:color w:val="000000"/>
          <w:lang w:val="es-ES"/>
        </w:rPr>
        <w:t>.</w:t>
      </w:r>
    </w:p>
    <w:p w14:paraId="44BDC631" w14:textId="4F476FBF" w:rsidR="002A1F15" w:rsidRDefault="002A1F15" w:rsidP="002A1F15">
      <w:pPr>
        <w:pStyle w:val="NormalWeb"/>
        <w:rPr>
          <w:rFonts w:asciiTheme="minorHAnsi" w:hAnsiTheme="minorHAnsi"/>
          <w:color w:val="000000"/>
        </w:rPr>
      </w:pPr>
      <w:r w:rsidRPr="002A1F15">
        <w:rPr>
          <w:rFonts w:asciiTheme="minorHAnsi" w:hAnsiTheme="minorHAnsi"/>
          <w:color w:val="000000"/>
        </w:rPr>
        <w:t>“</w:t>
      </w:r>
      <w:r w:rsidRPr="0029798A">
        <w:rPr>
          <w:rFonts w:asciiTheme="minorHAnsi" w:hAnsiTheme="minorHAnsi"/>
          <w:i/>
          <w:iCs/>
          <w:color w:val="7030A0"/>
        </w:rPr>
        <w:t>Cuando vivimos para agradar a Dios, dejamos de ser esclavos de la aprobación humana</w:t>
      </w:r>
      <w:r w:rsidRPr="002A1F15">
        <w:rPr>
          <w:rFonts w:asciiTheme="minorHAnsi" w:hAnsiTheme="minorHAnsi"/>
          <w:color w:val="000000"/>
        </w:rPr>
        <w:t>.”</w:t>
      </w:r>
    </w:p>
    <w:p w14:paraId="0CDC11EA" w14:textId="77777777" w:rsidR="009262F5" w:rsidRDefault="009262F5" w:rsidP="002A1F15">
      <w:pPr>
        <w:pStyle w:val="NormalWeb"/>
        <w:rPr>
          <w:rFonts w:asciiTheme="minorHAnsi" w:hAnsiTheme="minorHAnsi"/>
          <w:color w:val="000000"/>
        </w:rPr>
      </w:pPr>
    </w:p>
    <w:p w14:paraId="15823FFF" w14:textId="77777777" w:rsidR="009262F5" w:rsidRDefault="009262F5" w:rsidP="002A1F15">
      <w:pPr>
        <w:pStyle w:val="NormalWeb"/>
        <w:rPr>
          <w:rFonts w:asciiTheme="minorHAnsi" w:hAnsiTheme="minorHAnsi"/>
          <w:color w:val="000000"/>
        </w:rPr>
      </w:pPr>
    </w:p>
    <w:p w14:paraId="0B1F1F6C" w14:textId="77777777" w:rsidR="009262F5" w:rsidRPr="0004576D" w:rsidRDefault="009262F5" w:rsidP="002A1F15">
      <w:pPr>
        <w:pStyle w:val="NormalWeb"/>
        <w:rPr>
          <w:rFonts w:asciiTheme="minorHAnsi" w:hAnsiTheme="minorHAnsi"/>
          <w:color w:val="000000"/>
          <w:lang w:val="es-ES"/>
        </w:rPr>
      </w:pPr>
    </w:p>
    <w:p w14:paraId="7E772327" w14:textId="268ED7C8" w:rsidR="008347D7" w:rsidRPr="0004576D" w:rsidRDefault="008347D7" w:rsidP="008347D7">
      <w:pPr>
        <w:pStyle w:val="NormalWeb"/>
        <w:rPr>
          <w:rFonts w:asciiTheme="minorHAnsi" w:hAnsiTheme="minorHAnsi"/>
          <w:b/>
          <w:bCs/>
          <w:color w:val="000000"/>
          <w:sz w:val="28"/>
          <w:szCs w:val="28"/>
          <w:lang w:val="es-ES"/>
        </w:rPr>
      </w:pPr>
      <w:bookmarkStart w:id="181" w:name="OLE_LINK178"/>
      <w:r w:rsidRPr="0004576D">
        <w:rPr>
          <w:rFonts w:asciiTheme="minorHAnsi" w:hAnsiTheme="minorHAnsi"/>
          <w:b/>
          <w:bCs/>
          <w:color w:val="000000"/>
          <w:sz w:val="28"/>
          <w:szCs w:val="28"/>
          <w:lang w:val="es-ES"/>
        </w:rPr>
        <w:t xml:space="preserve">El gozo de </w:t>
      </w:r>
      <w:r w:rsidR="00294A54" w:rsidRPr="0004576D">
        <w:rPr>
          <w:rFonts w:asciiTheme="minorHAnsi" w:hAnsiTheme="minorHAnsi"/>
          <w:b/>
          <w:bCs/>
          <w:color w:val="000000"/>
          <w:sz w:val="28"/>
          <w:szCs w:val="28"/>
          <w:lang w:val="es-ES"/>
        </w:rPr>
        <w:t xml:space="preserve">ver </w:t>
      </w:r>
      <w:r w:rsidRPr="0004576D">
        <w:rPr>
          <w:rFonts w:asciiTheme="minorHAnsi" w:hAnsiTheme="minorHAnsi"/>
          <w:b/>
          <w:bCs/>
          <w:color w:val="000000"/>
          <w:sz w:val="28"/>
          <w:szCs w:val="28"/>
          <w:lang w:val="es-ES"/>
        </w:rPr>
        <w:t>una vida transformada</w:t>
      </w:r>
    </w:p>
    <w:p w14:paraId="61AE218C" w14:textId="623DF89A" w:rsidR="009262F5" w:rsidRPr="0004576D" w:rsidRDefault="009262F5" w:rsidP="008347D7">
      <w:pPr>
        <w:pStyle w:val="NormalWeb"/>
        <w:rPr>
          <w:rFonts w:asciiTheme="minorHAnsi" w:hAnsiTheme="minorHAnsi"/>
          <w:lang w:val="es-ES"/>
        </w:rPr>
      </w:pPr>
      <w:r w:rsidRPr="0004576D">
        <w:rPr>
          <w:rFonts w:asciiTheme="minorHAnsi" w:hAnsiTheme="minorHAnsi"/>
          <w:b/>
          <w:bCs/>
          <w:lang w:val="es-ES"/>
        </w:rPr>
        <w:t xml:space="preserve">1 Tesalonicenses </w:t>
      </w:r>
      <w:r w:rsidR="001540C9" w:rsidRPr="0004576D">
        <w:rPr>
          <w:rFonts w:asciiTheme="minorHAnsi" w:hAnsiTheme="minorHAnsi"/>
          <w:b/>
          <w:bCs/>
          <w:lang w:val="es-ES"/>
        </w:rPr>
        <w:t>2:19-20 NTV</w:t>
      </w:r>
      <w:r w:rsidR="001540C9" w:rsidRPr="0004576D">
        <w:rPr>
          <w:rFonts w:asciiTheme="minorHAnsi" w:hAnsiTheme="minorHAnsi"/>
          <w:lang w:val="es-ES"/>
        </w:rPr>
        <w:t xml:space="preserve">. </w:t>
      </w:r>
      <w:r w:rsidRPr="0004576D">
        <w:rPr>
          <w:rFonts w:asciiTheme="minorHAnsi" w:hAnsiTheme="minorHAnsi"/>
          <w:i/>
          <w:iCs/>
          <w:color w:val="0070C0"/>
          <w:lang w:val="es-ES"/>
        </w:rPr>
        <w:t xml:space="preserve">Después de todo, ¿qué es lo que nos da esperanza y alegría?, ¿y cuál será nuestra orgullosa recompensa y corona al estar delante del Señor Jesús cuando él regrese? ¡Son ustedes! </w:t>
      </w:r>
      <w:r w:rsidRPr="0004576D">
        <w:rPr>
          <w:rFonts w:asciiTheme="minorHAnsi" w:hAnsiTheme="minorHAnsi"/>
          <w:i/>
          <w:iCs/>
          <w:color w:val="0070C0"/>
          <w:vertAlign w:val="superscript"/>
          <w:lang w:val="es-ES"/>
        </w:rPr>
        <w:t>20 </w:t>
      </w:r>
      <w:r w:rsidRPr="0004576D">
        <w:rPr>
          <w:rFonts w:asciiTheme="minorHAnsi" w:hAnsiTheme="minorHAnsi"/>
          <w:i/>
          <w:iCs/>
          <w:color w:val="0070C0"/>
          <w:lang w:val="es-ES"/>
        </w:rPr>
        <w:t>Sí, ustedes son nuestro orgullo y nuestra alegría</w:t>
      </w:r>
      <w:r w:rsidRPr="0004576D">
        <w:rPr>
          <w:rFonts w:asciiTheme="minorHAnsi" w:hAnsiTheme="minorHAnsi"/>
          <w:lang w:val="es-ES"/>
        </w:rPr>
        <w:t>.</w:t>
      </w:r>
    </w:p>
    <w:p w14:paraId="276611F0" w14:textId="77777777" w:rsidR="001540C9" w:rsidRPr="0004576D" w:rsidRDefault="001540C9" w:rsidP="008347D7">
      <w:pPr>
        <w:pStyle w:val="NormalWeb"/>
        <w:rPr>
          <w:rFonts w:asciiTheme="minorHAnsi" w:hAnsiTheme="minorHAnsi"/>
          <w:lang w:val="es-ES"/>
        </w:rPr>
      </w:pPr>
    </w:p>
    <w:bookmarkEnd w:id="180"/>
    <w:p w14:paraId="59BE3ABB" w14:textId="77777777" w:rsidR="008347D7" w:rsidRPr="0004576D" w:rsidRDefault="008347D7" w:rsidP="008347D7">
      <w:pPr>
        <w:pStyle w:val="NormalWeb"/>
        <w:rPr>
          <w:rFonts w:asciiTheme="minorHAnsi" w:hAnsiTheme="minorHAnsi"/>
          <w:color w:val="000000"/>
          <w:lang w:val="es-ES"/>
        </w:rPr>
      </w:pPr>
      <w:r w:rsidRPr="0004576D">
        <w:rPr>
          <w:rFonts w:asciiTheme="minorHAnsi" w:hAnsiTheme="minorHAnsi"/>
          <w:color w:val="000000"/>
          <w:lang w:val="es-ES"/>
        </w:rPr>
        <w:t>Cuando el apóstol Pablo hace estas preguntas, nos invita a mirar más allá de los logros humanos y a examinar qué es realmente lo que da sentido y alegría a nuestra vida.</w:t>
      </w:r>
    </w:p>
    <w:p w14:paraId="71DFFEF5" w14:textId="4892CB9E" w:rsidR="008347D7" w:rsidRPr="0004576D" w:rsidRDefault="008347D7" w:rsidP="008347D7">
      <w:pPr>
        <w:pStyle w:val="NormalWeb"/>
        <w:rPr>
          <w:rFonts w:asciiTheme="minorHAnsi" w:hAnsiTheme="minorHAnsi"/>
          <w:color w:val="000000"/>
          <w:lang w:val="es-ES"/>
        </w:rPr>
      </w:pPr>
      <w:r w:rsidRPr="0004576D">
        <w:rPr>
          <w:rFonts w:asciiTheme="minorHAnsi" w:hAnsiTheme="minorHAnsi"/>
          <w:color w:val="000000"/>
          <w:lang w:val="es-ES"/>
        </w:rPr>
        <w:t>Podemos alcanzar grandes metas: construir un negocio próspero, ser personas influyentes, adquirir conocimiento o formar una hermosa familia. Sin embargo, si todo eso se convierte en el centro de nuestra satisfacción, corremos el riesgo de vivir una vida desconectada del propósito eterno.</w:t>
      </w:r>
    </w:p>
    <w:p w14:paraId="3944F3D7" w14:textId="77777777" w:rsidR="008347D7" w:rsidRPr="0004576D" w:rsidRDefault="008347D7" w:rsidP="008347D7">
      <w:pPr>
        <w:pStyle w:val="NormalWeb"/>
        <w:rPr>
          <w:rFonts w:asciiTheme="minorHAnsi" w:hAnsiTheme="minorHAnsi"/>
          <w:color w:val="000000"/>
          <w:lang w:val="es-ES"/>
        </w:rPr>
      </w:pPr>
      <w:r w:rsidRPr="0004576D">
        <w:rPr>
          <w:rFonts w:asciiTheme="minorHAnsi" w:hAnsiTheme="minorHAnsi"/>
          <w:color w:val="000000"/>
          <w:lang w:val="es-ES"/>
        </w:rPr>
        <w:t>Para Pablo, su gozo y recompensa no estaban en lo material ni en lo temporal, sino en las almas que había alcanzado con el mensaje de salvación. Su verdadera alegría era ver vidas transformadas por el poder del Evangelio.</w:t>
      </w:r>
    </w:p>
    <w:p w14:paraId="26D67A6A" w14:textId="77777777" w:rsidR="00A308E8" w:rsidRPr="0004576D" w:rsidRDefault="00A308E8" w:rsidP="008347D7">
      <w:pPr>
        <w:pStyle w:val="NormalWeb"/>
        <w:rPr>
          <w:rFonts w:asciiTheme="minorHAnsi" w:hAnsiTheme="minorHAnsi"/>
          <w:color w:val="000000"/>
          <w:lang w:val="es-ES"/>
        </w:rPr>
      </w:pPr>
    </w:p>
    <w:p w14:paraId="254B5C18" w14:textId="3B961ED5" w:rsidR="008347D7" w:rsidRPr="0004576D" w:rsidRDefault="008347D7" w:rsidP="008347D7">
      <w:pPr>
        <w:pStyle w:val="NormalWeb"/>
        <w:rPr>
          <w:rFonts w:asciiTheme="minorHAnsi" w:hAnsiTheme="minorHAnsi"/>
          <w:color w:val="000000"/>
          <w:lang w:val="es-ES"/>
        </w:rPr>
      </w:pPr>
      <w:r w:rsidRPr="0004576D">
        <w:rPr>
          <w:rFonts w:asciiTheme="minorHAnsi" w:hAnsiTheme="minorHAnsi"/>
          <w:color w:val="000000"/>
          <w:lang w:val="es-ES"/>
        </w:rPr>
        <w:t>Quizás hoy no puedas recordar a alguien que haya llegado a los pies de Cristo por tu testimonio</w:t>
      </w:r>
      <w:r w:rsidR="0004576D" w:rsidRPr="0004576D">
        <w:rPr>
          <w:rFonts w:asciiTheme="minorHAnsi" w:hAnsiTheme="minorHAnsi"/>
          <w:color w:val="000000"/>
          <w:lang w:val="es-ES"/>
        </w:rPr>
        <w:t xml:space="preserve"> o tu mensaje</w:t>
      </w:r>
      <w:r w:rsidRPr="0004576D">
        <w:rPr>
          <w:rFonts w:asciiTheme="minorHAnsi" w:hAnsiTheme="minorHAnsi"/>
          <w:color w:val="000000"/>
          <w:lang w:val="es-ES"/>
        </w:rPr>
        <w:t xml:space="preserve">, pero nunca es tarde para comenzar. Hoy puedes decidir compartir el mensaje de esperanza y experimentar la alegría incomparable de ver un alma nacer de nuevo. Ese gozo no se compara con ningún éxito terrenal: </w:t>
      </w:r>
      <w:r w:rsidRPr="0004576D">
        <w:rPr>
          <w:rFonts w:asciiTheme="minorHAnsi" w:hAnsiTheme="minorHAnsi"/>
          <w:b/>
          <w:bCs/>
          <w:color w:val="000000"/>
          <w:lang w:val="es-ES"/>
        </w:rPr>
        <w:t>es el gozo del cielo reflejado en la tierra</w:t>
      </w:r>
      <w:r w:rsidRPr="0004576D">
        <w:rPr>
          <w:rFonts w:asciiTheme="minorHAnsi" w:hAnsiTheme="minorHAnsi"/>
          <w:color w:val="000000"/>
          <w:lang w:val="es-ES"/>
        </w:rPr>
        <w:t>.</w:t>
      </w:r>
    </w:p>
    <w:p w14:paraId="4CE23868" w14:textId="77777777" w:rsidR="00074CD1" w:rsidRDefault="00074CD1" w:rsidP="00074CD1">
      <w:pPr>
        <w:pStyle w:val="NormalWeb"/>
        <w:rPr>
          <w:rStyle w:val="Fuerte"/>
          <w:rFonts w:asciiTheme="minorHAnsi" w:hAnsiTheme="minorHAnsi"/>
          <w:i/>
          <w:iCs/>
          <w:color w:val="7030A0"/>
          <w:lang w:val="es-ES"/>
        </w:rPr>
      </w:pPr>
    </w:p>
    <w:p w14:paraId="49AD5A42" w14:textId="1A6C6EC5" w:rsidR="00074CD1" w:rsidRPr="0004576D" w:rsidRDefault="00074CD1" w:rsidP="00074CD1">
      <w:pPr>
        <w:pStyle w:val="NormalWeb"/>
        <w:rPr>
          <w:rFonts w:asciiTheme="minorHAnsi" w:hAnsiTheme="minorHAnsi"/>
          <w:i/>
          <w:iCs/>
          <w:color w:val="7030A0"/>
          <w:lang w:val="es-ES"/>
        </w:rPr>
      </w:pPr>
      <w:r w:rsidRPr="0004576D">
        <w:rPr>
          <w:rStyle w:val="Fuerte"/>
          <w:rFonts w:asciiTheme="minorHAnsi" w:hAnsiTheme="minorHAnsi"/>
          <w:i/>
          <w:iCs/>
          <w:color w:val="7030A0"/>
          <w:lang w:val="es-ES"/>
        </w:rPr>
        <w:t>“El mayor gozo en la tierra es ver una vida transformada, porque es el mismo gozo que celebra el cielo.”</w:t>
      </w:r>
    </w:p>
    <w:p w14:paraId="10A287FE" w14:textId="77777777" w:rsidR="008347D7" w:rsidRPr="0004576D" w:rsidRDefault="008347D7" w:rsidP="008347D7">
      <w:pPr>
        <w:pStyle w:val="NormalWeb"/>
        <w:rPr>
          <w:rFonts w:asciiTheme="minorHAnsi" w:hAnsiTheme="minorHAnsi"/>
          <w:color w:val="000000"/>
          <w:lang w:val="es-ES"/>
        </w:rPr>
      </w:pPr>
    </w:p>
    <w:p w14:paraId="201E30D8" w14:textId="1C5C0316" w:rsidR="008347D7" w:rsidRPr="0004576D" w:rsidRDefault="008347D7" w:rsidP="008347D7">
      <w:pPr>
        <w:pStyle w:val="NormalWeb"/>
        <w:rPr>
          <w:rFonts w:asciiTheme="minorHAnsi" w:hAnsiTheme="minorHAnsi"/>
          <w:color w:val="000000"/>
          <w:lang w:val="es-ES"/>
        </w:rPr>
      </w:pPr>
      <w:r w:rsidRPr="0004576D">
        <w:rPr>
          <w:rFonts w:asciiTheme="minorHAnsi" w:hAnsiTheme="minorHAnsi"/>
          <w:i/>
          <w:iCs/>
          <w:color w:val="000000"/>
          <w:lang w:val="es-ES"/>
        </w:rPr>
        <w:t>Señor Jesús, ayúdanos a experimentar el mismo gozo que te sostuvo en la cruz, al saber que muchos serían salvos por tu sacrificio. Danos pasión por los perdidos y haz que encontremos nuestra alegría en ver a otros venir a Ti y recibir la vida eterna.</w:t>
      </w:r>
      <w:r w:rsidR="00460E27">
        <w:rPr>
          <w:rFonts w:asciiTheme="minorHAnsi" w:hAnsiTheme="minorHAnsi"/>
          <w:i/>
          <w:iCs/>
          <w:color w:val="000000"/>
          <w:lang w:val="es-ES"/>
        </w:rPr>
        <w:t xml:space="preserve"> </w:t>
      </w:r>
      <w:r w:rsidRPr="0004576D">
        <w:rPr>
          <w:rFonts w:asciiTheme="minorHAnsi" w:hAnsiTheme="minorHAnsi"/>
          <w:i/>
          <w:iCs/>
          <w:color w:val="000000"/>
          <w:lang w:val="es-ES"/>
        </w:rPr>
        <w:t>Amén</w:t>
      </w:r>
      <w:r w:rsidRPr="0004576D">
        <w:rPr>
          <w:rFonts w:asciiTheme="minorHAnsi" w:hAnsiTheme="minorHAnsi"/>
          <w:color w:val="000000"/>
          <w:lang w:val="es-ES"/>
        </w:rPr>
        <w:t>.</w:t>
      </w:r>
    </w:p>
    <w:bookmarkEnd w:id="181"/>
    <w:p w14:paraId="58D6FBD6" w14:textId="77777777" w:rsidR="008347D7" w:rsidRPr="0004576D" w:rsidRDefault="008347D7" w:rsidP="008347D7">
      <w:pPr>
        <w:pStyle w:val="NormalWeb"/>
        <w:rPr>
          <w:rStyle w:val="Fuerte"/>
          <w:rFonts w:asciiTheme="minorHAnsi" w:hAnsiTheme="minorHAnsi"/>
          <w:color w:val="000000"/>
          <w:lang w:val="es-ES"/>
        </w:rPr>
      </w:pPr>
    </w:p>
    <w:p w14:paraId="4E3537CE" w14:textId="77777777" w:rsidR="002A1F15" w:rsidRDefault="002A1F15" w:rsidP="008347D7">
      <w:pPr>
        <w:pStyle w:val="NormalWeb"/>
        <w:rPr>
          <w:rFonts w:asciiTheme="minorHAnsi" w:hAnsiTheme="minorHAnsi"/>
          <w:color w:val="000000"/>
        </w:rPr>
      </w:pPr>
    </w:p>
    <w:p w14:paraId="7B60A4D5" w14:textId="77777777" w:rsidR="007F642D" w:rsidRDefault="007F642D" w:rsidP="008347D7">
      <w:pPr>
        <w:pStyle w:val="NormalWeb"/>
        <w:rPr>
          <w:rFonts w:asciiTheme="minorHAnsi" w:hAnsiTheme="minorHAnsi"/>
          <w:color w:val="000000"/>
        </w:rPr>
      </w:pPr>
    </w:p>
    <w:p w14:paraId="7620D97B" w14:textId="77777777" w:rsidR="007F642D" w:rsidRDefault="007F642D" w:rsidP="008347D7">
      <w:pPr>
        <w:pStyle w:val="NormalWeb"/>
        <w:rPr>
          <w:rFonts w:asciiTheme="minorHAnsi" w:hAnsiTheme="minorHAnsi"/>
          <w:color w:val="000000"/>
        </w:rPr>
      </w:pPr>
    </w:p>
    <w:p w14:paraId="2680BF09" w14:textId="77777777" w:rsidR="007F642D" w:rsidRPr="009C5493" w:rsidRDefault="007F642D" w:rsidP="007F642D">
      <w:pPr>
        <w:rPr>
          <w:rFonts w:asciiTheme="minorHAnsi" w:hAnsiTheme="minorHAnsi"/>
          <w:b/>
          <w:bCs/>
          <w:sz w:val="28"/>
          <w:szCs w:val="28"/>
        </w:rPr>
      </w:pPr>
      <w:r w:rsidRPr="009C5493">
        <w:rPr>
          <w:rFonts w:asciiTheme="minorHAnsi" w:hAnsiTheme="minorHAnsi"/>
          <w:b/>
          <w:bCs/>
          <w:sz w:val="28"/>
          <w:szCs w:val="28"/>
        </w:rPr>
        <w:t xml:space="preserve">La espada que despierta el alma. </w:t>
      </w:r>
    </w:p>
    <w:p w14:paraId="342D9510" w14:textId="77777777" w:rsidR="007F642D" w:rsidRDefault="007F642D" w:rsidP="007F642D">
      <w:pPr>
        <w:rPr>
          <w:lang w:val="es-ES"/>
        </w:rPr>
      </w:pPr>
      <w:r w:rsidRPr="009C5493">
        <w:rPr>
          <w:rFonts w:asciiTheme="minorHAnsi" w:hAnsiTheme="minorHAnsi" w:cs="AppleSystemUIFont"/>
          <w:b/>
          <w:bCs/>
        </w:rPr>
        <w:t>Heb</w:t>
      </w:r>
      <w:r>
        <w:rPr>
          <w:rFonts w:cs="AppleSystemUIFont"/>
          <w:b/>
          <w:bCs/>
        </w:rPr>
        <w:t>r</w:t>
      </w:r>
      <w:r w:rsidRPr="009C5493">
        <w:rPr>
          <w:rFonts w:asciiTheme="minorHAnsi" w:hAnsiTheme="minorHAnsi" w:cs="AppleSystemUIFont"/>
          <w:b/>
          <w:bCs/>
        </w:rPr>
        <w:t>eos 4:12 NTV.</w:t>
      </w:r>
      <w:r w:rsidRPr="009C5493">
        <w:rPr>
          <w:rFonts w:asciiTheme="minorHAnsi" w:hAnsiTheme="minorHAnsi" w:cs="AppleSystemUIFont"/>
        </w:rPr>
        <w:t xml:space="preserve"> </w:t>
      </w:r>
      <w:r w:rsidRPr="009C5493">
        <w:rPr>
          <w:rFonts w:asciiTheme="minorHAnsi" w:hAnsiTheme="minorHAnsi"/>
          <w:i/>
          <w:iCs/>
          <w:color w:val="0070C0"/>
          <w:lang w:val="es-ES"/>
        </w:rPr>
        <w:t xml:space="preserve">Pues </w:t>
      </w:r>
      <w:r w:rsidRPr="009C5493">
        <w:rPr>
          <w:rFonts w:asciiTheme="minorHAnsi" w:hAnsiTheme="minorHAnsi"/>
          <w:b/>
          <w:bCs/>
          <w:i/>
          <w:iCs/>
          <w:color w:val="0070C0"/>
          <w:lang w:val="es-ES"/>
        </w:rPr>
        <w:t xml:space="preserve">la palabra de Dios es viva y poderosa. </w:t>
      </w:r>
      <w:r w:rsidRPr="009C5493">
        <w:rPr>
          <w:rFonts w:asciiTheme="minorHAnsi" w:hAnsiTheme="minorHAnsi"/>
          <w:i/>
          <w:iCs/>
          <w:color w:val="0070C0"/>
          <w:lang w:val="es-ES"/>
        </w:rPr>
        <w:t>Es más cortante que cualquier espada de dos filos; penetra entre el alma y el espíritu, entre la articulación y la médula del hueso. Deja al descubierto nuestros pensamientos y deseos más íntimos</w:t>
      </w:r>
      <w:r w:rsidRPr="009C5493">
        <w:rPr>
          <w:rFonts w:asciiTheme="minorHAnsi" w:hAnsiTheme="minorHAnsi"/>
          <w:lang w:val="es-ES"/>
        </w:rPr>
        <w:t>.</w:t>
      </w:r>
    </w:p>
    <w:p w14:paraId="53BC43A7" w14:textId="77777777" w:rsidR="007F642D" w:rsidRPr="009C5493" w:rsidRDefault="007F642D" w:rsidP="007F642D">
      <w:pPr>
        <w:rPr>
          <w:rFonts w:asciiTheme="minorHAnsi" w:hAnsiTheme="minorHAnsi" w:cs="AppleSystemUIFont"/>
        </w:rPr>
      </w:pPr>
    </w:p>
    <w:p w14:paraId="787C4A63" w14:textId="77777777" w:rsidR="007F642D" w:rsidRPr="009C5493" w:rsidRDefault="007F642D" w:rsidP="007F642D">
      <w:pPr>
        <w:rPr>
          <w:rFonts w:asciiTheme="minorHAnsi" w:hAnsiTheme="minorHAnsi"/>
          <w:color w:val="000000"/>
        </w:rPr>
      </w:pPr>
      <w:r w:rsidRPr="009C5493">
        <w:rPr>
          <w:rFonts w:asciiTheme="minorHAnsi" w:hAnsiTheme="minorHAnsi"/>
          <w:color w:val="000000"/>
        </w:rPr>
        <w:t>La Palabra de Dios no es un libro antiguo ni un simple texto religioso; </w:t>
      </w:r>
      <w:r w:rsidRPr="009C5493">
        <w:rPr>
          <w:rFonts w:asciiTheme="minorHAnsi" w:hAnsiTheme="minorHAnsi"/>
          <w:b/>
          <w:bCs/>
          <w:color w:val="000000"/>
        </w:rPr>
        <w:t>es viva y poderosa</w:t>
      </w:r>
      <w:r w:rsidRPr="009C5493">
        <w:rPr>
          <w:rFonts w:asciiTheme="minorHAnsi" w:hAnsiTheme="minorHAnsi"/>
          <w:color w:val="000000"/>
        </w:rPr>
        <w:t>. Tiene la capacidad de </w:t>
      </w:r>
      <w:r w:rsidRPr="009C5493">
        <w:rPr>
          <w:rFonts w:asciiTheme="minorHAnsi" w:hAnsiTheme="minorHAnsi"/>
          <w:b/>
          <w:bCs/>
          <w:color w:val="000000"/>
        </w:rPr>
        <w:t>penetrar lo más profundo del ser humano</w:t>
      </w:r>
      <w:r w:rsidRPr="009C5493">
        <w:rPr>
          <w:rFonts w:asciiTheme="minorHAnsi" w:hAnsiTheme="minorHAnsi"/>
          <w:color w:val="000000"/>
        </w:rPr>
        <w:t>, despertando lo que estaba dormido y confrontando lo que necesita ser cambiado.</w:t>
      </w:r>
    </w:p>
    <w:p w14:paraId="533EA74F" w14:textId="77777777" w:rsidR="007F642D" w:rsidRDefault="007F642D" w:rsidP="007F642D">
      <w:pPr>
        <w:rPr>
          <w:color w:val="000000"/>
        </w:rPr>
      </w:pPr>
      <w:r w:rsidRPr="009C5493">
        <w:rPr>
          <w:rFonts w:asciiTheme="minorHAnsi" w:hAnsiTheme="minorHAnsi"/>
          <w:color w:val="000000"/>
        </w:rPr>
        <w:t>No permitas que el cansancio, la rutina o la distracción apaguen el fuego de tu corazón.</w:t>
      </w:r>
    </w:p>
    <w:p w14:paraId="25A55865" w14:textId="77777777" w:rsidR="007F642D" w:rsidRPr="009C5493" w:rsidRDefault="007F642D" w:rsidP="007F642D">
      <w:pPr>
        <w:rPr>
          <w:rFonts w:asciiTheme="minorHAnsi" w:hAnsiTheme="minorHAnsi"/>
          <w:color w:val="000000"/>
        </w:rPr>
      </w:pPr>
      <w:r w:rsidRPr="009C5493">
        <w:rPr>
          <w:rFonts w:asciiTheme="minorHAnsi" w:hAnsiTheme="minorHAnsi"/>
          <w:color w:val="000000"/>
        </w:rPr>
        <w:br/>
        <w:t>Cada vez que abres la Biblia con humildad, </w:t>
      </w:r>
      <w:r w:rsidRPr="009C5493">
        <w:rPr>
          <w:rFonts w:asciiTheme="minorHAnsi" w:hAnsiTheme="minorHAnsi"/>
          <w:b/>
          <w:bCs/>
          <w:color w:val="000000"/>
        </w:rPr>
        <w:t>te encuentras con tu Creador</w:t>
      </w:r>
      <w:r w:rsidRPr="009C5493">
        <w:rPr>
          <w:rFonts w:asciiTheme="minorHAnsi" w:hAnsiTheme="minorHAnsi"/>
          <w:color w:val="000000"/>
        </w:rPr>
        <w:t>. En sus páginas descubres no solo quién es Él, sino también quién eres tú delante de Él.</w:t>
      </w:r>
    </w:p>
    <w:p w14:paraId="533CD43C" w14:textId="77777777" w:rsidR="007F642D" w:rsidRDefault="007F642D" w:rsidP="007F642D">
      <w:pPr>
        <w:rPr>
          <w:color w:val="000000"/>
        </w:rPr>
      </w:pPr>
      <w:r w:rsidRPr="009C5493">
        <w:rPr>
          <w:rFonts w:asciiTheme="minorHAnsi" w:hAnsiTheme="minorHAnsi"/>
          <w:color w:val="000000"/>
        </w:rPr>
        <w:t>Un creyente que no escudriña las Escrituras se expone a perder el rumbo.</w:t>
      </w:r>
      <w:r w:rsidRPr="009C5493">
        <w:rPr>
          <w:rFonts w:asciiTheme="minorHAnsi" w:hAnsiTheme="minorHAnsi"/>
          <w:color w:val="000000"/>
        </w:rPr>
        <w:br/>
        <w:t>La Palabra </w:t>
      </w:r>
      <w:r w:rsidRPr="009C5493">
        <w:rPr>
          <w:rFonts w:asciiTheme="minorHAnsi" w:hAnsiTheme="minorHAnsi"/>
          <w:b/>
          <w:bCs/>
          <w:color w:val="000000"/>
        </w:rPr>
        <w:t>nos revela a Jesús</w:t>
      </w:r>
      <w:r w:rsidRPr="009C5493">
        <w:rPr>
          <w:rFonts w:asciiTheme="minorHAnsi" w:hAnsiTheme="minorHAnsi"/>
          <w:color w:val="000000"/>
        </w:rPr>
        <w:t>, </w:t>
      </w:r>
      <w:r w:rsidRPr="009C5493">
        <w:rPr>
          <w:rFonts w:asciiTheme="minorHAnsi" w:hAnsiTheme="minorHAnsi"/>
          <w:b/>
          <w:bCs/>
          <w:color w:val="000000"/>
        </w:rPr>
        <w:t>nos confronta con la verdad</w:t>
      </w:r>
      <w:r w:rsidRPr="009C5493">
        <w:rPr>
          <w:rFonts w:asciiTheme="minorHAnsi" w:hAnsiTheme="minorHAnsi"/>
          <w:color w:val="000000"/>
        </w:rPr>
        <w:t>, y </w:t>
      </w:r>
      <w:r w:rsidRPr="009C5493">
        <w:rPr>
          <w:rFonts w:asciiTheme="minorHAnsi" w:hAnsiTheme="minorHAnsi"/>
          <w:b/>
          <w:bCs/>
          <w:color w:val="000000"/>
        </w:rPr>
        <w:t>nos transforma desde adentro</w:t>
      </w:r>
      <w:r w:rsidRPr="009C5493">
        <w:rPr>
          <w:rFonts w:asciiTheme="minorHAnsi" w:hAnsiTheme="minorHAnsi"/>
          <w:color w:val="000000"/>
        </w:rPr>
        <w:t>.</w:t>
      </w:r>
    </w:p>
    <w:p w14:paraId="5FA6EED1" w14:textId="77777777" w:rsidR="007F642D" w:rsidRDefault="007F642D" w:rsidP="007F642D">
      <w:pPr>
        <w:rPr>
          <w:color w:val="000000"/>
        </w:rPr>
      </w:pPr>
      <w:r w:rsidRPr="009C5493">
        <w:rPr>
          <w:rFonts w:asciiTheme="minorHAnsi" w:hAnsiTheme="minorHAnsi"/>
          <w:color w:val="000000"/>
        </w:rPr>
        <w:br/>
        <w:t>Léela con un corazón dispuesto, con el deseo sincero de ser guiado, corregido y renovado por su poder.</w:t>
      </w:r>
    </w:p>
    <w:p w14:paraId="2224ACC8" w14:textId="77777777" w:rsidR="007F642D" w:rsidRPr="009C5493" w:rsidRDefault="007F642D" w:rsidP="007F642D">
      <w:pPr>
        <w:rPr>
          <w:rFonts w:asciiTheme="minorHAnsi" w:hAnsiTheme="minorHAnsi"/>
          <w:color w:val="000000"/>
        </w:rPr>
      </w:pPr>
    </w:p>
    <w:p w14:paraId="74053ADC" w14:textId="77777777" w:rsidR="007F642D" w:rsidRDefault="007F642D" w:rsidP="007F642D">
      <w:pPr>
        <w:rPr>
          <w:b/>
          <w:bCs/>
          <w:color w:val="000000"/>
        </w:rPr>
      </w:pPr>
      <w:r w:rsidRPr="009C5493">
        <w:rPr>
          <w:rFonts w:asciiTheme="minorHAnsi" w:hAnsiTheme="minorHAnsi"/>
          <w:i/>
          <w:iCs/>
          <w:color w:val="000000"/>
        </w:rPr>
        <w:t>Señor Jesús, así como abriste los ojos de los discípulos en el camino a Emaús, </w:t>
      </w:r>
      <w:r w:rsidRPr="009C5493">
        <w:rPr>
          <w:rFonts w:asciiTheme="minorHAnsi" w:hAnsiTheme="minorHAnsi"/>
          <w:b/>
          <w:bCs/>
          <w:i/>
          <w:iCs/>
          <w:color w:val="000000"/>
        </w:rPr>
        <w:t>hazlo también con nosotros</w:t>
      </w:r>
      <w:r w:rsidRPr="009C5493">
        <w:rPr>
          <w:rFonts w:asciiTheme="minorHAnsi" w:hAnsiTheme="minorHAnsi"/>
          <w:i/>
          <w:iCs/>
          <w:color w:val="000000"/>
        </w:rPr>
        <w:t xml:space="preserve">. Que tu Palabra despierte nuestra alma, encienda nuestro corazón y nos impulse a dar a conocer tus maravillosos hechos. </w:t>
      </w:r>
      <w:r w:rsidRPr="009C5493">
        <w:rPr>
          <w:rFonts w:asciiTheme="minorHAnsi" w:hAnsiTheme="minorHAnsi"/>
          <w:b/>
          <w:bCs/>
          <w:i/>
          <w:iCs/>
          <w:color w:val="000000"/>
        </w:rPr>
        <w:t>Amén</w:t>
      </w:r>
      <w:r w:rsidRPr="009C5493">
        <w:rPr>
          <w:rFonts w:asciiTheme="minorHAnsi" w:hAnsiTheme="minorHAnsi"/>
          <w:b/>
          <w:bCs/>
          <w:color w:val="000000"/>
        </w:rPr>
        <w:t>.</w:t>
      </w:r>
    </w:p>
    <w:p w14:paraId="07B011B2" w14:textId="77777777" w:rsidR="007F642D" w:rsidRPr="009C5493" w:rsidRDefault="007F642D" w:rsidP="007F642D">
      <w:pPr>
        <w:rPr>
          <w:rFonts w:asciiTheme="minorHAnsi" w:hAnsiTheme="minorHAnsi"/>
          <w:color w:val="000000"/>
        </w:rPr>
      </w:pPr>
    </w:p>
    <w:p w14:paraId="08A3923D" w14:textId="77777777" w:rsidR="007F642D" w:rsidRPr="009C5493" w:rsidRDefault="007F642D" w:rsidP="007F642D">
      <w:pPr>
        <w:rPr>
          <w:rFonts w:asciiTheme="minorHAnsi" w:hAnsiTheme="minorHAnsi"/>
          <w:i/>
          <w:iCs/>
          <w:color w:val="7030A0"/>
        </w:rPr>
      </w:pPr>
      <w:r w:rsidRPr="009C5493">
        <w:rPr>
          <w:rFonts w:asciiTheme="minorHAnsi" w:hAnsiTheme="minorHAnsi"/>
          <w:i/>
          <w:iCs/>
          <w:color w:val="7030A0"/>
        </w:rPr>
        <w:t>La Palabra de Dios </w:t>
      </w:r>
      <w:r w:rsidRPr="009C5493">
        <w:rPr>
          <w:rFonts w:asciiTheme="minorHAnsi" w:hAnsiTheme="minorHAnsi"/>
          <w:b/>
          <w:bCs/>
          <w:i/>
          <w:iCs/>
          <w:color w:val="7030A0"/>
        </w:rPr>
        <w:t>despierta</w:t>
      </w:r>
      <w:r w:rsidRPr="009C5493">
        <w:rPr>
          <w:rFonts w:asciiTheme="minorHAnsi" w:hAnsiTheme="minorHAnsi"/>
          <w:i/>
          <w:iCs/>
          <w:color w:val="7030A0"/>
        </w:rPr>
        <w:t> lo que el mundo adormece, </w:t>
      </w:r>
      <w:r w:rsidRPr="009C5493">
        <w:rPr>
          <w:rFonts w:asciiTheme="minorHAnsi" w:hAnsiTheme="minorHAnsi"/>
          <w:b/>
          <w:bCs/>
          <w:i/>
          <w:iCs/>
          <w:color w:val="7030A0"/>
        </w:rPr>
        <w:t>enciende</w:t>
      </w:r>
      <w:r w:rsidRPr="009C5493">
        <w:rPr>
          <w:rFonts w:asciiTheme="minorHAnsi" w:hAnsiTheme="minorHAnsi"/>
          <w:i/>
          <w:iCs/>
          <w:color w:val="7030A0"/>
        </w:rPr>
        <w:t> lo que el tiempo apaga y </w:t>
      </w:r>
      <w:r w:rsidRPr="009C5493">
        <w:rPr>
          <w:rFonts w:asciiTheme="minorHAnsi" w:hAnsiTheme="minorHAnsi"/>
          <w:b/>
          <w:bCs/>
          <w:i/>
          <w:iCs/>
          <w:color w:val="7030A0"/>
        </w:rPr>
        <w:t>renueva</w:t>
      </w:r>
      <w:r w:rsidRPr="009C5493">
        <w:rPr>
          <w:rFonts w:asciiTheme="minorHAnsi" w:hAnsiTheme="minorHAnsi"/>
          <w:i/>
          <w:iCs/>
          <w:color w:val="7030A0"/>
        </w:rPr>
        <w:t> lo que el pecado marchita.</w:t>
      </w:r>
    </w:p>
    <w:p w14:paraId="3648EB89" w14:textId="77777777" w:rsidR="007F642D" w:rsidRPr="007F642D" w:rsidRDefault="007F642D" w:rsidP="008347D7">
      <w:pPr>
        <w:pStyle w:val="NormalWeb"/>
        <w:rPr>
          <w:rFonts w:asciiTheme="minorHAnsi" w:hAnsiTheme="minorHAnsi"/>
          <w:color w:val="000000"/>
          <w:lang w:val="es-US"/>
        </w:rPr>
      </w:pPr>
    </w:p>
    <w:p w14:paraId="1B892E0E" w14:textId="77777777" w:rsidR="00880287" w:rsidRDefault="00880287" w:rsidP="008347D7">
      <w:pPr>
        <w:rPr>
          <w:rFonts w:asciiTheme="minorHAnsi" w:hAnsiTheme="minorHAnsi"/>
          <w:color w:val="000000" w:themeColor="text1"/>
          <w:lang w:val="es-ES"/>
        </w:rPr>
      </w:pPr>
    </w:p>
    <w:p w14:paraId="4A874246" w14:textId="77777777" w:rsidR="002E47B5" w:rsidRPr="002E47B5" w:rsidRDefault="002E47B5" w:rsidP="002E47B5">
      <w:pPr>
        <w:rPr>
          <w:rFonts w:asciiTheme="minorHAnsi" w:hAnsiTheme="minorHAnsi"/>
          <w:color w:val="000000" w:themeColor="text1"/>
          <w:lang w:val="es-ES"/>
        </w:rPr>
      </w:pPr>
      <w:bookmarkStart w:id="182" w:name="OLE_LINK182"/>
    </w:p>
    <w:p w14:paraId="1A003BB3" w14:textId="77777777" w:rsidR="002E47B5" w:rsidRPr="00BD34AA" w:rsidRDefault="002E47B5" w:rsidP="002E47B5">
      <w:pPr>
        <w:pStyle w:val="Ttulo2"/>
        <w:spacing w:before="0" w:after="0"/>
        <w:rPr>
          <w:rFonts w:asciiTheme="minorHAnsi" w:hAnsiTheme="minorHAnsi" w:cs="Times New Roman"/>
          <w:color w:val="000000"/>
          <w:sz w:val="28"/>
          <w:szCs w:val="28"/>
          <w:lang w:val="es-ES"/>
        </w:rPr>
      </w:pPr>
      <w:r w:rsidRPr="00BD34AA">
        <w:rPr>
          <w:rStyle w:val="Fuerte"/>
          <w:rFonts w:asciiTheme="minorHAnsi" w:hAnsiTheme="minorHAnsi"/>
          <w:color w:val="000000"/>
          <w:sz w:val="28"/>
          <w:szCs w:val="28"/>
          <w:lang w:val="es-ES"/>
        </w:rPr>
        <w:t>“Cuando el corazón se enfría”</w:t>
      </w:r>
    </w:p>
    <w:p w14:paraId="15FF0C95" w14:textId="0587FFF1" w:rsidR="002E47B5" w:rsidRPr="00BD34AA" w:rsidRDefault="002E47B5" w:rsidP="002E47B5">
      <w:pPr>
        <w:pStyle w:val="NormalWeb"/>
        <w:rPr>
          <w:rFonts w:asciiTheme="minorHAnsi" w:hAnsiTheme="minorHAnsi"/>
          <w:color w:val="000000"/>
          <w:lang w:val="es-ES"/>
        </w:rPr>
      </w:pPr>
      <w:r w:rsidRPr="00BD34AA">
        <w:rPr>
          <w:rStyle w:val="Fuerte"/>
          <w:rFonts w:asciiTheme="minorHAnsi" w:hAnsiTheme="minorHAnsi"/>
          <w:color w:val="000000"/>
          <w:lang w:val="es-ES"/>
        </w:rPr>
        <w:t>Lucas 24:17 (NTV)</w:t>
      </w:r>
      <w:r w:rsidRPr="00BD34AA">
        <w:rPr>
          <w:rFonts w:asciiTheme="minorHAnsi" w:hAnsiTheme="minorHAnsi"/>
          <w:color w:val="000000"/>
          <w:lang w:val="es-ES"/>
        </w:rPr>
        <w:t xml:space="preserve"> </w:t>
      </w:r>
      <w:r w:rsidRPr="00BD34AA">
        <w:rPr>
          <w:rStyle w:val="nfasis"/>
          <w:rFonts w:asciiTheme="minorHAnsi" w:hAnsiTheme="minorHAnsi"/>
          <w:color w:val="000000"/>
          <w:lang w:val="es-ES"/>
        </w:rPr>
        <w:t>“</w:t>
      </w:r>
      <w:r w:rsidRPr="00BD34AA">
        <w:rPr>
          <w:rStyle w:val="nfasis"/>
          <w:rFonts w:asciiTheme="minorHAnsi" w:hAnsiTheme="minorHAnsi"/>
          <w:color w:val="0070C0"/>
          <w:lang w:val="es-ES"/>
        </w:rPr>
        <w:t>Él les preguntó: —¿De qué vienen discutiendo tan profundamente por el camino? Se detuvieron de golpe, con sus rostros cargados de tristeza</w:t>
      </w:r>
      <w:r w:rsidRPr="00BD34AA">
        <w:rPr>
          <w:rStyle w:val="nfasis"/>
          <w:rFonts w:asciiTheme="minorHAnsi" w:hAnsiTheme="minorHAnsi"/>
          <w:color w:val="000000"/>
          <w:lang w:val="es-ES"/>
        </w:rPr>
        <w:t>.”</w:t>
      </w:r>
    </w:p>
    <w:p w14:paraId="74927FB3" w14:textId="5ED2F3A1" w:rsidR="002E47B5" w:rsidRPr="00BD34AA" w:rsidRDefault="002E47B5" w:rsidP="002E47B5">
      <w:pPr>
        <w:rPr>
          <w:rFonts w:asciiTheme="minorHAnsi" w:hAnsiTheme="minorHAnsi"/>
          <w:lang w:val="es-ES"/>
        </w:rPr>
      </w:pPr>
    </w:p>
    <w:p w14:paraId="3339F27C" w14:textId="329882DB" w:rsidR="002E47B5" w:rsidRPr="00BD34AA" w:rsidRDefault="002E47B5" w:rsidP="002E47B5">
      <w:pPr>
        <w:pStyle w:val="NormalWeb"/>
        <w:rPr>
          <w:rFonts w:asciiTheme="minorHAnsi" w:hAnsiTheme="minorHAnsi"/>
          <w:color w:val="000000"/>
          <w:lang w:val="es-ES"/>
        </w:rPr>
      </w:pPr>
      <w:r w:rsidRPr="00BD34AA">
        <w:rPr>
          <w:rFonts w:asciiTheme="minorHAnsi" w:hAnsiTheme="minorHAnsi"/>
          <w:color w:val="000000"/>
          <w:lang w:val="es-ES"/>
        </w:rPr>
        <w:t>Hay momentos en la vida donde, aunque conocemos a Jesús,</w:t>
      </w:r>
      <w:r w:rsidRPr="00BD34AA">
        <w:rPr>
          <w:rStyle w:val="apple-converted-space"/>
          <w:rFonts w:asciiTheme="minorHAnsi" w:hAnsiTheme="minorHAnsi"/>
          <w:color w:val="000000"/>
          <w:lang w:val="es-ES"/>
        </w:rPr>
        <w:t> </w:t>
      </w:r>
      <w:r w:rsidRPr="00BD34AA">
        <w:rPr>
          <w:rStyle w:val="Fuerte"/>
          <w:rFonts w:asciiTheme="minorHAnsi" w:hAnsiTheme="minorHAnsi"/>
          <w:color w:val="000000"/>
          <w:lang w:val="es-ES"/>
        </w:rPr>
        <w:t>nuestro corazón se enfría</w:t>
      </w:r>
      <w:r w:rsidRPr="00BD34AA">
        <w:rPr>
          <w:rFonts w:asciiTheme="minorHAnsi" w:hAnsiTheme="minorHAnsi"/>
          <w:color w:val="000000"/>
          <w:lang w:val="es-ES"/>
        </w:rPr>
        <w:t xml:space="preserve">. Así estaban los discípulos de Emaús: caminaban tristes, confundidos y sin esperanza. Tenían información, pero sin revelación. Sabían quién era Jesús, pero ya no </w:t>
      </w:r>
      <w:r w:rsidR="00BD34AA" w:rsidRPr="00BD34AA">
        <w:rPr>
          <w:rFonts w:asciiTheme="minorHAnsi" w:hAnsiTheme="minorHAnsi"/>
          <w:color w:val="000000"/>
          <w:lang w:val="es-ES"/>
        </w:rPr>
        <w:t>tenían</w:t>
      </w:r>
      <w:r w:rsidR="00A80E63" w:rsidRPr="00BD34AA">
        <w:rPr>
          <w:rFonts w:asciiTheme="minorHAnsi" w:hAnsiTheme="minorHAnsi"/>
          <w:color w:val="000000"/>
          <w:lang w:val="es-ES"/>
        </w:rPr>
        <w:t xml:space="preserve"> esperanza</w:t>
      </w:r>
      <w:r w:rsidRPr="00BD34AA">
        <w:rPr>
          <w:rFonts w:asciiTheme="minorHAnsi" w:hAnsiTheme="minorHAnsi"/>
          <w:color w:val="000000"/>
          <w:lang w:val="es-ES"/>
        </w:rPr>
        <w:t>.</w:t>
      </w:r>
    </w:p>
    <w:p w14:paraId="18F91C26" w14:textId="77777777" w:rsidR="003D2331" w:rsidRPr="00BD34AA" w:rsidRDefault="003D2331" w:rsidP="002E47B5">
      <w:pPr>
        <w:pStyle w:val="NormalWeb"/>
        <w:rPr>
          <w:rFonts w:asciiTheme="minorHAnsi" w:hAnsiTheme="minorHAnsi"/>
          <w:color w:val="000000"/>
          <w:lang w:val="es-ES"/>
        </w:rPr>
      </w:pPr>
    </w:p>
    <w:p w14:paraId="62C2E55E" w14:textId="77777777" w:rsidR="003D2331" w:rsidRPr="00BD34AA" w:rsidRDefault="002E47B5" w:rsidP="002E47B5">
      <w:pPr>
        <w:pStyle w:val="NormalWeb"/>
        <w:rPr>
          <w:rFonts w:asciiTheme="minorHAnsi" w:hAnsiTheme="minorHAnsi"/>
          <w:color w:val="000000"/>
          <w:lang w:val="es-ES"/>
        </w:rPr>
      </w:pPr>
      <w:r w:rsidRPr="00BD34AA">
        <w:rPr>
          <w:rFonts w:asciiTheme="minorHAnsi" w:hAnsiTheme="minorHAnsi"/>
          <w:color w:val="000000"/>
          <w:lang w:val="es-ES"/>
        </w:rPr>
        <w:t>Y así caminan muchos creyentes hoy:</w:t>
      </w:r>
      <w:r w:rsidRPr="00BD34AA">
        <w:rPr>
          <w:rStyle w:val="apple-converted-space"/>
          <w:rFonts w:asciiTheme="minorHAnsi" w:hAnsiTheme="minorHAnsi"/>
          <w:color w:val="000000"/>
          <w:lang w:val="es-ES"/>
        </w:rPr>
        <w:t> </w:t>
      </w:r>
      <w:r w:rsidRPr="00BD34AA">
        <w:rPr>
          <w:rStyle w:val="Fuerte"/>
          <w:rFonts w:asciiTheme="minorHAnsi" w:hAnsiTheme="minorHAnsi"/>
          <w:color w:val="000000"/>
          <w:lang w:val="es-ES"/>
        </w:rPr>
        <w:t>con Biblia en mano, pero con el corazón apagado</w:t>
      </w:r>
      <w:r w:rsidRPr="00BD34AA">
        <w:rPr>
          <w:rFonts w:asciiTheme="minorHAnsi" w:hAnsiTheme="minorHAnsi"/>
          <w:color w:val="000000"/>
          <w:lang w:val="es-ES"/>
        </w:rPr>
        <w:t>. La rutina espiritual sin entendimiento apaga el fuego.</w:t>
      </w:r>
    </w:p>
    <w:p w14:paraId="51184DA5" w14:textId="71D06516" w:rsidR="002E47B5" w:rsidRPr="00BD34AA" w:rsidRDefault="002E47B5" w:rsidP="002E47B5">
      <w:pPr>
        <w:pStyle w:val="NormalWeb"/>
        <w:rPr>
          <w:rFonts w:asciiTheme="minorHAnsi" w:hAnsiTheme="minorHAnsi"/>
          <w:color w:val="000000"/>
          <w:lang w:val="es-ES"/>
        </w:rPr>
      </w:pPr>
      <w:r w:rsidRPr="00BD34AA">
        <w:rPr>
          <w:rFonts w:asciiTheme="minorHAnsi" w:hAnsiTheme="minorHAnsi"/>
          <w:color w:val="000000"/>
          <w:lang w:val="es-ES"/>
        </w:rPr>
        <w:br/>
        <w:t>Pero cuando el creyente se expone a la Palabra con un corazón abierto,</w:t>
      </w:r>
      <w:r w:rsidRPr="00BD34AA">
        <w:rPr>
          <w:rStyle w:val="apple-converted-space"/>
          <w:rFonts w:asciiTheme="minorHAnsi" w:hAnsiTheme="minorHAnsi"/>
          <w:color w:val="000000"/>
          <w:lang w:val="es-ES"/>
        </w:rPr>
        <w:t> </w:t>
      </w:r>
      <w:r w:rsidRPr="00BD34AA">
        <w:rPr>
          <w:rStyle w:val="Fuerte"/>
          <w:rFonts w:asciiTheme="minorHAnsi" w:hAnsiTheme="minorHAnsi"/>
          <w:color w:val="000000"/>
          <w:lang w:val="es-ES"/>
        </w:rPr>
        <w:t>el Espíritu Santo vuelve a encender la llama del entendimiento, la fe y la pasión por Dios</w:t>
      </w:r>
      <w:r w:rsidRPr="00BD34AA">
        <w:rPr>
          <w:rFonts w:asciiTheme="minorHAnsi" w:hAnsiTheme="minorHAnsi"/>
          <w:color w:val="000000"/>
          <w:lang w:val="es-ES"/>
        </w:rPr>
        <w:t>.</w:t>
      </w:r>
    </w:p>
    <w:p w14:paraId="2C67A189" w14:textId="77777777" w:rsidR="002E47B5" w:rsidRPr="00BD34AA" w:rsidRDefault="002E47B5" w:rsidP="002E47B5">
      <w:pPr>
        <w:pStyle w:val="NormalWeb"/>
        <w:rPr>
          <w:rFonts w:asciiTheme="minorHAnsi" w:hAnsiTheme="minorHAnsi"/>
          <w:color w:val="000000"/>
          <w:lang w:val="es-ES"/>
        </w:rPr>
      </w:pPr>
      <w:r w:rsidRPr="00BD34AA">
        <w:rPr>
          <w:rFonts w:asciiTheme="minorHAnsi" w:hAnsiTheme="minorHAnsi"/>
          <w:color w:val="000000"/>
          <w:lang w:val="es-ES"/>
        </w:rPr>
        <w:t>No basta con leer la Biblia como un libro más. Necesitamos que el Espíritu Santo nos hable, que nos revele a Cristo en cada página. Solo así el corazón vuelve a arder y la esperanza revive.</w:t>
      </w:r>
    </w:p>
    <w:p w14:paraId="697A519E" w14:textId="601885F9" w:rsidR="002E47B5" w:rsidRPr="00BD34AA" w:rsidRDefault="002E47B5" w:rsidP="002E47B5">
      <w:pPr>
        <w:pStyle w:val="NormalWeb"/>
        <w:rPr>
          <w:rFonts w:asciiTheme="minorHAnsi" w:hAnsiTheme="minorHAnsi"/>
          <w:color w:val="000000"/>
          <w:lang w:val="es-ES"/>
        </w:rPr>
      </w:pPr>
      <w:r w:rsidRPr="00BD34AA">
        <w:rPr>
          <w:rFonts w:asciiTheme="minorHAnsi" w:hAnsiTheme="minorHAnsi"/>
          <w:i/>
          <w:iCs/>
          <w:color w:val="000000"/>
          <w:lang w:val="es-ES"/>
        </w:rPr>
        <w:t>Señor Jesús,</w:t>
      </w:r>
      <w:r w:rsidR="004B5781" w:rsidRPr="00BD34AA">
        <w:rPr>
          <w:rFonts w:asciiTheme="minorHAnsi" w:hAnsiTheme="minorHAnsi"/>
          <w:i/>
          <w:iCs/>
          <w:color w:val="000000"/>
          <w:lang w:val="es-ES"/>
        </w:rPr>
        <w:t xml:space="preserve"> </w:t>
      </w:r>
      <w:r w:rsidRPr="00BD34AA">
        <w:rPr>
          <w:rFonts w:asciiTheme="minorHAnsi" w:hAnsiTheme="minorHAnsi"/>
          <w:i/>
          <w:iCs/>
          <w:color w:val="000000"/>
          <w:lang w:val="es-ES"/>
        </w:rPr>
        <w:t>a veces camino sin entendimiento, con el corazón frío y la mirada baja.</w:t>
      </w:r>
      <w:r w:rsidRPr="00BD34AA">
        <w:rPr>
          <w:rFonts w:asciiTheme="minorHAnsi" w:hAnsiTheme="minorHAnsi"/>
          <w:i/>
          <w:iCs/>
          <w:color w:val="000000"/>
          <w:lang w:val="es-ES"/>
        </w:rPr>
        <w:br/>
        <w:t>Hoy te pido que me hables otra vez por medio de Tu Palabra</w:t>
      </w:r>
      <w:r w:rsidR="004B5781" w:rsidRPr="00BD34AA">
        <w:rPr>
          <w:rFonts w:asciiTheme="minorHAnsi" w:hAnsiTheme="minorHAnsi"/>
          <w:i/>
          <w:iCs/>
          <w:color w:val="000000"/>
          <w:lang w:val="es-ES"/>
        </w:rPr>
        <w:t>, r</w:t>
      </w:r>
      <w:r w:rsidRPr="00BD34AA">
        <w:rPr>
          <w:rFonts w:asciiTheme="minorHAnsi" w:hAnsiTheme="minorHAnsi"/>
          <w:i/>
          <w:iCs/>
          <w:color w:val="000000"/>
          <w:lang w:val="es-ES"/>
        </w:rPr>
        <w:t>eaviva el fuego dentro de mí y haz que mi corazón vuelva a arder por Ti.</w:t>
      </w:r>
      <w:r w:rsidR="004B5781" w:rsidRPr="00BD34AA">
        <w:rPr>
          <w:rFonts w:asciiTheme="minorHAnsi" w:hAnsiTheme="minorHAnsi"/>
          <w:i/>
          <w:iCs/>
          <w:color w:val="000000"/>
          <w:lang w:val="es-ES"/>
        </w:rPr>
        <w:t xml:space="preserve"> </w:t>
      </w:r>
      <w:r w:rsidRPr="00BD34AA">
        <w:rPr>
          <w:rFonts w:asciiTheme="minorHAnsi" w:hAnsiTheme="minorHAnsi"/>
          <w:i/>
          <w:iCs/>
          <w:color w:val="000000"/>
          <w:lang w:val="es-ES"/>
        </w:rPr>
        <w:t>Amén</w:t>
      </w:r>
      <w:r w:rsidRPr="00BD34AA">
        <w:rPr>
          <w:rFonts w:asciiTheme="minorHAnsi" w:hAnsiTheme="minorHAnsi"/>
          <w:color w:val="000000"/>
          <w:lang w:val="es-ES"/>
        </w:rPr>
        <w:t>.</w:t>
      </w:r>
    </w:p>
    <w:bookmarkEnd w:id="182"/>
    <w:p w14:paraId="06BEFD5F" w14:textId="77777777" w:rsidR="002E47B5" w:rsidRDefault="002E47B5" w:rsidP="008347D7">
      <w:pPr>
        <w:rPr>
          <w:rFonts w:asciiTheme="minorHAnsi" w:hAnsiTheme="minorHAnsi"/>
          <w:color w:val="000000" w:themeColor="text1"/>
          <w:lang w:val="es-ES"/>
        </w:rPr>
      </w:pPr>
    </w:p>
    <w:p w14:paraId="56CF9919" w14:textId="77777777" w:rsidR="00A5796D" w:rsidRDefault="00A5796D" w:rsidP="008347D7">
      <w:pPr>
        <w:rPr>
          <w:rFonts w:asciiTheme="minorHAnsi" w:hAnsiTheme="minorHAnsi"/>
          <w:color w:val="000000" w:themeColor="text1"/>
          <w:lang w:val="es-ES"/>
        </w:rPr>
      </w:pPr>
    </w:p>
    <w:p w14:paraId="7A488D93" w14:textId="77777777" w:rsidR="00A5796D" w:rsidRDefault="00A5796D" w:rsidP="008347D7">
      <w:pPr>
        <w:rPr>
          <w:rFonts w:asciiTheme="minorHAnsi" w:hAnsiTheme="minorHAnsi"/>
          <w:color w:val="000000" w:themeColor="text1"/>
          <w:lang w:val="es-ES"/>
        </w:rPr>
      </w:pPr>
    </w:p>
    <w:p w14:paraId="1B383415" w14:textId="480DC3B2" w:rsidR="00A5796D" w:rsidRPr="00584FB0" w:rsidRDefault="00A5796D" w:rsidP="00BF0DB5">
      <w:pPr>
        <w:pStyle w:val="Ttulo3"/>
        <w:tabs>
          <w:tab w:val="left" w:pos="3870"/>
        </w:tabs>
        <w:rPr>
          <w:rFonts w:asciiTheme="minorHAnsi" w:hAnsiTheme="minorHAnsi" w:cs="Times New Roman"/>
          <w:color w:val="000000"/>
          <w:lang w:val="es-US"/>
        </w:rPr>
      </w:pPr>
      <w:r w:rsidRPr="00584FB0">
        <w:rPr>
          <w:rStyle w:val="Fuerte"/>
          <w:rFonts w:asciiTheme="minorHAnsi" w:hAnsiTheme="minorHAnsi"/>
          <w:color w:val="000000"/>
        </w:rPr>
        <w:t>Cuando Jesús abre la Palabra, el fuego se enciende</w:t>
      </w:r>
    </w:p>
    <w:p w14:paraId="6EC72E0B" w14:textId="5C4E596B" w:rsidR="00FE3274" w:rsidRPr="00584FB0" w:rsidRDefault="00A5796D" w:rsidP="00BF0DB5">
      <w:pPr>
        <w:pStyle w:val="NormalWeb"/>
        <w:tabs>
          <w:tab w:val="left" w:pos="3870"/>
        </w:tabs>
        <w:rPr>
          <w:rFonts w:asciiTheme="minorHAnsi" w:hAnsiTheme="minorHAnsi"/>
          <w:i/>
          <w:iCs/>
          <w:color w:val="000000"/>
        </w:rPr>
      </w:pPr>
      <w:r w:rsidRPr="00584FB0">
        <w:rPr>
          <w:rStyle w:val="Fuerte"/>
          <w:rFonts w:asciiTheme="minorHAnsi" w:hAnsiTheme="minorHAnsi"/>
          <w:color w:val="000000"/>
        </w:rPr>
        <w:t>Lucas 24:27 NTV</w:t>
      </w:r>
      <w:r w:rsidR="005D1C80" w:rsidRPr="00584FB0">
        <w:rPr>
          <w:rStyle w:val="Fuerte"/>
          <w:rFonts w:asciiTheme="minorHAnsi" w:hAnsiTheme="minorHAnsi"/>
          <w:color w:val="000000"/>
        </w:rPr>
        <w:t>.</w:t>
      </w:r>
      <w:r w:rsidR="00FE3274" w:rsidRPr="00584FB0">
        <w:rPr>
          <w:rStyle w:val="Fuerte"/>
          <w:rFonts w:asciiTheme="minorHAnsi" w:hAnsiTheme="minorHAnsi"/>
          <w:color w:val="000000"/>
        </w:rPr>
        <w:t xml:space="preserve"> </w:t>
      </w:r>
      <w:r w:rsidR="00FE3274" w:rsidRPr="00584FB0">
        <w:rPr>
          <w:rFonts w:asciiTheme="minorHAnsi" w:hAnsiTheme="minorHAnsi"/>
          <w:i/>
          <w:iCs/>
          <w:color w:val="0070C0"/>
          <w:lang w:val="es-ES"/>
        </w:rPr>
        <w:t>Entonces Jesús los guió por los escritos de Moisés y de todos los profetas, explicándoles lo que las Escrituras decían acerca de él mismo</w:t>
      </w:r>
      <w:r w:rsidR="00FE3274" w:rsidRPr="00584FB0">
        <w:rPr>
          <w:rFonts w:asciiTheme="minorHAnsi" w:hAnsiTheme="minorHAnsi"/>
          <w:lang w:val="es-ES"/>
        </w:rPr>
        <w:t>.</w:t>
      </w:r>
      <w:r w:rsidRPr="00584FB0">
        <w:rPr>
          <w:rFonts w:asciiTheme="minorHAnsi" w:hAnsiTheme="minorHAnsi"/>
          <w:color w:val="000000"/>
        </w:rPr>
        <w:br/>
      </w:r>
    </w:p>
    <w:p w14:paraId="76D200D8" w14:textId="77777777" w:rsidR="00A5796D" w:rsidRPr="00584FB0" w:rsidRDefault="00A5796D" w:rsidP="00BF0DB5">
      <w:pPr>
        <w:pStyle w:val="NormalWeb"/>
        <w:tabs>
          <w:tab w:val="left" w:pos="3870"/>
        </w:tabs>
        <w:rPr>
          <w:rFonts w:asciiTheme="minorHAnsi" w:hAnsiTheme="minorHAnsi"/>
          <w:color w:val="000000"/>
        </w:rPr>
      </w:pPr>
      <w:r w:rsidRPr="00584FB0">
        <w:rPr>
          <w:rFonts w:asciiTheme="minorHAnsi" w:hAnsiTheme="minorHAnsi"/>
          <w:color w:val="000000"/>
        </w:rPr>
        <w:t>Cuando Jesús habló con los discípulos camino a Emaús, la tristeza se transformó en fe. No fue una emoción momentánea, fue una revelación que encendió sus corazones. Al abrirles las Escrituras, Jesús les mostró que todo en la Palabra apuntaba a Él.</w:t>
      </w:r>
    </w:p>
    <w:p w14:paraId="71775441" w14:textId="77777777" w:rsidR="00A5796D" w:rsidRPr="00584FB0" w:rsidRDefault="00A5796D" w:rsidP="00BF0DB5">
      <w:pPr>
        <w:pStyle w:val="NormalWeb"/>
        <w:tabs>
          <w:tab w:val="left" w:pos="3870"/>
        </w:tabs>
        <w:rPr>
          <w:rFonts w:asciiTheme="minorHAnsi" w:hAnsiTheme="minorHAnsi"/>
          <w:color w:val="000000"/>
        </w:rPr>
      </w:pPr>
      <w:r w:rsidRPr="00584FB0">
        <w:rPr>
          <w:rFonts w:asciiTheme="minorHAnsi" w:hAnsiTheme="minorHAnsi"/>
          <w:color w:val="000000"/>
        </w:rPr>
        <w:t>Así actúa también hoy el Espíritu Santo: cuando abrimos la Biblia con un corazón dispuesto, Él enciende la llama interior. El estudio correcto de la Palabra no apaga la pasión, la purifica. Nos lleva a conocer más a Cristo, y al conocerlo, a amarle y desear vivir como Él.</w:t>
      </w:r>
    </w:p>
    <w:p w14:paraId="5195E79D" w14:textId="77777777" w:rsidR="005D1C80" w:rsidRPr="00584FB0" w:rsidRDefault="005D1C80" w:rsidP="00BF0DB5">
      <w:pPr>
        <w:pStyle w:val="NormalWeb"/>
        <w:tabs>
          <w:tab w:val="left" w:pos="3870"/>
        </w:tabs>
        <w:rPr>
          <w:rStyle w:val="Fuerte"/>
          <w:rFonts w:asciiTheme="minorHAnsi" w:hAnsiTheme="minorHAnsi"/>
          <w:color w:val="000000"/>
        </w:rPr>
      </w:pPr>
    </w:p>
    <w:p w14:paraId="09E83023" w14:textId="16428124" w:rsidR="00A5796D" w:rsidRPr="00584FB0" w:rsidRDefault="00A5796D" w:rsidP="00BF0DB5">
      <w:pPr>
        <w:pStyle w:val="NormalWeb"/>
        <w:tabs>
          <w:tab w:val="left" w:pos="3870"/>
        </w:tabs>
        <w:rPr>
          <w:rFonts w:asciiTheme="minorHAnsi" w:hAnsiTheme="minorHAnsi"/>
          <w:color w:val="000000"/>
        </w:rPr>
      </w:pPr>
      <w:r w:rsidRPr="00584FB0">
        <w:rPr>
          <w:rFonts w:asciiTheme="minorHAnsi" w:hAnsiTheme="minorHAnsi"/>
          <w:i/>
          <w:iCs/>
          <w:color w:val="000000"/>
        </w:rPr>
        <w:t>Señor Jesús, abre tu Palabra ante mí y enciende mi corazón con tu verdad.</w:t>
      </w:r>
      <w:r w:rsidR="00584FB0" w:rsidRPr="00584FB0">
        <w:rPr>
          <w:rFonts w:asciiTheme="minorHAnsi" w:hAnsiTheme="minorHAnsi"/>
          <w:i/>
          <w:iCs/>
          <w:color w:val="000000"/>
        </w:rPr>
        <w:t xml:space="preserve"> </w:t>
      </w:r>
      <w:r w:rsidRPr="00584FB0">
        <w:rPr>
          <w:rFonts w:asciiTheme="minorHAnsi" w:hAnsiTheme="minorHAnsi"/>
          <w:i/>
          <w:iCs/>
          <w:color w:val="000000"/>
        </w:rPr>
        <w:t>Haz que cada enseñanza me acerque más a ti,</w:t>
      </w:r>
      <w:r w:rsidR="00584FB0" w:rsidRPr="00584FB0">
        <w:rPr>
          <w:rFonts w:asciiTheme="minorHAnsi" w:hAnsiTheme="minorHAnsi"/>
          <w:i/>
          <w:iCs/>
          <w:color w:val="000000"/>
        </w:rPr>
        <w:t xml:space="preserve"> </w:t>
      </w:r>
      <w:r w:rsidRPr="00584FB0">
        <w:rPr>
          <w:rFonts w:asciiTheme="minorHAnsi" w:hAnsiTheme="minorHAnsi"/>
          <w:i/>
          <w:iCs/>
          <w:color w:val="000000"/>
        </w:rPr>
        <w:t>y que tu Espíritu me forme a tu imagen.</w:t>
      </w:r>
      <w:r w:rsidR="00584FB0" w:rsidRPr="00584FB0">
        <w:rPr>
          <w:rFonts w:asciiTheme="minorHAnsi" w:hAnsiTheme="minorHAnsi"/>
          <w:i/>
          <w:iCs/>
          <w:color w:val="000000"/>
        </w:rPr>
        <w:t xml:space="preserve"> </w:t>
      </w:r>
      <w:r w:rsidRPr="00584FB0">
        <w:rPr>
          <w:rFonts w:asciiTheme="minorHAnsi" w:hAnsiTheme="minorHAnsi"/>
          <w:i/>
          <w:iCs/>
          <w:color w:val="000000"/>
        </w:rPr>
        <w:t>Amén</w:t>
      </w:r>
      <w:r w:rsidRPr="00584FB0">
        <w:rPr>
          <w:rFonts w:asciiTheme="minorHAnsi" w:hAnsiTheme="minorHAnsi"/>
          <w:color w:val="000000"/>
        </w:rPr>
        <w:t>.</w:t>
      </w:r>
    </w:p>
    <w:p w14:paraId="719AF92C" w14:textId="77777777" w:rsidR="00A5796D" w:rsidRDefault="00A5796D" w:rsidP="008347D7">
      <w:pPr>
        <w:rPr>
          <w:rFonts w:asciiTheme="minorHAnsi" w:hAnsiTheme="minorHAnsi"/>
          <w:color w:val="000000" w:themeColor="text1"/>
          <w:lang w:val="es-ES"/>
        </w:rPr>
      </w:pPr>
    </w:p>
    <w:p w14:paraId="2C34AF79" w14:textId="77777777" w:rsidR="00807453" w:rsidRDefault="00807453" w:rsidP="008347D7">
      <w:pPr>
        <w:rPr>
          <w:rFonts w:asciiTheme="minorHAnsi" w:hAnsiTheme="minorHAnsi"/>
          <w:color w:val="000000" w:themeColor="text1"/>
          <w:lang w:val="es-ES"/>
        </w:rPr>
      </w:pPr>
    </w:p>
    <w:p w14:paraId="536D172A" w14:textId="6CC4CD73" w:rsidR="00807453" w:rsidRPr="00963E0C" w:rsidRDefault="00807453" w:rsidP="00807453">
      <w:pPr>
        <w:pStyle w:val="Ttulo3"/>
        <w:rPr>
          <w:rFonts w:asciiTheme="minorHAnsi" w:hAnsiTheme="minorHAnsi" w:cs="Times New Roman"/>
          <w:color w:val="000000"/>
          <w:lang w:val="es-US"/>
        </w:rPr>
      </w:pPr>
      <w:bookmarkStart w:id="183" w:name="OLE_LINK183"/>
      <w:r w:rsidRPr="00963E0C">
        <w:rPr>
          <w:rStyle w:val="Fuerte"/>
          <w:rFonts w:asciiTheme="minorHAnsi" w:hAnsiTheme="minorHAnsi"/>
          <w:color w:val="000000"/>
        </w:rPr>
        <w:t>El corazón que arde se convierte en testigo</w:t>
      </w:r>
      <w:r w:rsidR="00963E0C">
        <w:rPr>
          <w:rStyle w:val="Fuerte"/>
          <w:rFonts w:asciiTheme="minorHAnsi" w:hAnsiTheme="minorHAnsi"/>
          <w:color w:val="000000"/>
        </w:rPr>
        <w:t>.</w:t>
      </w:r>
    </w:p>
    <w:p w14:paraId="1B1E7DED" w14:textId="1E6B8747" w:rsidR="00807453" w:rsidRPr="005556C1" w:rsidRDefault="00807453" w:rsidP="00807453">
      <w:pPr>
        <w:pStyle w:val="NormalWeb"/>
        <w:rPr>
          <w:rFonts w:asciiTheme="minorHAnsi" w:hAnsiTheme="minorHAnsi"/>
          <w:color w:val="000000"/>
        </w:rPr>
      </w:pPr>
      <w:r w:rsidRPr="005556C1">
        <w:rPr>
          <w:rStyle w:val="Fuerte"/>
          <w:rFonts w:asciiTheme="minorHAnsi" w:hAnsiTheme="minorHAnsi"/>
          <w:color w:val="000000"/>
        </w:rPr>
        <w:t>Lucas 24:33 NTV</w:t>
      </w:r>
      <w:r w:rsidR="007671DF" w:rsidRPr="005556C1">
        <w:rPr>
          <w:rStyle w:val="Fuerte"/>
          <w:rFonts w:asciiTheme="minorHAnsi" w:hAnsiTheme="minorHAnsi"/>
          <w:color w:val="000000"/>
        </w:rPr>
        <w:t>.</w:t>
      </w:r>
      <w:r w:rsidR="005556C1" w:rsidRPr="005556C1">
        <w:rPr>
          <w:rStyle w:val="Fuerte"/>
          <w:rFonts w:asciiTheme="minorHAnsi" w:hAnsiTheme="minorHAnsi"/>
          <w:color w:val="000000"/>
        </w:rPr>
        <w:t xml:space="preserve"> </w:t>
      </w:r>
      <w:r w:rsidR="007671DF" w:rsidRPr="005556C1">
        <w:rPr>
          <w:rFonts w:asciiTheme="minorHAnsi" w:hAnsiTheme="minorHAnsi"/>
          <w:vertAlign w:val="superscript"/>
          <w:lang w:val="es-ES"/>
        </w:rPr>
        <w:t> </w:t>
      </w:r>
      <w:r w:rsidR="007671DF" w:rsidRPr="005556C1">
        <w:rPr>
          <w:rFonts w:asciiTheme="minorHAnsi" w:hAnsiTheme="minorHAnsi"/>
          <w:i/>
          <w:iCs/>
          <w:color w:val="0070C0"/>
          <w:lang w:val="es-ES"/>
        </w:rPr>
        <w:t>En menos de una hora, estaban de regreso a Jerusalén</w:t>
      </w:r>
      <w:r w:rsidR="000F4266">
        <w:rPr>
          <w:rFonts w:asciiTheme="minorHAnsi" w:hAnsiTheme="minorHAnsi"/>
          <w:lang w:val="es-ES"/>
        </w:rPr>
        <w:t>…</w:t>
      </w:r>
      <w:r w:rsidR="005556C1" w:rsidRPr="005556C1">
        <w:rPr>
          <w:rFonts w:asciiTheme="minorHAnsi" w:hAnsiTheme="minorHAnsi"/>
          <w:color w:val="000000"/>
        </w:rPr>
        <w:t xml:space="preserve"> </w:t>
      </w:r>
      <w:r w:rsidRPr="005556C1">
        <w:rPr>
          <w:rFonts w:asciiTheme="minorHAnsi" w:hAnsiTheme="minorHAnsi"/>
          <w:color w:val="000000"/>
        </w:rPr>
        <w:br/>
      </w:r>
    </w:p>
    <w:p w14:paraId="7BD1B480" w14:textId="77777777" w:rsidR="00807453" w:rsidRPr="005556C1" w:rsidRDefault="00807453" w:rsidP="00807453">
      <w:pPr>
        <w:pStyle w:val="NormalWeb"/>
        <w:rPr>
          <w:rFonts w:asciiTheme="minorHAnsi" w:hAnsiTheme="minorHAnsi"/>
          <w:color w:val="000000"/>
        </w:rPr>
      </w:pPr>
      <w:r w:rsidRPr="005556C1">
        <w:rPr>
          <w:rFonts w:asciiTheme="minorHAnsi" w:hAnsiTheme="minorHAnsi"/>
          <w:color w:val="000000"/>
        </w:rPr>
        <w:t>El fuego que Jesús encendió en el camino a Emaús no se quedó en el corazón, los puso en movimiento. Aquellos discípulos que antes caminaban lejos de Jerusalén, ahora regresaron con prisa, llenos de gozo y convicción. El mismo fuego que los hizo entender la Palabra, ahora los impulsa a compartirla.</w:t>
      </w:r>
    </w:p>
    <w:p w14:paraId="3ED46048" w14:textId="77777777" w:rsidR="00AD7CA4" w:rsidRPr="005556C1" w:rsidRDefault="00AD7CA4" w:rsidP="00807453">
      <w:pPr>
        <w:pStyle w:val="NormalWeb"/>
        <w:rPr>
          <w:rFonts w:asciiTheme="minorHAnsi" w:hAnsiTheme="minorHAnsi"/>
          <w:color w:val="000000"/>
        </w:rPr>
      </w:pPr>
    </w:p>
    <w:p w14:paraId="203F3089" w14:textId="774FB024" w:rsidR="00EA0538" w:rsidRPr="005556C1" w:rsidRDefault="00807453" w:rsidP="00807453">
      <w:pPr>
        <w:pStyle w:val="NormalWeb"/>
        <w:rPr>
          <w:rFonts w:asciiTheme="minorHAnsi" w:hAnsiTheme="minorHAnsi"/>
          <w:color w:val="000000"/>
        </w:rPr>
      </w:pPr>
      <w:r w:rsidRPr="005556C1">
        <w:rPr>
          <w:rFonts w:asciiTheme="minorHAnsi" w:hAnsiTheme="minorHAnsi"/>
          <w:color w:val="000000"/>
        </w:rPr>
        <w:t>Un corazón encendido no se queda callado. Cuando la Palabra nos toca de verdad, se convierte en mensaje; cuando el Espíritu nos llena, nos convierte en testigos. Los que antes huían del dolor ahora corren con esperanza.</w:t>
      </w:r>
    </w:p>
    <w:p w14:paraId="3735F2E6" w14:textId="77777777" w:rsidR="00314532" w:rsidRDefault="00314532" w:rsidP="00807453">
      <w:pPr>
        <w:pStyle w:val="NormalWeb"/>
        <w:rPr>
          <w:rFonts w:asciiTheme="minorHAnsi" w:hAnsiTheme="minorHAnsi"/>
          <w:color w:val="000000"/>
        </w:rPr>
      </w:pPr>
    </w:p>
    <w:p w14:paraId="12CF2E36" w14:textId="4A303A35" w:rsidR="00807453" w:rsidRPr="005556C1" w:rsidRDefault="00807453" w:rsidP="00807453">
      <w:pPr>
        <w:pStyle w:val="NormalWeb"/>
        <w:rPr>
          <w:rFonts w:asciiTheme="minorHAnsi" w:hAnsiTheme="minorHAnsi"/>
          <w:color w:val="000000"/>
        </w:rPr>
      </w:pPr>
      <w:r w:rsidRPr="005556C1">
        <w:rPr>
          <w:rFonts w:asciiTheme="minorHAnsi" w:hAnsiTheme="minorHAnsi"/>
          <w:color w:val="000000"/>
        </w:rPr>
        <w:t xml:space="preserve">Estudiar la Biblia no es solo para saber más, sino para llevar a otros a conocer al Resucitado. </w:t>
      </w:r>
      <w:r w:rsidRPr="00D75F64">
        <w:rPr>
          <w:rFonts w:asciiTheme="minorHAnsi" w:hAnsiTheme="minorHAnsi"/>
          <w:b/>
          <w:bCs/>
          <w:color w:val="000000"/>
        </w:rPr>
        <w:t>La Palabra que te enciende, te envía</w:t>
      </w:r>
      <w:r w:rsidRPr="005556C1">
        <w:rPr>
          <w:rFonts w:asciiTheme="minorHAnsi" w:hAnsiTheme="minorHAnsi"/>
          <w:color w:val="000000"/>
        </w:rPr>
        <w:t>.</w:t>
      </w:r>
    </w:p>
    <w:p w14:paraId="70512287" w14:textId="77777777" w:rsidR="005556C1" w:rsidRDefault="005556C1" w:rsidP="00807453">
      <w:pPr>
        <w:pStyle w:val="NormalWeb"/>
        <w:rPr>
          <w:rFonts w:asciiTheme="minorHAnsi" w:hAnsiTheme="minorHAnsi"/>
          <w:color w:val="000000"/>
        </w:rPr>
      </w:pPr>
    </w:p>
    <w:p w14:paraId="312C8C69" w14:textId="66510C4E" w:rsidR="00807453" w:rsidRPr="005556C1" w:rsidRDefault="00807453" w:rsidP="00807453">
      <w:pPr>
        <w:pStyle w:val="NormalWeb"/>
        <w:rPr>
          <w:rFonts w:asciiTheme="minorHAnsi" w:hAnsiTheme="minorHAnsi"/>
          <w:color w:val="000000"/>
        </w:rPr>
      </w:pPr>
      <w:r w:rsidRPr="005556C1">
        <w:rPr>
          <w:rFonts w:asciiTheme="minorHAnsi" w:hAnsiTheme="minorHAnsi"/>
          <w:i/>
          <w:iCs/>
          <w:color w:val="000000"/>
        </w:rPr>
        <w:t>Señor Jesús, que el fuego de tu Palabra no se quede solo en mí.</w:t>
      </w:r>
      <w:r w:rsidR="005556C1" w:rsidRPr="005556C1">
        <w:rPr>
          <w:rFonts w:asciiTheme="minorHAnsi" w:hAnsiTheme="minorHAnsi"/>
          <w:i/>
          <w:iCs/>
          <w:color w:val="000000"/>
        </w:rPr>
        <w:t xml:space="preserve"> </w:t>
      </w:r>
      <w:r w:rsidRPr="005556C1">
        <w:rPr>
          <w:rFonts w:asciiTheme="minorHAnsi" w:hAnsiTheme="minorHAnsi"/>
          <w:i/>
          <w:iCs/>
          <w:color w:val="000000"/>
        </w:rPr>
        <w:t>Hazme testigo de tu amor y de tu poder</w:t>
      </w:r>
      <w:r w:rsidR="00C963B9">
        <w:rPr>
          <w:rFonts w:asciiTheme="minorHAnsi" w:hAnsiTheme="minorHAnsi"/>
          <w:i/>
          <w:iCs/>
          <w:color w:val="000000"/>
        </w:rPr>
        <w:t xml:space="preserve">. </w:t>
      </w:r>
      <w:r w:rsidRPr="00C963B9">
        <w:rPr>
          <w:rFonts w:asciiTheme="minorHAnsi" w:hAnsiTheme="minorHAnsi"/>
          <w:i/>
          <w:iCs/>
          <w:color w:val="000000"/>
        </w:rPr>
        <w:t>Que cada paso, cada palabra y cada acción cuenten al mundo que tú vives.</w:t>
      </w:r>
      <w:r w:rsidR="00C963B9" w:rsidRPr="00C963B9">
        <w:rPr>
          <w:rFonts w:asciiTheme="minorHAnsi" w:hAnsiTheme="minorHAnsi"/>
          <w:i/>
          <w:iCs/>
          <w:color w:val="000000"/>
        </w:rPr>
        <w:t xml:space="preserve"> </w:t>
      </w:r>
      <w:r w:rsidRPr="00C963B9">
        <w:rPr>
          <w:rFonts w:asciiTheme="minorHAnsi" w:hAnsiTheme="minorHAnsi"/>
          <w:i/>
          <w:iCs/>
          <w:color w:val="000000"/>
        </w:rPr>
        <w:t>Amén.</w:t>
      </w:r>
    </w:p>
    <w:bookmarkEnd w:id="183"/>
    <w:p w14:paraId="397E6272" w14:textId="77777777" w:rsidR="00807453" w:rsidRDefault="00807453" w:rsidP="008347D7">
      <w:pPr>
        <w:rPr>
          <w:rFonts w:asciiTheme="minorHAnsi" w:hAnsiTheme="minorHAnsi"/>
          <w:color w:val="000000" w:themeColor="text1"/>
          <w:lang w:val="es-ES"/>
        </w:rPr>
      </w:pPr>
    </w:p>
    <w:p w14:paraId="306E6F82" w14:textId="3A86507D" w:rsidR="00D73E47" w:rsidRPr="002F6528" w:rsidRDefault="004817D2" w:rsidP="003501D7">
      <w:pPr>
        <w:rPr>
          <w:rFonts w:asciiTheme="minorHAnsi" w:hAnsiTheme="minorHAnsi"/>
          <w:b/>
          <w:bCs/>
          <w:color w:val="000000" w:themeColor="text1"/>
          <w:sz w:val="28"/>
          <w:szCs w:val="28"/>
          <w:lang w:val="es-ES"/>
        </w:rPr>
      </w:pPr>
      <w:bookmarkStart w:id="184" w:name="OLE_LINK184"/>
      <w:r w:rsidRPr="002F6528">
        <w:rPr>
          <w:rFonts w:asciiTheme="minorHAnsi" w:hAnsiTheme="minorHAnsi"/>
          <w:b/>
          <w:bCs/>
          <w:color w:val="000000"/>
          <w:sz w:val="28"/>
          <w:szCs w:val="28"/>
        </w:rPr>
        <w:t>“No te canses de hacer el bien”</w:t>
      </w:r>
    </w:p>
    <w:p w14:paraId="05219184" w14:textId="64F5453F" w:rsidR="00EE4D56" w:rsidRPr="003501D7" w:rsidRDefault="004B777D" w:rsidP="003501D7">
      <w:pPr>
        <w:rPr>
          <w:rFonts w:asciiTheme="minorHAnsi" w:hAnsiTheme="minorHAnsi"/>
          <w:lang w:val="es-ES"/>
        </w:rPr>
      </w:pPr>
      <w:r w:rsidRPr="003501D7">
        <w:rPr>
          <w:rFonts w:asciiTheme="minorHAnsi" w:hAnsiTheme="minorHAnsi"/>
          <w:b/>
          <w:bCs/>
          <w:color w:val="000000" w:themeColor="text1"/>
          <w:lang w:val="es-ES"/>
        </w:rPr>
        <w:t>2 Tesaloni</w:t>
      </w:r>
      <w:r w:rsidR="00D73E47" w:rsidRPr="003501D7">
        <w:rPr>
          <w:rFonts w:asciiTheme="minorHAnsi" w:hAnsiTheme="minorHAnsi"/>
          <w:b/>
          <w:bCs/>
          <w:color w:val="000000" w:themeColor="text1"/>
          <w:lang w:val="es-ES"/>
        </w:rPr>
        <w:t>c</w:t>
      </w:r>
      <w:r w:rsidRPr="003501D7">
        <w:rPr>
          <w:rFonts w:asciiTheme="minorHAnsi" w:hAnsiTheme="minorHAnsi"/>
          <w:b/>
          <w:bCs/>
          <w:color w:val="000000" w:themeColor="text1"/>
          <w:lang w:val="es-ES"/>
        </w:rPr>
        <w:t>ense</w:t>
      </w:r>
      <w:r w:rsidR="00D73E47" w:rsidRPr="003501D7">
        <w:rPr>
          <w:rFonts w:asciiTheme="minorHAnsi" w:hAnsiTheme="minorHAnsi"/>
          <w:b/>
          <w:bCs/>
          <w:color w:val="000000" w:themeColor="text1"/>
          <w:lang w:val="es-ES"/>
        </w:rPr>
        <w:t>s 3:13 NTV</w:t>
      </w:r>
      <w:r w:rsidR="00D73E47" w:rsidRPr="003501D7">
        <w:rPr>
          <w:rFonts w:asciiTheme="minorHAnsi" w:hAnsiTheme="minorHAnsi"/>
          <w:color w:val="000000" w:themeColor="text1"/>
          <w:lang w:val="es-ES"/>
        </w:rPr>
        <w:t xml:space="preserve">. </w:t>
      </w:r>
      <w:r w:rsidR="00D73E47" w:rsidRPr="003501D7">
        <w:rPr>
          <w:rFonts w:asciiTheme="minorHAnsi" w:hAnsiTheme="minorHAnsi"/>
          <w:i/>
          <w:iCs/>
          <w:color w:val="0070C0"/>
          <w:lang w:val="es-ES"/>
        </w:rPr>
        <w:t>En cuanto al resto de ustedes, amados hermanos, nunca se cansen de hacer el bien</w:t>
      </w:r>
      <w:r w:rsidR="00D73E47" w:rsidRPr="003501D7">
        <w:rPr>
          <w:rFonts w:asciiTheme="minorHAnsi" w:hAnsiTheme="minorHAnsi"/>
          <w:lang w:val="es-ES"/>
        </w:rPr>
        <w:t>.</w:t>
      </w:r>
    </w:p>
    <w:p w14:paraId="2096170D" w14:textId="77777777" w:rsidR="00D73E47" w:rsidRPr="003501D7" w:rsidRDefault="00D73E47" w:rsidP="003501D7">
      <w:pPr>
        <w:rPr>
          <w:rFonts w:asciiTheme="minorHAnsi" w:hAnsiTheme="minorHAnsi"/>
          <w:lang w:val="es-ES"/>
        </w:rPr>
      </w:pPr>
    </w:p>
    <w:p w14:paraId="428EAE50" w14:textId="0E7CC03F" w:rsidR="003501D7" w:rsidRDefault="003501D7" w:rsidP="003501D7">
      <w:pPr>
        <w:rPr>
          <w:rFonts w:asciiTheme="minorHAnsi" w:hAnsiTheme="minorHAnsi"/>
          <w:color w:val="000000"/>
        </w:rPr>
      </w:pPr>
      <w:r w:rsidRPr="003501D7">
        <w:rPr>
          <w:rFonts w:asciiTheme="minorHAnsi" w:hAnsiTheme="minorHAnsi"/>
          <w:i/>
          <w:iCs/>
          <w:color w:val="000000"/>
        </w:rPr>
        <w:t xml:space="preserve">Cansarse de hacer el bien… </w:t>
      </w:r>
      <w:r w:rsidRPr="003501D7">
        <w:rPr>
          <w:rFonts w:asciiTheme="minorHAnsi" w:hAnsiTheme="minorHAnsi"/>
          <w:i/>
          <w:iCs/>
          <w:color w:val="FF0000"/>
        </w:rPr>
        <w:t>¿quién no se ha sentido así alguna vez?</w:t>
      </w:r>
      <w:r w:rsidRPr="003501D7">
        <w:rPr>
          <w:rFonts w:asciiTheme="minorHAnsi" w:hAnsiTheme="minorHAnsi"/>
          <w:color w:val="000000"/>
        </w:rPr>
        <w:br/>
        <w:t>Todos, en algún momento, hemos dicho: “</w:t>
      </w:r>
      <w:r w:rsidRPr="003501D7">
        <w:rPr>
          <w:rFonts w:asciiTheme="minorHAnsi" w:hAnsiTheme="minorHAnsi"/>
          <w:i/>
          <w:iCs/>
          <w:color w:val="000000"/>
        </w:rPr>
        <w:t>Ya terminé, conmigo que no cuenten más</w:t>
      </w:r>
      <w:r w:rsidRPr="003501D7">
        <w:rPr>
          <w:rFonts w:asciiTheme="minorHAnsi" w:hAnsiTheme="minorHAnsi"/>
          <w:color w:val="000000"/>
        </w:rPr>
        <w:t>”. Es la reacción natural de quien ha servido con amor, pero no ha recibido agradecimiento o reconocimiento. Sin embargo, el apóstol Pablo nos muestra otro camino: él sirvió sin esperar nada a cambio, incluso enfrento rechazo y dificultad, pero nunca dejó de hacerlo.</w:t>
      </w:r>
    </w:p>
    <w:p w14:paraId="1ECB051D" w14:textId="77777777" w:rsidR="003C1A8A" w:rsidRPr="003501D7" w:rsidRDefault="003C1A8A" w:rsidP="003501D7">
      <w:pPr>
        <w:rPr>
          <w:rFonts w:asciiTheme="minorHAnsi" w:hAnsiTheme="minorHAnsi"/>
          <w:color w:val="000000"/>
        </w:rPr>
      </w:pPr>
    </w:p>
    <w:p w14:paraId="76C21271" w14:textId="77777777" w:rsidR="003501D7" w:rsidRDefault="003501D7" w:rsidP="003501D7">
      <w:pPr>
        <w:rPr>
          <w:rFonts w:asciiTheme="minorHAnsi" w:hAnsiTheme="minorHAnsi"/>
          <w:color w:val="000000"/>
        </w:rPr>
      </w:pPr>
      <w:r w:rsidRPr="003501D7">
        <w:rPr>
          <w:rFonts w:asciiTheme="minorHAnsi" w:hAnsiTheme="minorHAnsi"/>
          <w:color w:val="000000"/>
        </w:rPr>
        <w:t>Servir a los demás es una de las mayores expresiones del amor cristiano. Jesús mismo vivió sirviendo y dando, hasta el punto de entregar Su vida por nosotros. Por eso, si queremos parecernos a Él, debemos aprender a servir con un corazón dispuesto, sin condiciones y sin esperar recompensas humanas.</w:t>
      </w:r>
    </w:p>
    <w:p w14:paraId="42AE72CE" w14:textId="77777777" w:rsidR="003C1A8A" w:rsidRPr="003501D7" w:rsidRDefault="003C1A8A" w:rsidP="003501D7">
      <w:pPr>
        <w:rPr>
          <w:rFonts w:asciiTheme="minorHAnsi" w:hAnsiTheme="minorHAnsi"/>
          <w:color w:val="000000"/>
        </w:rPr>
      </w:pPr>
    </w:p>
    <w:p w14:paraId="0E4A8206" w14:textId="4CF5BFDA" w:rsidR="003501D7" w:rsidRDefault="003501D7" w:rsidP="003501D7">
      <w:pPr>
        <w:rPr>
          <w:rFonts w:asciiTheme="minorHAnsi" w:hAnsiTheme="minorHAnsi"/>
          <w:color w:val="000000"/>
        </w:rPr>
      </w:pPr>
      <w:r w:rsidRPr="003501D7">
        <w:rPr>
          <w:rFonts w:asciiTheme="minorHAnsi" w:hAnsiTheme="minorHAnsi"/>
          <w:color w:val="000000"/>
        </w:rPr>
        <w:t>Hoy, la Palabra te recuerda que </w:t>
      </w:r>
      <w:r w:rsidRPr="003501D7">
        <w:rPr>
          <w:rFonts w:asciiTheme="minorHAnsi" w:hAnsiTheme="minorHAnsi"/>
          <w:b/>
          <w:bCs/>
          <w:color w:val="000000"/>
        </w:rPr>
        <w:t xml:space="preserve">no te </w:t>
      </w:r>
      <w:r w:rsidR="00A31C9E">
        <w:rPr>
          <w:rFonts w:asciiTheme="minorHAnsi" w:hAnsiTheme="minorHAnsi"/>
          <w:b/>
          <w:bCs/>
          <w:color w:val="000000"/>
        </w:rPr>
        <w:t xml:space="preserve">debes </w:t>
      </w:r>
      <w:r w:rsidRPr="003501D7">
        <w:rPr>
          <w:rFonts w:asciiTheme="minorHAnsi" w:hAnsiTheme="minorHAnsi"/>
          <w:b/>
          <w:bCs/>
          <w:color w:val="000000"/>
        </w:rPr>
        <w:t>cans</w:t>
      </w:r>
      <w:r w:rsidR="00A31C9E">
        <w:rPr>
          <w:rFonts w:asciiTheme="minorHAnsi" w:hAnsiTheme="minorHAnsi"/>
          <w:b/>
          <w:bCs/>
          <w:color w:val="000000"/>
        </w:rPr>
        <w:t xml:space="preserve">ar </w:t>
      </w:r>
      <w:r w:rsidRPr="003501D7">
        <w:rPr>
          <w:rFonts w:asciiTheme="minorHAnsi" w:hAnsiTheme="minorHAnsi"/>
          <w:b/>
          <w:bCs/>
          <w:color w:val="000000"/>
        </w:rPr>
        <w:t>de hacer el bien</w:t>
      </w:r>
      <w:r w:rsidRPr="003501D7">
        <w:rPr>
          <w:rFonts w:asciiTheme="minorHAnsi" w:hAnsiTheme="minorHAnsi"/>
          <w:color w:val="000000"/>
        </w:rPr>
        <w:t>. Aunque nadie te lo reconozca, aunque parezca que no vale la pena, sigue sirviendo por amor y por gratitud a Dios. No lo hacemos para ser vistos ni para recibir algo, sino porque servir es una forma de adorarlo y reflejar Su corazón.</w:t>
      </w:r>
    </w:p>
    <w:p w14:paraId="20BBB0A3" w14:textId="77777777" w:rsidR="00571F85" w:rsidRPr="003501D7" w:rsidRDefault="00571F85" w:rsidP="003501D7">
      <w:pPr>
        <w:rPr>
          <w:rFonts w:asciiTheme="minorHAnsi" w:hAnsiTheme="minorHAnsi"/>
          <w:color w:val="000000"/>
        </w:rPr>
      </w:pPr>
    </w:p>
    <w:p w14:paraId="5B6AD527" w14:textId="77777777" w:rsidR="003501D7" w:rsidRPr="003501D7" w:rsidRDefault="003501D7" w:rsidP="003501D7">
      <w:pPr>
        <w:rPr>
          <w:rFonts w:asciiTheme="minorHAnsi" w:hAnsiTheme="minorHAnsi"/>
          <w:i/>
          <w:iCs/>
          <w:color w:val="7030A0"/>
        </w:rPr>
      </w:pPr>
      <w:r w:rsidRPr="003501D7">
        <w:rPr>
          <w:rFonts w:asciiTheme="minorHAnsi" w:hAnsiTheme="minorHAnsi"/>
          <w:b/>
          <w:bCs/>
          <w:i/>
          <w:iCs/>
          <w:color w:val="7030A0"/>
        </w:rPr>
        <w:t>“La recompensa del bien no está en la gratitud de los hombres, sino en el gozo de obedecer a Dios.”</w:t>
      </w:r>
    </w:p>
    <w:p w14:paraId="0BB3D7E1" w14:textId="77777777" w:rsidR="00A805FC" w:rsidRDefault="00A805FC" w:rsidP="003501D7">
      <w:pPr>
        <w:rPr>
          <w:rFonts w:asciiTheme="minorHAnsi" w:hAnsiTheme="minorHAnsi"/>
          <w:b/>
          <w:bCs/>
          <w:color w:val="000000"/>
        </w:rPr>
      </w:pPr>
    </w:p>
    <w:p w14:paraId="4AD00998" w14:textId="262BB22C" w:rsidR="003501D7" w:rsidRPr="003501D7" w:rsidRDefault="003501D7" w:rsidP="003501D7">
      <w:pPr>
        <w:rPr>
          <w:rFonts w:asciiTheme="minorHAnsi" w:hAnsiTheme="minorHAnsi"/>
          <w:color w:val="000000"/>
        </w:rPr>
      </w:pPr>
      <w:r w:rsidRPr="003501D7">
        <w:rPr>
          <w:rFonts w:asciiTheme="minorHAnsi" w:hAnsiTheme="minorHAnsi"/>
          <w:i/>
          <w:iCs/>
          <w:color w:val="000000"/>
        </w:rPr>
        <w:t>Señor Jesús, gracias por darlo todo por nosotros. Gracias por servir hasta el final y mostrar el verdadero amor. Te p</w:t>
      </w:r>
      <w:r w:rsidR="005418CD">
        <w:rPr>
          <w:rFonts w:asciiTheme="minorHAnsi" w:hAnsiTheme="minorHAnsi"/>
          <w:i/>
          <w:iCs/>
          <w:color w:val="000000"/>
        </w:rPr>
        <w:t>ido</w:t>
      </w:r>
      <w:r w:rsidRPr="003501D7">
        <w:rPr>
          <w:rFonts w:asciiTheme="minorHAnsi" w:hAnsiTheme="minorHAnsi"/>
          <w:i/>
          <w:iCs/>
          <w:color w:val="000000"/>
        </w:rPr>
        <w:t xml:space="preserve"> que renueves </w:t>
      </w:r>
      <w:r w:rsidR="005418CD">
        <w:rPr>
          <w:rFonts w:asciiTheme="minorHAnsi" w:hAnsiTheme="minorHAnsi"/>
          <w:i/>
          <w:iCs/>
          <w:color w:val="000000"/>
        </w:rPr>
        <w:t>mis</w:t>
      </w:r>
      <w:r w:rsidRPr="003501D7">
        <w:rPr>
          <w:rFonts w:asciiTheme="minorHAnsi" w:hAnsiTheme="minorHAnsi"/>
          <w:i/>
          <w:iCs/>
          <w:color w:val="000000"/>
        </w:rPr>
        <w:t xml:space="preserve"> fuerzas cuando el cansancio </w:t>
      </w:r>
      <w:r w:rsidR="005418CD">
        <w:rPr>
          <w:rFonts w:asciiTheme="minorHAnsi" w:hAnsiTheme="minorHAnsi"/>
          <w:i/>
          <w:iCs/>
          <w:color w:val="000000"/>
        </w:rPr>
        <w:t>me</w:t>
      </w:r>
      <w:r w:rsidRPr="003501D7">
        <w:rPr>
          <w:rFonts w:asciiTheme="minorHAnsi" w:hAnsiTheme="minorHAnsi"/>
          <w:i/>
          <w:iCs/>
          <w:color w:val="000000"/>
        </w:rPr>
        <w:t xml:space="preserve"> quiera detener, y que ese mismo amor que te movió a servir nos contagie, para seguir amando y sirviendo siempre a los demás.</w:t>
      </w:r>
      <w:r w:rsidR="006B3927" w:rsidRPr="006B3927">
        <w:rPr>
          <w:rFonts w:asciiTheme="minorHAnsi" w:hAnsiTheme="minorHAnsi"/>
          <w:i/>
          <w:iCs/>
          <w:color w:val="000000"/>
        </w:rPr>
        <w:t xml:space="preserve"> </w:t>
      </w:r>
      <w:r w:rsidRPr="003501D7">
        <w:rPr>
          <w:rFonts w:asciiTheme="minorHAnsi" w:hAnsiTheme="minorHAnsi"/>
          <w:i/>
          <w:iCs/>
          <w:color w:val="000000"/>
        </w:rPr>
        <w:t>Amén</w:t>
      </w:r>
      <w:r w:rsidRPr="003501D7">
        <w:rPr>
          <w:rFonts w:asciiTheme="minorHAnsi" w:hAnsiTheme="minorHAnsi"/>
          <w:color w:val="000000"/>
        </w:rPr>
        <w:t>.</w:t>
      </w:r>
    </w:p>
    <w:bookmarkEnd w:id="184"/>
    <w:p w14:paraId="0E04B247" w14:textId="301EB4A7" w:rsidR="00234DDB" w:rsidRDefault="00234DDB" w:rsidP="008347D7">
      <w:pPr>
        <w:rPr>
          <w:rFonts w:asciiTheme="minorHAnsi" w:hAnsiTheme="minorHAnsi"/>
          <w:color w:val="000000" w:themeColor="text1"/>
        </w:rPr>
      </w:pPr>
    </w:p>
    <w:p w14:paraId="660DB579" w14:textId="77777777" w:rsidR="00683A23" w:rsidRDefault="00683A23" w:rsidP="008347D7">
      <w:pPr>
        <w:rPr>
          <w:rFonts w:asciiTheme="minorHAnsi" w:hAnsiTheme="minorHAnsi"/>
          <w:color w:val="000000" w:themeColor="text1"/>
        </w:rPr>
      </w:pPr>
    </w:p>
    <w:p w14:paraId="5A0424EB" w14:textId="77777777" w:rsidR="00683A23" w:rsidRDefault="00683A23" w:rsidP="008347D7">
      <w:pPr>
        <w:rPr>
          <w:rFonts w:asciiTheme="minorHAnsi" w:hAnsiTheme="minorHAnsi"/>
          <w:color w:val="000000" w:themeColor="text1"/>
        </w:rPr>
      </w:pPr>
    </w:p>
    <w:p w14:paraId="79D2303D" w14:textId="77777777" w:rsidR="00683A23" w:rsidRPr="007901AE" w:rsidRDefault="00683A23" w:rsidP="00683A23">
      <w:pPr>
        <w:pStyle w:val="Ttulo2"/>
        <w:spacing w:before="0" w:after="0"/>
        <w:rPr>
          <w:rFonts w:asciiTheme="minorHAnsi" w:eastAsia="Times New Roman" w:hAnsiTheme="minorHAnsi" w:cs="Times New Roman"/>
          <w:b/>
          <w:bCs/>
          <w:color w:val="000000"/>
          <w:sz w:val="24"/>
          <w:szCs w:val="24"/>
          <w:lang w:val="es-US" w:eastAsia="es-MX"/>
          <w14:ligatures w14:val="none"/>
        </w:rPr>
      </w:pPr>
      <w:r w:rsidRPr="00073D15">
        <w:rPr>
          <w:rFonts w:asciiTheme="minorHAnsi" w:eastAsia="Times New Roman" w:hAnsiTheme="minorHAnsi" w:cs="Times New Roman"/>
          <w:b/>
          <w:bCs/>
          <w:color w:val="000000"/>
          <w:sz w:val="28"/>
          <w:szCs w:val="28"/>
          <w:lang w:val="es-US" w:eastAsia="es-MX"/>
          <w14:ligatures w14:val="none"/>
        </w:rPr>
        <w:t>El propósito</w:t>
      </w:r>
      <w:r>
        <w:rPr>
          <w:rFonts w:asciiTheme="minorHAnsi" w:eastAsia="Times New Roman" w:hAnsiTheme="minorHAnsi" w:cs="Times New Roman"/>
          <w:b/>
          <w:bCs/>
          <w:color w:val="000000"/>
          <w:sz w:val="28"/>
          <w:szCs w:val="28"/>
          <w:lang w:val="es-US" w:eastAsia="es-MX"/>
          <w14:ligatures w14:val="none"/>
        </w:rPr>
        <w:t>.</w:t>
      </w:r>
      <w:r w:rsidRPr="007901AE">
        <w:rPr>
          <w:rFonts w:asciiTheme="minorHAnsi" w:eastAsia="Times New Roman" w:hAnsiTheme="minorHAnsi" w:cs="Times New Roman"/>
          <w:color w:val="000000"/>
          <w:sz w:val="28"/>
          <w:szCs w:val="28"/>
          <w:lang w:val="es-US" w:eastAsia="es-MX"/>
          <w14:ligatures w14:val="none"/>
        </w:rPr>
        <w:br/>
      </w:r>
      <w:r w:rsidRPr="007901AE">
        <w:rPr>
          <w:rFonts w:asciiTheme="minorHAnsi" w:eastAsia="Times New Roman" w:hAnsiTheme="minorHAnsi" w:cs="Times New Roman"/>
          <w:b/>
          <w:bCs/>
          <w:color w:val="000000"/>
          <w:sz w:val="24"/>
          <w:szCs w:val="24"/>
          <w:lang w:val="es-US" w:eastAsia="es-MX"/>
          <w14:ligatures w14:val="none"/>
        </w:rPr>
        <w:t>Efesios 2:10 (NTV)</w:t>
      </w:r>
      <w:r w:rsidRPr="007901AE">
        <w:rPr>
          <w:rFonts w:asciiTheme="minorHAnsi" w:eastAsia="Times New Roman" w:hAnsiTheme="minorHAnsi" w:cs="Times New Roman"/>
          <w:color w:val="000000"/>
          <w:sz w:val="24"/>
          <w:szCs w:val="24"/>
          <w:lang w:val="es-US" w:eastAsia="es-MX"/>
          <w14:ligatures w14:val="none"/>
        </w:rPr>
        <w:t> – </w:t>
      </w:r>
      <w:r w:rsidRPr="007901AE">
        <w:rPr>
          <w:rFonts w:asciiTheme="minorHAnsi" w:eastAsia="Times New Roman" w:hAnsiTheme="minorHAnsi" w:cs="Times New Roman"/>
          <w:i/>
          <w:iCs/>
          <w:color w:val="000000"/>
          <w:sz w:val="24"/>
          <w:szCs w:val="24"/>
          <w:lang w:val="es-US" w:eastAsia="es-MX"/>
          <w14:ligatures w14:val="none"/>
        </w:rPr>
        <w:t>“</w:t>
      </w:r>
      <w:r w:rsidRPr="007901AE">
        <w:rPr>
          <w:rFonts w:asciiTheme="minorHAnsi" w:eastAsia="Times New Roman" w:hAnsiTheme="minorHAnsi" w:cs="Times New Roman"/>
          <w:i/>
          <w:iCs/>
          <w:color w:val="0070C0"/>
          <w:sz w:val="24"/>
          <w:szCs w:val="24"/>
          <w:lang w:val="es-US" w:eastAsia="es-MX"/>
          <w14:ligatures w14:val="none"/>
        </w:rPr>
        <w:t xml:space="preserve">Pues somos la obra maestra de Dios. </w:t>
      </w:r>
      <w:r w:rsidRPr="007901AE">
        <w:rPr>
          <w:rFonts w:asciiTheme="minorHAnsi" w:eastAsia="Times New Roman" w:hAnsiTheme="minorHAnsi" w:cs="Times New Roman"/>
          <w:b/>
          <w:bCs/>
          <w:i/>
          <w:iCs/>
          <w:color w:val="0070C0"/>
          <w:sz w:val="24"/>
          <w:szCs w:val="24"/>
          <w:lang w:val="es-US" w:eastAsia="es-MX"/>
          <w14:ligatures w14:val="none"/>
        </w:rPr>
        <w:t>Él nos creó de nuevo</w:t>
      </w:r>
      <w:r w:rsidRPr="007901AE">
        <w:rPr>
          <w:rFonts w:asciiTheme="minorHAnsi" w:eastAsia="Times New Roman" w:hAnsiTheme="minorHAnsi" w:cs="Times New Roman"/>
          <w:i/>
          <w:iCs/>
          <w:color w:val="0070C0"/>
          <w:sz w:val="24"/>
          <w:szCs w:val="24"/>
          <w:lang w:val="es-US" w:eastAsia="es-MX"/>
          <w14:ligatures w14:val="none"/>
        </w:rPr>
        <w:t xml:space="preserve"> en Cristo Jesús, a fin de que hagamos las cosas buenas que preparó para nosotros tiempo atrás</w:t>
      </w:r>
      <w:r w:rsidRPr="007901AE">
        <w:rPr>
          <w:rFonts w:asciiTheme="minorHAnsi" w:eastAsia="Times New Roman" w:hAnsiTheme="minorHAnsi" w:cs="Times New Roman"/>
          <w:i/>
          <w:iCs/>
          <w:color w:val="000000"/>
          <w:sz w:val="24"/>
          <w:szCs w:val="24"/>
          <w:lang w:val="es-US" w:eastAsia="es-MX"/>
          <w14:ligatures w14:val="none"/>
        </w:rPr>
        <w:t>.”</w:t>
      </w:r>
    </w:p>
    <w:p w14:paraId="0F918202" w14:textId="77777777" w:rsidR="00683A23" w:rsidRDefault="00683A23" w:rsidP="00683A23">
      <w:pPr>
        <w:rPr>
          <w:color w:val="000000"/>
        </w:rPr>
      </w:pPr>
    </w:p>
    <w:p w14:paraId="5C354524" w14:textId="77777777" w:rsidR="00683A23" w:rsidRPr="007901AE" w:rsidRDefault="00683A23" w:rsidP="00683A23">
      <w:pPr>
        <w:rPr>
          <w:rFonts w:asciiTheme="minorHAnsi" w:hAnsiTheme="minorHAnsi"/>
          <w:color w:val="000000"/>
        </w:rPr>
      </w:pPr>
      <w:r w:rsidRPr="007901AE">
        <w:rPr>
          <w:rFonts w:asciiTheme="minorHAnsi" w:hAnsiTheme="minorHAnsi"/>
          <w:color w:val="000000"/>
        </w:rPr>
        <w:t>Cada cosa que Dios hace tiene un propósito, y nosotros también fuimos creados con uno. Sin embargo, muchos viven repitiendo costumbres o rutinas sin preguntarse </w:t>
      </w:r>
      <w:r w:rsidRPr="007901AE">
        <w:rPr>
          <w:rFonts w:asciiTheme="minorHAnsi" w:hAnsiTheme="minorHAnsi"/>
          <w:b/>
          <w:bCs/>
          <w:color w:val="000000"/>
        </w:rPr>
        <w:t>por qué hacen lo que hacen</w:t>
      </w:r>
      <w:r w:rsidRPr="007901AE">
        <w:rPr>
          <w:rFonts w:asciiTheme="minorHAnsi" w:hAnsiTheme="minorHAnsi"/>
          <w:color w:val="000000"/>
        </w:rPr>
        <w:t>. Cuando no conocemos nuestro propósito, podemos tener actividad, pero no dirección; movimiento, pero sin destino.</w:t>
      </w:r>
    </w:p>
    <w:p w14:paraId="02AA5BAF" w14:textId="77777777" w:rsidR="00683A23" w:rsidRDefault="00683A23" w:rsidP="00683A23">
      <w:pPr>
        <w:rPr>
          <w:rFonts w:ascii="Apple Color Emoji" w:hAnsi="Apple Color Emoji" w:cs="Apple Color Emoji"/>
          <w:color w:val="000000"/>
        </w:rPr>
      </w:pPr>
    </w:p>
    <w:p w14:paraId="50D1C0F8" w14:textId="5333C319" w:rsidR="00E044D4" w:rsidRPr="00E044D4" w:rsidRDefault="00683A23" w:rsidP="00683A23">
      <w:pPr>
        <w:rPr>
          <w:rFonts w:asciiTheme="minorHAnsi" w:hAnsiTheme="minorHAnsi"/>
          <w:i/>
          <w:iCs/>
          <w:color w:val="7030A0"/>
        </w:rPr>
      </w:pPr>
      <w:r w:rsidRPr="007901AE">
        <w:rPr>
          <w:rFonts w:asciiTheme="minorHAnsi" w:hAnsiTheme="minorHAnsi"/>
          <w:b/>
          <w:bCs/>
          <w:i/>
          <w:iCs/>
          <w:color w:val="7030A0"/>
        </w:rPr>
        <w:t>No hay éxito verdadero fuera del propósito de Dios.</w:t>
      </w:r>
    </w:p>
    <w:p w14:paraId="5A6EAA07" w14:textId="77777777" w:rsidR="00683A23" w:rsidRPr="007901AE" w:rsidRDefault="00683A23" w:rsidP="00683A23">
      <w:pPr>
        <w:rPr>
          <w:rFonts w:asciiTheme="minorHAnsi" w:hAnsiTheme="minorHAnsi"/>
          <w:color w:val="000000"/>
        </w:rPr>
      </w:pPr>
      <w:r w:rsidRPr="007901AE">
        <w:rPr>
          <w:rFonts w:asciiTheme="minorHAnsi" w:hAnsiTheme="minorHAnsi"/>
          <w:color w:val="000000"/>
        </w:rPr>
        <w:t>El verdadero éxito no está en hacer muchas cosas, sino en hacer </w:t>
      </w:r>
      <w:r w:rsidRPr="007901AE">
        <w:rPr>
          <w:rFonts w:asciiTheme="minorHAnsi" w:hAnsiTheme="minorHAnsi"/>
          <w:b/>
          <w:bCs/>
          <w:color w:val="000000"/>
        </w:rPr>
        <w:t>lo que Dios planeó para ti</w:t>
      </w:r>
      <w:r w:rsidRPr="007901AE">
        <w:rPr>
          <w:rFonts w:asciiTheme="minorHAnsi" w:hAnsiTheme="minorHAnsi"/>
          <w:color w:val="000000"/>
        </w:rPr>
        <w:t>. Mi amigo y pastor Nilo Domínguez entendió eso: vivió su propósito con gozo hasta el final, aún en medio de pruebas. Cumplió su asignación, y por eso partió en paz.</w:t>
      </w:r>
    </w:p>
    <w:p w14:paraId="627DA7C8" w14:textId="77777777" w:rsidR="00683A23" w:rsidRPr="007901AE" w:rsidRDefault="00683A23" w:rsidP="00683A23">
      <w:pPr>
        <w:rPr>
          <w:rFonts w:asciiTheme="minorHAnsi" w:hAnsiTheme="minorHAnsi"/>
          <w:color w:val="000000"/>
        </w:rPr>
      </w:pPr>
      <w:r w:rsidRPr="007901AE">
        <w:rPr>
          <w:rFonts w:asciiTheme="minorHAnsi" w:hAnsiTheme="minorHAnsi"/>
          <w:b/>
          <w:bCs/>
          <w:color w:val="000000"/>
        </w:rPr>
        <w:t>Jesús también vivió así</w:t>
      </w:r>
      <w:r w:rsidRPr="007901AE">
        <w:rPr>
          <w:rFonts w:asciiTheme="minorHAnsi" w:hAnsiTheme="minorHAnsi"/>
          <w:color w:val="000000"/>
        </w:rPr>
        <w:t>: conoció su propósito y lo cumplió. Que esa sea nuestra oración cada día.</w:t>
      </w:r>
    </w:p>
    <w:p w14:paraId="099AA151" w14:textId="77777777" w:rsidR="00683A23" w:rsidRDefault="00683A23" w:rsidP="00683A23">
      <w:pPr>
        <w:rPr>
          <w:b/>
          <w:bCs/>
          <w:color w:val="000000"/>
        </w:rPr>
      </w:pPr>
    </w:p>
    <w:p w14:paraId="0C2B44FF" w14:textId="77777777" w:rsidR="00683A23" w:rsidRPr="007901AE" w:rsidRDefault="00683A23" w:rsidP="00683A23">
      <w:pPr>
        <w:rPr>
          <w:rFonts w:asciiTheme="minorHAnsi" w:hAnsiTheme="minorHAnsi"/>
          <w:color w:val="000000"/>
        </w:rPr>
      </w:pPr>
      <w:r w:rsidRPr="007901AE">
        <w:rPr>
          <w:rFonts w:asciiTheme="minorHAnsi" w:hAnsiTheme="minorHAnsi"/>
          <w:i/>
          <w:iCs/>
          <w:color w:val="000000"/>
        </w:rPr>
        <w:t>Señor Jesús, gracias porque me creaste con un propósito. Ayúdame a vivir de acuerdo con tu plan y a cumplir con fidelidad la tarea para la cual me formaste. Amén</w:t>
      </w:r>
      <w:r w:rsidRPr="007901AE">
        <w:rPr>
          <w:rFonts w:asciiTheme="minorHAnsi" w:hAnsiTheme="minorHAnsi"/>
          <w:color w:val="000000"/>
        </w:rPr>
        <w:t>.</w:t>
      </w:r>
    </w:p>
    <w:p w14:paraId="73029053" w14:textId="77777777" w:rsidR="00683A23" w:rsidRPr="007901AE" w:rsidRDefault="00683A23" w:rsidP="00683A23">
      <w:pPr>
        <w:rPr>
          <w:rFonts w:asciiTheme="minorHAnsi" w:hAnsiTheme="minorHAnsi"/>
        </w:rPr>
      </w:pPr>
    </w:p>
    <w:p w14:paraId="65C9B9A8" w14:textId="77777777" w:rsidR="00342AD0" w:rsidRDefault="00342AD0" w:rsidP="008347D7">
      <w:pPr>
        <w:rPr>
          <w:b/>
          <w:bCs/>
          <w:lang w:val="es-ES"/>
        </w:rPr>
      </w:pPr>
    </w:p>
    <w:p w14:paraId="626EB150" w14:textId="77777777" w:rsidR="006D078F" w:rsidRDefault="006D078F" w:rsidP="008347D7">
      <w:pPr>
        <w:rPr>
          <w:b/>
          <w:bCs/>
          <w:lang w:val="es-ES"/>
        </w:rPr>
      </w:pPr>
    </w:p>
    <w:p w14:paraId="47F53167" w14:textId="77777777" w:rsidR="00342AD0" w:rsidRPr="006D078F" w:rsidRDefault="00342AD0" w:rsidP="006D078F">
      <w:pPr>
        <w:rPr>
          <w:rFonts w:asciiTheme="minorHAnsi" w:hAnsiTheme="minorHAnsi"/>
          <w:b/>
          <w:bCs/>
          <w:sz w:val="28"/>
          <w:szCs w:val="28"/>
          <w:lang w:val="es-ES"/>
        </w:rPr>
      </w:pPr>
      <w:r w:rsidRPr="006D078F">
        <w:rPr>
          <w:rFonts w:asciiTheme="minorHAnsi" w:hAnsiTheme="minorHAnsi"/>
          <w:b/>
          <w:bCs/>
          <w:sz w:val="28"/>
          <w:szCs w:val="28"/>
          <w:lang w:val="es-ES"/>
        </w:rPr>
        <w:t xml:space="preserve">Ora por todos. </w:t>
      </w:r>
    </w:p>
    <w:p w14:paraId="62808FC3" w14:textId="12C919F3" w:rsidR="00055C18" w:rsidRPr="006D078F" w:rsidRDefault="00342AD0" w:rsidP="006D078F">
      <w:pPr>
        <w:rPr>
          <w:rFonts w:asciiTheme="minorHAnsi" w:hAnsiTheme="minorHAnsi"/>
          <w:lang w:val="es-ES"/>
        </w:rPr>
      </w:pPr>
      <w:r w:rsidRPr="006D078F">
        <w:rPr>
          <w:rFonts w:asciiTheme="minorHAnsi" w:hAnsiTheme="minorHAnsi"/>
          <w:b/>
          <w:bCs/>
          <w:lang w:val="es-ES"/>
        </w:rPr>
        <w:t>1 Timoteo 2:1 NTV</w:t>
      </w:r>
      <w:r w:rsidRPr="006D078F">
        <w:rPr>
          <w:rFonts w:asciiTheme="minorHAnsi" w:hAnsiTheme="minorHAnsi"/>
          <w:lang w:val="es-ES"/>
        </w:rPr>
        <w:t xml:space="preserve">. </w:t>
      </w:r>
      <w:r w:rsidRPr="006D078F">
        <w:rPr>
          <w:rFonts w:asciiTheme="minorHAnsi" w:hAnsiTheme="minorHAnsi"/>
          <w:color w:val="0070C0"/>
          <w:lang w:val="es-ES"/>
        </w:rPr>
        <w:t>En primer lugar, te ruego que ores por todos los seres humanos. Pídele a Dios que los ayude; intercede en su favor, y da gracias por ellos</w:t>
      </w:r>
      <w:r w:rsidRPr="006D078F">
        <w:rPr>
          <w:rFonts w:asciiTheme="minorHAnsi" w:hAnsiTheme="minorHAnsi"/>
          <w:lang w:val="es-ES"/>
        </w:rPr>
        <w:t>.</w:t>
      </w:r>
    </w:p>
    <w:p w14:paraId="7E4A9CC8" w14:textId="77777777" w:rsidR="00C677BE" w:rsidRPr="006D078F" w:rsidRDefault="00C677BE" w:rsidP="006D078F">
      <w:pPr>
        <w:rPr>
          <w:rFonts w:asciiTheme="minorHAnsi" w:hAnsiTheme="minorHAnsi"/>
          <w:lang w:val="es-ES"/>
        </w:rPr>
      </w:pPr>
    </w:p>
    <w:p w14:paraId="120B5B6A" w14:textId="77777777" w:rsidR="00C677BE" w:rsidRPr="006D078F" w:rsidRDefault="00C677BE" w:rsidP="006D078F">
      <w:pPr>
        <w:pStyle w:val="NormalWeb"/>
        <w:rPr>
          <w:rFonts w:asciiTheme="minorHAnsi" w:hAnsiTheme="minorHAnsi"/>
          <w:color w:val="000000"/>
        </w:rPr>
      </w:pPr>
      <w:r w:rsidRPr="006D078F">
        <w:rPr>
          <w:rFonts w:asciiTheme="minorHAnsi" w:hAnsiTheme="minorHAnsi"/>
          <w:color w:val="000000"/>
        </w:rPr>
        <w:t>Dios no nos pide que elijamos por quién orar, sino que oremos</w:t>
      </w:r>
      <w:r w:rsidRPr="006D078F">
        <w:rPr>
          <w:rStyle w:val="apple-converted-space"/>
          <w:rFonts w:asciiTheme="minorHAnsi" w:hAnsiTheme="minorHAnsi"/>
          <w:color w:val="000000"/>
        </w:rPr>
        <w:t> </w:t>
      </w:r>
      <w:r w:rsidRPr="006D078F">
        <w:rPr>
          <w:rStyle w:val="Fuerte"/>
          <w:rFonts w:asciiTheme="minorHAnsi" w:hAnsiTheme="minorHAnsi"/>
          <w:color w:val="000000"/>
        </w:rPr>
        <w:t>por todos</w:t>
      </w:r>
      <w:r w:rsidRPr="006D078F">
        <w:rPr>
          <w:rFonts w:asciiTheme="minorHAnsi" w:hAnsiTheme="minorHAnsi"/>
          <w:color w:val="000000"/>
        </w:rPr>
        <w:t>. No importa su posición, su conducta o si nos han herido; la oración rompe las barreras del juicio y nos une al corazón compasivo del Padre. Orar por todos es reconocer que</w:t>
      </w:r>
      <w:r w:rsidRPr="006D078F">
        <w:rPr>
          <w:rStyle w:val="apple-converted-space"/>
          <w:rFonts w:asciiTheme="minorHAnsi" w:hAnsiTheme="minorHAnsi"/>
          <w:color w:val="000000"/>
        </w:rPr>
        <w:t> </w:t>
      </w:r>
      <w:r w:rsidRPr="006D078F">
        <w:rPr>
          <w:rStyle w:val="Fuerte"/>
          <w:rFonts w:asciiTheme="minorHAnsi" w:hAnsiTheme="minorHAnsi"/>
          <w:color w:val="000000"/>
        </w:rPr>
        <w:t>la gracia de Dios no hace distinciones</w:t>
      </w:r>
      <w:r w:rsidRPr="006D078F">
        <w:rPr>
          <w:rFonts w:asciiTheme="minorHAnsi" w:hAnsiTheme="minorHAnsi"/>
          <w:color w:val="000000"/>
        </w:rPr>
        <w:t>.</w:t>
      </w:r>
    </w:p>
    <w:p w14:paraId="3F88E8B3" w14:textId="77777777" w:rsidR="006D078F" w:rsidRPr="006D078F" w:rsidRDefault="006D078F" w:rsidP="006D078F">
      <w:pPr>
        <w:pStyle w:val="NormalWeb"/>
        <w:rPr>
          <w:rFonts w:asciiTheme="minorHAnsi" w:hAnsiTheme="minorHAnsi"/>
          <w:color w:val="000000"/>
        </w:rPr>
      </w:pPr>
    </w:p>
    <w:p w14:paraId="58BE9DF0" w14:textId="77777777" w:rsidR="00C677BE" w:rsidRPr="006D078F" w:rsidRDefault="00C677BE" w:rsidP="006D078F">
      <w:pPr>
        <w:pStyle w:val="NormalWeb"/>
        <w:rPr>
          <w:rFonts w:asciiTheme="minorHAnsi" w:hAnsiTheme="minorHAnsi"/>
          <w:color w:val="000000"/>
        </w:rPr>
      </w:pPr>
      <w:r w:rsidRPr="006D078F">
        <w:rPr>
          <w:rFonts w:asciiTheme="minorHAnsi" w:hAnsiTheme="minorHAnsi"/>
          <w:color w:val="000000"/>
        </w:rPr>
        <w:t>Cuando intercedes, pides que Dios los ayude, los bendiga y das gracias por ellos, tu corazón también se transforma. La oración no solo cambia a los demás, sino que</w:t>
      </w:r>
      <w:r w:rsidRPr="006D078F">
        <w:rPr>
          <w:rStyle w:val="apple-converted-space"/>
          <w:rFonts w:asciiTheme="minorHAnsi" w:hAnsiTheme="minorHAnsi"/>
          <w:color w:val="000000"/>
        </w:rPr>
        <w:t> </w:t>
      </w:r>
      <w:r w:rsidRPr="006D078F">
        <w:rPr>
          <w:rStyle w:val="Fuerte"/>
          <w:rFonts w:asciiTheme="minorHAnsi" w:hAnsiTheme="minorHAnsi"/>
          <w:color w:val="000000"/>
        </w:rPr>
        <w:t>te cambia a ti</w:t>
      </w:r>
      <w:r w:rsidRPr="006D078F">
        <w:rPr>
          <w:rFonts w:asciiTheme="minorHAnsi" w:hAnsiTheme="minorHAnsi"/>
          <w:color w:val="000000"/>
        </w:rPr>
        <w:t>.</w:t>
      </w:r>
    </w:p>
    <w:p w14:paraId="25F970A0" w14:textId="77777777" w:rsidR="00CC0E37" w:rsidRPr="006D078F" w:rsidRDefault="00CC0E37" w:rsidP="006D078F">
      <w:pPr>
        <w:pStyle w:val="NormalWeb"/>
        <w:rPr>
          <w:rFonts w:asciiTheme="minorHAnsi" w:hAnsiTheme="minorHAnsi"/>
          <w:color w:val="000000"/>
        </w:rPr>
      </w:pPr>
    </w:p>
    <w:p w14:paraId="21223E0D" w14:textId="5A1B65B2" w:rsidR="00CC0E37" w:rsidRPr="006D078F" w:rsidRDefault="006D078F" w:rsidP="006D078F">
      <w:pPr>
        <w:pStyle w:val="NormalWeb"/>
        <w:rPr>
          <w:rFonts w:asciiTheme="minorHAnsi" w:hAnsiTheme="minorHAnsi"/>
          <w:i/>
          <w:iCs/>
          <w:color w:val="7030A0"/>
        </w:rPr>
      </w:pPr>
      <w:r w:rsidRPr="006D078F">
        <w:rPr>
          <w:rFonts w:asciiTheme="minorHAnsi" w:hAnsiTheme="minorHAnsi"/>
          <w:i/>
          <w:iCs/>
          <w:color w:val="7030A0"/>
        </w:rPr>
        <w:t>“Orar por todos no es una opción, es obedecer el corazón de Dios.”</w:t>
      </w:r>
    </w:p>
    <w:p w14:paraId="3DEC8D94" w14:textId="77777777" w:rsidR="006D078F" w:rsidRPr="006D078F" w:rsidRDefault="006D078F" w:rsidP="006D078F">
      <w:pPr>
        <w:pStyle w:val="NormalWeb"/>
        <w:rPr>
          <w:rFonts w:asciiTheme="minorHAnsi" w:hAnsiTheme="minorHAnsi"/>
          <w:color w:val="000000"/>
        </w:rPr>
      </w:pPr>
    </w:p>
    <w:p w14:paraId="11CB5657" w14:textId="549A48ED" w:rsidR="00C677BE" w:rsidRPr="006D078F" w:rsidRDefault="00C677BE" w:rsidP="006D078F">
      <w:pPr>
        <w:pStyle w:val="NormalWeb"/>
        <w:rPr>
          <w:rFonts w:asciiTheme="minorHAnsi" w:hAnsiTheme="minorHAnsi"/>
          <w:i/>
          <w:iCs/>
          <w:color w:val="000000"/>
        </w:rPr>
      </w:pPr>
      <w:r w:rsidRPr="006D078F">
        <w:rPr>
          <w:rFonts w:asciiTheme="minorHAnsi" w:hAnsiTheme="minorHAnsi"/>
          <w:i/>
          <w:iCs/>
          <w:color w:val="000000"/>
        </w:rPr>
        <w:t>Señor, enséñame a orar sin distinción, con amor y gratitud por cada persona. Que mi oración sea puente de tu gracia y reflejo de tu compasión. Amén</w:t>
      </w:r>
    </w:p>
    <w:p w14:paraId="7AD64F0D" w14:textId="77777777" w:rsidR="00C677BE" w:rsidRDefault="00C677BE" w:rsidP="008347D7">
      <w:pPr>
        <w:rPr>
          <w:rFonts w:asciiTheme="minorHAnsi" w:hAnsiTheme="minorHAnsi"/>
          <w:color w:val="000000" w:themeColor="text1"/>
        </w:rPr>
      </w:pPr>
    </w:p>
    <w:p w14:paraId="39DAD679" w14:textId="77777777" w:rsidR="00C677BE" w:rsidRDefault="00C677BE" w:rsidP="008347D7">
      <w:pPr>
        <w:rPr>
          <w:rFonts w:asciiTheme="minorHAnsi" w:hAnsiTheme="minorHAnsi"/>
          <w:color w:val="000000" w:themeColor="text1"/>
        </w:rPr>
      </w:pPr>
    </w:p>
    <w:p w14:paraId="03E97CFA" w14:textId="77777777" w:rsidR="008A22F7" w:rsidRPr="00A4790F" w:rsidRDefault="008A22F7" w:rsidP="008A22F7">
      <w:pPr>
        <w:outlineLvl w:val="2"/>
        <w:rPr>
          <w:b/>
          <w:bCs/>
          <w:color w:val="000000"/>
          <w:sz w:val="28"/>
          <w:szCs w:val="28"/>
        </w:rPr>
      </w:pPr>
      <w:r w:rsidRPr="00A4790F">
        <w:rPr>
          <w:rFonts w:asciiTheme="minorHAnsi" w:hAnsiTheme="minorHAnsi"/>
          <w:b/>
          <w:bCs/>
          <w:color w:val="000000"/>
          <w:sz w:val="28"/>
          <w:szCs w:val="28"/>
        </w:rPr>
        <w:t>Un mensaje que viene del cielo</w:t>
      </w:r>
      <w:r w:rsidRPr="00A4790F">
        <w:rPr>
          <w:b/>
          <w:bCs/>
          <w:color w:val="000000"/>
          <w:sz w:val="28"/>
          <w:szCs w:val="28"/>
        </w:rPr>
        <w:t>.</w:t>
      </w:r>
    </w:p>
    <w:p w14:paraId="2F6C431C" w14:textId="77777777" w:rsidR="008A22F7" w:rsidRPr="00A4790F" w:rsidRDefault="008A22F7" w:rsidP="008A22F7">
      <w:pPr>
        <w:outlineLvl w:val="2"/>
        <w:rPr>
          <w:rFonts w:asciiTheme="minorHAnsi" w:hAnsiTheme="minorHAnsi"/>
          <w:b/>
          <w:bCs/>
          <w:color w:val="000000"/>
        </w:rPr>
      </w:pPr>
      <w:r w:rsidRPr="00A4790F">
        <w:rPr>
          <w:rFonts w:asciiTheme="minorHAnsi" w:hAnsiTheme="minorHAnsi"/>
          <w:b/>
          <w:bCs/>
          <w:color w:val="000000"/>
        </w:rPr>
        <w:t>Gálatas 1:11 (NTV)</w:t>
      </w:r>
      <w:r>
        <w:rPr>
          <w:color w:val="000000"/>
        </w:rPr>
        <w:t xml:space="preserve"> </w:t>
      </w:r>
      <w:r w:rsidRPr="00A4790F">
        <w:rPr>
          <w:rFonts w:asciiTheme="minorHAnsi" w:hAnsiTheme="minorHAnsi"/>
          <w:i/>
          <w:iCs/>
          <w:color w:val="000000"/>
        </w:rPr>
        <w:t>«</w:t>
      </w:r>
      <w:r w:rsidRPr="00A4790F">
        <w:rPr>
          <w:rFonts w:asciiTheme="minorHAnsi" w:hAnsiTheme="minorHAnsi"/>
          <w:i/>
          <w:iCs/>
          <w:color w:val="0070C0"/>
        </w:rPr>
        <w:t>Amados hermanos, quiero que entiendan que el mensaje del evangelio que predico no se basa en un simple razonamiento humano</w:t>
      </w:r>
      <w:r w:rsidRPr="00A4790F">
        <w:rPr>
          <w:rFonts w:asciiTheme="minorHAnsi" w:hAnsiTheme="minorHAnsi"/>
          <w:i/>
          <w:iCs/>
          <w:color w:val="000000"/>
        </w:rPr>
        <w:t>».</w:t>
      </w:r>
    </w:p>
    <w:p w14:paraId="67575D2A" w14:textId="77777777" w:rsidR="008A22F7" w:rsidRDefault="008A22F7" w:rsidP="008A22F7">
      <w:pPr>
        <w:rPr>
          <w:color w:val="000000"/>
        </w:rPr>
      </w:pPr>
    </w:p>
    <w:p w14:paraId="1D9E05DA" w14:textId="77777777" w:rsidR="008A22F7" w:rsidRPr="00A4790F" w:rsidRDefault="008A22F7" w:rsidP="008A22F7">
      <w:pPr>
        <w:rPr>
          <w:rFonts w:asciiTheme="minorHAnsi" w:hAnsiTheme="minorHAnsi"/>
          <w:color w:val="000000"/>
        </w:rPr>
      </w:pPr>
      <w:r w:rsidRPr="00A4790F">
        <w:rPr>
          <w:rFonts w:asciiTheme="minorHAnsi" w:hAnsiTheme="minorHAnsi"/>
          <w:color w:val="000000"/>
        </w:rPr>
        <w:t>El evangelio no nació en la mente del hombre, sino en el corazón de Dios. Aunque lo razonamos, lo estudiamos y lo explicamos, su esencia no puede ser comprendida plenamente sin la intervención del Espíritu Santo. Lo que cambia vidas, sana corazones y transforma destinos no es la lógica del mensaje, sino el poder divino que contiene. El evangelio no se analiza como una teoría; se recibe como una verdad que viene del cielo.</w:t>
      </w:r>
    </w:p>
    <w:p w14:paraId="52533DC2" w14:textId="77777777" w:rsidR="008A22F7" w:rsidRDefault="008A22F7" w:rsidP="008A22F7">
      <w:pPr>
        <w:rPr>
          <w:color w:val="000000"/>
        </w:rPr>
      </w:pPr>
    </w:p>
    <w:p w14:paraId="5E7512D7" w14:textId="77777777" w:rsidR="008A22F7" w:rsidRPr="00A4790F" w:rsidRDefault="008A22F7" w:rsidP="008A22F7">
      <w:pPr>
        <w:rPr>
          <w:rFonts w:asciiTheme="minorHAnsi" w:hAnsiTheme="minorHAnsi"/>
          <w:color w:val="000000"/>
        </w:rPr>
      </w:pPr>
      <w:r w:rsidRPr="00A4790F">
        <w:rPr>
          <w:rFonts w:asciiTheme="minorHAnsi" w:hAnsiTheme="minorHAnsi"/>
          <w:color w:val="000000"/>
        </w:rPr>
        <w:t>Cuando entendemos esto, dejamos de depender de nuestra sabiduría para confiar en la revelación de Dios. La fe no se fundamenta en lo que entendemos, sino en lo que creemos. El evangelio no se adapta a la razón humana; es la mente humana la que debe rendirse al poder del evangelio.</w:t>
      </w:r>
    </w:p>
    <w:p w14:paraId="4C60BA5D" w14:textId="77777777" w:rsidR="008A22F7" w:rsidRDefault="008A22F7" w:rsidP="008A22F7">
      <w:pPr>
        <w:rPr>
          <w:rFonts w:ascii="Apple Color Emoji" w:hAnsi="Apple Color Emoji" w:cs="Apple Color Emoji"/>
          <w:color w:val="000000"/>
        </w:rPr>
      </w:pPr>
    </w:p>
    <w:p w14:paraId="35DA7015" w14:textId="77777777" w:rsidR="008A22F7" w:rsidRPr="00A4790F" w:rsidRDefault="008A22F7" w:rsidP="008A22F7">
      <w:pPr>
        <w:rPr>
          <w:rFonts w:asciiTheme="minorHAnsi" w:hAnsiTheme="minorHAnsi"/>
          <w:color w:val="000000"/>
        </w:rPr>
      </w:pPr>
      <w:r w:rsidRPr="00A4790F">
        <w:rPr>
          <w:rFonts w:asciiTheme="minorHAnsi" w:hAnsiTheme="minorHAnsi"/>
          <w:i/>
          <w:iCs/>
          <w:color w:val="7030A0"/>
        </w:rPr>
        <w:t>El evangelio no se explica solamente, se experimenta por el poder sobrenatural de Dios</w:t>
      </w:r>
      <w:r w:rsidRPr="00A4790F">
        <w:rPr>
          <w:rFonts w:asciiTheme="minorHAnsi" w:hAnsiTheme="minorHAnsi"/>
          <w:i/>
          <w:iCs/>
          <w:color w:val="000000"/>
        </w:rPr>
        <w:t>.</w:t>
      </w:r>
    </w:p>
    <w:p w14:paraId="180A977E" w14:textId="77777777" w:rsidR="008A22F7" w:rsidRDefault="008A22F7" w:rsidP="008A22F7">
      <w:pPr>
        <w:rPr>
          <w:rFonts w:ascii="Apple Color Emoji" w:hAnsi="Apple Color Emoji" w:cs="Apple Color Emoji"/>
          <w:color w:val="000000"/>
        </w:rPr>
      </w:pPr>
    </w:p>
    <w:p w14:paraId="696289A6" w14:textId="77777777" w:rsidR="008A22F7" w:rsidRDefault="008A22F7" w:rsidP="008A22F7">
      <w:pPr>
        <w:rPr>
          <w:rFonts w:asciiTheme="minorHAnsi" w:hAnsiTheme="minorHAnsi"/>
          <w:color w:val="000000"/>
        </w:rPr>
      </w:pPr>
      <w:r w:rsidRPr="00A4790F">
        <w:rPr>
          <w:rFonts w:asciiTheme="minorHAnsi" w:hAnsiTheme="minorHAnsi"/>
          <w:i/>
          <w:iCs/>
          <w:color w:val="000000"/>
        </w:rPr>
        <w:t>Señor</w:t>
      </w:r>
      <w:r w:rsidRPr="00A4790F">
        <w:rPr>
          <w:i/>
          <w:iCs/>
          <w:color w:val="000000"/>
        </w:rPr>
        <w:t xml:space="preserve">  Jesús</w:t>
      </w:r>
      <w:r w:rsidRPr="00A4790F">
        <w:rPr>
          <w:rFonts w:asciiTheme="minorHAnsi" w:hAnsiTheme="minorHAnsi"/>
          <w:i/>
          <w:iCs/>
          <w:color w:val="000000"/>
        </w:rPr>
        <w:t>, enséñame a no limitar tu verdad con mi razonamiento. Abre mis ojos espirituales para comprender tu mensaje con el corazón, y rindo hoy mi voluntad a ti, reconociendo que tu evangelio no es una idea humana, sino una revelación divina que transforma mi vida. Amén</w:t>
      </w:r>
      <w:r w:rsidRPr="00A4790F">
        <w:rPr>
          <w:rFonts w:asciiTheme="minorHAnsi" w:hAnsiTheme="minorHAnsi"/>
          <w:color w:val="000000"/>
        </w:rPr>
        <w:t>.</w:t>
      </w:r>
    </w:p>
    <w:p w14:paraId="631DE4AE" w14:textId="77777777" w:rsidR="00CB70A4" w:rsidRDefault="00CB70A4" w:rsidP="008A22F7">
      <w:pPr>
        <w:rPr>
          <w:rFonts w:asciiTheme="minorHAnsi" w:hAnsiTheme="minorHAnsi"/>
          <w:color w:val="000000"/>
        </w:rPr>
      </w:pPr>
    </w:p>
    <w:p w14:paraId="3F0D42D1" w14:textId="77777777" w:rsidR="00CB70A4" w:rsidRDefault="00CB70A4" w:rsidP="008A22F7">
      <w:pPr>
        <w:rPr>
          <w:rFonts w:asciiTheme="minorHAnsi" w:hAnsiTheme="minorHAnsi"/>
          <w:color w:val="000000"/>
        </w:rPr>
      </w:pPr>
    </w:p>
    <w:p w14:paraId="12B4B6A0" w14:textId="77777777" w:rsidR="00CB70A4" w:rsidRDefault="00CB70A4" w:rsidP="008A22F7">
      <w:pPr>
        <w:rPr>
          <w:rFonts w:asciiTheme="minorHAnsi" w:hAnsiTheme="minorHAnsi"/>
          <w:color w:val="000000"/>
        </w:rPr>
      </w:pPr>
    </w:p>
    <w:p w14:paraId="511A39F0" w14:textId="77777777" w:rsidR="00CB70A4" w:rsidRDefault="00CB70A4" w:rsidP="008A22F7">
      <w:pPr>
        <w:rPr>
          <w:rFonts w:asciiTheme="minorHAnsi" w:hAnsiTheme="minorHAnsi"/>
          <w:color w:val="000000"/>
        </w:rPr>
      </w:pPr>
    </w:p>
    <w:p w14:paraId="41A91D31" w14:textId="77777777" w:rsidR="00CB70A4" w:rsidRPr="00DB1759" w:rsidRDefault="00CB70A4" w:rsidP="00CB70A4">
      <w:pPr>
        <w:rPr>
          <w:rFonts w:asciiTheme="minorHAnsi" w:hAnsiTheme="minorHAnsi"/>
          <w:b/>
          <w:bCs/>
          <w:lang w:val="es-ES"/>
        </w:rPr>
      </w:pPr>
      <w:r w:rsidRPr="00DB1759">
        <w:rPr>
          <w:rFonts w:asciiTheme="minorHAnsi" w:hAnsiTheme="minorHAnsi"/>
          <w:b/>
          <w:bCs/>
          <w:lang w:val="es-ES"/>
        </w:rPr>
        <w:t xml:space="preserve">Sin remiendos. </w:t>
      </w:r>
    </w:p>
    <w:p w14:paraId="0FD1C9B4" w14:textId="77777777" w:rsidR="00CB70A4" w:rsidRPr="00DB1759" w:rsidRDefault="00CB70A4" w:rsidP="00CB70A4">
      <w:pPr>
        <w:rPr>
          <w:rFonts w:asciiTheme="minorHAnsi" w:hAnsiTheme="minorHAnsi"/>
          <w:lang w:val="es-ES"/>
        </w:rPr>
      </w:pPr>
      <w:r w:rsidRPr="00DB1759">
        <w:rPr>
          <w:rFonts w:asciiTheme="minorHAnsi" w:hAnsiTheme="minorHAnsi"/>
          <w:b/>
          <w:bCs/>
          <w:lang w:val="es-ES"/>
        </w:rPr>
        <w:t xml:space="preserve">Gálatas 2:20ª NTV. </w:t>
      </w:r>
      <w:r w:rsidRPr="00DB1759">
        <w:rPr>
          <w:rFonts w:asciiTheme="minorHAnsi" w:hAnsiTheme="minorHAnsi"/>
        </w:rPr>
        <w:t xml:space="preserve"> </w:t>
      </w:r>
      <w:r w:rsidRPr="00DB1759">
        <w:rPr>
          <w:rFonts w:asciiTheme="minorHAnsi" w:hAnsiTheme="minorHAnsi"/>
          <w:vertAlign w:val="superscript"/>
          <w:lang w:val="es-ES"/>
        </w:rPr>
        <w:t> “</w:t>
      </w:r>
      <w:r w:rsidRPr="00DB1759">
        <w:rPr>
          <w:rFonts w:asciiTheme="minorHAnsi" w:hAnsiTheme="minorHAnsi"/>
          <w:i/>
          <w:iCs/>
          <w:color w:val="0070C0"/>
          <w:lang w:val="es-ES"/>
        </w:rPr>
        <w:t>Mi antiguo yo ha sido crucificado con Cristo. Ya no vivo yo, sino que Cristo vive en mí…</w:t>
      </w:r>
      <w:r w:rsidRPr="00DB1759">
        <w:rPr>
          <w:rFonts w:asciiTheme="minorHAnsi" w:hAnsiTheme="minorHAnsi"/>
          <w:lang w:val="es-ES"/>
        </w:rPr>
        <w:t>”</w:t>
      </w:r>
    </w:p>
    <w:p w14:paraId="7E33BD41" w14:textId="77777777" w:rsidR="00CB70A4" w:rsidRDefault="00CB70A4" w:rsidP="00CB70A4">
      <w:pPr>
        <w:rPr>
          <w:color w:val="000000"/>
        </w:rPr>
      </w:pPr>
    </w:p>
    <w:p w14:paraId="21F04FAA" w14:textId="77777777" w:rsidR="00CB70A4" w:rsidRDefault="00CB70A4" w:rsidP="00CB70A4">
      <w:pPr>
        <w:rPr>
          <w:i/>
          <w:iCs/>
          <w:color w:val="000000"/>
        </w:rPr>
      </w:pPr>
      <w:r w:rsidRPr="00DB1759">
        <w:rPr>
          <w:rFonts w:asciiTheme="minorHAnsi" w:hAnsiTheme="minorHAnsi"/>
          <w:color w:val="000000"/>
        </w:rPr>
        <w:t>Aquí tenemos la evidencia más grande del nuevo nacimiento: </w:t>
      </w:r>
      <w:r w:rsidRPr="00DB1759">
        <w:rPr>
          <w:rFonts w:asciiTheme="minorHAnsi" w:hAnsiTheme="minorHAnsi"/>
          <w:i/>
          <w:iCs/>
          <w:color w:val="000000"/>
        </w:rPr>
        <w:t>mi antiguo yo crucificado.</w:t>
      </w:r>
    </w:p>
    <w:p w14:paraId="1B2CF990" w14:textId="77777777" w:rsidR="00CB70A4" w:rsidRPr="00DB1759" w:rsidRDefault="00CB70A4" w:rsidP="00CB70A4">
      <w:pPr>
        <w:rPr>
          <w:rFonts w:asciiTheme="minorHAnsi" w:hAnsiTheme="minorHAnsi"/>
          <w:color w:val="000000"/>
        </w:rPr>
      </w:pPr>
      <w:r w:rsidRPr="00DB1759">
        <w:rPr>
          <w:rFonts w:asciiTheme="minorHAnsi" w:hAnsiTheme="minorHAnsi"/>
          <w:color w:val="000000"/>
        </w:rPr>
        <w:br/>
      </w:r>
      <w:r w:rsidRPr="00DB1759">
        <w:rPr>
          <w:rFonts w:asciiTheme="minorHAnsi" w:hAnsiTheme="minorHAnsi"/>
          <w:color w:val="FF0000"/>
        </w:rPr>
        <w:t>¿Puedes decir, como Pablo, que tu vieja vida ha sido crucificada y que hoy vives una vida nueva en Cristo?</w:t>
      </w:r>
    </w:p>
    <w:p w14:paraId="276EC3C2" w14:textId="77777777" w:rsidR="00CB70A4" w:rsidRDefault="00CB70A4" w:rsidP="00CB70A4">
      <w:pPr>
        <w:rPr>
          <w:color w:val="000000"/>
        </w:rPr>
      </w:pPr>
      <w:r w:rsidRPr="00DB1759">
        <w:rPr>
          <w:rFonts w:asciiTheme="minorHAnsi" w:hAnsiTheme="minorHAnsi"/>
          <w:color w:val="000000"/>
        </w:rPr>
        <w:t xml:space="preserve">Muchos creyentes viven este conflicto. </w:t>
      </w:r>
      <w:r w:rsidRPr="00DB1759">
        <w:rPr>
          <w:rFonts w:asciiTheme="minorHAnsi" w:hAnsiTheme="minorHAnsi"/>
          <w:color w:val="FF0000"/>
        </w:rPr>
        <w:t xml:space="preserve">¿Por qué? </w:t>
      </w:r>
      <w:r w:rsidRPr="00DB1759">
        <w:rPr>
          <w:rFonts w:asciiTheme="minorHAnsi" w:hAnsiTheme="minorHAnsi"/>
          <w:color w:val="000000"/>
        </w:rPr>
        <w:t>Porque en lugar de morir a su antigua naturaleza, simplemente le han puesto un </w:t>
      </w:r>
      <w:r w:rsidRPr="00DB1759">
        <w:rPr>
          <w:rFonts w:asciiTheme="minorHAnsi" w:hAnsiTheme="minorHAnsi"/>
          <w:b/>
          <w:bCs/>
          <w:color w:val="000000"/>
        </w:rPr>
        <w:t>remiendo</w:t>
      </w:r>
      <w:r w:rsidRPr="00DB1759">
        <w:rPr>
          <w:rFonts w:asciiTheme="minorHAnsi" w:hAnsiTheme="minorHAnsi"/>
          <w:color w:val="000000"/>
        </w:rPr>
        <w:t xml:space="preserve"> a su vieja vida. No han sido transformados, </w:t>
      </w:r>
      <w:r>
        <w:rPr>
          <w:color w:val="000000"/>
        </w:rPr>
        <w:t xml:space="preserve">sino </w:t>
      </w:r>
      <w:r w:rsidRPr="00DB1759">
        <w:rPr>
          <w:rFonts w:asciiTheme="minorHAnsi" w:hAnsiTheme="minorHAnsi"/>
          <w:color w:val="000000"/>
        </w:rPr>
        <w:t>solo </w:t>
      </w:r>
      <w:r w:rsidRPr="00DB1759">
        <w:rPr>
          <w:rFonts w:asciiTheme="minorHAnsi" w:hAnsiTheme="minorHAnsi"/>
          <w:i/>
          <w:iCs/>
          <w:color w:val="000000"/>
        </w:rPr>
        <w:t>ajustados</w:t>
      </w:r>
      <w:r w:rsidRPr="00DB1759">
        <w:rPr>
          <w:rFonts w:asciiTheme="minorHAnsi" w:hAnsiTheme="minorHAnsi"/>
          <w:color w:val="000000"/>
        </w:rPr>
        <w:t>.</w:t>
      </w:r>
      <w:r w:rsidRPr="00DB1759">
        <w:rPr>
          <w:rFonts w:asciiTheme="minorHAnsi" w:hAnsiTheme="minorHAnsi"/>
          <w:color w:val="000000"/>
        </w:rPr>
        <w:br/>
      </w:r>
    </w:p>
    <w:p w14:paraId="5F58B707" w14:textId="77777777" w:rsidR="00CB70A4" w:rsidRDefault="00CB70A4" w:rsidP="00CB70A4">
      <w:pPr>
        <w:rPr>
          <w:color w:val="000000"/>
        </w:rPr>
      </w:pPr>
      <w:r w:rsidRPr="00DB1759">
        <w:rPr>
          <w:rFonts w:asciiTheme="minorHAnsi" w:hAnsiTheme="minorHAnsi"/>
          <w:color w:val="000000"/>
        </w:rPr>
        <w:t>Se nos olvida que el cristianismo no se trata de mejorar la vieja naturaleza, sino de </w:t>
      </w:r>
      <w:r w:rsidRPr="00DB1759">
        <w:rPr>
          <w:rFonts w:asciiTheme="minorHAnsi" w:hAnsiTheme="minorHAnsi"/>
          <w:b/>
          <w:bCs/>
          <w:color w:val="000000"/>
        </w:rPr>
        <w:t>morir a ella</w:t>
      </w:r>
      <w:r w:rsidRPr="00DB1759">
        <w:rPr>
          <w:rFonts w:asciiTheme="minorHAnsi" w:hAnsiTheme="minorHAnsi"/>
          <w:color w:val="000000"/>
        </w:rPr>
        <w:t> y </w:t>
      </w:r>
      <w:r w:rsidRPr="00DB1759">
        <w:rPr>
          <w:rFonts w:asciiTheme="minorHAnsi" w:hAnsiTheme="minorHAnsi"/>
          <w:b/>
          <w:bCs/>
          <w:color w:val="000000"/>
        </w:rPr>
        <w:t>nacer de nuevo</w:t>
      </w:r>
      <w:r w:rsidRPr="00DB1759">
        <w:rPr>
          <w:rFonts w:asciiTheme="minorHAnsi" w:hAnsiTheme="minorHAnsi"/>
          <w:color w:val="000000"/>
        </w:rPr>
        <w:t> en Cristo. El nuevo nacimiento implica que la vida antigua ha muerto y que ahora ha comenzado una nueva vida bajo el señorío de Jesús.</w:t>
      </w:r>
    </w:p>
    <w:p w14:paraId="6972614E" w14:textId="77777777" w:rsidR="00CB70A4" w:rsidRPr="00DB1759" w:rsidRDefault="00CB70A4" w:rsidP="00CB70A4">
      <w:pPr>
        <w:rPr>
          <w:rFonts w:asciiTheme="minorHAnsi" w:hAnsiTheme="minorHAnsi"/>
          <w:color w:val="000000"/>
        </w:rPr>
      </w:pPr>
    </w:p>
    <w:p w14:paraId="640BDE67" w14:textId="77777777" w:rsidR="00CB70A4" w:rsidRPr="00DB1759" w:rsidRDefault="00CB70A4" w:rsidP="00CB70A4">
      <w:pPr>
        <w:rPr>
          <w:rFonts w:asciiTheme="minorHAnsi" w:hAnsiTheme="minorHAnsi"/>
          <w:color w:val="000000"/>
        </w:rPr>
      </w:pPr>
      <w:r w:rsidRPr="00DB1759">
        <w:rPr>
          <w:rFonts w:asciiTheme="minorHAnsi" w:hAnsiTheme="minorHAnsi"/>
          <w:b/>
          <w:bCs/>
          <w:color w:val="000000"/>
        </w:rPr>
        <w:t>Te invito a reflexionar</w:t>
      </w:r>
      <w:r w:rsidRPr="00DB1759">
        <w:rPr>
          <w:rFonts w:asciiTheme="minorHAnsi" w:hAnsiTheme="minorHAnsi"/>
          <w:color w:val="000000"/>
        </w:rPr>
        <w:t>:</w:t>
      </w:r>
      <w:r>
        <w:rPr>
          <w:color w:val="000000"/>
        </w:rPr>
        <w:t xml:space="preserve"> </w:t>
      </w:r>
      <w:r w:rsidRPr="00DB1759">
        <w:rPr>
          <w:rFonts w:asciiTheme="minorHAnsi" w:hAnsiTheme="minorHAnsi"/>
          <w:color w:val="FF0000"/>
        </w:rPr>
        <w:t xml:space="preserve">¿Lo que </w:t>
      </w:r>
      <w:r>
        <w:rPr>
          <w:color w:val="FF0000"/>
        </w:rPr>
        <w:t>ocurrió en ti</w:t>
      </w:r>
      <w:r w:rsidRPr="00DB1759">
        <w:rPr>
          <w:rFonts w:asciiTheme="minorHAnsi" w:hAnsiTheme="minorHAnsi"/>
          <w:color w:val="FF0000"/>
        </w:rPr>
        <w:t xml:space="preserve"> fue solo un remiendo, o realmente naciste de nuevo?</w:t>
      </w:r>
      <w:r w:rsidRPr="00DB1759">
        <w:rPr>
          <w:rFonts w:asciiTheme="minorHAnsi" w:hAnsiTheme="minorHAnsi"/>
          <w:color w:val="000000"/>
        </w:rPr>
        <w:br/>
        <w:t>Si no has nacido de nuevo, podrías estar intentando ser lo que aún no eres.</w:t>
      </w:r>
    </w:p>
    <w:p w14:paraId="365FF2EE" w14:textId="77777777" w:rsidR="00CB70A4" w:rsidRDefault="00CB70A4" w:rsidP="00CB70A4">
      <w:pPr>
        <w:rPr>
          <w:color w:val="000000"/>
        </w:rPr>
      </w:pPr>
    </w:p>
    <w:p w14:paraId="19F76250" w14:textId="77777777" w:rsidR="00CB70A4" w:rsidRPr="00DB1759" w:rsidRDefault="00CB70A4" w:rsidP="00CB70A4">
      <w:pPr>
        <w:rPr>
          <w:rFonts w:asciiTheme="minorHAnsi" w:hAnsiTheme="minorHAnsi"/>
          <w:color w:val="000000"/>
        </w:rPr>
      </w:pPr>
      <w:r w:rsidRPr="00DB1759">
        <w:rPr>
          <w:rFonts w:asciiTheme="minorHAnsi" w:hAnsiTheme="minorHAnsi"/>
          <w:b/>
          <w:bCs/>
          <w:color w:val="000000"/>
        </w:rPr>
        <w:t>La invitación es clara</w:t>
      </w:r>
      <w:r w:rsidRPr="00DB1759">
        <w:rPr>
          <w:rFonts w:asciiTheme="minorHAnsi" w:hAnsiTheme="minorHAnsi"/>
          <w:color w:val="000000"/>
        </w:rPr>
        <w:t>: </w:t>
      </w:r>
      <w:r w:rsidRPr="00DB1759">
        <w:rPr>
          <w:rFonts w:asciiTheme="minorHAnsi" w:hAnsiTheme="minorHAnsi"/>
          <w:b/>
          <w:bCs/>
          <w:i/>
          <w:iCs/>
          <w:color w:val="7030A0"/>
        </w:rPr>
        <w:t>muere a tu viejo yo y deja que Cristo te resucite.</w:t>
      </w:r>
      <w:r w:rsidRPr="00DB1759">
        <w:rPr>
          <w:rFonts w:asciiTheme="minorHAnsi" w:hAnsiTheme="minorHAnsi"/>
          <w:i/>
          <w:iCs/>
          <w:color w:val="7030A0"/>
        </w:rPr>
        <w:t> Ese fue el ejemplo que Pablo nos dejó</w:t>
      </w:r>
      <w:r w:rsidRPr="00DB1759">
        <w:rPr>
          <w:rFonts w:asciiTheme="minorHAnsi" w:hAnsiTheme="minorHAnsi"/>
          <w:color w:val="000000"/>
        </w:rPr>
        <w:t>.</w:t>
      </w:r>
    </w:p>
    <w:p w14:paraId="42836656" w14:textId="77777777" w:rsidR="00CB70A4" w:rsidRDefault="00CB70A4" w:rsidP="00CB70A4">
      <w:pPr>
        <w:rPr>
          <w:i/>
          <w:iCs/>
          <w:color w:val="000000"/>
        </w:rPr>
      </w:pPr>
    </w:p>
    <w:p w14:paraId="45F9D1D3" w14:textId="77777777" w:rsidR="00CB70A4" w:rsidRPr="00DB1759" w:rsidRDefault="00CB70A4" w:rsidP="00CB70A4">
      <w:pPr>
        <w:rPr>
          <w:rFonts w:asciiTheme="minorHAnsi" w:hAnsiTheme="minorHAnsi"/>
          <w:color w:val="000000"/>
        </w:rPr>
      </w:pPr>
      <w:r w:rsidRPr="00DB1759">
        <w:rPr>
          <w:rFonts w:asciiTheme="minorHAnsi" w:hAnsiTheme="minorHAnsi"/>
          <w:i/>
          <w:iCs/>
          <w:color w:val="000000"/>
        </w:rPr>
        <w:t>Señor Jesús, ayúdame a morir a mi viejo hombre y a resucitar a la nueva vida en ti.</w:t>
      </w:r>
      <w:r w:rsidRPr="00DB1759">
        <w:rPr>
          <w:rFonts w:asciiTheme="minorHAnsi" w:hAnsiTheme="minorHAnsi"/>
          <w:i/>
          <w:iCs/>
          <w:color w:val="000000"/>
        </w:rPr>
        <w:br/>
        <w:t>No quiero vivir yo, sino que seas tú viviendo en mí. Amén</w:t>
      </w:r>
      <w:r w:rsidRPr="00DB1759">
        <w:rPr>
          <w:rFonts w:asciiTheme="minorHAnsi" w:hAnsiTheme="minorHAnsi"/>
          <w:color w:val="000000"/>
        </w:rPr>
        <w:t>.</w:t>
      </w:r>
    </w:p>
    <w:p w14:paraId="4E94E885" w14:textId="77777777" w:rsidR="00CB70A4" w:rsidRDefault="00CB70A4" w:rsidP="008A22F7">
      <w:pPr>
        <w:rPr>
          <w:rFonts w:asciiTheme="minorHAnsi" w:hAnsiTheme="minorHAnsi"/>
          <w:color w:val="000000"/>
        </w:rPr>
      </w:pPr>
    </w:p>
    <w:p w14:paraId="7B4DF919" w14:textId="77777777" w:rsidR="00CB70A4" w:rsidRDefault="00CB70A4" w:rsidP="008A22F7">
      <w:pPr>
        <w:rPr>
          <w:rFonts w:asciiTheme="minorHAnsi" w:hAnsiTheme="minorHAnsi"/>
          <w:color w:val="000000"/>
        </w:rPr>
      </w:pPr>
    </w:p>
    <w:p w14:paraId="13473545" w14:textId="77777777" w:rsidR="00CB70A4" w:rsidRDefault="00CB70A4" w:rsidP="008A22F7">
      <w:pPr>
        <w:rPr>
          <w:rFonts w:asciiTheme="minorHAnsi" w:hAnsiTheme="minorHAnsi"/>
          <w:color w:val="000000"/>
        </w:rPr>
      </w:pPr>
    </w:p>
    <w:p w14:paraId="4B53C5B1" w14:textId="77777777" w:rsidR="00B64889" w:rsidRDefault="00B64889" w:rsidP="008A22F7">
      <w:pPr>
        <w:rPr>
          <w:rFonts w:asciiTheme="minorHAnsi" w:hAnsiTheme="minorHAnsi"/>
          <w:color w:val="000000"/>
        </w:rPr>
      </w:pPr>
    </w:p>
    <w:p w14:paraId="48D10402" w14:textId="77777777" w:rsidR="00B64889" w:rsidRDefault="00B64889" w:rsidP="008A22F7">
      <w:pPr>
        <w:rPr>
          <w:rFonts w:asciiTheme="minorHAnsi" w:hAnsiTheme="minorHAnsi"/>
          <w:color w:val="000000"/>
        </w:rPr>
      </w:pPr>
    </w:p>
    <w:p w14:paraId="5BC870E5" w14:textId="66BB85F6" w:rsidR="00B64889" w:rsidRPr="00A4790F" w:rsidRDefault="0000517E" w:rsidP="00072A7E">
      <w:pPr>
        <w:pStyle w:val="Ttulo2"/>
        <w:spacing w:before="0" w:after="0"/>
        <w:rPr>
          <w:rFonts w:asciiTheme="minorHAnsi" w:hAnsiTheme="minorHAnsi"/>
          <w:color w:val="000000"/>
          <w:sz w:val="28"/>
          <w:szCs w:val="28"/>
          <w:lang w:val="es-ES"/>
        </w:rPr>
      </w:pPr>
      <w:bookmarkStart w:id="185" w:name="OLE_LINK181"/>
      <w:r w:rsidRPr="00072A7E">
        <w:rPr>
          <w:rStyle w:val="Fuerte"/>
          <w:rFonts w:asciiTheme="minorHAnsi" w:hAnsiTheme="minorHAnsi"/>
          <w:color w:val="000000"/>
          <w:sz w:val="28"/>
          <w:szCs w:val="28"/>
          <w:lang w:val="es-ES"/>
        </w:rPr>
        <w:t>“El Espíritu no se gana, se recibe”</w:t>
      </w:r>
    </w:p>
    <w:p w14:paraId="2BE2AAFA" w14:textId="08D884FE" w:rsidR="008A22F7" w:rsidRPr="00072A7E" w:rsidRDefault="00B64889" w:rsidP="00072A7E">
      <w:pPr>
        <w:rPr>
          <w:rFonts w:asciiTheme="minorHAnsi" w:hAnsiTheme="minorHAnsi"/>
          <w:lang w:val="es-ES"/>
        </w:rPr>
      </w:pPr>
      <w:r w:rsidRPr="00072A7E">
        <w:rPr>
          <w:rFonts w:asciiTheme="minorHAnsi" w:hAnsiTheme="minorHAnsi"/>
          <w:b/>
          <w:bCs/>
          <w:lang w:val="es-ES"/>
        </w:rPr>
        <w:t>Gálatas 3:5 NTV</w:t>
      </w:r>
      <w:r w:rsidRPr="00072A7E">
        <w:rPr>
          <w:rFonts w:asciiTheme="minorHAnsi" w:hAnsiTheme="minorHAnsi"/>
          <w:lang w:val="es-ES"/>
        </w:rPr>
        <w:t xml:space="preserve">. </w:t>
      </w:r>
      <w:r w:rsidRPr="00072A7E">
        <w:rPr>
          <w:rFonts w:asciiTheme="minorHAnsi" w:hAnsiTheme="minorHAnsi"/>
          <w:i/>
          <w:iCs/>
          <w:color w:val="0070C0"/>
          <w:lang w:val="es-ES"/>
        </w:rPr>
        <w:t>Vuelvo a preguntarles: ¿acaso Dios les da al Espíritu Santo y hace milagros entre ustedes porque obedecen la ley? ¡Por supuesto que no! Es porque creen el mensaje que oyeron acerca de Cristo</w:t>
      </w:r>
      <w:r w:rsidRPr="00072A7E">
        <w:rPr>
          <w:rFonts w:asciiTheme="minorHAnsi" w:hAnsiTheme="minorHAnsi"/>
          <w:lang w:val="es-ES"/>
        </w:rPr>
        <w:t>.</w:t>
      </w:r>
    </w:p>
    <w:p w14:paraId="387EAB36" w14:textId="77777777" w:rsidR="0000517E" w:rsidRPr="00072A7E" w:rsidRDefault="0000517E" w:rsidP="00072A7E">
      <w:pPr>
        <w:pStyle w:val="NormalWeb"/>
        <w:rPr>
          <w:rStyle w:val="Fuerte"/>
          <w:rFonts w:asciiTheme="minorHAnsi" w:hAnsiTheme="minorHAnsi"/>
          <w:color w:val="000000"/>
          <w:lang w:val="es-ES"/>
        </w:rPr>
      </w:pPr>
      <w:r w:rsidRPr="00072A7E">
        <w:rPr>
          <w:rFonts w:asciiTheme="minorHAnsi" w:hAnsiTheme="minorHAnsi"/>
          <w:color w:val="000000"/>
          <w:lang w:val="es-ES"/>
        </w:rPr>
        <w:br/>
        <w:t>El apóstol Pablo nos recuerda que el Espíritu Santo no se recibe por obedecer reglas, sino por creer en Cristo. La presencia de Dios no llega a nuestras vidas como una recompensa por buen comportamiento, sino como un regalo de gracia para quienes confían en Jesús. La fe abre la puerta a lo sobrenatural; la ley solo mostraba nuestras limitaciones.</w:t>
      </w:r>
      <w:r w:rsidRPr="00072A7E">
        <w:rPr>
          <w:rFonts w:asciiTheme="minorHAnsi" w:hAnsiTheme="minorHAnsi"/>
          <w:color w:val="000000"/>
          <w:lang w:val="es-ES"/>
        </w:rPr>
        <w:br/>
      </w:r>
    </w:p>
    <w:p w14:paraId="0D570115" w14:textId="6E7B12DA" w:rsidR="0000517E" w:rsidRPr="00072A7E" w:rsidRDefault="0000517E" w:rsidP="00072A7E">
      <w:pPr>
        <w:pStyle w:val="NormalWeb"/>
        <w:rPr>
          <w:rFonts w:asciiTheme="minorHAnsi" w:hAnsiTheme="minorHAnsi"/>
          <w:color w:val="000000"/>
          <w:lang w:val="es-ES"/>
        </w:rPr>
      </w:pPr>
      <w:r w:rsidRPr="00072A7E">
        <w:rPr>
          <w:rStyle w:val="nfasis"/>
          <w:rFonts w:asciiTheme="minorHAnsi" w:hAnsiTheme="minorHAnsi"/>
          <w:color w:val="7030A0"/>
          <w:lang w:val="es-ES"/>
        </w:rPr>
        <w:t>El Espíritu no se obtiene por méritos, sino por creer en el mensaje de Cristo</w:t>
      </w:r>
      <w:r w:rsidRPr="00072A7E">
        <w:rPr>
          <w:rStyle w:val="nfasis"/>
          <w:rFonts w:asciiTheme="minorHAnsi" w:hAnsiTheme="minorHAnsi"/>
          <w:color w:val="000000"/>
          <w:lang w:val="es-ES"/>
        </w:rPr>
        <w:t>.</w:t>
      </w:r>
    </w:p>
    <w:p w14:paraId="2FF2D95F" w14:textId="77777777" w:rsidR="0000517E" w:rsidRPr="00072A7E" w:rsidRDefault="0000517E" w:rsidP="00072A7E">
      <w:pPr>
        <w:pStyle w:val="NormalWeb"/>
        <w:rPr>
          <w:rStyle w:val="Fuerte"/>
          <w:rFonts w:asciiTheme="minorHAnsi" w:hAnsiTheme="minorHAnsi"/>
          <w:color w:val="000000"/>
          <w:lang w:val="es-ES"/>
        </w:rPr>
      </w:pPr>
    </w:p>
    <w:p w14:paraId="5DD13069" w14:textId="00F461E7" w:rsidR="0000517E" w:rsidRPr="00072A7E" w:rsidRDefault="0000517E" w:rsidP="00072A7E">
      <w:pPr>
        <w:pStyle w:val="NormalWeb"/>
        <w:rPr>
          <w:rFonts w:asciiTheme="minorHAnsi" w:hAnsiTheme="minorHAnsi"/>
          <w:color w:val="000000"/>
          <w:lang w:val="es-ES"/>
        </w:rPr>
      </w:pPr>
      <w:r w:rsidRPr="00072A7E">
        <w:rPr>
          <w:rFonts w:asciiTheme="minorHAnsi" w:hAnsiTheme="minorHAnsi"/>
          <w:i/>
          <w:iCs/>
          <w:color w:val="000000"/>
          <w:lang w:val="es-ES"/>
        </w:rPr>
        <w:t>Señor</w:t>
      </w:r>
      <w:r w:rsidR="005269EF" w:rsidRPr="00072A7E">
        <w:rPr>
          <w:rFonts w:asciiTheme="minorHAnsi" w:hAnsiTheme="minorHAnsi"/>
          <w:i/>
          <w:iCs/>
          <w:color w:val="000000"/>
          <w:lang w:val="es-ES"/>
        </w:rPr>
        <w:t xml:space="preserve"> Jesús</w:t>
      </w:r>
      <w:r w:rsidRPr="00072A7E">
        <w:rPr>
          <w:rFonts w:asciiTheme="minorHAnsi" w:hAnsiTheme="minorHAnsi"/>
          <w:i/>
          <w:iCs/>
          <w:color w:val="000000"/>
          <w:lang w:val="es-ES"/>
        </w:rPr>
        <w:t xml:space="preserve">, gracias porque tu Espíritu no se recibe por obras, sino por fe. Ayúdame a vivir cada día confiando en lo que </w:t>
      </w:r>
      <w:r w:rsidR="003135EE" w:rsidRPr="00072A7E">
        <w:rPr>
          <w:rFonts w:asciiTheme="minorHAnsi" w:hAnsiTheme="minorHAnsi"/>
          <w:i/>
          <w:iCs/>
          <w:color w:val="000000"/>
          <w:lang w:val="es-ES"/>
        </w:rPr>
        <w:t>hiciste</w:t>
      </w:r>
      <w:r w:rsidRPr="00072A7E">
        <w:rPr>
          <w:rFonts w:asciiTheme="minorHAnsi" w:hAnsiTheme="minorHAnsi"/>
          <w:i/>
          <w:iCs/>
          <w:color w:val="000000"/>
          <w:lang w:val="es-ES"/>
        </w:rPr>
        <w:t xml:space="preserve"> por mí, y no en mis esfuerzos. Que tu presencia fluya libremente en mi vida y me transforme desde adentro. Amén</w:t>
      </w:r>
      <w:r w:rsidRPr="00072A7E">
        <w:rPr>
          <w:rFonts w:asciiTheme="minorHAnsi" w:hAnsiTheme="minorHAnsi"/>
          <w:color w:val="000000"/>
          <w:lang w:val="es-ES"/>
        </w:rPr>
        <w:t>.</w:t>
      </w:r>
    </w:p>
    <w:bookmarkEnd w:id="185"/>
    <w:p w14:paraId="653C02EC" w14:textId="77777777" w:rsidR="0000517E" w:rsidRDefault="0000517E" w:rsidP="008347D7">
      <w:pPr>
        <w:rPr>
          <w:rFonts w:asciiTheme="minorHAnsi" w:hAnsiTheme="minorHAnsi"/>
          <w:color w:val="000000" w:themeColor="text1"/>
        </w:rPr>
      </w:pPr>
    </w:p>
    <w:p w14:paraId="28B7CD04" w14:textId="77777777" w:rsidR="00E65DA3" w:rsidRDefault="00E65DA3" w:rsidP="008347D7">
      <w:pPr>
        <w:rPr>
          <w:rFonts w:asciiTheme="minorHAnsi" w:hAnsiTheme="minorHAnsi"/>
          <w:color w:val="000000" w:themeColor="text1"/>
        </w:rPr>
      </w:pPr>
    </w:p>
    <w:p w14:paraId="0AF253B7" w14:textId="77777777" w:rsidR="00E65DA3" w:rsidRDefault="00E65DA3" w:rsidP="008347D7">
      <w:pPr>
        <w:rPr>
          <w:rFonts w:asciiTheme="minorHAnsi" w:hAnsiTheme="minorHAnsi"/>
          <w:color w:val="000000" w:themeColor="text1"/>
        </w:rPr>
      </w:pPr>
    </w:p>
    <w:p w14:paraId="423A1ADC" w14:textId="593A4D8E" w:rsidR="001E2A0C" w:rsidRPr="00B03677" w:rsidRDefault="00720A36" w:rsidP="00B03677">
      <w:pPr>
        <w:rPr>
          <w:rFonts w:asciiTheme="minorHAnsi" w:hAnsiTheme="minorHAnsi"/>
          <w:b/>
          <w:bCs/>
          <w:color w:val="000000" w:themeColor="text1"/>
          <w:sz w:val="28"/>
          <w:szCs w:val="28"/>
        </w:rPr>
      </w:pPr>
      <w:bookmarkStart w:id="186" w:name="OLE_LINK185"/>
      <w:r w:rsidRPr="00B03677">
        <w:rPr>
          <w:rFonts w:asciiTheme="minorHAnsi" w:hAnsiTheme="minorHAnsi"/>
          <w:b/>
          <w:bCs/>
          <w:color w:val="000000" w:themeColor="text1"/>
          <w:sz w:val="28"/>
          <w:szCs w:val="28"/>
        </w:rPr>
        <w:t xml:space="preserve">De esclavo a </w:t>
      </w:r>
      <w:r w:rsidR="00083211" w:rsidRPr="00B03677">
        <w:rPr>
          <w:rFonts w:asciiTheme="minorHAnsi" w:hAnsiTheme="minorHAnsi"/>
          <w:b/>
          <w:bCs/>
          <w:color w:val="000000" w:themeColor="text1"/>
          <w:sz w:val="28"/>
          <w:szCs w:val="28"/>
        </w:rPr>
        <w:t xml:space="preserve">heredero. </w:t>
      </w:r>
    </w:p>
    <w:p w14:paraId="5F5FFBA1" w14:textId="2CE9E046" w:rsidR="00083211" w:rsidRPr="00B03677" w:rsidRDefault="001E2A0C" w:rsidP="00B03677">
      <w:pPr>
        <w:rPr>
          <w:rFonts w:asciiTheme="minorHAnsi" w:hAnsiTheme="minorHAnsi"/>
          <w:lang w:val="es-ES"/>
        </w:rPr>
      </w:pPr>
      <w:r w:rsidRPr="00B03677">
        <w:rPr>
          <w:rFonts w:asciiTheme="minorHAnsi" w:hAnsiTheme="minorHAnsi"/>
          <w:b/>
          <w:bCs/>
          <w:color w:val="000000" w:themeColor="text1"/>
        </w:rPr>
        <w:t>Gálatas 4:7 NTV</w:t>
      </w:r>
      <w:r w:rsidRPr="00B03677">
        <w:rPr>
          <w:rFonts w:asciiTheme="minorHAnsi" w:hAnsiTheme="minorHAnsi"/>
          <w:color w:val="000000" w:themeColor="text1"/>
        </w:rPr>
        <w:t xml:space="preserve">. </w:t>
      </w:r>
      <w:r w:rsidRPr="00B03677">
        <w:rPr>
          <w:rFonts w:asciiTheme="minorHAnsi" w:hAnsiTheme="minorHAnsi"/>
          <w:i/>
          <w:iCs/>
          <w:color w:val="0070C0"/>
          <w:lang w:val="es-ES"/>
        </w:rPr>
        <w:t>Ahora ya no eres un esclavo sino un hijo de Dios, y como eres su hijo, Dios te ha hecho su heredero</w:t>
      </w:r>
      <w:r w:rsidRPr="00B03677">
        <w:rPr>
          <w:rFonts w:asciiTheme="minorHAnsi" w:hAnsiTheme="minorHAnsi"/>
          <w:lang w:val="es-ES"/>
        </w:rPr>
        <w:t>.</w:t>
      </w:r>
    </w:p>
    <w:p w14:paraId="0ED23ECB" w14:textId="77777777" w:rsidR="00B03677" w:rsidRDefault="00B03677" w:rsidP="00B03677">
      <w:pPr>
        <w:rPr>
          <w:rFonts w:asciiTheme="minorHAnsi" w:hAnsiTheme="minorHAnsi"/>
          <w:color w:val="000000"/>
        </w:rPr>
      </w:pPr>
    </w:p>
    <w:p w14:paraId="7BFBDB58" w14:textId="25412F0D" w:rsidR="00B03677" w:rsidRDefault="00364BA7" w:rsidP="00B03677">
      <w:pPr>
        <w:rPr>
          <w:rFonts w:asciiTheme="minorHAnsi" w:hAnsiTheme="minorHAnsi"/>
          <w:color w:val="000000"/>
        </w:rPr>
      </w:pPr>
      <w:r w:rsidRPr="00364BA7">
        <w:rPr>
          <w:rFonts w:asciiTheme="minorHAnsi" w:hAnsiTheme="minorHAnsi"/>
          <w:color w:val="000000"/>
        </w:rPr>
        <w:t>Muchos creyentes viven con una mentalidad de esclavos,</w:t>
      </w:r>
      <w:r w:rsidR="00F21C45" w:rsidRPr="00B03677">
        <w:rPr>
          <w:rFonts w:asciiTheme="minorHAnsi" w:hAnsiTheme="minorHAnsi"/>
          <w:color w:val="000000"/>
        </w:rPr>
        <w:t xml:space="preserve"> </w:t>
      </w:r>
      <w:r w:rsidRPr="00364BA7">
        <w:rPr>
          <w:rFonts w:asciiTheme="minorHAnsi" w:hAnsiTheme="minorHAnsi"/>
          <w:color w:val="000000"/>
        </w:rPr>
        <w:t>cargando culpas y sintiéndose indignos.</w:t>
      </w:r>
      <w:r w:rsidR="00F21C45" w:rsidRPr="00B03677">
        <w:rPr>
          <w:rFonts w:asciiTheme="minorHAnsi" w:hAnsiTheme="minorHAnsi"/>
          <w:color w:val="000000"/>
        </w:rPr>
        <w:t xml:space="preserve"> </w:t>
      </w:r>
      <w:r w:rsidRPr="00364BA7">
        <w:rPr>
          <w:rFonts w:asciiTheme="minorHAnsi" w:hAnsiTheme="minorHAnsi"/>
          <w:color w:val="000000"/>
        </w:rPr>
        <w:t>Pero la verdad es que </w:t>
      </w:r>
      <w:r w:rsidRPr="00364BA7">
        <w:rPr>
          <w:rFonts w:asciiTheme="minorHAnsi" w:hAnsiTheme="minorHAnsi"/>
          <w:b/>
          <w:bCs/>
          <w:color w:val="000000"/>
        </w:rPr>
        <w:t>Cristo nos hizo libres</w:t>
      </w:r>
      <w:r w:rsidRPr="00364BA7">
        <w:rPr>
          <w:rFonts w:asciiTheme="minorHAnsi" w:hAnsiTheme="minorHAnsi"/>
          <w:color w:val="000000"/>
        </w:rPr>
        <w:t> y nos adoptó como hijos.</w:t>
      </w:r>
    </w:p>
    <w:p w14:paraId="396AF691" w14:textId="77777777" w:rsidR="00DB04D5" w:rsidRDefault="00DB04D5" w:rsidP="00B03677">
      <w:pPr>
        <w:rPr>
          <w:rFonts w:asciiTheme="minorHAnsi" w:hAnsiTheme="minorHAnsi"/>
          <w:color w:val="000000"/>
        </w:rPr>
      </w:pPr>
    </w:p>
    <w:p w14:paraId="4FB0B68D" w14:textId="661B1E6C" w:rsidR="00364BA7" w:rsidRPr="00364BA7" w:rsidRDefault="00364BA7" w:rsidP="00B03677">
      <w:pPr>
        <w:rPr>
          <w:rFonts w:asciiTheme="minorHAnsi" w:hAnsiTheme="minorHAnsi"/>
          <w:color w:val="000000"/>
        </w:rPr>
      </w:pPr>
      <w:r w:rsidRPr="00364BA7">
        <w:rPr>
          <w:rFonts w:asciiTheme="minorHAnsi" w:hAnsiTheme="minorHAnsi"/>
          <w:color w:val="000000"/>
        </w:rPr>
        <w:t>Ya no vivimos bajo condenación,</w:t>
      </w:r>
      <w:r w:rsidR="00F21C45" w:rsidRPr="00B03677">
        <w:rPr>
          <w:rFonts w:asciiTheme="minorHAnsi" w:hAnsiTheme="minorHAnsi"/>
          <w:color w:val="000000"/>
        </w:rPr>
        <w:t xml:space="preserve"> </w:t>
      </w:r>
      <w:r w:rsidRPr="00364BA7">
        <w:rPr>
          <w:rFonts w:asciiTheme="minorHAnsi" w:hAnsiTheme="minorHAnsi"/>
          <w:color w:val="000000"/>
        </w:rPr>
        <w:t>vivimos bajo la gracia y el amor del Padre.</w:t>
      </w:r>
    </w:p>
    <w:p w14:paraId="49582CEB" w14:textId="312CD35E" w:rsidR="00364BA7" w:rsidRPr="00364BA7" w:rsidRDefault="00364BA7" w:rsidP="00B03677">
      <w:pPr>
        <w:rPr>
          <w:rFonts w:asciiTheme="minorHAnsi" w:hAnsiTheme="minorHAnsi"/>
          <w:color w:val="000000"/>
        </w:rPr>
      </w:pPr>
      <w:r w:rsidRPr="00364BA7">
        <w:rPr>
          <w:rFonts w:asciiTheme="minorHAnsi" w:hAnsiTheme="minorHAnsi"/>
          <w:color w:val="000000"/>
        </w:rPr>
        <w:t>Sin embargo, ser hijo no es solo disfrutar la herencia,</w:t>
      </w:r>
      <w:r w:rsidR="00F21C45" w:rsidRPr="00B03677">
        <w:rPr>
          <w:rFonts w:asciiTheme="minorHAnsi" w:hAnsiTheme="minorHAnsi"/>
          <w:color w:val="000000"/>
        </w:rPr>
        <w:t xml:space="preserve"> </w:t>
      </w:r>
      <w:r w:rsidRPr="00364BA7">
        <w:rPr>
          <w:rFonts w:asciiTheme="minorHAnsi" w:hAnsiTheme="minorHAnsi"/>
          <w:color w:val="000000"/>
        </w:rPr>
        <w:t>es también </w:t>
      </w:r>
      <w:r w:rsidRPr="00364BA7">
        <w:rPr>
          <w:rFonts w:asciiTheme="minorHAnsi" w:hAnsiTheme="minorHAnsi"/>
          <w:b/>
          <w:bCs/>
          <w:color w:val="000000"/>
        </w:rPr>
        <w:t>reflejar la identidad del Padre</w:t>
      </w:r>
      <w:r w:rsidRPr="00364BA7">
        <w:rPr>
          <w:rFonts w:asciiTheme="minorHAnsi" w:hAnsiTheme="minorHAnsi"/>
          <w:color w:val="000000"/>
        </w:rPr>
        <w:t>.</w:t>
      </w:r>
      <w:r w:rsidR="00F21C45" w:rsidRPr="00B03677">
        <w:rPr>
          <w:rFonts w:asciiTheme="minorHAnsi" w:hAnsiTheme="minorHAnsi"/>
          <w:color w:val="000000"/>
        </w:rPr>
        <w:t xml:space="preserve"> </w:t>
      </w:r>
      <w:r w:rsidRPr="00364BA7">
        <w:rPr>
          <w:rFonts w:asciiTheme="minorHAnsi" w:hAnsiTheme="minorHAnsi"/>
          <w:color w:val="000000"/>
        </w:rPr>
        <w:t>Somos hijos que disfrutan su amor,</w:t>
      </w:r>
      <w:r w:rsidR="00F21C45" w:rsidRPr="00B03677">
        <w:rPr>
          <w:rFonts w:asciiTheme="minorHAnsi" w:hAnsiTheme="minorHAnsi"/>
          <w:color w:val="000000"/>
        </w:rPr>
        <w:t xml:space="preserve"> </w:t>
      </w:r>
      <w:r w:rsidRPr="00364BA7">
        <w:rPr>
          <w:rFonts w:asciiTheme="minorHAnsi" w:hAnsiTheme="minorHAnsi"/>
          <w:color w:val="000000"/>
        </w:rPr>
        <w:t>pero también que honran su nombre con su manera de vivir.</w:t>
      </w:r>
    </w:p>
    <w:p w14:paraId="02C927E5" w14:textId="77777777" w:rsidR="00B03677" w:rsidRDefault="00B03677" w:rsidP="00B03677">
      <w:pPr>
        <w:rPr>
          <w:rFonts w:asciiTheme="minorHAnsi" w:hAnsiTheme="minorHAnsi"/>
          <w:color w:val="000000"/>
        </w:rPr>
      </w:pPr>
    </w:p>
    <w:p w14:paraId="795211D7" w14:textId="081AAF71" w:rsidR="00B03677" w:rsidRPr="00B03677" w:rsidRDefault="00364BA7" w:rsidP="00B03677">
      <w:pPr>
        <w:rPr>
          <w:rFonts w:asciiTheme="minorHAnsi" w:hAnsiTheme="minorHAnsi"/>
          <w:color w:val="000000"/>
        </w:rPr>
      </w:pPr>
      <w:r w:rsidRPr="00364BA7">
        <w:rPr>
          <w:rFonts w:asciiTheme="minorHAnsi" w:hAnsiTheme="minorHAnsi"/>
          <w:b/>
          <w:bCs/>
          <w:color w:val="000000"/>
        </w:rPr>
        <w:t>Hoy recuerda</w:t>
      </w:r>
      <w:r w:rsidRPr="00364BA7">
        <w:rPr>
          <w:rFonts w:asciiTheme="minorHAnsi" w:hAnsiTheme="minorHAnsi"/>
          <w:color w:val="000000"/>
        </w:rPr>
        <w:t>:</w:t>
      </w:r>
      <w:r w:rsidR="00BC75CF" w:rsidRPr="00B03677">
        <w:rPr>
          <w:rFonts w:asciiTheme="minorHAnsi" w:hAnsiTheme="minorHAnsi"/>
          <w:color w:val="000000"/>
        </w:rPr>
        <w:t xml:space="preserve"> </w:t>
      </w:r>
      <w:r w:rsidRPr="00364BA7">
        <w:rPr>
          <w:rFonts w:asciiTheme="minorHAnsi" w:hAnsiTheme="minorHAnsi"/>
          <w:color w:val="000000"/>
        </w:rPr>
        <w:t>Dios no te salvó para que sigas lamentándote,</w:t>
      </w:r>
      <w:r w:rsidR="00BC75CF" w:rsidRPr="00B03677">
        <w:rPr>
          <w:rFonts w:asciiTheme="minorHAnsi" w:hAnsiTheme="minorHAnsi"/>
          <w:color w:val="000000"/>
        </w:rPr>
        <w:t xml:space="preserve"> </w:t>
      </w:r>
      <w:r w:rsidRPr="00364BA7">
        <w:rPr>
          <w:rFonts w:asciiTheme="minorHAnsi" w:hAnsiTheme="minorHAnsi"/>
          <w:color w:val="000000"/>
        </w:rPr>
        <w:t>te salvó para que vivas como su hijo y muestres su carácter al mundo.</w:t>
      </w:r>
    </w:p>
    <w:p w14:paraId="2EF9A6DC" w14:textId="77777777" w:rsidR="00DB04D5" w:rsidRDefault="00DB04D5" w:rsidP="00B03677">
      <w:pPr>
        <w:rPr>
          <w:rFonts w:asciiTheme="minorHAnsi" w:hAnsiTheme="minorHAnsi"/>
          <w:i/>
          <w:iCs/>
          <w:color w:val="000000"/>
        </w:rPr>
      </w:pPr>
    </w:p>
    <w:p w14:paraId="209566AA" w14:textId="5781F0A4" w:rsidR="00364BA7" w:rsidRDefault="00B03677" w:rsidP="00B03677">
      <w:pPr>
        <w:rPr>
          <w:rFonts w:asciiTheme="minorHAnsi" w:hAnsiTheme="minorHAnsi"/>
          <w:color w:val="000000"/>
        </w:rPr>
      </w:pPr>
      <w:r w:rsidRPr="00B03677">
        <w:rPr>
          <w:rFonts w:asciiTheme="minorHAnsi" w:hAnsiTheme="minorHAnsi"/>
          <w:i/>
          <w:iCs/>
          <w:color w:val="000000"/>
        </w:rPr>
        <w:t>Señor Jesús, gracias porque me libraste de la esclavitud y me hiciste tu hijo.</w:t>
      </w:r>
      <w:r w:rsidRPr="00B03677">
        <w:rPr>
          <w:rFonts w:asciiTheme="minorHAnsi" w:hAnsiTheme="minorHAnsi"/>
          <w:i/>
          <w:iCs/>
          <w:color w:val="000000"/>
        </w:rPr>
        <w:br/>
        <w:t>Hoy quiero vivir cada día como ese hijo amado que confía plenamente en tu amor.</w:t>
      </w:r>
      <w:r w:rsidRPr="00B03677">
        <w:rPr>
          <w:rFonts w:asciiTheme="minorHAnsi" w:hAnsiTheme="minorHAnsi"/>
          <w:i/>
          <w:iCs/>
          <w:color w:val="000000"/>
        </w:rPr>
        <w:br/>
        <w:t>Ayúdame a disfrutar la herencia que tengo en ti, sin olvidar que también debo reflejar tu carácter y tu identidad ante el mundo. Amén</w:t>
      </w:r>
      <w:r w:rsidRPr="00B03677">
        <w:rPr>
          <w:rFonts w:asciiTheme="minorHAnsi" w:hAnsiTheme="minorHAnsi"/>
          <w:color w:val="000000"/>
        </w:rPr>
        <w:t>.</w:t>
      </w:r>
      <w:bookmarkEnd w:id="186"/>
    </w:p>
    <w:p w14:paraId="6D2B0FDA" w14:textId="77777777" w:rsidR="00754A2F" w:rsidRDefault="00754A2F" w:rsidP="00B03677">
      <w:pPr>
        <w:rPr>
          <w:rFonts w:asciiTheme="minorHAnsi" w:hAnsiTheme="minorHAnsi"/>
          <w:color w:val="000000"/>
        </w:rPr>
      </w:pPr>
    </w:p>
    <w:p w14:paraId="70596A71" w14:textId="77777777" w:rsidR="00754A2F" w:rsidRPr="00FC4C2D" w:rsidRDefault="00754A2F" w:rsidP="00FC4C2D">
      <w:pPr>
        <w:rPr>
          <w:rFonts w:asciiTheme="minorHAnsi" w:hAnsiTheme="minorHAnsi"/>
          <w:color w:val="000000"/>
        </w:rPr>
      </w:pPr>
    </w:p>
    <w:p w14:paraId="34850C31" w14:textId="7EAE0D1E" w:rsidR="00754A2F" w:rsidRPr="00FC4C2D" w:rsidRDefault="00DF4456" w:rsidP="00FC4C2D">
      <w:pPr>
        <w:rPr>
          <w:rFonts w:asciiTheme="minorHAnsi" w:hAnsiTheme="minorHAnsi"/>
          <w:b/>
          <w:bCs/>
          <w:color w:val="000000"/>
        </w:rPr>
      </w:pPr>
      <w:bookmarkStart w:id="187" w:name="OLE_LINK186"/>
      <w:r w:rsidRPr="00FC4C2D">
        <w:rPr>
          <w:rFonts w:asciiTheme="minorHAnsi" w:hAnsiTheme="minorHAnsi"/>
          <w:b/>
          <w:bCs/>
          <w:color w:val="000000"/>
        </w:rPr>
        <w:t>¡dioses!</w:t>
      </w:r>
    </w:p>
    <w:p w14:paraId="5C3BB0EE" w14:textId="31B68277" w:rsidR="00754A2F" w:rsidRPr="00FC4C2D" w:rsidRDefault="00754A2F" w:rsidP="00FC4C2D">
      <w:pPr>
        <w:rPr>
          <w:rFonts w:asciiTheme="minorHAnsi" w:hAnsiTheme="minorHAnsi"/>
          <w:lang w:val="es-ES"/>
        </w:rPr>
      </w:pPr>
      <w:r w:rsidRPr="00FC4C2D">
        <w:rPr>
          <w:rFonts w:asciiTheme="minorHAnsi" w:hAnsiTheme="minorHAnsi"/>
          <w:b/>
          <w:bCs/>
          <w:color w:val="000000"/>
        </w:rPr>
        <w:t xml:space="preserve">Gálatas </w:t>
      </w:r>
      <w:r w:rsidR="00C43952" w:rsidRPr="00FC4C2D">
        <w:rPr>
          <w:rFonts w:asciiTheme="minorHAnsi" w:hAnsiTheme="minorHAnsi"/>
          <w:b/>
          <w:bCs/>
          <w:color w:val="000000"/>
        </w:rPr>
        <w:t>4:8 NTV</w:t>
      </w:r>
      <w:r w:rsidR="00C43952" w:rsidRPr="00FC4C2D">
        <w:rPr>
          <w:rFonts w:asciiTheme="minorHAnsi" w:hAnsiTheme="minorHAnsi"/>
          <w:color w:val="000000"/>
        </w:rPr>
        <w:t xml:space="preserve">. </w:t>
      </w:r>
      <w:r w:rsidR="00C43952" w:rsidRPr="00FC4C2D">
        <w:rPr>
          <w:rFonts w:asciiTheme="minorHAnsi" w:hAnsiTheme="minorHAnsi"/>
          <w:i/>
          <w:iCs/>
          <w:color w:val="0070C0"/>
          <w:lang w:val="es-ES"/>
        </w:rPr>
        <w:t>Antes de conocer a Dios, ustedes, los gentiles, eran esclavos de los llamados dioses, que ni siquiera existen</w:t>
      </w:r>
      <w:r w:rsidR="00C43952" w:rsidRPr="00FC4C2D">
        <w:rPr>
          <w:rFonts w:asciiTheme="minorHAnsi" w:hAnsiTheme="minorHAnsi"/>
          <w:lang w:val="es-ES"/>
        </w:rPr>
        <w:t>.</w:t>
      </w:r>
    </w:p>
    <w:p w14:paraId="714A32E0" w14:textId="77777777" w:rsidR="00FC4C2D" w:rsidRPr="00FC4C2D" w:rsidRDefault="00FC4C2D" w:rsidP="00FC4C2D">
      <w:pPr>
        <w:rPr>
          <w:rFonts w:asciiTheme="minorHAnsi" w:hAnsiTheme="minorHAnsi"/>
          <w:lang w:val="es-ES"/>
        </w:rPr>
      </w:pPr>
    </w:p>
    <w:p w14:paraId="3042C9BF" w14:textId="77777777" w:rsidR="00FC4C2D" w:rsidRDefault="00FC4C2D" w:rsidP="00FC4C2D">
      <w:pPr>
        <w:pStyle w:val="NormalWeb"/>
        <w:rPr>
          <w:rFonts w:asciiTheme="minorHAnsi" w:hAnsiTheme="minorHAnsi"/>
          <w:color w:val="000000"/>
        </w:rPr>
      </w:pPr>
      <w:r w:rsidRPr="00FC4C2D">
        <w:rPr>
          <w:rFonts w:asciiTheme="minorHAnsi" w:hAnsiTheme="minorHAnsi"/>
          <w:color w:val="000000"/>
        </w:rPr>
        <w:t>¡Que ni siquiera existen!</w:t>
      </w:r>
      <w:r w:rsidRPr="00FC4C2D">
        <w:rPr>
          <w:rFonts w:asciiTheme="minorHAnsi" w:hAnsiTheme="minorHAnsi"/>
          <w:color w:val="000000"/>
        </w:rPr>
        <w:br/>
        <w:t>Para muchos oír esto resulta sorprendente, porque durante años sirvieron a dioses que en realidad no existen. Sí, todos los ídolos que los hombres adoran y sirven son falsos, y lo que ocurre es que Satanás los usa para mantenerlos dominados y controlados.</w:t>
      </w:r>
    </w:p>
    <w:p w14:paraId="7F5F2DB0" w14:textId="77777777" w:rsidR="00FC4C2D" w:rsidRPr="00FC4C2D" w:rsidRDefault="00FC4C2D" w:rsidP="00FC4C2D">
      <w:pPr>
        <w:pStyle w:val="NormalWeb"/>
        <w:rPr>
          <w:rFonts w:asciiTheme="minorHAnsi" w:hAnsiTheme="minorHAnsi"/>
          <w:color w:val="000000"/>
        </w:rPr>
      </w:pPr>
    </w:p>
    <w:p w14:paraId="0D426042" w14:textId="77777777" w:rsidR="00FC4C2D" w:rsidRPr="00FC4C2D" w:rsidRDefault="00FC4C2D" w:rsidP="00FC4C2D">
      <w:pPr>
        <w:pStyle w:val="NormalWeb"/>
        <w:rPr>
          <w:rFonts w:asciiTheme="minorHAnsi" w:hAnsiTheme="minorHAnsi"/>
          <w:color w:val="000000"/>
        </w:rPr>
      </w:pPr>
      <w:r w:rsidRPr="00FC4C2D">
        <w:rPr>
          <w:rFonts w:asciiTheme="minorHAnsi" w:hAnsiTheme="minorHAnsi"/>
          <w:color w:val="000000"/>
        </w:rPr>
        <w:t>Quiero llamar tu atención en esto:</w:t>
      </w:r>
      <w:r w:rsidRPr="00FC4C2D">
        <w:rPr>
          <w:rStyle w:val="apple-converted-space"/>
          <w:rFonts w:asciiTheme="minorHAnsi" w:hAnsiTheme="minorHAnsi"/>
          <w:color w:val="000000"/>
        </w:rPr>
        <w:t> </w:t>
      </w:r>
      <w:r w:rsidRPr="00FC4C2D">
        <w:rPr>
          <w:rStyle w:val="Fuerte"/>
          <w:rFonts w:asciiTheme="minorHAnsi" w:hAnsiTheme="minorHAnsi"/>
          <w:color w:val="000000"/>
        </w:rPr>
        <w:t>antes</w:t>
      </w:r>
      <w:r w:rsidRPr="00FC4C2D">
        <w:rPr>
          <w:rStyle w:val="apple-converted-space"/>
          <w:rFonts w:asciiTheme="minorHAnsi" w:hAnsiTheme="minorHAnsi"/>
          <w:color w:val="000000"/>
        </w:rPr>
        <w:t> </w:t>
      </w:r>
      <w:r w:rsidRPr="00FC4C2D">
        <w:rPr>
          <w:rFonts w:asciiTheme="minorHAnsi" w:hAnsiTheme="minorHAnsi"/>
          <w:color w:val="000000"/>
        </w:rPr>
        <w:t>le ofrecías a esos falsos dioses más adoración y compromiso del que hoy le das al Dios verdadero. Pero ahora, Él te ha abierto los ojos y te ha librado de esa esclavitud.</w:t>
      </w:r>
      <w:r w:rsidRPr="00FC4C2D">
        <w:rPr>
          <w:rFonts w:asciiTheme="minorHAnsi" w:hAnsiTheme="minorHAnsi"/>
          <w:color w:val="000000"/>
        </w:rPr>
        <w:br/>
        <w:t>Por eso, usando la libertad que nuestro Dios nos ha dado,</w:t>
      </w:r>
      <w:r w:rsidRPr="00FC4C2D">
        <w:rPr>
          <w:rStyle w:val="apple-converted-space"/>
          <w:rFonts w:asciiTheme="minorHAnsi" w:hAnsiTheme="minorHAnsi"/>
          <w:color w:val="000000"/>
        </w:rPr>
        <w:t> </w:t>
      </w:r>
      <w:r w:rsidRPr="00FC4C2D">
        <w:rPr>
          <w:rStyle w:val="Fuerte"/>
          <w:rFonts w:asciiTheme="minorHAnsi" w:hAnsiTheme="minorHAnsi"/>
          <w:color w:val="000000"/>
        </w:rPr>
        <w:t>sirvámosle con todo el corazón y con todo lo que tenemos</w:t>
      </w:r>
      <w:r w:rsidRPr="00FC4C2D">
        <w:rPr>
          <w:rFonts w:asciiTheme="minorHAnsi" w:hAnsiTheme="minorHAnsi"/>
          <w:color w:val="000000"/>
        </w:rPr>
        <w:t>.</w:t>
      </w:r>
      <w:r w:rsidRPr="00FC4C2D">
        <w:rPr>
          <w:rFonts w:asciiTheme="minorHAnsi" w:hAnsiTheme="minorHAnsi"/>
          <w:color w:val="000000"/>
        </w:rPr>
        <w:br/>
        <w:t>Él merece todo de nosotros. Hazlo con amor y con pasión.</w:t>
      </w:r>
    </w:p>
    <w:p w14:paraId="69CC2233" w14:textId="77777777" w:rsidR="000F1296" w:rsidRDefault="000F1296" w:rsidP="000F1296">
      <w:pPr>
        <w:pStyle w:val="NormalWeb"/>
        <w:rPr>
          <w:rStyle w:val="Fuerte"/>
          <w:rFonts w:asciiTheme="minorHAnsi" w:hAnsiTheme="minorHAnsi"/>
          <w:b w:val="0"/>
          <w:bCs w:val="0"/>
          <w:i/>
          <w:iCs/>
          <w:color w:val="7030A0"/>
        </w:rPr>
      </w:pPr>
    </w:p>
    <w:p w14:paraId="7B1641D9" w14:textId="7356F399" w:rsidR="000F1296" w:rsidRPr="00FC4C2D" w:rsidRDefault="000F1296" w:rsidP="000F1296">
      <w:pPr>
        <w:pStyle w:val="NormalWeb"/>
        <w:rPr>
          <w:rFonts w:asciiTheme="minorHAnsi" w:hAnsiTheme="minorHAnsi"/>
          <w:b/>
          <w:bCs/>
          <w:i/>
          <w:iCs/>
          <w:color w:val="7030A0"/>
        </w:rPr>
      </w:pPr>
      <w:r w:rsidRPr="00FC4C2D">
        <w:rPr>
          <w:rStyle w:val="Fuerte"/>
          <w:rFonts w:asciiTheme="minorHAnsi" w:hAnsiTheme="minorHAnsi"/>
          <w:b w:val="0"/>
          <w:bCs w:val="0"/>
          <w:i/>
          <w:iCs/>
          <w:color w:val="7030A0"/>
        </w:rPr>
        <w:t>Sin Dios, los hombres terminan adorando falsos dioses; pero en Cristo, encontramos la libertad para adorar al único Dios verdadero.</w:t>
      </w:r>
    </w:p>
    <w:p w14:paraId="1B88C9A7" w14:textId="77777777" w:rsidR="00FC4C2D" w:rsidRPr="00FC4C2D" w:rsidRDefault="00FC4C2D" w:rsidP="00FC4C2D">
      <w:pPr>
        <w:pStyle w:val="NormalWeb"/>
        <w:rPr>
          <w:rFonts w:asciiTheme="minorHAnsi" w:hAnsiTheme="minorHAnsi"/>
          <w:color w:val="000000"/>
        </w:rPr>
      </w:pPr>
    </w:p>
    <w:p w14:paraId="25A7B1A1" w14:textId="09018CF2" w:rsidR="00FC4C2D" w:rsidRPr="00FC4C2D" w:rsidRDefault="00FC4C2D" w:rsidP="00FC4C2D">
      <w:pPr>
        <w:pStyle w:val="NormalWeb"/>
        <w:rPr>
          <w:rFonts w:asciiTheme="minorHAnsi" w:hAnsiTheme="minorHAnsi"/>
          <w:color w:val="000000"/>
        </w:rPr>
      </w:pPr>
      <w:r w:rsidRPr="00FC4C2D">
        <w:rPr>
          <w:rFonts w:asciiTheme="minorHAnsi" w:hAnsiTheme="minorHAnsi"/>
          <w:i/>
          <w:iCs/>
          <w:color w:val="000000"/>
        </w:rPr>
        <w:t>Señor Jesús, gracias por librarme de la esclavitud en que vivía y traerme a la libertad.</w:t>
      </w:r>
      <w:r w:rsidRPr="00FC4C2D">
        <w:rPr>
          <w:rFonts w:asciiTheme="minorHAnsi" w:hAnsiTheme="minorHAnsi"/>
          <w:i/>
          <w:iCs/>
          <w:color w:val="000000"/>
        </w:rPr>
        <w:br/>
        <w:t>Hoy quiero servirte y vivir para Ti enteramente. Amén</w:t>
      </w:r>
      <w:r w:rsidRPr="00FC4C2D">
        <w:rPr>
          <w:rFonts w:asciiTheme="minorHAnsi" w:hAnsiTheme="minorHAnsi"/>
          <w:color w:val="000000"/>
        </w:rPr>
        <w:t>.</w:t>
      </w:r>
    </w:p>
    <w:bookmarkEnd w:id="187"/>
    <w:p w14:paraId="4F858931" w14:textId="77777777" w:rsidR="00FC4C2D" w:rsidRPr="00FC4C2D" w:rsidRDefault="00FC4C2D" w:rsidP="00FC4C2D">
      <w:pPr>
        <w:pStyle w:val="NormalWeb"/>
        <w:rPr>
          <w:rStyle w:val="Fuerte"/>
          <w:rFonts w:asciiTheme="minorHAnsi" w:hAnsiTheme="minorHAnsi"/>
          <w:color w:val="000000"/>
        </w:rPr>
      </w:pPr>
    </w:p>
    <w:p w14:paraId="6FD25249" w14:textId="77777777" w:rsidR="00D831AF" w:rsidRPr="009362E1" w:rsidRDefault="00D831AF" w:rsidP="00D831AF">
      <w:pPr>
        <w:spacing w:before="100" w:beforeAutospacing="1" w:after="100" w:afterAutospacing="1"/>
        <w:outlineLvl w:val="2"/>
        <w:rPr>
          <w:rFonts w:asciiTheme="minorHAnsi" w:hAnsiTheme="minorHAnsi"/>
          <w:color w:val="000000"/>
          <w:lang w:val="es-ES"/>
        </w:rPr>
      </w:pPr>
    </w:p>
    <w:p w14:paraId="6E4F0FFB" w14:textId="72ABC01D" w:rsidR="00FE147E" w:rsidRPr="009362E1" w:rsidRDefault="00D831AF" w:rsidP="00D831AF">
      <w:pPr>
        <w:outlineLvl w:val="2"/>
        <w:rPr>
          <w:rFonts w:asciiTheme="minorHAnsi" w:hAnsiTheme="minorHAnsi"/>
          <w:b/>
          <w:bCs/>
          <w:color w:val="000000"/>
          <w:sz w:val="28"/>
          <w:szCs w:val="28"/>
          <w:lang w:val="es-ES"/>
        </w:rPr>
      </w:pPr>
      <w:bookmarkStart w:id="188" w:name="OLE_LINK187"/>
      <w:r w:rsidRPr="00475CC7">
        <w:rPr>
          <w:rFonts w:asciiTheme="minorHAnsi" w:hAnsiTheme="minorHAnsi"/>
          <w:b/>
          <w:bCs/>
          <w:color w:val="000000"/>
          <w:sz w:val="28"/>
          <w:szCs w:val="28"/>
          <w:lang w:val="es-ES"/>
        </w:rPr>
        <w:t>Cristo nos llama a vivir sin máscaras</w:t>
      </w:r>
    </w:p>
    <w:p w14:paraId="4F207C87" w14:textId="7C651660" w:rsidR="00AE72F3" w:rsidRPr="009362E1" w:rsidRDefault="00280075" w:rsidP="00D831AF">
      <w:pPr>
        <w:rPr>
          <w:rFonts w:asciiTheme="minorHAnsi" w:hAnsiTheme="minorHAnsi"/>
          <w:color w:val="000000"/>
          <w:lang w:val="es-ES"/>
        </w:rPr>
      </w:pPr>
      <w:r w:rsidRPr="009362E1">
        <w:rPr>
          <w:rFonts w:asciiTheme="minorHAnsi" w:hAnsiTheme="minorHAnsi"/>
          <w:b/>
          <w:bCs/>
          <w:color w:val="000000"/>
          <w:lang w:val="es-ES"/>
        </w:rPr>
        <w:t>Efesios 5:9 NTV</w:t>
      </w:r>
      <w:r w:rsidRPr="009362E1">
        <w:rPr>
          <w:rFonts w:asciiTheme="minorHAnsi" w:hAnsiTheme="minorHAnsi"/>
          <w:color w:val="000000"/>
          <w:lang w:val="es-ES"/>
        </w:rPr>
        <w:t xml:space="preserve">. </w:t>
      </w:r>
      <w:r w:rsidR="00AE72F3" w:rsidRPr="009362E1">
        <w:rPr>
          <w:rFonts w:asciiTheme="minorHAnsi" w:hAnsiTheme="minorHAnsi"/>
          <w:i/>
          <w:iCs/>
          <w:color w:val="0070C0"/>
          <w:lang w:val="es-ES"/>
        </w:rPr>
        <w:t>Pues esa luz que está dentro de ustedes produce sólo cosas buenas, rectas y verdaderas</w:t>
      </w:r>
      <w:r w:rsidR="00AE72F3" w:rsidRPr="009362E1">
        <w:rPr>
          <w:rFonts w:asciiTheme="minorHAnsi" w:hAnsiTheme="minorHAnsi"/>
          <w:i/>
          <w:iCs/>
          <w:color w:val="000000"/>
          <w:lang w:val="es-ES"/>
        </w:rPr>
        <w:t>”</w:t>
      </w:r>
    </w:p>
    <w:p w14:paraId="7C62A762" w14:textId="77777777" w:rsidR="00D831AF" w:rsidRPr="009362E1" w:rsidRDefault="00D831AF" w:rsidP="00D831AF">
      <w:pPr>
        <w:rPr>
          <w:rFonts w:asciiTheme="minorHAnsi" w:hAnsiTheme="minorHAnsi"/>
          <w:color w:val="000000"/>
          <w:lang w:val="es-ES"/>
        </w:rPr>
      </w:pPr>
    </w:p>
    <w:p w14:paraId="0B17F004" w14:textId="6A092879" w:rsidR="00475CC7" w:rsidRPr="00475CC7" w:rsidRDefault="00475CC7" w:rsidP="00D831AF">
      <w:pPr>
        <w:rPr>
          <w:rFonts w:asciiTheme="minorHAnsi" w:hAnsiTheme="minorHAnsi"/>
          <w:color w:val="000000"/>
          <w:lang w:val="es-ES"/>
        </w:rPr>
      </w:pPr>
      <w:r w:rsidRPr="00475CC7">
        <w:rPr>
          <w:rFonts w:asciiTheme="minorHAnsi" w:hAnsiTheme="minorHAnsi"/>
          <w:color w:val="000000"/>
          <w:lang w:val="es-ES"/>
        </w:rPr>
        <w:t xml:space="preserve">El mundo se acomoda fácilmente tras las apariencias. Prefiere las sombras a la verdad, los disfraces a la transparencia. Pero Cristo nos ha llamado a vivir de otro modo: </w:t>
      </w:r>
      <w:r w:rsidRPr="00475CC7">
        <w:rPr>
          <w:rFonts w:asciiTheme="minorHAnsi" w:hAnsiTheme="minorHAnsi"/>
          <w:b/>
          <w:bCs/>
          <w:color w:val="000000"/>
          <w:lang w:val="es-ES"/>
        </w:rPr>
        <w:t>a caminar en la luz.</w:t>
      </w:r>
    </w:p>
    <w:p w14:paraId="28561E30" w14:textId="77777777" w:rsidR="00D831AF" w:rsidRPr="009362E1" w:rsidRDefault="00D831AF" w:rsidP="00D831AF">
      <w:pPr>
        <w:rPr>
          <w:rFonts w:asciiTheme="minorHAnsi" w:hAnsiTheme="minorHAnsi"/>
          <w:color w:val="000000"/>
          <w:lang w:val="es-ES"/>
        </w:rPr>
      </w:pPr>
    </w:p>
    <w:p w14:paraId="305F8925" w14:textId="6FBC5D59" w:rsidR="00475CC7" w:rsidRPr="00475CC7" w:rsidRDefault="00475CC7" w:rsidP="00D831AF">
      <w:pPr>
        <w:rPr>
          <w:rFonts w:asciiTheme="minorHAnsi" w:hAnsiTheme="minorHAnsi"/>
          <w:color w:val="000000"/>
          <w:lang w:val="es-ES"/>
        </w:rPr>
      </w:pPr>
      <w:r w:rsidRPr="00475CC7">
        <w:rPr>
          <w:rFonts w:asciiTheme="minorHAnsi" w:hAnsiTheme="minorHAnsi"/>
          <w:color w:val="000000"/>
          <w:lang w:val="es-ES"/>
        </w:rPr>
        <w:t xml:space="preserve">Cuando Su luz penetra en nuestro corazón, revela quiénes somos realmente. Nos muestra nuestras debilidades, pero también nos transforma para bien. </w:t>
      </w:r>
      <w:r w:rsidRPr="00475CC7">
        <w:rPr>
          <w:rFonts w:asciiTheme="minorHAnsi" w:hAnsiTheme="minorHAnsi"/>
          <w:b/>
          <w:bCs/>
          <w:color w:val="000000"/>
          <w:lang w:val="es-ES"/>
        </w:rPr>
        <w:t>No tenemos que fingir,</w:t>
      </w:r>
      <w:r w:rsidRPr="00475CC7">
        <w:rPr>
          <w:rFonts w:asciiTheme="minorHAnsi" w:hAnsiTheme="minorHAnsi"/>
          <w:color w:val="000000"/>
          <w:lang w:val="es-ES"/>
        </w:rPr>
        <w:t xml:space="preserve"> porque en Él encontramos una identidad firme, redimida y amada.</w:t>
      </w:r>
    </w:p>
    <w:p w14:paraId="5C1D130D" w14:textId="4B143EB1" w:rsidR="00475CC7" w:rsidRPr="00475CC7" w:rsidRDefault="00475CC7" w:rsidP="00D831AF">
      <w:pPr>
        <w:rPr>
          <w:rFonts w:asciiTheme="minorHAnsi" w:hAnsiTheme="minorHAnsi"/>
          <w:color w:val="000000"/>
          <w:lang w:val="es-ES"/>
        </w:rPr>
      </w:pPr>
      <w:r w:rsidRPr="00475CC7">
        <w:rPr>
          <w:rFonts w:asciiTheme="minorHAnsi" w:hAnsiTheme="minorHAnsi"/>
          <w:color w:val="000000"/>
          <w:lang w:val="es-ES"/>
        </w:rPr>
        <w:t xml:space="preserve">Dios </w:t>
      </w:r>
      <w:r w:rsidR="00975DCD" w:rsidRPr="009362E1">
        <w:rPr>
          <w:rFonts w:asciiTheme="minorHAnsi" w:hAnsiTheme="minorHAnsi"/>
          <w:color w:val="000000"/>
          <w:lang w:val="es-ES"/>
        </w:rPr>
        <w:t xml:space="preserve">quiere </w:t>
      </w:r>
      <w:r w:rsidRPr="00475CC7">
        <w:rPr>
          <w:rFonts w:asciiTheme="minorHAnsi" w:hAnsiTheme="minorHAnsi"/>
          <w:color w:val="000000"/>
          <w:lang w:val="es-ES"/>
        </w:rPr>
        <w:t>una iglesia genuina</w:t>
      </w:r>
      <w:r w:rsidR="00975DCD" w:rsidRPr="009362E1">
        <w:rPr>
          <w:rFonts w:asciiTheme="minorHAnsi" w:hAnsiTheme="minorHAnsi"/>
          <w:color w:val="000000"/>
          <w:lang w:val="es-ES"/>
        </w:rPr>
        <w:t>, y quiere</w:t>
      </w:r>
      <w:r w:rsidRPr="00475CC7">
        <w:rPr>
          <w:rFonts w:asciiTheme="minorHAnsi" w:hAnsiTheme="minorHAnsi"/>
          <w:color w:val="000000"/>
          <w:lang w:val="es-ES"/>
        </w:rPr>
        <w:t xml:space="preserve"> hijos que vivan sin hipocresía, que sean reales, sinceros y libres. La luz de Cristo no viene a condenarnos, sino a transformarnos. Y cuando esa luz brilla en nosotros, produce lo que es bueno, recto y verdadero.</w:t>
      </w:r>
    </w:p>
    <w:p w14:paraId="0A01E248" w14:textId="77777777" w:rsidR="00D831AF" w:rsidRPr="009362E1" w:rsidRDefault="00D831AF" w:rsidP="00D831AF">
      <w:pPr>
        <w:rPr>
          <w:rFonts w:asciiTheme="minorHAnsi" w:hAnsiTheme="minorHAnsi"/>
          <w:color w:val="000000"/>
          <w:lang w:val="es-ES"/>
        </w:rPr>
      </w:pPr>
    </w:p>
    <w:p w14:paraId="6270C5EB" w14:textId="0AD0DED9" w:rsidR="00475CC7" w:rsidRPr="00475CC7" w:rsidRDefault="00475CC7" w:rsidP="00D831AF">
      <w:pPr>
        <w:rPr>
          <w:rFonts w:asciiTheme="minorHAnsi" w:hAnsiTheme="minorHAnsi"/>
          <w:color w:val="000000"/>
          <w:lang w:val="es-ES"/>
        </w:rPr>
      </w:pPr>
      <w:r w:rsidRPr="00475CC7">
        <w:rPr>
          <w:rFonts w:asciiTheme="minorHAnsi" w:hAnsiTheme="minorHAnsi"/>
          <w:color w:val="000000"/>
          <w:lang w:val="es-ES"/>
        </w:rPr>
        <w:t>Vivamos, entonces, sin máscaras. Que el mundo vea en nosotros la verdad del Evangelio reflejada en una vida auténtica, limpia y llena de gracia.</w:t>
      </w:r>
    </w:p>
    <w:p w14:paraId="4EF1581B" w14:textId="77777777" w:rsidR="00D831AF" w:rsidRPr="009362E1" w:rsidRDefault="00D831AF" w:rsidP="00D831AF">
      <w:pPr>
        <w:rPr>
          <w:rFonts w:asciiTheme="minorHAnsi" w:hAnsiTheme="minorHAnsi"/>
          <w:b/>
          <w:bCs/>
          <w:color w:val="000000"/>
          <w:lang w:val="es-ES"/>
        </w:rPr>
      </w:pPr>
    </w:p>
    <w:p w14:paraId="26B63027" w14:textId="0552A785" w:rsidR="00475CC7" w:rsidRPr="00475CC7" w:rsidRDefault="00475CC7" w:rsidP="00D831AF">
      <w:pPr>
        <w:rPr>
          <w:rFonts w:asciiTheme="minorHAnsi" w:hAnsiTheme="minorHAnsi"/>
          <w:i/>
          <w:iCs/>
          <w:color w:val="7030A0"/>
          <w:lang w:val="es-ES"/>
        </w:rPr>
      </w:pPr>
      <w:r w:rsidRPr="00475CC7">
        <w:rPr>
          <w:rFonts w:asciiTheme="minorHAnsi" w:hAnsiTheme="minorHAnsi"/>
          <w:i/>
          <w:iCs/>
          <w:color w:val="7030A0"/>
          <w:lang w:val="es-ES"/>
        </w:rPr>
        <w:t>“Cristo nos llama a vivir sin máscaras; Su luz revela mi realidad y me transforma para bien.”</w:t>
      </w:r>
    </w:p>
    <w:p w14:paraId="44F92CC0" w14:textId="77777777" w:rsidR="00D831AF" w:rsidRPr="009362E1" w:rsidRDefault="00D831AF" w:rsidP="00D831AF">
      <w:pPr>
        <w:rPr>
          <w:rFonts w:asciiTheme="minorHAnsi" w:hAnsiTheme="minorHAnsi"/>
          <w:color w:val="000000"/>
          <w:lang w:val="es-ES"/>
        </w:rPr>
      </w:pPr>
    </w:p>
    <w:p w14:paraId="294DF966" w14:textId="210FEDA3" w:rsidR="00475CC7" w:rsidRPr="00475CC7" w:rsidRDefault="00475CC7" w:rsidP="00D831AF">
      <w:pPr>
        <w:rPr>
          <w:rFonts w:asciiTheme="minorHAnsi" w:hAnsiTheme="minorHAnsi"/>
          <w:i/>
          <w:iCs/>
          <w:color w:val="000000"/>
          <w:lang w:val="es-ES"/>
        </w:rPr>
      </w:pPr>
      <w:r w:rsidRPr="00475CC7">
        <w:rPr>
          <w:rFonts w:asciiTheme="minorHAnsi" w:hAnsiTheme="minorHAnsi"/>
          <w:i/>
          <w:iCs/>
          <w:color w:val="000000"/>
          <w:lang w:val="es-ES"/>
        </w:rPr>
        <w:t>Señor</w:t>
      </w:r>
      <w:r w:rsidR="00D831AF" w:rsidRPr="009362E1">
        <w:rPr>
          <w:rFonts w:asciiTheme="minorHAnsi" w:hAnsiTheme="minorHAnsi"/>
          <w:i/>
          <w:iCs/>
          <w:color w:val="000000"/>
          <w:lang w:val="es-ES"/>
        </w:rPr>
        <w:t xml:space="preserve"> Jesús</w:t>
      </w:r>
      <w:r w:rsidRPr="00475CC7">
        <w:rPr>
          <w:rFonts w:asciiTheme="minorHAnsi" w:hAnsiTheme="minorHAnsi"/>
          <w:i/>
          <w:iCs/>
          <w:color w:val="000000"/>
          <w:lang w:val="es-ES"/>
        </w:rPr>
        <w:t>, gracias por</w:t>
      </w:r>
      <w:r w:rsidR="006A392F" w:rsidRPr="009362E1">
        <w:rPr>
          <w:rFonts w:asciiTheme="minorHAnsi" w:hAnsiTheme="minorHAnsi"/>
          <w:i/>
          <w:iCs/>
          <w:color w:val="000000"/>
          <w:lang w:val="es-ES"/>
        </w:rPr>
        <w:t xml:space="preserve">que </w:t>
      </w:r>
      <w:r w:rsidRPr="00475CC7">
        <w:rPr>
          <w:rFonts w:asciiTheme="minorHAnsi" w:hAnsiTheme="minorHAnsi"/>
          <w:i/>
          <w:iCs/>
          <w:color w:val="000000"/>
          <w:lang w:val="es-ES"/>
        </w:rPr>
        <w:t>tu luz me transforma. Ayúdame a vivir sin máscaras, con un corazón sincero delante de Ti. Que cada día tu verdad brille en mí y produzca lo que es bueno, recto y verdadero. Amén.</w:t>
      </w:r>
    </w:p>
    <w:bookmarkEnd w:id="188"/>
    <w:p w14:paraId="4E7839F8" w14:textId="77777777" w:rsidR="00475CC7" w:rsidRDefault="00475CC7" w:rsidP="00B03677">
      <w:pPr>
        <w:rPr>
          <w:rFonts w:asciiTheme="minorHAnsi" w:hAnsiTheme="minorHAnsi"/>
          <w:color w:val="000000"/>
        </w:rPr>
      </w:pPr>
    </w:p>
    <w:p w14:paraId="6792A378" w14:textId="77777777" w:rsidR="00564B9B" w:rsidRDefault="00564B9B" w:rsidP="00B03677">
      <w:pPr>
        <w:rPr>
          <w:rFonts w:asciiTheme="minorHAnsi" w:hAnsiTheme="minorHAnsi"/>
          <w:color w:val="000000"/>
        </w:rPr>
      </w:pPr>
    </w:p>
    <w:p w14:paraId="3AFD4946" w14:textId="77777777" w:rsidR="00564B9B" w:rsidRDefault="00564B9B" w:rsidP="00B03677">
      <w:pPr>
        <w:rPr>
          <w:rFonts w:asciiTheme="minorHAnsi" w:hAnsiTheme="minorHAnsi"/>
          <w:color w:val="000000"/>
        </w:rPr>
      </w:pPr>
    </w:p>
    <w:p w14:paraId="31298463" w14:textId="158E954D" w:rsidR="00246A1F" w:rsidRPr="00094749" w:rsidRDefault="00246A1F" w:rsidP="00246A1F">
      <w:pPr>
        <w:rPr>
          <w:rFonts w:asciiTheme="minorHAnsi" w:hAnsiTheme="minorHAnsi"/>
          <w:b/>
          <w:bCs/>
          <w:color w:val="000000"/>
          <w:sz w:val="28"/>
          <w:szCs w:val="28"/>
        </w:rPr>
      </w:pPr>
      <w:bookmarkStart w:id="189" w:name="OLE_LINK189"/>
      <w:r w:rsidRPr="00094749">
        <w:rPr>
          <w:rFonts w:asciiTheme="minorHAnsi" w:hAnsiTheme="minorHAnsi"/>
          <w:b/>
          <w:bCs/>
          <w:color w:val="000000"/>
          <w:sz w:val="28"/>
          <w:szCs w:val="28"/>
        </w:rPr>
        <w:t xml:space="preserve">Renueva tu mente. </w:t>
      </w:r>
    </w:p>
    <w:p w14:paraId="77C25372" w14:textId="170B8CE9" w:rsidR="00246A1F" w:rsidRDefault="00246A1F" w:rsidP="00246A1F">
      <w:pPr>
        <w:rPr>
          <w:i/>
          <w:iCs/>
          <w:color w:val="000000"/>
        </w:rPr>
      </w:pPr>
      <w:r w:rsidRPr="00246A1F">
        <w:rPr>
          <w:rFonts w:asciiTheme="minorHAnsi" w:hAnsiTheme="minorHAnsi"/>
          <w:b/>
          <w:bCs/>
          <w:color w:val="000000"/>
        </w:rPr>
        <w:t>Romanos 12:2 NTV</w:t>
      </w:r>
      <w:r>
        <w:rPr>
          <w:rFonts w:asciiTheme="minorHAnsi" w:hAnsiTheme="minorHAnsi"/>
          <w:color w:val="000000"/>
        </w:rPr>
        <w:t xml:space="preserve">. </w:t>
      </w:r>
      <w:r w:rsidRPr="00246A1F">
        <w:rPr>
          <w:i/>
          <w:iCs/>
          <w:color w:val="0070C0"/>
          <w:lang w:val="es-ES"/>
        </w:rPr>
        <w:t>No imiten las conductas ni las costumbres de este mundo, más bien dejen que Dios los transforme en personas nuevas al cambiarles la manera de pensar. Entonces aprenderán a conocer la voluntad de Dios para ustedes, la cual es buena, agradable y perfecta</w:t>
      </w:r>
      <w:r w:rsidRPr="000023E7">
        <w:rPr>
          <w:i/>
          <w:iCs/>
          <w:color w:val="000000"/>
        </w:rPr>
        <w:t>”</w:t>
      </w:r>
    </w:p>
    <w:p w14:paraId="6B576F9A" w14:textId="77777777" w:rsidR="00F209E5" w:rsidRDefault="00F209E5" w:rsidP="00246A1F">
      <w:pPr>
        <w:rPr>
          <w:i/>
          <w:iCs/>
          <w:color w:val="000000"/>
        </w:rPr>
      </w:pPr>
    </w:p>
    <w:p w14:paraId="1517D900" w14:textId="77777777" w:rsidR="001D706D" w:rsidRDefault="001D706D" w:rsidP="00F209E5">
      <w:pPr>
        <w:rPr>
          <w:rFonts w:asciiTheme="minorHAnsi" w:hAnsiTheme="minorHAnsi"/>
          <w:color w:val="000000"/>
        </w:rPr>
      </w:pPr>
      <w:r w:rsidRPr="001D706D">
        <w:rPr>
          <w:rFonts w:asciiTheme="minorHAnsi" w:hAnsiTheme="minorHAnsi"/>
          <w:color w:val="000000"/>
        </w:rPr>
        <w:t>Vivimos en un mundo que intenta moldear nuestra mente y deseos. Las modas y filosofías de este tiempo ejercen presión para que pensemos y actuemos como todos. Pero, como advirtió Pablo, Dios no nos llama a aislarnos del mundo, sino a no imitarlo.</w:t>
      </w:r>
    </w:p>
    <w:p w14:paraId="72BFC806" w14:textId="77777777" w:rsidR="00F209E5" w:rsidRPr="001D706D" w:rsidRDefault="00F209E5" w:rsidP="00F209E5">
      <w:pPr>
        <w:rPr>
          <w:rFonts w:asciiTheme="minorHAnsi" w:hAnsiTheme="minorHAnsi"/>
          <w:color w:val="000000"/>
        </w:rPr>
      </w:pPr>
    </w:p>
    <w:p w14:paraId="4EEC8328" w14:textId="77777777" w:rsidR="001D706D" w:rsidRDefault="001D706D" w:rsidP="00F209E5">
      <w:pPr>
        <w:rPr>
          <w:rFonts w:asciiTheme="minorHAnsi" w:hAnsiTheme="minorHAnsi"/>
          <w:color w:val="000000"/>
        </w:rPr>
      </w:pPr>
      <w:r w:rsidRPr="001D706D">
        <w:rPr>
          <w:rFonts w:asciiTheme="minorHAnsi" w:hAnsiTheme="minorHAnsi"/>
          <w:color w:val="000000"/>
        </w:rPr>
        <w:t>La verdadera transformación no proviene del esfuerzo humano, sino de una mente rendida al Espíritu Santo. Cuando dejamos que Él cambie nuestra manera de pensar, aprendemos a ver como Dios ve, a valorar lo que Él valora y a vivir conforme a su propósito.</w:t>
      </w:r>
    </w:p>
    <w:p w14:paraId="6554851C" w14:textId="77777777" w:rsidR="00F209E5" w:rsidRPr="001D706D" w:rsidRDefault="00F209E5" w:rsidP="00F209E5">
      <w:pPr>
        <w:rPr>
          <w:rFonts w:asciiTheme="minorHAnsi" w:hAnsiTheme="minorHAnsi"/>
          <w:color w:val="000000"/>
        </w:rPr>
      </w:pPr>
    </w:p>
    <w:p w14:paraId="62706B2C" w14:textId="77777777" w:rsidR="001D706D" w:rsidRDefault="001D706D" w:rsidP="00F209E5">
      <w:pPr>
        <w:rPr>
          <w:rFonts w:asciiTheme="minorHAnsi" w:hAnsiTheme="minorHAnsi"/>
          <w:i/>
          <w:iCs/>
          <w:color w:val="000000"/>
        </w:rPr>
      </w:pPr>
      <w:r w:rsidRPr="001D706D">
        <w:rPr>
          <w:rFonts w:asciiTheme="minorHAnsi" w:hAnsiTheme="minorHAnsi"/>
          <w:color w:val="000000"/>
        </w:rPr>
        <w:t>Su voluntad no es confusa ni pesada, sino </w:t>
      </w:r>
      <w:r w:rsidRPr="001D706D">
        <w:rPr>
          <w:rFonts w:asciiTheme="minorHAnsi" w:hAnsiTheme="minorHAnsi"/>
          <w:i/>
          <w:iCs/>
          <w:color w:val="000000"/>
        </w:rPr>
        <w:t>buena, agradable y perfecta.</w:t>
      </w:r>
    </w:p>
    <w:p w14:paraId="132B6827" w14:textId="77777777" w:rsidR="007114EA" w:rsidRPr="001D706D" w:rsidRDefault="007114EA" w:rsidP="00F209E5">
      <w:pPr>
        <w:rPr>
          <w:rFonts w:asciiTheme="minorHAnsi" w:hAnsiTheme="minorHAnsi"/>
          <w:color w:val="000000"/>
        </w:rPr>
      </w:pPr>
    </w:p>
    <w:p w14:paraId="2CA94ABE" w14:textId="77777777" w:rsidR="00F209E5" w:rsidRPr="007114EA" w:rsidRDefault="001D706D" w:rsidP="00F209E5">
      <w:pPr>
        <w:rPr>
          <w:rFonts w:asciiTheme="minorHAnsi" w:hAnsiTheme="minorHAnsi"/>
          <w:i/>
          <w:iCs/>
          <w:color w:val="7030A0"/>
        </w:rPr>
      </w:pPr>
      <w:r w:rsidRPr="001D706D">
        <w:rPr>
          <w:rFonts w:asciiTheme="minorHAnsi" w:hAnsiTheme="minorHAnsi"/>
          <w:i/>
          <w:iCs/>
          <w:color w:val="7030A0"/>
        </w:rPr>
        <w:t>“Solo una mente renovada por Dios puede entender y vivir su voluntad perfecta.”</w:t>
      </w:r>
    </w:p>
    <w:p w14:paraId="6107C221" w14:textId="77777777" w:rsidR="007114EA" w:rsidRPr="00F209E5" w:rsidRDefault="007114EA" w:rsidP="00F209E5">
      <w:pPr>
        <w:rPr>
          <w:rFonts w:asciiTheme="minorHAnsi" w:hAnsiTheme="minorHAnsi"/>
          <w:color w:val="000000"/>
        </w:rPr>
      </w:pPr>
    </w:p>
    <w:p w14:paraId="75CEF795" w14:textId="034681DE" w:rsidR="001D706D" w:rsidRPr="001D706D" w:rsidRDefault="001D706D" w:rsidP="00F209E5">
      <w:pPr>
        <w:rPr>
          <w:rFonts w:asciiTheme="minorHAnsi" w:hAnsiTheme="minorHAnsi"/>
          <w:color w:val="000000"/>
        </w:rPr>
      </w:pPr>
      <w:r w:rsidRPr="001D706D">
        <w:rPr>
          <w:rFonts w:asciiTheme="minorHAnsi" w:hAnsiTheme="minorHAnsi"/>
          <w:i/>
          <w:iCs/>
          <w:color w:val="000000"/>
        </w:rPr>
        <w:t xml:space="preserve">Señor Jesús, gracias porque tu voluntad para mí es </w:t>
      </w:r>
      <w:r w:rsidR="00942510">
        <w:rPr>
          <w:rFonts w:asciiTheme="minorHAnsi" w:hAnsiTheme="minorHAnsi"/>
          <w:i/>
          <w:iCs/>
          <w:color w:val="000000"/>
        </w:rPr>
        <w:t>lo mejor</w:t>
      </w:r>
      <w:r w:rsidRPr="001D706D">
        <w:rPr>
          <w:rFonts w:asciiTheme="minorHAnsi" w:hAnsiTheme="minorHAnsi"/>
          <w:i/>
          <w:iCs/>
          <w:color w:val="000000"/>
        </w:rPr>
        <w:t>. Transforma mi mente y mis pensamientos. Ayúdame a rendir mis deseos y vivir conforme a tu propósito. Amén</w:t>
      </w:r>
      <w:r w:rsidRPr="001D706D">
        <w:rPr>
          <w:rFonts w:asciiTheme="minorHAnsi" w:hAnsiTheme="minorHAnsi"/>
          <w:color w:val="000000"/>
        </w:rPr>
        <w:t>.</w:t>
      </w:r>
    </w:p>
    <w:bookmarkEnd w:id="189"/>
    <w:p w14:paraId="47A96C2D" w14:textId="77777777" w:rsidR="00EF2A6E" w:rsidRDefault="00EF2A6E" w:rsidP="00B03677">
      <w:pPr>
        <w:rPr>
          <w:rFonts w:asciiTheme="minorHAnsi" w:hAnsiTheme="minorHAnsi"/>
          <w:color w:val="000000"/>
        </w:rPr>
      </w:pPr>
    </w:p>
    <w:p w14:paraId="71935156" w14:textId="77777777" w:rsidR="0076215C" w:rsidRDefault="0076215C" w:rsidP="00B03677">
      <w:pPr>
        <w:rPr>
          <w:rFonts w:asciiTheme="minorHAnsi" w:hAnsiTheme="minorHAnsi"/>
          <w:color w:val="000000"/>
        </w:rPr>
      </w:pPr>
    </w:p>
    <w:p w14:paraId="7803EFE9" w14:textId="77777777" w:rsidR="00280591" w:rsidRDefault="00280591" w:rsidP="00280591">
      <w:pPr>
        <w:outlineLvl w:val="1"/>
        <w:rPr>
          <w:rFonts w:asciiTheme="minorHAnsi" w:hAnsiTheme="minorHAnsi"/>
          <w:b/>
          <w:bCs/>
          <w:color w:val="000000"/>
          <w:sz w:val="28"/>
          <w:szCs w:val="28"/>
        </w:rPr>
      </w:pPr>
    </w:p>
    <w:p w14:paraId="512899F5" w14:textId="3766A63B" w:rsidR="0076215C" w:rsidRPr="0076215C" w:rsidRDefault="0076215C" w:rsidP="00280591">
      <w:pPr>
        <w:outlineLvl w:val="1"/>
        <w:rPr>
          <w:rFonts w:asciiTheme="minorHAnsi" w:hAnsiTheme="minorHAnsi"/>
          <w:b/>
          <w:bCs/>
          <w:color w:val="000000"/>
          <w:sz w:val="28"/>
          <w:szCs w:val="28"/>
        </w:rPr>
      </w:pPr>
      <w:bookmarkStart w:id="190" w:name="OLE_LINK190"/>
      <w:r w:rsidRPr="0076215C">
        <w:rPr>
          <w:rFonts w:asciiTheme="minorHAnsi" w:hAnsiTheme="minorHAnsi"/>
          <w:b/>
          <w:bCs/>
          <w:color w:val="000000"/>
          <w:sz w:val="28"/>
          <w:szCs w:val="28"/>
        </w:rPr>
        <w:t>¿Qué me impide reflejar la gloria de Dios?</w:t>
      </w:r>
    </w:p>
    <w:p w14:paraId="2F442E13" w14:textId="50820B1D" w:rsidR="0076215C" w:rsidRPr="0076215C" w:rsidRDefault="0076215C" w:rsidP="00280591">
      <w:pPr>
        <w:rPr>
          <w:rFonts w:asciiTheme="minorHAnsi" w:hAnsiTheme="minorHAnsi"/>
          <w:color w:val="000000"/>
        </w:rPr>
      </w:pPr>
      <w:r w:rsidRPr="0076215C">
        <w:rPr>
          <w:rFonts w:asciiTheme="minorHAnsi" w:hAnsiTheme="minorHAnsi"/>
          <w:b/>
          <w:bCs/>
          <w:color w:val="000000"/>
        </w:rPr>
        <w:t>2 Corintios 3:18 (NTV)</w:t>
      </w:r>
      <w:r w:rsidR="00280591" w:rsidRPr="00280591">
        <w:rPr>
          <w:rFonts w:asciiTheme="minorHAnsi" w:hAnsiTheme="minorHAnsi"/>
          <w:color w:val="000000"/>
        </w:rPr>
        <w:t xml:space="preserve"> </w:t>
      </w:r>
      <w:r w:rsidRPr="0076215C">
        <w:rPr>
          <w:rFonts w:asciiTheme="minorHAnsi" w:hAnsiTheme="minorHAnsi"/>
          <w:i/>
          <w:iCs/>
          <w:color w:val="000000"/>
        </w:rPr>
        <w:t>“</w:t>
      </w:r>
      <w:r w:rsidRPr="0076215C">
        <w:rPr>
          <w:rFonts w:asciiTheme="minorHAnsi" w:hAnsiTheme="minorHAnsi"/>
          <w:i/>
          <w:iCs/>
          <w:color w:val="0070C0"/>
        </w:rPr>
        <w:t>Así que, todos nosotros, a quienes nos ha sido quitado el velo, podemos ver y reflejar la gloria del Señor. El Señor, quien es el Espíritu, nos hace más y más parecidos a él a medida que somos transformados a su gloriosa imagen</w:t>
      </w:r>
      <w:r w:rsidRPr="0076215C">
        <w:rPr>
          <w:rFonts w:asciiTheme="minorHAnsi" w:hAnsiTheme="minorHAnsi"/>
          <w:i/>
          <w:iCs/>
          <w:color w:val="000000"/>
        </w:rPr>
        <w:t>.”</w:t>
      </w:r>
    </w:p>
    <w:p w14:paraId="6BC378C0" w14:textId="77777777" w:rsidR="00280591" w:rsidRDefault="00280591" w:rsidP="00280591">
      <w:pPr>
        <w:rPr>
          <w:rFonts w:asciiTheme="minorHAnsi" w:hAnsiTheme="minorHAnsi"/>
          <w:color w:val="000000"/>
        </w:rPr>
      </w:pPr>
    </w:p>
    <w:p w14:paraId="662FFB24" w14:textId="27F13679" w:rsidR="0076215C" w:rsidRPr="0076215C" w:rsidRDefault="0076215C" w:rsidP="00280591">
      <w:pPr>
        <w:rPr>
          <w:rFonts w:asciiTheme="minorHAnsi" w:hAnsiTheme="minorHAnsi"/>
          <w:color w:val="000000"/>
        </w:rPr>
      </w:pPr>
      <w:r w:rsidRPr="0076215C">
        <w:rPr>
          <w:rFonts w:asciiTheme="minorHAnsi" w:hAnsiTheme="minorHAnsi"/>
          <w:color w:val="000000"/>
        </w:rPr>
        <w:t>Dios nos llamó a reflejar Su gloria, pero muchas veces </w:t>
      </w:r>
      <w:r w:rsidRPr="0076215C">
        <w:rPr>
          <w:rFonts w:asciiTheme="minorHAnsi" w:hAnsiTheme="minorHAnsi"/>
          <w:b/>
          <w:bCs/>
          <w:color w:val="000000"/>
        </w:rPr>
        <w:t>nuestro espejo interior está empañado</w:t>
      </w:r>
      <w:r w:rsidRPr="0076215C">
        <w:rPr>
          <w:rFonts w:asciiTheme="minorHAnsi" w:hAnsiTheme="minorHAnsi"/>
          <w:color w:val="000000"/>
        </w:rPr>
        <w:t>. El pecado, el orgullo o la falta de comunión con el Espíritu Santo pueden apagar el brillo de Cristo en nosotros.</w:t>
      </w:r>
    </w:p>
    <w:p w14:paraId="1EDB8057" w14:textId="77777777" w:rsidR="00280591" w:rsidRDefault="00280591" w:rsidP="00280591">
      <w:pPr>
        <w:rPr>
          <w:rFonts w:asciiTheme="minorHAnsi" w:hAnsiTheme="minorHAnsi"/>
          <w:color w:val="000000"/>
        </w:rPr>
      </w:pPr>
    </w:p>
    <w:p w14:paraId="59C27B54" w14:textId="44FC51D0" w:rsidR="0076215C" w:rsidRPr="0076215C" w:rsidRDefault="0076215C" w:rsidP="00280591">
      <w:pPr>
        <w:rPr>
          <w:rFonts w:asciiTheme="minorHAnsi" w:hAnsiTheme="minorHAnsi"/>
          <w:color w:val="000000"/>
        </w:rPr>
      </w:pPr>
      <w:r w:rsidRPr="0076215C">
        <w:rPr>
          <w:rFonts w:asciiTheme="minorHAnsi" w:hAnsiTheme="minorHAnsi"/>
          <w:color w:val="000000"/>
        </w:rPr>
        <w:t>Reflejar Su gloria no se trata de aparentar espiritualidad, sino de </w:t>
      </w:r>
      <w:r w:rsidRPr="0076215C">
        <w:rPr>
          <w:rFonts w:asciiTheme="minorHAnsi" w:hAnsiTheme="minorHAnsi"/>
          <w:b/>
          <w:bCs/>
          <w:color w:val="000000"/>
        </w:rPr>
        <w:t>permitirle al Espíritu limpiar lo que estorba y transformar nuestro carácter</w:t>
      </w:r>
      <w:r w:rsidRPr="0076215C">
        <w:rPr>
          <w:rFonts w:asciiTheme="minorHAnsi" w:hAnsiTheme="minorHAnsi"/>
          <w:color w:val="000000"/>
        </w:rPr>
        <w:t>. Cuando vivimos cerca de Dios, su presencia se nota; su amor se refleja en nuestras palabras, actitudes y decisiones.</w:t>
      </w:r>
    </w:p>
    <w:p w14:paraId="10995A69" w14:textId="77777777" w:rsidR="00280591" w:rsidRDefault="00280591" w:rsidP="00280591">
      <w:pPr>
        <w:rPr>
          <w:rFonts w:asciiTheme="minorHAnsi" w:hAnsiTheme="minorHAnsi"/>
          <w:color w:val="000000"/>
        </w:rPr>
      </w:pPr>
    </w:p>
    <w:p w14:paraId="15022AE6" w14:textId="65D75309" w:rsidR="0076215C" w:rsidRPr="0076215C" w:rsidRDefault="0076215C" w:rsidP="00280591">
      <w:pPr>
        <w:rPr>
          <w:rFonts w:asciiTheme="minorHAnsi" w:hAnsiTheme="minorHAnsi"/>
          <w:color w:val="000000"/>
        </w:rPr>
      </w:pPr>
      <w:r w:rsidRPr="0076215C">
        <w:rPr>
          <w:rFonts w:asciiTheme="minorHAnsi" w:hAnsiTheme="minorHAnsi"/>
          <w:color w:val="000000"/>
        </w:rPr>
        <w:t>La gloria de Dios no es algo que mostramos con esfuerzo, sino algo que </w:t>
      </w:r>
      <w:r w:rsidRPr="0076215C">
        <w:rPr>
          <w:rFonts w:asciiTheme="minorHAnsi" w:hAnsiTheme="minorHAnsi"/>
          <w:b/>
          <w:bCs/>
          <w:color w:val="000000"/>
        </w:rPr>
        <w:t>fluye naturalmente</w:t>
      </w:r>
      <w:r w:rsidRPr="0076215C">
        <w:rPr>
          <w:rFonts w:asciiTheme="minorHAnsi" w:hAnsiTheme="minorHAnsi"/>
          <w:color w:val="000000"/>
        </w:rPr>
        <w:t> cuando Cristo vive en nosotros.</w:t>
      </w:r>
    </w:p>
    <w:p w14:paraId="15C0A06C" w14:textId="77777777" w:rsidR="00280591" w:rsidRDefault="00280591" w:rsidP="00280591">
      <w:pPr>
        <w:rPr>
          <w:rFonts w:asciiTheme="minorHAnsi" w:hAnsiTheme="minorHAnsi"/>
          <w:i/>
          <w:iCs/>
          <w:color w:val="000000"/>
        </w:rPr>
      </w:pPr>
    </w:p>
    <w:p w14:paraId="7FA02F9A" w14:textId="662E3553" w:rsidR="0076215C" w:rsidRPr="00280591" w:rsidRDefault="0076215C" w:rsidP="00280591">
      <w:pPr>
        <w:rPr>
          <w:rFonts w:asciiTheme="minorHAnsi" w:hAnsiTheme="minorHAnsi"/>
          <w:color w:val="000000"/>
        </w:rPr>
      </w:pPr>
      <w:r w:rsidRPr="0076215C">
        <w:rPr>
          <w:rFonts w:asciiTheme="minorHAnsi" w:hAnsiTheme="minorHAnsi"/>
          <w:i/>
          <w:iCs/>
          <w:color w:val="000000"/>
        </w:rPr>
        <w:t>Señor</w:t>
      </w:r>
      <w:r w:rsidR="00926086" w:rsidRPr="00280591">
        <w:rPr>
          <w:rFonts w:asciiTheme="minorHAnsi" w:hAnsiTheme="minorHAnsi"/>
          <w:i/>
          <w:iCs/>
          <w:color w:val="000000"/>
        </w:rPr>
        <w:t xml:space="preserve"> Jesús</w:t>
      </w:r>
      <w:r w:rsidRPr="0076215C">
        <w:rPr>
          <w:rFonts w:asciiTheme="minorHAnsi" w:hAnsiTheme="minorHAnsi"/>
          <w:i/>
          <w:iCs/>
          <w:color w:val="000000"/>
        </w:rPr>
        <w:t>, limpia mi vida de todo lo que oscurece tu reflejo en mí</w:t>
      </w:r>
      <w:r w:rsidR="00EA5F89" w:rsidRPr="00280591">
        <w:rPr>
          <w:rFonts w:asciiTheme="minorHAnsi" w:hAnsiTheme="minorHAnsi"/>
          <w:i/>
          <w:iCs/>
          <w:color w:val="000000"/>
        </w:rPr>
        <w:t xml:space="preserve">, </w:t>
      </w:r>
      <w:r w:rsidR="00926086" w:rsidRPr="00280591">
        <w:rPr>
          <w:rFonts w:asciiTheme="minorHAnsi" w:hAnsiTheme="minorHAnsi"/>
          <w:i/>
          <w:iCs/>
          <w:color w:val="000000"/>
        </w:rPr>
        <w:t>r</w:t>
      </w:r>
      <w:r w:rsidRPr="0076215C">
        <w:rPr>
          <w:rFonts w:asciiTheme="minorHAnsi" w:hAnsiTheme="minorHAnsi"/>
          <w:i/>
          <w:iCs/>
          <w:color w:val="000000"/>
        </w:rPr>
        <w:t>enuévame, lléname de tu Espíritu y hazme brillar con tu gloria dondequiera que vaya</w:t>
      </w:r>
      <w:r w:rsidR="00926086" w:rsidRPr="00280591">
        <w:rPr>
          <w:rFonts w:asciiTheme="minorHAnsi" w:hAnsiTheme="minorHAnsi"/>
          <w:i/>
          <w:iCs/>
          <w:color w:val="000000"/>
        </w:rPr>
        <w:t xml:space="preserve">, </w:t>
      </w:r>
      <w:r w:rsidRPr="0076215C">
        <w:rPr>
          <w:rFonts w:asciiTheme="minorHAnsi" w:hAnsiTheme="minorHAnsi"/>
          <w:i/>
          <w:iCs/>
          <w:color w:val="000000"/>
        </w:rPr>
        <w:t>Amén</w:t>
      </w:r>
      <w:r w:rsidRPr="0076215C">
        <w:rPr>
          <w:rFonts w:asciiTheme="minorHAnsi" w:hAnsiTheme="minorHAnsi"/>
          <w:color w:val="000000"/>
        </w:rPr>
        <w:t>.</w:t>
      </w:r>
    </w:p>
    <w:bookmarkEnd w:id="190"/>
    <w:p w14:paraId="113EC380" w14:textId="77777777" w:rsidR="00A2797C" w:rsidRDefault="00A2797C" w:rsidP="0076215C">
      <w:pPr>
        <w:spacing w:before="100" w:beforeAutospacing="1" w:after="100" w:afterAutospacing="1"/>
        <w:rPr>
          <w:color w:val="000000"/>
        </w:rPr>
      </w:pPr>
    </w:p>
    <w:p w14:paraId="4249084C" w14:textId="77777777" w:rsidR="00891FF1" w:rsidRDefault="00891FF1" w:rsidP="00891FF1">
      <w:pPr>
        <w:pStyle w:val="Ttulo2"/>
        <w:spacing w:before="0" w:after="0"/>
        <w:rPr>
          <w:rStyle w:val="Fuerte"/>
          <w:rFonts w:asciiTheme="minorHAnsi" w:hAnsiTheme="minorHAnsi"/>
          <w:b w:val="0"/>
          <w:bCs w:val="0"/>
          <w:color w:val="000000"/>
          <w:sz w:val="24"/>
          <w:szCs w:val="24"/>
        </w:rPr>
      </w:pPr>
    </w:p>
    <w:p w14:paraId="7A89FAD3" w14:textId="77777777" w:rsidR="00891FF1" w:rsidRDefault="00891FF1" w:rsidP="00891FF1">
      <w:pPr>
        <w:pStyle w:val="Ttulo2"/>
        <w:spacing w:before="0" w:after="0"/>
        <w:rPr>
          <w:rStyle w:val="Fuerte"/>
          <w:rFonts w:asciiTheme="minorHAnsi" w:hAnsiTheme="minorHAnsi"/>
          <w:b w:val="0"/>
          <w:bCs w:val="0"/>
          <w:color w:val="000000"/>
          <w:sz w:val="24"/>
          <w:szCs w:val="24"/>
        </w:rPr>
      </w:pPr>
    </w:p>
    <w:p w14:paraId="535536D6" w14:textId="06D0278D" w:rsidR="00891FF1" w:rsidRPr="0023727E" w:rsidRDefault="00891FF1" w:rsidP="00891FF1">
      <w:pPr>
        <w:pStyle w:val="Ttulo2"/>
        <w:spacing w:before="0" w:after="0"/>
        <w:rPr>
          <w:rFonts w:asciiTheme="minorHAnsi" w:hAnsiTheme="minorHAnsi"/>
          <w:color w:val="000000"/>
          <w:sz w:val="28"/>
          <w:szCs w:val="28"/>
          <w:lang w:val="es-ES"/>
        </w:rPr>
      </w:pPr>
      <w:bookmarkStart w:id="191" w:name="OLE_LINK191"/>
      <w:r w:rsidRPr="0023727E">
        <w:rPr>
          <w:rStyle w:val="Fuerte"/>
          <w:rFonts w:asciiTheme="minorHAnsi" w:hAnsiTheme="minorHAnsi"/>
          <w:color w:val="000000"/>
          <w:sz w:val="28"/>
          <w:szCs w:val="28"/>
          <w:lang w:val="es-ES"/>
        </w:rPr>
        <w:t>Dios no improvisa</w:t>
      </w:r>
    </w:p>
    <w:p w14:paraId="7D6C4A86" w14:textId="170FC715" w:rsidR="00891FF1" w:rsidRPr="0023727E" w:rsidRDefault="00D8539A" w:rsidP="00891FF1">
      <w:pPr>
        <w:rPr>
          <w:rFonts w:asciiTheme="minorHAnsi" w:hAnsiTheme="minorHAnsi"/>
          <w:color w:val="000000"/>
          <w:lang w:val="es-ES"/>
        </w:rPr>
      </w:pPr>
      <w:r w:rsidRPr="0023727E">
        <w:rPr>
          <w:rFonts w:asciiTheme="minorHAnsi" w:hAnsiTheme="minorHAnsi"/>
          <w:b/>
          <w:bCs/>
          <w:color w:val="000000"/>
          <w:lang w:val="es-ES"/>
        </w:rPr>
        <w:t xml:space="preserve">Efesios </w:t>
      </w:r>
      <w:r w:rsidR="00A2797C" w:rsidRPr="0023727E">
        <w:rPr>
          <w:rFonts w:asciiTheme="minorHAnsi" w:hAnsiTheme="minorHAnsi"/>
          <w:b/>
          <w:bCs/>
          <w:color w:val="000000"/>
          <w:lang w:val="es-ES"/>
        </w:rPr>
        <w:t>1:10 NTV.</w:t>
      </w:r>
      <w:r w:rsidR="00A2797C" w:rsidRPr="0023727E">
        <w:rPr>
          <w:rFonts w:asciiTheme="minorHAnsi" w:hAnsiTheme="minorHAnsi"/>
          <w:color w:val="000000"/>
          <w:lang w:val="es-ES"/>
        </w:rPr>
        <w:t xml:space="preserve"> </w:t>
      </w:r>
      <w:r w:rsidR="00A2797C" w:rsidRPr="0023727E">
        <w:rPr>
          <w:rFonts w:asciiTheme="minorHAnsi" w:hAnsiTheme="minorHAnsi"/>
          <w:i/>
          <w:iCs/>
          <w:color w:val="0070C0"/>
          <w:lang w:val="es-ES"/>
        </w:rPr>
        <w:t>Y el plan es el siguiente: a su debido tiempo, Dios reunirá todas las cosas y las pondrá bajo la autoridad de Cristo, todas las cosas que están en el cielo y también las que están en la tierra</w:t>
      </w:r>
      <w:r w:rsidR="00A2797C" w:rsidRPr="0023727E">
        <w:rPr>
          <w:rFonts w:asciiTheme="minorHAnsi" w:hAnsiTheme="minorHAnsi"/>
          <w:lang w:val="es-ES"/>
        </w:rPr>
        <w:t xml:space="preserve">. </w:t>
      </w:r>
    </w:p>
    <w:p w14:paraId="33A1949A" w14:textId="77777777" w:rsidR="00891FF1" w:rsidRPr="0023727E" w:rsidRDefault="00891FF1" w:rsidP="00891FF1">
      <w:pPr>
        <w:pStyle w:val="NormalWeb"/>
        <w:rPr>
          <w:rFonts w:asciiTheme="minorHAnsi" w:hAnsiTheme="minorHAnsi"/>
          <w:color w:val="000000"/>
          <w:lang w:val="es-ES"/>
        </w:rPr>
      </w:pPr>
    </w:p>
    <w:p w14:paraId="0F3D480D" w14:textId="1D40DFA7" w:rsidR="00891FF1" w:rsidRPr="0023727E" w:rsidRDefault="00891FF1" w:rsidP="00891FF1">
      <w:pPr>
        <w:pStyle w:val="NormalWeb"/>
        <w:rPr>
          <w:rFonts w:asciiTheme="minorHAnsi" w:hAnsiTheme="minorHAnsi"/>
          <w:color w:val="FF0000"/>
          <w:lang w:val="es-ES"/>
        </w:rPr>
      </w:pPr>
      <w:r w:rsidRPr="0023727E">
        <w:rPr>
          <w:rFonts w:asciiTheme="minorHAnsi" w:hAnsiTheme="minorHAnsi"/>
          <w:color w:val="FF0000"/>
          <w:lang w:val="es-ES"/>
        </w:rPr>
        <w:t xml:space="preserve">¿Por qué te preocupas por los planes de este mundo, cuando ya </w:t>
      </w:r>
      <w:r w:rsidR="00DE0464" w:rsidRPr="0023727E">
        <w:rPr>
          <w:rFonts w:asciiTheme="minorHAnsi" w:hAnsiTheme="minorHAnsi"/>
          <w:color w:val="FF0000"/>
          <w:lang w:val="es-ES"/>
        </w:rPr>
        <w:t xml:space="preserve">Dios </w:t>
      </w:r>
      <w:r w:rsidR="00893D1B" w:rsidRPr="0023727E">
        <w:rPr>
          <w:rFonts w:asciiTheme="minorHAnsi" w:hAnsiTheme="minorHAnsi"/>
          <w:color w:val="FF0000"/>
          <w:lang w:val="es-ES"/>
        </w:rPr>
        <w:t>estableció</w:t>
      </w:r>
      <w:r w:rsidR="00DE0464" w:rsidRPr="0023727E">
        <w:rPr>
          <w:rFonts w:asciiTheme="minorHAnsi" w:hAnsiTheme="minorHAnsi"/>
          <w:color w:val="FF0000"/>
          <w:lang w:val="es-ES"/>
        </w:rPr>
        <w:t xml:space="preserve"> su plan </w:t>
      </w:r>
      <w:r w:rsidRPr="0023727E">
        <w:rPr>
          <w:rFonts w:asciiTheme="minorHAnsi" w:hAnsiTheme="minorHAnsi"/>
          <w:color w:val="FF0000"/>
          <w:lang w:val="es-ES"/>
        </w:rPr>
        <w:t>desde antes de la creación y nadie podrá impedir su cumplimiento?</w:t>
      </w:r>
    </w:p>
    <w:p w14:paraId="082ECFBF" w14:textId="77777777" w:rsidR="00891FF1" w:rsidRPr="0023727E" w:rsidRDefault="00891FF1" w:rsidP="00891FF1">
      <w:pPr>
        <w:pStyle w:val="NormalWeb"/>
        <w:rPr>
          <w:rFonts w:asciiTheme="minorHAnsi" w:hAnsiTheme="minorHAnsi"/>
          <w:color w:val="000000"/>
          <w:lang w:val="es-ES"/>
        </w:rPr>
      </w:pPr>
    </w:p>
    <w:p w14:paraId="05697E0F" w14:textId="5672224F" w:rsidR="00891FF1" w:rsidRPr="0023727E" w:rsidRDefault="00891FF1" w:rsidP="00891FF1">
      <w:pPr>
        <w:pStyle w:val="NormalWeb"/>
        <w:rPr>
          <w:rFonts w:asciiTheme="minorHAnsi" w:hAnsiTheme="minorHAnsi"/>
          <w:color w:val="000000"/>
          <w:lang w:val="es-ES"/>
        </w:rPr>
      </w:pPr>
      <w:r w:rsidRPr="0023727E">
        <w:rPr>
          <w:rFonts w:asciiTheme="minorHAnsi" w:hAnsiTheme="minorHAnsi"/>
          <w:b/>
          <w:bCs/>
          <w:color w:val="000000"/>
          <w:lang w:val="es-ES"/>
        </w:rPr>
        <w:t>Dios no improvisa</w:t>
      </w:r>
      <w:r w:rsidRPr="0023727E">
        <w:rPr>
          <w:rFonts w:asciiTheme="minorHAnsi" w:hAnsiTheme="minorHAnsi"/>
          <w:color w:val="000000"/>
          <w:lang w:val="es-ES"/>
        </w:rPr>
        <w:t>. Desde la eternidad diseñó cada detalle con precisión divina. Él no reacciona ante las circunstancias</w:t>
      </w:r>
      <w:r w:rsidR="003D565D" w:rsidRPr="0023727E">
        <w:rPr>
          <w:rFonts w:asciiTheme="minorHAnsi" w:hAnsiTheme="minorHAnsi"/>
          <w:color w:val="000000"/>
          <w:lang w:val="es-ES"/>
        </w:rPr>
        <w:t>,</w:t>
      </w:r>
      <w:r w:rsidRPr="0023727E">
        <w:rPr>
          <w:rFonts w:asciiTheme="minorHAnsi" w:hAnsiTheme="minorHAnsi"/>
          <w:color w:val="000000"/>
          <w:lang w:val="es-ES"/>
        </w:rPr>
        <w:t xml:space="preserve"> Jesús lo afirmó con claridad cuando dijo:</w:t>
      </w:r>
      <w:r w:rsidRPr="0023727E">
        <w:rPr>
          <w:rStyle w:val="apple-converted-space"/>
          <w:rFonts w:asciiTheme="minorHAnsi" w:hAnsiTheme="minorHAnsi"/>
          <w:color w:val="000000"/>
          <w:lang w:val="es-ES"/>
        </w:rPr>
        <w:t> </w:t>
      </w:r>
      <w:r w:rsidRPr="0023727E">
        <w:rPr>
          <w:rStyle w:val="nfasis"/>
          <w:rFonts w:asciiTheme="minorHAnsi" w:hAnsiTheme="minorHAnsi"/>
          <w:color w:val="000000"/>
          <w:lang w:val="es-ES"/>
        </w:rPr>
        <w:t>“</w:t>
      </w:r>
      <w:r w:rsidRPr="0023727E">
        <w:rPr>
          <w:rStyle w:val="nfasis"/>
          <w:rFonts w:asciiTheme="minorHAnsi" w:hAnsiTheme="minorHAnsi"/>
          <w:color w:val="0070C0"/>
          <w:lang w:val="es-ES"/>
        </w:rPr>
        <w:t>Ni una jota ni una tilde pasará de la ley hasta que todo se haya cumplido</w:t>
      </w:r>
      <w:r w:rsidRPr="0023727E">
        <w:rPr>
          <w:rStyle w:val="nfasis"/>
          <w:rFonts w:asciiTheme="minorHAnsi" w:hAnsiTheme="minorHAnsi"/>
          <w:color w:val="000000"/>
          <w:lang w:val="es-ES"/>
        </w:rPr>
        <w:t>”</w:t>
      </w:r>
      <w:r w:rsidRPr="0023727E">
        <w:rPr>
          <w:rStyle w:val="apple-converted-space"/>
          <w:rFonts w:asciiTheme="minorHAnsi" w:hAnsiTheme="minorHAnsi"/>
          <w:color w:val="000000"/>
          <w:lang w:val="es-ES"/>
        </w:rPr>
        <w:t> </w:t>
      </w:r>
      <w:r w:rsidRPr="0023727E">
        <w:rPr>
          <w:rFonts w:asciiTheme="minorHAnsi" w:hAnsiTheme="minorHAnsi"/>
          <w:color w:val="000000"/>
          <w:lang w:val="es-ES"/>
        </w:rPr>
        <w:t>(</w:t>
      </w:r>
      <w:r w:rsidRPr="0023727E">
        <w:rPr>
          <w:rStyle w:val="Fuerte"/>
          <w:rFonts w:asciiTheme="minorHAnsi" w:hAnsiTheme="minorHAnsi"/>
          <w:color w:val="000000"/>
          <w:lang w:val="es-ES"/>
        </w:rPr>
        <w:t>Mateo 5:18, RVR1960</w:t>
      </w:r>
      <w:r w:rsidRPr="0023727E">
        <w:rPr>
          <w:rFonts w:asciiTheme="minorHAnsi" w:hAnsiTheme="minorHAnsi"/>
          <w:color w:val="000000"/>
          <w:lang w:val="es-ES"/>
        </w:rPr>
        <w:t>).</w:t>
      </w:r>
      <w:r w:rsidRPr="0023727E">
        <w:rPr>
          <w:rFonts w:asciiTheme="minorHAnsi" w:hAnsiTheme="minorHAnsi"/>
          <w:color w:val="000000"/>
          <w:lang w:val="es-ES"/>
        </w:rPr>
        <w:br/>
      </w:r>
    </w:p>
    <w:p w14:paraId="3D01CCC6" w14:textId="06E47502" w:rsidR="00891FF1" w:rsidRPr="0023727E" w:rsidRDefault="00891FF1" w:rsidP="00891FF1">
      <w:pPr>
        <w:pStyle w:val="NormalWeb"/>
        <w:rPr>
          <w:rFonts w:asciiTheme="minorHAnsi" w:hAnsiTheme="minorHAnsi"/>
          <w:color w:val="000000"/>
          <w:lang w:val="es-ES"/>
        </w:rPr>
      </w:pPr>
      <w:r w:rsidRPr="0023727E">
        <w:rPr>
          <w:rFonts w:asciiTheme="minorHAnsi" w:hAnsiTheme="minorHAnsi"/>
          <w:color w:val="000000"/>
          <w:lang w:val="es-ES"/>
        </w:rPr>
        <w:t>No hay promesa, profecía ni palabra de Dios que quede sin efecto.</w:t>
      </w:r>
      <w:r w:rsidRPr="0023727E">
        <w:rPr>
          <w:rStyle w:val="apple-converted-space"/>
          <w:rFonts w:asciiTheme="minorHAnsi" w:hAnsiTheme="minorHAnsi"/>
          <w:color w:val="000000"/>
          <w:lang w:val="es-ES"/>
        </w:rPr>
        <w:t> </w:t>
      </w:r>
      <w:r w:rsidRPr="0023727E">
        <w:rPr>
          <w:rStyle w:val="Fuerte"/>
          <w:rFonts w:asciiTheme="minorHAnsi" w:hAnsiTheme="minorHAnsi"/>
          <w:color w:val="000000"/>
          <w:lang w:val="es-ES"/>
        </w:rPr>
        <w:t>Todo se cumplirá exactamente como Él lo dijo.</w:t>
      </w:r>
    </w:p>
    <w:p w14:paraId="40B21996" w14:textId="77777777" w:rsidR="00F431A3" w:rsidRPr="0023727E" w:rsidRDefault="00F431A3" w:rsidP="00891FF1">
      <w:pPr>
        <w:pStyle w:val="NormalWeb"/>
        <w:rPr>
          <w:rFonts w:asciiTheme="minorHAnsi" w:hAnsiTheme="minorHAnsi"/>
          <w:color w:val="000000"/>
          <w:lang w:val="es-ES"/>
        </w:rPr>
      </w:pPr>
    </w:p>
    <w:p w14:paraId="0919AEA9" w14:textId="64F25BA1" w:rsidR="00891FF1" w:rsidRPr="0023727E" w:rsidRDefault="00891FF1" w:rsidP="00891FF1">
      <w:pPr>
        <w:pStyle w:val="NormalWeb"/>
        <w:rPr>
          <w:rFonts w:asciiTheme="minorHAnsi" w:hAnsiTheme="minorHAnsi"/>
          <w:color w:val="000000"/>
          <w:lang w:val="es-ES"/>
        </w:rPr>
      </w:pPr>
      <w:r w:rsidRPr="0023727E">
        <w:rPr>
          <w:rFonts w:asciiTheme="minorHAnsi" w:hAnsiTheme="minorHAnsi"/>
          <w:color w:val="000000"/>
          <w:lang w:val="es-ES"/>
        </w:rPr>
        <w:t xml:space="preserve">Hoy vemos cómo gobiernos, potencias e imperios trazan sus propios planes, creyendo tener el control. </w:t>
      </w:r>
      <w:r w:rsidRPr="0023727E">
        <w:rPr>
          <w:rFonts w:asciiTheme="minorHAnsi" w:hAnsiTheme="minorHAnsi"/>
          <w:b/>
          <w:bCs/>
          <w:color w:val="000000"/>
          <w:lang w:val="es-ES"/>
        </w:rPr>
        <w:t>Pero Dios, desde Su trono</w:t>
      </w:r>
      <w:r w:rsidRPr="0023727E">
        <w:rPr>
          <w:rFonts w:asciiTheme="minorHAnsi" w:hAnsiTheme="minorHAnsi"/>
          <w:color w:val="000000"/>
          <w:lang w:val="es-ES"/>
        </w:rPr>
        <w:t>, los observa y se ríe. Porque el verdadero poder no está en manos humanas, sino en las de Cristo, quien tiene autoridad sobre todo en el cielo y en la tierra.</w:t>
      </w:r>
    </w:p>
    <w:p w14:paraId="39E52859" w14:textId="77777777" w:rsidR="00891FF1" w:rsidRPr="0023727E" w:rsidRDefault="00891FF1" w:rsidP="00891FF1">
      <w:pPr>
        <w:pStyle w:val="NormalWeb"/>
        <w:rPr>
          <w:rFonts w:asciiTheme="minorHAnsi" w:hAnsiTheme="minorHAnsi"/>
          <w:color w:val="000000"/>
          <w:lang w:val="es-ES"/>
        </w:rPr>
      </w:pPr>
    </w:p>
    <w:p w14:paraId="394E3DFF" w14:textId="5FBDAFB9" w:rsidR="00891FF1" w:rsidRPr="0023727E" w:rsidRDefault="00891FF1" w:rsidP="00891FF1">
      <w:pPr>
        <w:pStyle w:val="NormalWeb"/>
        <w:rPr>
          <w:rFonts w:asciiTheme="minorHAnsi" w:hAnsiTheme="minorHAnsi"/>
          <w:color w:val="000000"/>
          <w:lang w:val="es-ES"/>
        </w:rPr>
      </w:pPr>
      <w:r w:rsidRPr="0023727E">
        <w:rPr>
          <w:rFonts w:asciiTheme="minorHAnsi" w:hAnsiTheme="minorHAnsi"/>
          <w:color w:val="000000"/>
          <w:lang w:val="es-ES"/>
        </w:rPr>
        <w:t>Por eso, el consejo hoy es sencillo pero profundo:</w:t>
      </w:r>
      <w:r w:rsidRPr="0023727E">
        <w:rPr>
          <w:rFonts w:asciiTheme="minorHAnsi" w:hAnsiTheme="minorHAnsi"/>
          <w:color w:val="000000"/>
          <w:lang w:val="es-ES"/>
        </w:rPr>
        <w:br/>
      </w:r>
      <w:r w:rsidRPr="0023727E">
        <w:rPr>
          <w:rStyle w:val="Fuerte"/>
          <w:rFonts w:asciiTheme="minorHAnsi" w:hAnsiTheme="minorHAnsi"/>
          <w:color w:val="000000"/>
          <w:lang w:val="es-ES"/>
        </w:rPr>
        <w:t>Entrégate a Dios, confía en Él y ten paz.</w:t>
      </w:r>
      <w:r w:rsidRPr="0023727E">
        <w:rPr>
          <w:rFonts w:asciiTheme="minorHAnsi" w:hAnsiTheme="minorHAnsi"/>
          <w:color w:val="000000"/>
          <w:lang w:val="es-ES"/>
        </w:rPr>
        <w:br/>
        <w:t>Aun cuando los planes humanos cambian o fallan,</w:t>
      </w:r>
      <w:r w:rsidRPr="0023727E">
        <w:rPr>
          <w:rStyle w:val="apple-converted-space"/>
          <w:rFonts w:asciiTheme="minorHAnsi" w:hAnsiTheme="minorHAnsi"/>
          <w:color w:val="000000"/>
          <w:lang w:val="es-ES"/>
        </w:rPr>
        <w:t> </w:t>
      </w:r>
      <w:r w:rsidRPr="0023727E">
        <w:rPr>
          <w:rStyle w:val="Fuerte"/>
          <w:rFonts w:asciiTheme="minorHAnsi" w:hAnsiTheme="minorHAnsi"/>
          <w:color w:val="000000"/>
          <w:lang w:val="es-ES"/>
        </w:rPr>
        <w:t>el plan de Dios permanece perfecto, eterno e inquebrantable.</w:t>
      </w:r>
    </w:p>
    <w:p w14:paraId="17791D52" w14:textId="77777777" w:rsidR="00891FF1" w:rsidRPr="0023727E" w:rsidRDefault="00891FF1" w:rsidP="00891FF1">
      <w:pPr>
        <w:pStyle w:val="NormalWeb"/>
        <w:rPr>
          <w:rFonts w:asciiTheme="minorHAnsi" w:hAnsiTheme="minorHAnsi"/>
          <w:color w:val="000000"/>
          <w:lang w:val="es-ES"/>
        </w:rPr>
      </w:pPr>
    </w:p>
    <w:p w14:paraId="658856FF" w14:textId="23A54C9E" w:rsidR="00891FF1" w:rsidRPr="0023727E" w:rsidRDefault="00891FF1" w:rsidP="00891FF1">
      <w:pPr>
        <w:pStyle w:val="NormalWeb"/>
        <w:rPr>
          <w:rFonts w:asciiTheme="minorHAnsi" w:hAnsiTheme="minorHAnsi"/>
          <w:color w:val="000000"/>
          <w:lang w:val="es-ES"/>
        </w:rPr>
      </w:pPr>
      <w:r w:rsidRPr="0023727E">
        <w:rPr>
          <w:rFonts w:asciiTheme="minorHAnsi" w:hAnsiTheme="minorHAnsi"/>
          <w:color w:val="000000"/>
          <w:lang w:val="es-ES"/>
        </w:rPr>
        <w:t>“</w:t>
      </w:r>
      <w:r w:rsidRPr="0023727E">
        <w:rPr>
          <w:rFonts w:asciiTheme="minorHAnsi" w:hAnsiTheme="minorHAnsi"/>
          <w:i/>
          <w:iCs/>
          <w:color w:val="7030A0"/>
          <w:lang w:val="es-ES"/>
        </w:rPr>
        <w:t>Mientras los hombres cambian sus planes, Dios sigue cumpliendo el suyo al pie de la letra</w:t>
      </w:r>
      <w:r w:rsidRPr="0023727E">
        <w:rPr>
          <w:rFonts w:asciiTheme="minorHAnsi" w:hAnsiTheme="minorHAnsi"/>
          <w:color w:val="000000"/>
          <w:lang w:val="es-ES"/>
        </w:rPr>
        <w:t>.”</w:t>
      </w:r>
    </w:p>
    <w:p w14:paraId="26BD9368" w14:textId="77777777" w:rsidR="00891FF1" w:rsidRPr="0023727E" w:rsidRDefault="00891FF1" w:rsidP="00891FF1">
      <w:pPr>
        <w:pStyle w:val="NormalWeb"/>
        <w:rPr>
          <w:rFonts w:asciiTheme="minorHAnsi" w:hAnsiTheme="minorHAnsi"/>
          <w:color w:val="000000"/>
          <w:lang w:val="es-ES"/>
        </w:rPr>
      </w:pPr>
    </w:p>
    <w:p w14:paraId="5FFE6C57" w14:textId="422C984F" w:rsidR="00891FF1" w:rsidRPr="0023727E" w:rsidRDefault="00891FF1" w:rsidP="00891FF1">
      <w:pPr>
        <w:pStyle w:val="NormalWeb"/>
        <w:rPr>
          <w:rFonts w:asciiTheme="minorHAnsi" w:hAnsiTheme="minorHAnsi"/>
          <w:i/>
          <w:iCs/>
          <w:color w:val="000000"/>
          <w:lang w:val="es-ES"/>
        </w:rPr>
      </w:pPr>
      <w:r w:rsidRPr="0023727E">
        <w:rPr>
          <w:rFonts w:asciiTheme="minorHAnsi" w:hAnsiTheme="minorHAnsi"/>
          <w:i/>
          <w:iCs/>
          <w:color w:val="000000"/>
          <w:lang w:val="es-ES"/>
        </w:rPr>
        <w:t>Señor Jesús, gracias porque tu plan es perfecto y nada lo detiene.</w:t>
      </w:r>
      <w:r w:rsidRPr="0023727E">
        <w:rPr>
          <w:rFonts w:asciiTheme="minorHAnsi" w:hAnsiTheme="minorHAnsi"/>
          <w:i/>
          <w:iCs/>
          <w:color w:val="000000"/>
          <w:lang w:val="es-ES"/>
        </w:rPr>
        <w:br/>
        <w:t>Ayúdame a confiar en ti aun cuando no entiendo lo que sucede.</w:t>
      </w:r>
      <w:r w:rsidR="00A021A0" w:rsidRPr="0023727E">
        <w:rPr>
          <w:rFonts w:asciiTheme="minorHAnsi" w:hAnsiTheme="minorHAnsi"/>
          <w:i/>
          <w:iCs/>
          <w:color w:val="000000"/>
          <w:lang w:val="es-ES"/>
        </w:rPr>
        <w:t xml:space="preserve"> Amén</w:t>
      </w:r>
      <w:r w:rsidRPr="0023727E">
        <w:rPr>
          <w:rFonts w:asciiTheme="minorHAnsi" w:hAnsiTheme="minorHAnsi"/>
          <w:i/>
          <w:iCs/>
          <w:color w:val="000000"/>
          <w:lang w:val="es-ES"/>
        </w:rPr>
        <w:br/>
      </w:r>
    </w:p>
    <w:bookmarkEnd w:id="191"/>
    <w:p w14:paraId="004521E5" w14:textId="3E8F1E8C" w:rsidR="00F81861" w:rsidRDefault="00F81861" w:rsidP="00B03677">
      <w:pPr>
        <w:rPr>
          <w:rFonts w:asciiTheme="minorHAnsi" w:hAnsiTheme="minorHAnsi"/>
          <w:color w:val="000000"/>
        </w:rPr>
      </w:pPr>
    </w:p>
    <w:p w14:paraId="64ECDE41" w14:textId="77777777" w:rsidR="0042065F" w:rsidRDefault="0042065F" w:rsidP="00B03677">
      <w:pPr>
        <w:rPr>
          <w:rFonts w:asciiTheme="minorHAnsi" w:hAnsiTheme="minorHAnsi"/>
          <w:color w:val="000000"/>
        </w:rPr>
      </w:pPr>
    </w:p>
    <w:p w14:paraId="3726D72C" w14:textId="0B9208CF" w:rsidR="00DF2C70" w:rsidRPr="0037052C" w:rsidRDefault="00843BE1" w:rsidP="00B03677">
      <w:pPr>
        <w:rPr>
          <w:rFonts w:asciiTheme="minorHAnsi" w:hAnsiTheme="minorHAnsi"/>
          <w:b/>
          <w:bCs/>
          <w:color w:val="000000"/>
          <w:sz w:val="28"/>
          <w:szCs w:val="28"/>
        </w:rPr>
      </w:pPr>
      <w:bookmarkStart w:id="192" w:name="OLE_LINK192"/>
      <w:r>
        <w:rPr>
          <w:rFonts w:asciiTheme="minorHAnsi" w:hAnsiTheme="minorHAnsi"/>
          <w:b/>
          <w:bCs/>
          <w:color w:val="000000"/>
          <w:sz w:val="28"/>
          <w:szCs w:val="28"/>
        </w:rPr>
        <w:t xml:space="preserve">Por encima de </w:t>
      </w:r>
      <w:r w:rsidR="003260C0">
        <w:rPr>
          <w:rFonts w:asciiTheme="minorHAnsi" w:hAnsiTheme="minorHAnsi"/>
          <w:b/>
          <w:bCs/>
          <w:color w:val="000000"/>
          <w:sz w:val="28"/>
          <w:szCs w:val="28"/>
        </w:rPr>
        <w:t>T</w:t>
      </w:r>
      <w:r>
        <w:rPr>
          <w:rFonts w:asciiTheme="minorHAnsi" w:hAnsiTheme="minorHAnsi"/>
          <w:b/>
          <w:bCs/>
          <w:color w:val="000000"/>
          <w:sz w:val="28"/>
          <w:szCs w:val="28"/>
        </w:rPr>
        <w:t>odo</w:t>
      </w:r>
      <w:r w:rsidR="0037052C" w:rsidRPr="0037052C">
        <w:rPr>
          <w:rFonts w:asciiTheme="minorHAnsi" w:hAnsiTheme="minorHAnsi"/>
          <w:b/>
          <w:bCs/>
          <w:color w:val="000000"/>
          <w:sz w:val="28"/>
          <w:szCs w:val="28"/>
        </w:rPr>
        <w:t xml:space="preserve">. </w:t>
      </w:r>
    </w:p>
    <w:p w14:paraId="37DD4515" w14:textId="423D5E8E" w:rsidR="00DF2C70" w:rsidRDefault="00DF2C70" w:rsidP="00B03677">
      <w:pPr>
        <w:rPr>
          <w:lang w:val="es-ES"/>
        </w:rPr>
      </w:pPr>
      <w:r w:rsidRPr="0042065F">
        <w:rPr>
          <w:rFonts w:asciiTheme="minorHAnsi" w:hAnsiTheme="minorHAnsi"/>
          <w:b/>
          <w:bCs/>
          <w:color w:val="000000"/>
        </w:rPr>
        <w:t xml:space="preserve">Efesios </w:t>
      </w:r>
      <w:r w:rsidR="0042065F" w:rsidRPr="0042065F">
        <w:rPr>
          <w:rFonts w:asciiTheme="minorHAnsi" w:hAnsiTheme="minorHAnsi"/>
          <w:b/>
          <w:bCs/>
          <w:color w:val="000000"/>
        </w:rPr>
        <w:t>1:21 NTV</w:t>
      </w:r>
      <w:r w:rsidR="0042065F">
        <w:rPr>
          <w:rFonts w:asciiTheme="minorHAnsi" w:hAnsiTheme="minorHAnsi"/>
          <w:color w:val="000000"/>
        </w:rPr>
        <w:t xml:space="preserve">. </w:t>
      </w:r>
      <w:r w:rsidR="0042065F" w:rsidRPr="0042065F">
        <w:rPr>
          <w:i/>
          <w:iCs/>
          <w:color w:val="0070C0"/>
          <w:lang w:val="es-ES"/>
        </w:rPr>
        <w:t>Ahora Cristo está muy por encima de todo, sean gobernantes o autoridades o poderes o dominios o cualquier otra cosa, no sólo en este mundo sino también en el mundo que vendrá</w:t>
      </w:r>
      <w:r w:rsidR="0042065F">
        <w:rPr>
          <w:lang w:val="es-ES"/>
        </w:rPr>
        <w:t>.</w:t>
      </w:r>
    </w:p>
    <w:p w14:paraId="7D38DDAB" w14:textId="77777777" w:rsidR="0042065F" w:rsidRPr="00607223" w:rsidRDefault="0042065F" w:rsidP="00B03677">
      <w:pPr>
        <w:rPr>
          <w:rFonts w:asciiTheme="minorHAnsi" w:hAnsiTheme="minorHAnsi"/>
          <w:lang w:val="es-ES"/>
        </w:rPr>
      </w:pPr>
    </w:p>
    <w:p w14:paraId="03F8DD76" w14:textId="77777777" w:rsidR="00607223" w:rsidRPr="00607223" w:rsidRDefault="0053602E" w:rsidP="00607223">
      <w:pPr>
        <w:pStyle w:val="NormalWeb"/>
        <w:rPr>
          <w:rFonts w:asciiTheme="minorHAnsi" w:hAnsiTheme="minorHAnsi"/>
          <w:color w:val="000000"/>
          <w:lang w:val="es-US"/>
        </w:rPr>
      </w:pPr>
      <w:r w:rsidRPr="00607223">
        <w:rPr>
          <w:rFonts w:asciiTheme="minorHAnsi" w:hAnsiTheme="minorHAnsi"/>
          <w:color w:val="000000" w:themeColor="text1"/>
          <w:lang w:val="es-ES"/>
        </w:rPr>
        <w:t xml:space="preserve"> </w:t>
      </w:r>
      <w:r w:rsidR="00607223" w:rsidRPr="00607223">
        <w:rPr>
          <w:rFonts w:asciiTheme="minorHAnsi" w:hAnsiTheme="minorHAnsi"/>
          <w:color w:val="000000"/>
        </w:rPr>
        <w:t>Anoche, durante nuestra reunión de oración, hablábamos de lo importante que es tener una visión correcta de quién es nuestro Dios. Cuando reconocemos Su grandeza y autoridad, podemos vivir con tranquilidad y seguridad, sabiendo que Él gobierna sobre todo.</w:t>
      </w:r>
    </w:p>
    <w:p w14:paraId="717130A6" w14:textId="77777777" w:rsidR="00607223" w:rsidRPr="00607223" w:rsidRDefault="00607223" w:rsidP="00607223">
      <w:pPr>
        <w:pStyle w:val="NormalWeb"/>
        <w:rPr>
          <w:rFonts w:asciiTheme="minorHAnsi" w:hAnsiTheme="minorHAnsi"/>
          <w:color w:val="000000"/>
        </w:rPr>
      </w:pPr>
    </w:p>
    <w:p w14:paraId="7D54A5A5" w14:textId="586D3AAF" w:rsidR="00607223" w:rsidRPr="00607223" w:rsidRDefault="00607223" w:rsidP="00607223">
      <w:pPr>
        <w:pStyle w:val="NormalWeb"/>
        <w:rPr>
          <w:rFonts w:asciiTheme="minorHAnsi" w:hAnsiTheme="minorHAnsi"/>
          <w:color w:val="000000"/>
        </w:rPr>
      </w:pPr>
      <w:r w:rsidRPr="00607223">
        <w:rPr>
          <w:rFonts w:asciiTheme="minorHAnsi" w:hAnsiTheme="minorHAnsi"/>
          <w:color w:val="000000"/>
        </w:rPr>
        <w:t>El apóstol Pablo declara:</w:t>
      </w:r>
      <w:r w:rsidRPr="00607223">
        <w:rPr>
          <w:rStyle w:val="apple-converted-space"/>
          <w:rFonts w:asciiTheme="minorHAnsi" w:hAnsiTheme="minorHAnsi"/>
          <w:color w:val="000000"/>
        </w:rPr>
        <w:t> </w:t>
      </w:r>
      <w:r w:rsidRPr="00607223">
        <w:rPr>
          <w:rStyle w:val="nfasis"/>
          <w:rFonts w:asciiTheme="minorHAnsi" w:hAnsiTheme="minorHAnsi"/>
          <w:color w:val="000000"/>
        </w:rPr>
        <w:t>“Ahora Cristo está muy por encima de</w:t>
      </w:r>
      <w:r w:rsidRPr="00005623">
        <w:rPr>
          <w:rStyle w:val="nfasis"/>
          <w:rFonts w:asciiTheme="minorHAnsi" w:hAnsiTheme="minorHAnsi"/>
          <w:b/>
          <w:bCs/>
          <w:color w:val="000000"/>
        </w:rPr>
        <w:t xml:space="preserve"> todo</w:t>
      </w:r>
      <w:r w:rsidRPr="00607223">
        <w:rPr>
          <w:rStyle w:val="nfasis"/>
          <w:rFonts w:asciiTheme="minorHAnsi" w:hAnsiTheme="minorHAnsi"/>
          <w:color w:val="000000"/>
        </w:rPr>
        <w:t>”</w:t>
      </w:r>
      <w:r w:rsidRPr="00607223">
        <w:rPr>
          <w:rFonts w:asciiTheme="minorHAnsi" w:hAnsiTheme="minorHAnsi"/>
          <w:color w:val="000000"/>
        </w:rPr>
        <w:t>. Nada ni nadie está por encima de Él. Esa verdad lo cambia todo: tu Dios es la máxima autoridad, no solo en este mundo, sino también en el que vendrá.</w:t>
      </w:r>
    </w:p>
    <w:p w14:paraId="09A23AB4" w14:textId="77777777" w:rsidR="00607223" w:rsidRPr="00607223" w:rsidRDefault="00607223" w:rsidP="00607223">
      <w:pPr>
        <w:pStyle w:val="NormalWeb"/>
        <w:rPr>
          <w:rFonts w:asciiTheme="minorHAnsi" w:hAnsiTheme="minorHAnsi"/>
          <w:color w:val="000000"/>
        </w:rPr>
      </w:pPr>
    </w:p>
    <w:p w14:paraId="3363AA78" w14:textId="1E6451C8" w:rsidR="00607223" w:rsidRPr="00607223" w:rsidRDefault="00607223" w:rsidP="00607223">
      <w:pPr>
        <w:pStyle w:val="NormalWeb"/>
        <w:rPr>
          <w:rFonts w:asciiTheme="minorHAnsi" w:hAnsiTheme="minorHAnsi"/>
          <w:color w:val="FF0000"/>
        </w:rPr>
      </w:pPr>
      <w:r w:rsidRPr="00607223">
        <w:rPr>
          <w:rFonts w:asciiTheme="minorHAnsi" w:hAnsiTheme="minorHAnsi"/>
          <w:color w:val="000000"/>
        </w:rPr>
        <w:t>Nuestra responsabilidad es mantener una relación correcta con Cristo. Cuando Cristo ocupa el lugar supremo en tu vida, todo lo demás encuentra su orden.</w:t>
      </w:r>
      <w:r w:rsidRPr="00607223">
        <w:rPr>
          <w:rFonts w:asciiTheme="minorHAnsi" w:hAnsiTheme="minorHAnsi"/>
          <w:color w:val="000000"/>
        </w:rPr>
        <w:br/>
      </w:r>
      <w:r w:rsidRPr="00607223">
        <w:rPr>
          <w:rStyle w:val="Fuerte"/>
          <w:rFonts w:asciiTheme="minorHAnsi" w:hAnsiTheme="minorHAnsi"/>
          <w:color w:val="FF0000"/>
        </w:rPr>
        <w:t>¿Quién es Cristo para ti?</w:t>
      </w:r>
    </w:p>
    <w:p w14:paraId="2A1DE880" w14:textId="77777777" w:rsidR="00607223" w:rsidRPr="00607223" w:rsidRDefault="00607223" w:rsidP="00607223">
      <w:pPr>
        <w:pStyle w:val="NormalWeb"/>
        <w:rPr>
          <w:rFonts w:asciiTheme="minorHAnsi" w:hAnsiTheme="minorHAnsi"/>
          <w:color w:val="000000"/>
        </w:rPr>
      </w:pPr>
    </w:p>
    <w:p w14:paraId="62A4A97F" w14:textId="03608D6B" w:rsidR="00607223" w:rsidRPr="00607223" w:rsidRDefault="00607223" w:rsidP="00607223">
      <w:pPr>
        <w:pStyle w:val="NormalWeb"/>
        <w:rPr>
          <w:rFonts w:asciiTheme="minorHAnsi" w:hAnsiTheme="minorHAnsi"/>
          <w:color w:val="000000"/>
        </w:rPr>
      </w:pPr>
      <w:r w:rsidRPr="00607223">
        <w:rPr>
          <w:rFonts w:asciiTheme="minorHAnsi" w:hAnsiTheme="minorHAnsi"/>
          <w:i/>
          <w:iCs/>
          <w:color w:val="000000"/>
        </w:rPr>
        <w:t>Señor Jesús, reconozco que estás por encima de todo y que todo se somete a ti. Perdóname y recíbeme como tu amigo. Gracias por lo que has hecho por mí. Amén</w:t>
      </w:r>
      <w:r w:rsidRPr="00607223">
        <w:rPr>
          <w:rFonts w:asciiTheme="minorHAnsi" w:hAnsiTheme="minorHAnsi"/>
          <w:color w:val="000000"/>
        </w:rPr>
        <w:t>.</w:t>
      </w:r>
    </w:p>
    <w:bookmarkEnd w:id="192"/>
    <w:p w14:paraId="12C54D36" w14:textId="62075895" w:rsidR="006304FC" w:rsidRDefault="006304FC" w:rsidP="00B03677">
      <w:pPr>
        <w:rPr>
          <w:rFonts w:asciiTheme="minorHAnsi" w:hAnsiTheme="minorHAnsi"/>
          <w:color w:val="000000" w:themeColor="text1"/>
        </w:rPr>
      </w:pPr>
    </w:p>
    <w:p w14:paraId="465CA947" w14:textId="77777777" w:rsidR="00D058EB" w:rsidRDefault="00D058EB" w:rsidP="00B03677">
      <w:pPr>
        <w:rPr>
          <w:rFonts w:asciiTheme="minorHAnsi" w:hAnsiTheme="minorHAnsi"/>
          <w:color w:val="000000" w:themeColor="text1"/>
        </w:rPr>
      </w:pPr>
    </w:p>
    <w:p w14:paraId="2E176EA5" w14:textId="77777777" w:rsidR="00D058EB" w:rsidRDefault="00D058EB" w:rsidP="00B03677">
      <w:pPr>
        <w:rPr>
          <w:rFonts w:asciiTheme="minorHAnsi" w:hAnsiTheme="minorHAnsi"/>
          <w:color w:val="000000" w:themeColor="text1"/>
        </w:rPr>
      </w:pPr>
    </w:p>
    <w:p w14:paraId="5B0AAB5E" w14:textId="77777777" w:rsidR="00C674EB" w:rsidRDefault="00C674EB" w:rsidP="00B03677">
      <w:pPr>
        <w:rPr>
          <w:rFonts w:asciiTheme="minorHAnsi" w:hAnsiTheme="minorHAnsi"/>
          <w:color w:val="000000" w:themeColor="text1"/>
        </w:rPr>
      </w:pPr>
    </w:p>
    <w:p w14:paraId="6385180C" w14:textId="77777777" w:rsidR="00C674EB" w:rsidRDefault="00C674EB" w:rsidP="00B03677">
      <w:pPr>
        <w:rPr>
          <w:rFonts w:asciiTheme="minorHAnsi" w:hAnsiTheme="minorHAnsi"/>
          <w:color w:val="000000" w:themeColor="text1"/>
        </w:rPr>
      </w:pPr>
    </w:p>
    <w:p w14:paraId="18E59EDA" w14:textId="23899858" w:rsidR="00D058EB" w:rsidRPr="00C674EB" w:rsidRDefault="00CB4A90" w:rsidP="00C674EB">
      <w:pPr>
        <w:rPr>
          <w:rFonts w:asciiTheme="minorHAnsi" w:hAnsiTheme="minorHAnsi"/>
          <w:color w:val="000000" w:themeColor="text1"/>
        </w:rPr>
      </w:pPr>
      <w:bookmarkStart w:id="193" w:name="OLE_LINK193"/>
      <w:r w:rsidRPr="00C674EB">
        <w:rPr>
          <w:rFonts w:asciiTheme="minorHAnsi" w:hAnsiTheme="minorHAnsi"/>
          <w:b/>
          <w:bCs/>
          <w:color w:val="000000" w:themeColor="text1"/>
        </w:rPr>
        <w:t>Acceso directo</w:t>
      </w:r>
      <w:r w:rsidRPr="00C674EB">
        <w:rPr>
          <w:rFonts w:asciiTheme="minorHAnsi" w:hAnsiTheme="minorHAnsi"/>
          <w:color w:val="000000" w:themeColor="text1"/>
        </w:rPr>
        <w:t xml:space="preserve">. </w:t>
      </w:r>
    </w:p>
    <w:p w14:paraId="29D2942D" w14:textId="732698C8" w:rsidR="00D058EB" w:rsidRPr="00C674EB" w:rsidRDefault="00D058EB" w:rsidP="00C674EB">
      <w:pPr>
        <w:rPr>
          <w:rFonts w:asciiTheme="minorHAnsi" w:hAnsiTheme="minorHAnsi"/>
          <w:lang w:val="es-ES"/>
        </w:rPr>
      </w:pPr>
      <w:r w:rsidRPr="00C674EB">
        <w:rPr>
          <w:rFonts w:asciiTheme="minorHAnsi" w:hAnsiTheme="minorHAnsi"/>
          <w:b/>
          <w:bCs/>
          <w:color w:val="000000" w:themeColor="text1"/>
        </w:rPr>
        <w:t xml:space="preserve">Efesios </w:t>
      </w:r>
      <w:r w:rsidR="008F0D98" w:rsidRPr="00C674EB">
        <w:rPr>
          <w:rFonts w:asciiTheme="minorHAnsi" w:hAnsiTheme="minorHAnsi"/>
          <w:b/>
          <w:bCs/>
          <w:color w:val="000000" w:themeColor="text1"/>
        </w:rPr>
        <w:t>3:12 NTV</w:t>
      </w:r>
      <w:r w:rsidR="008F0D98" w:rsidRPr="00C674EB">
        <w:rPr>
          <w:rFonts w:asciiTheme="minorHAnsi" w:hAnsiTheme="minorHAnsi"/>
          <w:color w:val="000000" w:themeColor="text1"/>
        </w:rPr>
        <w:t xml:space="preserve">. </w:t>
      </w:r>
      <w:r w:rsidR="008F0D98" w:rsidRPr="00C674EB">
        <w:rPr>
          <w:rFonts w:asciiTheme="minorHAnsi" w:hAnsiTheme="minorHAnsi"/>
          <w:i/>
          <w:iCs/>
          <w:color w:val="0070C0"/>
          <w:lang w:val="es-ES"/>
        </w:rPr>
        <w:t>Gracias a Cristo y a nuestra fe en él, podemos entrar en la presencia de Dios con toda libertad y confianza</w:t>
      </w:r>
      <w:r w:rsidR="008F0D98" w:rsidRPr="00C674EB">
        <w:rPr>
          <w:rFonts w:asciiTheme="minorHAnsi" w:hAnsiTheme="minorHAnsi"/>
          <w:lang w:val="es-ES"/>
        </w:rPr>
        <w:t xml:space="preserve">. </w:t>
      </w:r>
    </w:p>
    <w:p w14:paraId="265DBECB" w14:textId="3D6B6B36" w:rsidR="005C77AF" w:rsidRPr="00C674EB" w:rsidRDefault="005C77AF" w:rsidP="00C674EB">
      <w:pPr>
        <w:rPr>
          <w:rFonts w:asciiTheme="minorHAnsi" w:hAnsiTheme="minorHAnsi"/>
          <w:lang w:val="es-ES"/>
        </w:rPr>
      </w:pPr>
    </w:p>
    <w:p w14:paraId="774920E6" w14:textId="77777777" w:rsidR="00C674EB" w:rsidRPr="00C674EB" w:rsidRDefault="00C674EB" w:rsidP="00C674EB">
      <w:pPr>
        <w:pStyle w:val="NormalWeb"/>
        <w:rPr>
          <w:rFonts w:asciiTheme="minorHAnsi" w:hAnsiTheme="minorHAnsi"/>
          <w:color w:val="000000"/>
          <w:lang w:val="es-US"/>
        </w:rPr>
      </w:pPr>
      <w:r w:rsidRPr="00B21508">
        <w:rPr>
          <w:rFonts w:asciiTheme="minorHAnsi" w:hAnsiTheme="minorHAnsi"/>
          <w:color w:val="FF0000"/>
        </w:rPr>
        <w:t>¿Sabes que puedes llegar directamente a Dios?</w:t>
      </w:r>
      <w:r w:rsidRPr="00B21508">
        <w:rPr>
          <w:rFonts w:asciiTheme="minorHAnsi" w:hAnsiTheme="minorHAnsi"/>
          <w:color w:val="FF0000"/>
        </w:rPr>
        <w:br/>
      </w:r>
      <w:r w:rsidRPr="00C674EB">
        <w:rPr>
          <w:rFonts w:asciiTheme="minorHAnsi" w:hAnsiTheme="minorHAnsi"/>
          <w:color w:val="000000"/>
        </w:rPr>
        <w:t>Sí, gracias a Cristo, quien abrió el camino y nos permite acercarnos personalmente al Padre, hoy puedes disfrutar de una relación íntima y cercana con tu Creador. Cuando tu fe está depositada en Cristo y en su sacrificio perfecto, se abre una puerta de comunicación directa con el cielo.</w:t>
      </w:r>
    </w:p>
    <w:p w14:paraId="059AA3F3" w14:textId="77777777" w:rsidR="00C674EB" w:rsidRDefault="00C674EB" w:rsidP="00C674EB">
      <w:pPr>
        <w:pStyle w:val="NormalWeb"/>
        <w:rPr>
          <w:rFonts w:asciiTheme="minorHAnsi" w:hAnsiTheme="minorHAnsi"/>
          <w:color w:val="000000"/>
        </w:rPr>
      </w:pPr>
    </w:p>
    <w:p w14:paraId="4B7FFC55" w14:textId="6C940542" w:rsidR="00C674EB" w:rsidRPr="00C674EB" w:rsidRDefault="00C674EB" w:rsidP="00C674EB">
      <w:pPr>
        <w:pStyle w:val="NormalWeb"/>
        <w:rPr>
          <w:rFonts w:asciiTheme="minorHAnsi" w:hAnsiTheme="minorHAnsi"/>
          <w:color w:val="000000"/>
        </w:rPr>
      </w:pPr>
      <w:r w:rsidRPr="00C674EB">
        <w:rPr>
          <w:rFonts w:asciiTheme="minorHAnsi" w:hAnsiTheme="minorHAnsi"/>
          <w:color w:val="000000"/>
        </w:rPr>
        <w:t>Es en esa presencia donde se aclaran las dudas, donde el corazón encuentra paz y donde el Espíritu Santo revela los detalles que necesitas para seguir firme en el camino. Allí recibes fuerzas, dirección y consuelo.</w:t>
      </w:r>
    </w:p>
    <w:p w14:paraId="74218102" w14:textId="77777777" w:rsidR="00C674EB" w:rsidRDefault="00C674EB" w:rsidP="00C674EB">
      <w:pPr>
        <w:pStyle w:val="NormalWeb"/>
        <w:rPr>
          <w:rFonts w:asciiTheme="minorHAnsi" w:hAnsiTheme="minorHAnsi"/>
          <w:color w:val="000000"/>
        </w:rPr>
      </w:pPr>
    </w:p>
    <w:p w14:paraId="08002E8F" w14:textId="088A713E" w:rsidR="00C674EB" w:rsidRPr="00C674EB" w:rsidRDefault="00C674EB" w:rsidP="00C674EB">
      <w:pPr>
        <w:pStyle w:val="NormalWeb"/>
        <w:rPr>
          <w:rFonts w:asciiTheme="minorHAnsi" w:hAnsiTheme="minorHAnsi"/>
          <w:color w:val="000000"/>
        </w:rPr>
      </w:pPr>
      <w:r w:rsidRPr="00C674EB">
        <w:rPr>
          <w:rFonts w:asciiTheme="minorHAnsi" w:hAnsiTheme="minorHAnsi"/>
          <w:color w:val="000000"/>
        </w:rPr>
        <w:t>Hoy gozas de algo que millones no pueden:</w:t>
      </w:r>
      <w:r w:rsidRPr="00C674EB">
        <w:rPr>
          <w:rStyle w:val="apple-converted-space"/>
          <w:rFonts w:asciiTheme="minorHAnsi" w:hAnsiTheme="minorHAnsi"/>
          <w:color w:val="000000"/>
        </w:rPr>
        <w:t> </w:t>
      </w:r>
      <w:r w:rsidR="00284E75" w:rsidRPr="00284E75">
        <w:rPr>
          <w:rStyle w:val="apple-converted-space"/>
          <w:rFonts w:asciiTheme="minorHAnsi" w:hAnsiTheme="minorHAnsi"/>
          <w:b/>
          <w:bCs/>
          <w:color w:val="000000"/>
        </w:rPr>
        <w:t xml:space="preserve">una </w:t>
      </w:r>
      <w:r w:rsidRPr="00C674EB">
        <w:rPr>
          <w:rStyle w:val="Fuerte"/>
          <w:rFonts w:asciiTheme="minorHAnsi" w:hAnsiTheme="minorHAnsi"/>
          <w:color w:val="000000"/>
        </w:rPr>
        <w:t>co</w:t>
      </w:r>
      <w:r w:rsidR="00284E75">
        <w:rPr>
          <w:rStyle w:val="Fuerte"/>
          <w:rFonts w:asciiTheme="minorHAnsi" w:hAnsiTheme="minorHAnsi"/>
          <w:color w:val="000000"/>
        </w:rPr>
        <w:t>nexion</w:t>
      </w:r>
      <w:r w:rsidRPr="00C674EB">
        <w:rPr>
          <w:rStyle w:val="Fuerte"/>
          <w:rFonts w:asciiTheme="minorHAnsi" w:hAnsiTheme="minorHAnsi"/>
          <w:color w:val="000000"/>
        </w:rPr>
        <w:t xml:space="preserve"> directa y personal con el Dios del universo.</w:t>
      </w:r>
      <w:r w:rsidRPr="00C674EB">
        <w:rPr>
          <w:rFonts w:asciiTheme="minorHAnsi" w:hAnsiTheme="minorHAnsi"/>
          <w:color w:val="000000"/>
        </w:rPr>
        <w:br/>
        <w:t xml:space="preserve">La pregunta es: </w:t>
      </w:r>
      <w:r w:rsidRPr="00B21508">
        <w:rPr>
          <w:rFonts w:asciiTheme="minorHAnsi" w:hAnsiTheme="minorHAnsi"/>
          <w:color w:val="FF0000"/>
        </w:rPr>
        <w:t xml:space="preserve">¿estás aprovechando ese </w:t>
      </w:r>
      <w:r w:rsidR="000A18B9">
        <w:rPr>
          <w:rFonts w:asciiTheme="minorHAnsi" w:hAnsiTheme="minorHAnsi"/>
          <w:color w:val="FF0000"/>
        </w:rPr>
        <w:t>privilegio</w:t>
      </w:r>
      <w:r w:rsidRPr="00B21508">
        <w:rPr>
          <w:rFonts w:asciiTheme="minorHAnsi" w:hAnsiTheme="minorHAnsi"/>
          <w:color w:val="FF0000"/>
        </w:rPr>
        <w:t xml:space="preserve"> que Cristo te dio?</w:t>
      </w:r>
    </w:p>
    <w:p w14:paraId="051A16E1" w14:textId="77777777" w:rsidR="00B21508" w:rsidRDefault="00B21508" w:rsidP="00C674EB">
      <w:pPr>
        <w:pStyle w:val="Ttulo3"/>
        <w:spacing w:before="0" w:after="0"/>
        <w:rPr>
          <w:rStyle w:val="Fuerte"/>
          <w:rFonts w:asciiTheme="minorHAnsi" w:hAnsiTheme="minorHAnsi"/>
          <w:b w:val="0"/>
          <w:bCs w:val="0"/>
          <w:color w:val="000000"/>
          <w:sz w:val="24"/>
          <w:szCs w:val="24"/>
        </w:rPr>
      </w:pPr>
    </w:p>
    <w:p w14:paraId="464F0211" w14:textId="76C1D520" w:rsidR="00C674EB" w:rsidRPr="00B21508" w:rsidRDefault="00C674EB" w:rsidP="00C674EB">
      <w:pPr>
        <w:pStyle w:val="Ttulo3"/>
        <w:spacing w:before="0" w:after="0"/>
        <w:rPr>
          <w:rFonts w:asciiTheme="minorHAnsi" w:hAnsiTheme="minorHAnsi"/>
          <w:i/>
          <w:iCs/>
          <w:color w:val="7030A0"/>
          <w:sz w:val="24"/>
          <w:szCs w:val="24"/>
        </w:rPr>
      </w:pPr>
      <w:r w:rsidRPr="00B21508">
        <w:rPr>
          <w:rStyle w:val="Fuerte"/>
          <w:rFonts w:asciiTheme="minorHAnsi" w:hAnsiTheme="minorHAnsi"/>
          <w:b w:val="0"/>
          <w:bCs w:val="0"/>
          <w:i/>
          <w:iCs/>
          <w:color w:val="7030A0"/>
          <w:sz w:val="24"/>
          <w:szCs w:val="24"/>
        </w:rPr>
        <w:t>Cristo no nos dio una religión, sino acceso a una relación viva con el Padre.</w:t>
      </w:r>
    </w:p>
    <w:p w14:paraId="0A0F115E" w14:textId="77777777" w:rsidR="00B21508" w:rsidRDefault="00B21508" w:rsidP="00C674EB">
      <w:pPr>
        <w:pStyle w:val="NormalWeb"/>
        <w:rPr>
          <w:rFonts w:asciiTheme="minorHAnsi" w:hAnsiTheme="minorHAnsi"/>
          <w:color w:val="000000"/>
        </w:rPr>
      </w:pPr>
    </w:p>
    <w:p w14:paraId="40AD9B38" w14:textId="6DF44FE9" w:rsidR="00C674EB" w:rsidRDefault="00C674EB" w:rsidP="00C674EB">
      <w:pPr>
        <w:pStyle w:val="NormalWeb"/>
        <w:rPr>
          <w:rFonts w:asciiTheme="minorHAnsi" w:hAnsiTheme="minorHAnsi"/>
          <w:i/>
          <w:iCs/>
          <w:color w:val="000000" w:themeColor="text1"/>
        </w:rPr>
      </w:pPr>
      <w:r w:rsidRPr="00014378">
        <w:rPr>
          <w:rFonts w:asciiTheme="minorHAnsi" w:hAnsiTheme="minorHAnsi"/>
          <w:i/>
          <w:iCs/>
          <w:color w:val="000000" w:themeColor="text1"/>
        </w:rPr>
        <w:t>Señor Jesús, gracias por abrir el camino para llegar al Padre. Ayúdame a entender el valor de est</w:t>
      </w:r>
      <w:r w:rsidR="00871DFE">
        <w:rPr>
          <w:rFonts w:asciiTheme="minorHAnsi" w:hAnsiTheme="minorHAnsi"/>
          <w:i/>
          <w:iCs/>
          <w:color w:val="000000" w:themeColor="text1"/>
        </w:rPr>
        <w:t>a comunión</w:t>
      </w:r>
      <w:r w:rsidRPr="00014378">
        <w:rPr>
          <w:rFonts w:asciiTheme="minorHAnsi" w:hAnsiTheme="minorHAnsi"/>
          <w:i/>
          <w:iCs/>
          <w:color w:val="000000" w:themeColor="text1"/>
        </w:rPr>
        <w:t xml:space="preserve"> y a usarl</w:t>
      </w:r>
      <w:r w:rsidR="00871DFE">
        <w:rPr>
          <w:rFonts w:asciiTheme="minorHAnsi" w:hAnsiTheme="minorHAnsi"/>
          <w:i/>
          <w:iCs/>
          <w:color w:val="000000" w:themeColor="text1"/>
        </w:rPr>
        <w:t>a</w:t>
      </w:r>
      <w:r w:rsidRPr="00014378">
        <w:rPr>
          <w:rFonts w:asciiTheme="minorHAnsi" w:hAnsiTheme="minorHAnsi"/>
          <w:i/>
          <w:iCs/>
          <w:color w:val="000000" w:themeColor="text1"/>
        </w:rPr>
        <w:t xml:space="preserve"> cada día para pasar tiempo contigo. Amén.</w:t>
      </w:r>
    </w:p>
    <w:p w14:paraId="4AE3B26C" w14:textId="77777777" w:rsidR="00313268" w:rsidRDefault="00313268" w:rsidP="00C674EB">
      <w:pPr>
        <w:pStyle w:val="NormalWeb"/>
        <w:rPr>
          <w:rFonts w:asciiTheme="minorHAnsi" w:hAnsiTheme="minorHAnsi"/>
          <w:color w:val="000000" w:themeColor="text1"/>
        </w:rPr>
      </w:pPr>
    </w:p>
    <w:p w14:paraId="551310C8" w14:textId="77777777" w:rsidR="00313268" w:rsidRDefault="00313268" w:rsidP="00C674EB">
      <w:pPr>
        <w:pStyle w:val="NormalWeb"/>
        <w:rPr>
          <w:rFonts w:asciiTheme="minorHAnsi" w:hAnsiTheme="minorHAnsi"/>
          <w:color w:val="000000" w:themeColor="text1"/>
        </w:rPr>
      </w:pPr>
    </w:p>
    <w:p w14:paraId="7D27E16B" w14:textId="77777777" w:rsidR="00010DED" w:rsidRDefault="00010DED" w:rsidP="00C674EB">
      <w:pPr>
        <w:pStyle w:val="NormalWeb"/>
        <w:rPr>
          <w:rFonts w:asciiTheme="minorHAnsi" w:hAnsiTheme="minorHAnsi"/>
          <w:color w:val="000000" w:themeColor="text1"/>
        </w:rPr>
      </w:pPr>
    </w:p>
    <w:p w14:paraId="59922ABC" w14:textId="77777777" w:rsidR="00010DED" w:rsidRDefault="00010DED" w:rsidP="00C674EB">
      <w:pPr>
        <w:pStyle w:val="NormalWeb"/>
        <w:rPr>
          <w:rFonts w:asciiTheme="minorHAnsi" w:hAnsiTheme="minorHAnsi"/>
          <w:color w:val="000000" w:themeColor="text1"/>
        </w:rPr>
      </w:pPr>
    </w:p>
    <w:p w14:paraId="2ACD1E77" w14:textId="77777777" w:rsidR="00DA5C17" w:rsidRDefault="00DA5C17" w:rsidP="00C674EB">
      <w:pPr>
        <w:pStyle w:val="NormalWeb"/>
        <w:rPr>
          <w:rFonts w:asciiTheme="minorHAnsi" w:hAnsiTheme="minorHAnsi"/>
          <w:color w:val="000000" w:themeColor="text1"/>
        </w:rPr>
      </w:pPr>
    </w:p>
    <w:p w14:paraId="4E4B2B51" w14:textId="77777777" w:rsidR="00010DED" w:rsidRPr="00266233" w:rsidRDefault="00010DED" w:rsidP="00010DED">
      <w:pPr>
        <w:rPr>
          <w:rFonts w:asciiTheme="minorHAnsi" w:hAnsiTheme="minorHAnsi"/>
        </w:rPr>
      </w:pPr>
    </w:p>
    <w:p w14:paraId="34C9A6E8" w14:textId="77777777" w:rsidR="00010DED" w:rsidRPr="00266233" w:rsidRDefault="00010DED" w:rsidP="00010DED">
      <w:pPr>
        <w:rPr>
          <w:rFonts w:asciiTheme="minorHAnsi" w:hAnsiTheme="minorHAnsi"/>
          <w:sz w:val="28"/>
          <w:szCs w:val="28"/>
        </w:rPr>
      </w:pPr>
      <w:bookmarkStart w:id="194" w:name="OLE_LINK194"/>
      <w:r w:rsidRPr="00266233">
        <w:rPr>
          <w:rFonts w:asciiTheme="minorHAnsi" w:hAnsiTheme="minorHAnsi"/>
          <w:b/>
          <w:bCs/>
          <w:color w:val="000000"/>
          <w:sz w:val="28"/>
          <w:szCs w:val="28"/>
        </w:rPr>
        <w:t>Cristo aquí y ahora</w:t>
      </w:r>
      <w:r>
        <w:rPr>
          <w:b/>
          <w:bCs/>
          <w:color w:val="000000"/>
          <w:sz w:val="28"/>
          <w:szCs w:val="28"/>
        </w:rPr>
        <w:t>.</w:t>
      </w:r>
    </w:p>
    <w:p w14:paraId="3714DC03" w14:textId="77777777" w:rsidR="00010DED" w:rsidRPr="00266233" w:rsidRDefault="00010DED" w:rsidP="00010DED">
      <w:pPr>
        <w:pStyle w:val="NormalWeb"/>
        <w:rPr>
          <w:rFonts w:asciiTheme="minorHAnsi" w:hAnsiTheme="minorHAnsi"/>
          <w:color w:val="000000"/>
        </w:rPr>
      </w:pPr>
      <w:r w:rsidRPr="00266233">
        <w:rPr>
          <w:rFonts w:asciiTheme="minorHAnsi" w:hAnsiTheme="minorHAnsi"/>
          <w:b/>
          <w:bCs/>
          <w:color w:val="000000"/>
        </w:rPr>
        <w:t>Efesios 1:19-20 NTV</w:t>
      </w:r>
      <w:r w:rsidRPr="00266233">
        <w:rPr>
          <w:rFonts w:asciiTheme="minorHAnsi" w:hAnsiTheme="minorHAnsi"/>
          <w:color w:val="000000"/>
        </w:rPr>
        <w:t xml:space="preserve">. </w:t>
      </w:r>
      <w:r w:rsidRPr="00266233">
        <w:rPr>
          <w:rFonts w:asciiTheme="minorHAnsi" w:hAnsiTheme="minorHAnsi"/>
          <w:i/>
          <w:iCs/>
          <w:color w:val="0070C0"/>
          <w:lang w:val="es-ES"/>
        </w:rPr>
        <w:t xml:space="preserve">También pido en oración que entiendan la increíble grandeza del poder de Dios para nosotros, los que creemos en él. Es el mismo gran poder </w:t>
      </w:r>
      <w:r w:rsidRPr="00266233">
        <w:rPr>
          <w:rFonts w:asciiTheme="minorHAnsi" w:hAnsiTheme="minorHAnsi"/>
          <w:i/>
          <w:iCs/>
          <w:color w:val="0070C0"/>
          <w:vertAlign w:val="superscript"/>
          <w:lang w:val="es-ES"/>
        </w:rPr>
        <w:t>20 </w:t>
      </w:r>
      <w:r w:rsidRPr="00266233">
        <w:rPr>
          <w:rFonts w:asciiTheme="minorHAnsi" w:hAnsiTheme="minorHAnsi"/>
          <w:i/>
          <w:iCs/>
          <w:color w:val="0070C0"/>
          <w:lang w:val="es-ES"/>
        </w:rPr>
        <w:t>que levantó a Cristo de los muertos y lo sentó en el lugar de honor, a la derecha de Dios, en los lugares celestiales</w:t>
      </w:r>
      <w:r w:rsidRPr="00266233">
        <w:rPr>
          <w:rFonts w:asciiTheme="minorHAnsi" w:hAnsiTheme="minorHAnsi"/>
          <w:lang w:val="es-ES"/>
        </w:rPr>
        <w:t xml:space="preserve">. </w:t>
      </w:r>
    </w:p>
    <w:p w14:paraId="36492EBD" w14:textId="77777777" w:rsidR="00010DED" w:rsidRDefault="00010DED" w:rsidP="00010DED">
      <w:pPr>
        <w:rPr>
          <w:color w:val="000000"/>
        </w:rPr>
      </w:pPr>
    </w:p>
    <w:p w14:paraId="3092E5B9" w14:textId="77777777" w:rsidR="00010DED" w:rsidRPr="00266233" w:rsidRDefault="00010DED" w:rsidP="00010DED">
      <w:pPr>
        <w:rPr>
          <w:rFonts w:asciiTheme="minorHAnsi" w:hAnsiTheme="minorHAnsi"/>
          <w:color w:val="000000"/>
        </w:rPr>
      </w:pPr>
      <w:r w:rsidRPr="00266233">
        <w:rPr>
          <w:rFonts w:asciiTheme="minorHAnsi" w:hAnsiTheme="minorHAnsi"/>
          <w:color w:val="000000"/>
        </w:rPr>
        <w:t>Una de las mayores dificultades del creyente es </w:t>
      </w:r>
      <w:r w:rsidRPr="00266233">
        <w:rPr>
          <w:rFonts w:asciiTheme="minorHAnsi" w:hAnsiTheme="minorHAnsi"/>
          <w:b/>
          <w:bCs/>
          <w:color w:val="000000"/>
        </w:rPr>
        <w:t>activar la fe presente</w:t>
      </w:r>
      <w:r w:rsidRPr="00266233">
        <w:rPr>
          <w:rFonts w:asciiTheme="minorHAnsi" w:hAnsiTheme="minorHAnsi"/>
          <w:color w:val="000000"/>
        </w:rPr>
        <w:t>. Muchos tenemos una fe fragmentada: creemos con facilidad que Jesús </w:t>
      </w:r>
      <w:r w:rsidRPr="00266233">
        <w:rPr>
          <w:rFonts w:asciiTheme="minorHAnsi" w:hAnsiTheme="minorHAnsi"/>
          <w:b/>
          <w:bCs/>
          <w:color w:val="000000"/>
        </w:rPr>
        <w:t>nació, vivió, murió y resucitó</w:t>
      </w:r>
      <w:r w:rsidRPr="00266233">
        <w:rPr>
          <w:rFonts w:asciiTheme="minorHAnsi" w:hAnsiTheme="minorHAnsi"/>
          <w:color w:val="000000"/>
        </w:rPr>
        <w:t>, y también creemos que </w:t>
      </w:r>
      <w:r w:rsidRPr="00266233">
        <w:rPr>
          <w:rFonts w:asciiTheme="minorHAnsi" w:hAnsiTheme="minorHAnsi"/>
          <w:b/>
          <w:bCs/>
          <w:color w:val="000000"/>
        </w:rPr>
        <w:t>volverá para restaurarlo todo</w:t>
      </w:r>
      <w:r w:rsidRPr="00266233">
        <w:rPr>
          <w:rFonts w:asciiTheme="minorHAnsi" w:hAnsiTheme="minorHAnsi"/>
          <w:color w:val="000000"/>
        </w:rPr>
        <w:t xml:space="preserve">. Pero nos cuesta traer a </w:t>
      </w:r>
      <w:r w:rsidRPr="00266233">
        <w:rPr>
          <w:rFonts w:asciiTheme="minorHAnsi" w:hAnsiTheme="minorHAnsi"/>
          <w:b/>
          <w:bCs/>
          <w:color w:val="000000"/>
        </w:rPr>
        <w:t>Cristo</w:t>
      </w:r>
      <w:r w:rsidRPr="00266233">
        <w:rPr>
          <w:rFonts w:asciiTheme="minorHAnsi" w:hAnsiTheme="minorHAnsi"/>
          <w:color w:val="000000"/>
        </w:rPr>
        <w:t> </w:t>
      </w:r>
      <w:r w:rsidRPr="00266233">
        <w:rPr>
          <w:rFonts w:asciiTheme="minorHAnsi" w:hAnsiTheme="minorHAnsi"/>
          <w:b/>
          <w:bCs/>
          <w:color w:val="000000"/>
        </w:rPr>
        <w:t>aquí y ahora</w:t>
      </w:r>
      <w:r w:rsidRPr="00266233">
        <w:rPr>
          <w:rFonts w:asciiTheme="minorHAnsi" w:hAnsiTheme="minorHAnsi"/>
          <w:color w:val="000000"/>
        </w:rPr>
        <w:t>, y creer que </w:t>
      </w:r>
      <w:r w:rsidRPr="00266233">
        <w:rPr>
          <w:rFonts w:asciiTheme="minorHAnsi" w:hAnsiTheme="minorHAnsi"/>
          <w:b/>
          <w:bCs/>
          <w:color w:val="000000"/>
        </w:rPr>
        <w:t>Él sigue obrando hoy</w:t>
      </w:r>
      <w:r w:rsidRPr="00266233">
        <w:rPr>
          <w:rFonts w:asciiTheme="minorHAnsi" w:hAnsiTheme="minorHAnsi"/>
          <w:color w:val="000000"/>
        </w:rPr>
        <w:t> en nosotros y por medio de nosotros.</w:t>
      </w:r>
    </w:p>
    <w:p w14:paraId="0E83B49D" w14:textId="77777777" w:rsidR="00010DED" w:rsidRDefault="00010DED" w:rsidP="00010DED">
      <w:pPr>
        <w:rPr>
          <w:color w:val="000000"/>
        </w:rPr>
      </w:pPr>
    </w:p>
    <w:p w14:paraId="6DB4ACAB" w14:textId="77777777" w:rsidR="00010DED" w:rsidRPr="00266233" w:rsidRDefault="00010DED" w:rsidP="00010DED">
      <w:pPr>
        <w:rPr>
          <w:rFonts w:asciiTheme="minorHAnsi" w:hAnsiTheme="minorHAnsi"/>
          <w:color w:val="000000"/>
        </w:rPr>
      </w:pPr>
      <w:r w:rsidRPr="00266233">
        <w:rPr>
          <w:rFonts w:asciiTheme="minorHAnsi" w:hAnsiTheme="minorHAnsi"/>
          <w:color w:val="000000"/>
        </w:rPr>
        <w:t>Debemos recordar que </w:t>
      </w:r>
      <w:r w:rsidRPr="00266233">
        <w:rPr>
          <w:rFonts w:asciiTheme="minorHAnsi" w:hAnsiTheme="minorHAnsi"/>
          <w:b/>
          <w:bCs/>
          <w:color w:val="000000"/>
        </w:rPr>
        <w:t>Cristo está en la posición de honor</w:t>
      </w:r>
      <w:r w:rsidRPr="00266233">
        <w:rPr>
          <w:rFonts w:asciiTheme="minorHAnsi" w:hAnsiTheme="minorHAnsi"/>
          <w:color w:val="000000"/>
        </w:rPr>
        <w:t>, en el lugar más alto del universo, y desde allí </w:t>
      </w:r>
      <w:r w:rsidRPr="00266233">
        <w:rPr>
          <w:rFonts w:asciiTheme="minorHAnsi" w:hAnsiTheme="minorHAnsi"/>
          <w:b/>
          <w:bCs/>
          <w:color w:val="000000"/>
        </w:rPr>
        <w:t>sigue activo</w:t>
      </w:r>
      <w:r w:rsidRPr="00266233">
        <w:rPr>
          <w:rFonts w:asciiTheme="minorHAnsi" w:hAnsiTheme="minorHAnsi"/>
          <w:color w:val="000000"/>
        </w:rPr>
        <w:t>, interviniendo con poder en la vida de quienes confían en Él. Su poder no es solo un relato del pasado ni una promesa futura: </w:t>
      </w:r>
      <w:r w:rsidRPr="00266233">
        <w:rPr>
          <w:rFonts w:asciiTheme="minorHAnsi" w:hAnsiTheme="minorHAnsi"/>
          <w:b/>
          <w:bCs/>
          <w:color w:val="000000"/>
        </w:rPr>
        <w:t>es una fuerza viva y disponible hoy</w:t>
      </w:r>
      <w:r w:rsidRPr="00266233">
        <w:rPr>
          <w:rFonts w:asciiTheme="minorHAnsi" w:hAnsiTheme="minorHAnsi"/>
          <w:color w:val="000000"/>
        </w:rPr>
        <w:t> para transformar tu realidad.</w:t>
      </w:r>
    </w:p>
    <w:p w14:paraId="475120D2" w14:textId="77777777" w:rsidR="00010DED" w:rsidRDefault="00010DED" w:rsidP="00010DED">
      <w:pPr>
        <w:rPr>
          <w:b/>
          <w:bCs/>
          <w:color w:val="000000"/>
        </w:rPr>
      </w:pPr>
    </w:p>
    <w:p w14:paraId="0E64E625" w14:textId="77777777" w:rsidR="00010DED" w:rsidRPr="00266233" w:rsidRDefault="00010DED" w:rsidP="00010DED">
      <w:pPr>
        <w:rPr>
          <w:rFonts w:asciiTheme="minorHAnsi" w:hAnsiTheme="minorHAnsi"/>
          <w:i/>
          <w:iCs/>
          <w:color w:val="7030A0"/>
        </w:rPr>
      </w:pPr>
      <w:r w:rsidRPr="00266233">
        <w:rPr>
          <w:rFonts w:asciiTheme="minorHAnsi" w:hAnsiTheme="minorHAnsi"/>
          <w:i/>
          <w:iCs/>
          <w:color w:val="7030A0"/>
        </w:rPr>
        <w:t>El Cristo exaltado no es solo el Señor del pasado o del futuro, sino el Cristo que está obrando aquí y ahora en los que creen.</w:t>
      </w:r>
    </w:p>
    <w:p w14:paraId="4FDDC25A" w14:textId="77777777" w:rsidR="00010DED" w:rsidRDefault="00010DED" w:rsidP="00010DED">
      <w:pPr>
        <w:rPr>
          <w:color w:val="000000"/>
        </w:rPr>
      </w:pPr>
    </w:p>
    <w:p w14:paraId="0975D748" w14:textId="77777777" w:rsidR="00010DED" w:rsidRPr="00266233" w:rsidRDefault="00010DED" w:rsidP="00010DED">
      <w:pPr>
        <w:rPr>
          <w:rFonts w:asciiTheme="minorHAnsi" w:hAnsiTheme="minorHAnsi"/>
          <w:color w:val="000000"/>
        </w:rPr>
      </w:pPr>
      <w:r w:rsidRPr="00266233">
        <w:rPr>
          <w:rFonts w:asciiTheme="minorHAnsi" w:hAnsiTheme="minorHAnsi"/>
          <w:i/>
          <w:iCs/>
          <w:color w:val="000000"/>
        </w:rPr>
        <w:t>Señor Jesús, gracias porque el mismo poder que te levantó de los muertos hoy opera en mí. Ayúdame a creerlo, a vivir con una fe activa y a ver tu poder manifestarse en mi vida cada día. Amén</w:t>
      </w:r>
      <w:r w:rsidRPr="00266233">
        <w:rPr>
          <w:rFonts w:asciiTheme="minorHAnsi" w:hAnsiTheme="minorHAnsi"/>
          <w:color w:val="000000"/>
        </w:rPr>
        <w:t>.</w:t>
      </w:r>
    </w:p>
    <w:bookmarkEnd w:id="194"/>
    <w:p w14:paraId="08D09DCE" w14:textId="77777777" w:rsidR="00010DED" w:rsidRPr="00266233" w:rsidRDefault="00010DED" w:rsidP="00010DED">
      <w:pPr>
        <w:rPr>
          <w:rFonts w:asciiTheme="minorHAnsi" w:hAnsiTheme="minorHAnsi"/>
        </w:rPr>
      </w:pPr>
    </w:p>
    <w:p w14:paraId="259E7CEB" w14:textId="77777777" w:rsidR="00313268" w:rsidRDefault="00313268" w:rsidP="00C674EB">
      <w:pPr>
        <w:pStyle w:val="NormalWeb"/>
        <w:rPr>
          <w:rFonts w:asciiTheme="minorHAnsi" w:hAnsiTheme="minorHAnsi"/>
          <w:color w:val="000000" w:themeColor="text1"/>
        </w:rPr>
      </w:pPr>
    </w:p>
    <w:p w14:paraId="2CE713F9" w14:textId="77777777" w:rsidR="00313268" w:rsidRDefault="00313268" w:rsidP="00C674EB">
      <w:pPr>
        <w:pStyle w:val="NormalWeb"/>
        <w:rPr>
          <w:rFonts w:asciiTheme="minorHAnsi" w:hAnsiTheme="minorHAnsi"/>
          <w:color w:val="000000" w:themeColor="text1"/>
        </w:rPr>
      </w:pPr>
    </w:p>
    <w:p w14:paraId="2A33F37C" w14:textId="77777777" w:rsidR="00051898" w:rsidRDefault="00051898" w:rsidP="00C674EB">
      <w:pPr>
        <w:pStyle w:val="NormalWeb"/>
        <w:rPr>
          <w:rFonts w:asciiTheme="minorHAnsi" w:hAnsiTheme="minorHAnsi"/>
          <w:color w:val="000000" w:themeColor="text1"/>
        </w:rPr>
      </w:pPr>
    </w:p>
    <w:p w14:paraId="0D6E22E8" w14:textId="77777777" w:rsidR="00693524" w:rsidRPr="00D732AD" w:rsidRDefault="00693524" w:rsidP="00693524">
      <w:pPr>
        <w:pStyle w:val="Ttulo3"/>
        <w:spacing w:before="0" w:after="0"/>
        <w:rPr>
          <w:rStyle w:val="Fuerte"/>
          <w:rFonts w:asciiTheme="minorHAnsi" w:hAnsiTheme="minorHAnsi"/>
          <w:color w:val="000000"/>
        </w:rPr>
      </w:pPr>
      <w:bookmarkStart w:id="195" w:name="OLE_LINK196"/>
      <w:r w:rsidRPr="00D732AD">
        <w:rPr>
          <w:rStyle w:val="Fuerte"/>
          <w:rFonts w:asciiTheme="minorHAnsi" w:hAnsiTheme="minorHAnsi"/>
          <w:color w:val="000000"/>
        </w:rPr>
        <w:t>Cristo está por encima de todo.</w:t>
      </w:r>
    </w:p>
    <w:p w14:paraId="553DD727" w14:textId="77777777" w:rsidR="00693524" w:rsidRPr="00D732AD" w:rsidRDefault="00693524" w:rsidP="00693524">
      <w:pPr>
        <w:rPr>
          <w:rFonts w:asciiTheme="minorHAnsi" w:hAnsiTheme="minorHAnsi"/>
          <w:lang w:val="es-ES"/>
        </w:rPr>
      </w:pPr>
      <w:r w:rsidRPr="00D732AD">
        <w:rPr>
          <w:rFonts w:asciiTheme="minorHAnsi" w:hAnsiTheme="minorHAnsi"/>
          <w:b/>
          <w:bCs/>
          <w:lang w:val="es-ES"/>
        </w:rPr>
        <w:t>Efesios 1:21 NTV</w:t>
      </w:r>
      <w:r w:rsidRPr="00D732AD">
        <w:rPr>
          <w:rFonts w:asciiTheme="minorHAnsi" w:hAnsiTheme="minorHAnsi"/>
          <w:lang w:val="es-ES"/>
        </w:rPr>
        <w:t xml:space="preserve">. </w:t>
      </w:r>
      <w:r w:rsidRPr="00D732AD">
        <w:rPr>
          <w:rFonts w:asciiTheme="minorHAnsi" w:hAnsiTheme="minorHAnsi"/>
          <w:i/>
          <w:iCs/>
          <w:color w:val="0070C0"/>
          <w:lang w:val="es-ES"/>
        </w:rPr>
        <w:t xml:space="preserve">Ahora </w:t>
      </w:r>
      <w:r w:rsidRPr="00D732AD">
        <w:rPr>
          <w:rFonts w:asciiTheme="minorHAnsi" w:hAnsiTheme="minorHAnsi"/>
          <w:b/>
          <w:bCs/>
          <w:i/>
          <w:iCs/>
          <w:color w:val="0070C0"/>
          <w:lang w:val="es-ES"/>
        </w:rPr>
        <w:t>Cristo está muy por encima de todo</w:t>
      </w:r>
      <w:r w:rsidRPr="00D732AD">
        <w:rPr>
          <w:rFonts w:asciiTheme="minorHAnsi" w:hAnsiTheme="minorHAnsi"/>
          <w:i/>
          <w:iCs/>
          <w:color w:val="0070C0"/>
          <w:lang w:val="es-ES"/>
        </w:rPr>
        <w:t xml:space="preserve">, sean gobernantes o autoridades o poderes o dominios o cualquier otra cosa, </w:t>
      </w:r>
      <w:r w:rsidRPr="00D732AD">
        <w:rPr>
          <w:rFonts w:asciiTheme="minorHAnsi" w:hAnsiTheme="minorHAnsi"/>
          <w:b/>
          <w:bCs/>
          <w:i/>
          <w:iCs/>
          <w:color w:val="0070C0"/>
          <w:lang w:val="es-ES"/>
        </w:rPr>
        <w:t>no sólo en este mundo sino también en el mundo que vendrá</w:t>
      </w:r>
      <w:r w:rsidRPr="00D732AD">
        <w:rPr>
          <w:rFonts w:asciiTheme="minorHAnsi" w:hAnsiTheme="minorHAnsi"/>
          <w:lang w:val="es-ES"/>
        </w:rPr>
        <w:t>.</w:t>
      </w:r>
    </w:p>
    <w:p w14:paraId="4073C7D6" w14:textId="77777777" w:rsidR="00693524" w:rsidRDefault="00693524" w:rsidP="00693524">
      <w:pPr>
        <w:pStyle w:val="NormalWeb"/>
        <w:rPr>
          <w:rFonts w:asciiTheme="minorHAnsi" w:hAnsiTheme="minorHAnsi"/>
          <w:color w:val="000000"/>
        </w:rPr>
      </w:pPr>
    </w:p>
    <w:p w14:paraId="34C64053" w14:textId="77777777" w:rsidR="00693524" w:rsidRDefault="00693524" w:rsidP="00693524">
      <w:pPr>
        <w:pStyle w:val="NormalWeb"/>
        <w:rPr>
          <w:rFonts w:asciiTheme="minorHAnsi" w:hAnsiTheme="minorHAnsi"/>
          <w:color w:val="000000"/>
        </w:rPr>
      </w:pPr>
      <w:r w:rsidRPr="00D732AD">
        <w:rPr>
          <w:rFonts w:asciiTheme="minorHAnsi" w:hAnsiTheme="minorHAnsi"/>
          <w:color w:val="000000"/>
        </w:rPr>
        <w:t>No existe poder visible ni invisible que esté fuera del dominio de Cristo. El creyente debe comprender y abrazar esta verdad con fe, porque creerla firmemente nos lleva a vivir con confianza y sin temor.</w:t>
      </w:r>
      <w:r w:rsidRPr="00D732AD">
        <w:rPr>
          <w:rFonts w:asciiTheme="minorHAnsi" w:hAnsiTheme="minorHAnsi"/>
          <w:color w:val="000000"/>
        </w:rPr>
        <w:br/>
      </w:r>
    </w:p>
    <w:p w14:paraId="349E72FD" w14:textId="77777777" w:rsidR="00693524" w:rsidRDefault="00693524" w:rsidP="00693524">
      <w:pPr>
        <w:pStyle w:val="NormalWeb"/>
        <w:rPr>
          <w:rFonts w:asciiTheme="minorHAnsi" w:hAnsiTheme="minorHAnsi"/>
          <w:color w:val="000000"/>
        </w:rPr>
      </w:pPr>
      <w:r w:rsidRPr="00D732AD">
        <w:rPr>
          <w:rFonts w:asciiTheme="minorHAnsi" w:hAnsiTheme="minorHAnsi"/>
          <w:color w:val="000000"/>
        </w:rPr>
        <w:t>No hay enfermedad, gobierno, sistema, demonio ni circunstancia que pueda competir con Él. Su autoridad trasciende el tiempo,</w:t>
      </w:r>
      <w:r w:rsidRPr="00D732AD">
        <w:rPr>
          <w:rStyle w:val="apple-converted-space"/>
          <w:rFonts w:asciiTheme="minorHAnsi" w:hAnsiTheme="minorHAnsi"/>
          <w:color w:val="000000"/>
        </w:rPr>
        <w:t> </w:t>
      </w:r>
      <w:r w:rsidRPr="00D732AD">
        <w:rPr>
          <w:rStyle w:val="nfasis"/>
          <w:rFonts w:asciiTheme="minorHAnsi" w:hAnsiTheme="minorHAnsi"/>
          <w:color w:val="000000"/>
        </w:rPr>
        <w:t>“no sólo en este mundo, sino también en el que vendrá”</w:t>
      </w:r>
      <w:r w:rsidRPr="00D732AD">
        <w:rPr>
          <w:rFonts w:asciiTheme="minorHAnsi" w:hAnsiTheme="minorHAnsi"/>
          <w:color w:val="000000"/>
        </w:rPr>
        <w:t>.</w:t>
      </w:r>
      <w:r w:rsidRPr="00D732AD">
        <w:rPr>
          <w:rFonts w:asciiTheme="minorHAnsi" w:hAnsiTheme="minorHAnsi"/>
          <w:color w:val="000000"/>
        </w:rPr>
        <w:br/>
      </w:r>
    </w:p>
    <w:p w14:paraId="3DAE2EA6" w14:textId="77777777" w:rsidR="00693524" w:rsidRPr="00D732AD" w:rsidRDefault="00693524" w:rsidP="00693524">
      <w:pPr>
        <w:pStyle w:val="NormalWeb"/>
        <w:rPr>
          <w:rFonts w:asciiTheme="minorHAnsi" w:hAnsiTheme="minorHAnsi"/>
          <w:color w:val="000000"/>
        </w:rPr>
      </w:pPr>
      <w:r w:rsidRPr="00D732AD">
        <w:rPr>
          <w:rFonts w:asciiTheme="minorHAnsi" w:hAnsiTheme="minorHAnsi"/>
          <w:color w:val="000000"/>
        </w:rPr>
        <w:t>Esto marca una gran diferencia: incluso más allá de la muerte, nuestro Señor sigue reinando con absoluta autoridad.</w:t>
      </w:r>
    </w:p>
    <w:p w14:paraId="5E406EDE" w14:textId="77777777" w:rsidR="00693524" w:rsidRDefault="00693524" w:rsidP="00693524">
      <w:pPr>
        <w:pStyle w:val="NormalWeb"/>
        <w:rPr>
          <w:rFonts w:asciiTheme="minorHAnsi" w:hAnsiTheme="minorHAnsi"/>
          <w:color w:val="000000"/>
        </w:rPr>
      </w:pPr>
    </w:p>
    <w:p w14:paraId="68EA2F4F" w14:textId="77777777" w:rsidR="00693524" w:rsidRPr="00D732AD" w:rsidRDefault="00693524" w:rsidP="00693524">
      <w:pPr>
        <w:pStyle w:val="NormalWeb"/>
        <w:rPr>
          <w:rFonts w:asciiTheme="minorHAnsi" w:hAnsiTheme="minorHAnsi"/>
          <w:color w:val="000000"/>
        </w:rPr>
      </w:pPr>
      <w:r w:rsidRPr="00D732AD">
        <w:rPr>
          <w:rFonts w:asciiTheme="minorHAnsi" w:hAnsiTheme="minorHAnsi"/>
          <w:color w:val="000000"/>
        </w:rPr>
        <w:t xml:space="preserve">Si Cristo reina en los cielos, también debe reinar en </w:t>
      </w:r>
      <w:r>
        <w:rPr>
          <w:rFonts w:asciiTheme="minorHAnsi" w:hAnsiTheme="minorHAnsi"/>
          <w:color w:val="000000"/>
        </w:rPr>
        <w:t>nuestro</w:t>
      </w:r>
      <w:r w:rsidRPr="00D732AD">
        <w:rPr>
          <w:rFonts w:asciiTheme="minorHAnsi" w:hAnsiTheme="minorHAnsi"/>
          <w:color w:val="000000"/>
        </w:rPr>
        <w:t xml:space="preserve"> corazón y en cada una de </w:t>
      </w:r>
      <w:r>
        <w:rPr>
          <w:rFonts w:asciiTheme="minorHAnsi" w:hAnsiTheme="minorHAnsi"/>
          <w:color w:val="000000"/>
        </w:rPr>
        <w:t>nuestras</w:t>
      </w:r>
      <w:r w:rsidRPr="00D732AD">
        <w:rPr>
          <w:rFonts w:asciiTheme="minorHAnsi" w:hAnsiTheme="minorHAnsi"/>
          <w:color w:val="000000"/>
        </w:rPr>
        <w:t xml:space="preserve"> decisiones.</w:t>
      </w:r>
    </w:p>
    <w:p w14:paraId="7B25E2C8" w14:textId="77777777" w:rsidR="00693524" w:rsidRDefault="00693524" w:rsidP="00693524">
      <w:pPr>
        <w:pStyle w:val="NormalWeb"/>
        <w:rPr>
          <w:rFonts w:asciiTheme="minorHAnsi" w:hAnsiTheme="minorHAnsi"/>
          <w:i/>
          <w:iCs/>
          <w:color w:val="7030A0"/>
        </w:rPr>
      </w:pPr>
    </w:p>
    <w:p w14:paraId="777A00DF" w14:textId="77777777" w:rsidR="00693524" w:rsidRPr="00D732AD" w:rsidRDefault="00693524" w:rsidP="00693524">
      <w:pPr>
        <w:pStyle w:val="NormalWeb"/>
        <w:rPr>
          <w:rFonts w:asciiTheme="minorHAnsi" w:hAnsiTheme="minorHAnsi"/>
          <w:color w:val="000000"/>
        </w:rPr>
      </w:pPr>
      <w:r w:rsidRPr="00D732AD">
        <w:rPr>
          <w:rFonts w:asciiTheme="minorHAnsi" w:hAnsiTheme="minorHAnsi"/>
          <w:i/>
          <w:iCs/>
          <w:color w:val="7030A0"/>
        </w:rPr>
        <w:t>Cristo tiene autoridad sobre todo lo creado; vivir bajo su señorío nos llena de paz y confianza</w:t>
      </w:r>
      <w:r w:rsidRPr="00D732AD">
        <w:rPr>
          <w:rFonts w:asciiTheme="minorHAnsi" w:hAnsiTheme="minorHAnsi"/>
          <w:color w:val="000000"/>
        </w:rPr>
        <w:t>.</w:t>
      </w:r>
    </w:p>
    <w:p w14:paraId="1E8072B6" w14:textId="77777777" w:rsidR="00693524" w:rsidRDefault="00693524" w:rsidP="00693524">
      <w:pPr>
        <w:pStyle w:val="NormalWeb"/>
        <w:rPr>
          <w:rFonts w:asciiTheme="minorHAnsi" w:hAnsiTheme="minorHAnsi"/>
          <w:color w:val="000000"/>
        </w:rPr>
      </w:pPr>
    </w:p>
    <w:p w14:paraId="40BD61CC" w14:textId="77777777" w:rsidR="00693524" w:rsidRPr="00D732AD" w:rsidRDefault="00693524" w:rsidP="00693524">
      <w:pPr>
        <w:pStyle w:val="NormalWeb"/>
        <w:rPr>
          <w:rFonts w:asciiTheme="minorHAnsi" w:hAnsiTheme="minorHAnsi"/>
          <w:color w:val="000000"/>
        </w:rPr>
      </w:pPr>
      <w:r w:rsidRPr="00D732AD">
        <w:rPr>
          <w:rFonts w:asciiTheme="minorHAnsi" w:hAnsiTheme="minorHAnsi"/>
          <w:color w:val="000000"/>
        </w:rPr>
        <w:t>S</w:t>
      </w:r>
      <w:r w:rsidRPr="00D732AD">
        <w:rPr>
          <w:rFonts w:asciiTheme="minorHAnsi" w:hAnsiTheme="minorHAnsi"/>
          <w:i/>
          <w:iCs/>
          <w:color w:val="000000"/>
        </w:rPr>
        <w:t>eñor Jesús, gracias porque tu poder es ilimitado y estás por encima de todo.</w:t>
      </w:r>
      <w:r>
        <w:rPr>
          <w:rFonts w:asciiTheme="minorHAnsi" w:hAnsiTheme="minorHAnsi"/>
          <w:i/>
          <w:iCs/>
          <w:color w:val="000000"/>
        </w:rPr>
        <w:t xml:space="preserve"> </w:t>
      </w:r>
      <w:r w:rsidRPr="00D732AD">
        <w:rPr>
          <w:rFonts w:asciiTheme="minorHAnsi" w:hAnsiTheme="minorHAnsi"/>
          <w:i/>
          <w:iCs/>
          <w:color w:val="000000"/>
        </w:rPr>
        <w:t>Auméntame la fe para creerlo cada día y descansar en la paz que sólo Tú puedes dar. Amén</w:t>
      </w:r>
      <w:r w:rsidRPr="00D732AD">
        <w:rPr>
          <w:rFonts w:asciiTheme="minorHAnsi" w:hAnsiTheme="minorHAnsi"/>
          <w:color w:val="000000"/>
        </w:rPr>
        <w:t>.</w:t>
      </w:r>
    </w:p>
    <w:bookmarkEnd w:id="195"/>
    <w:p w14:paraId="673EB83E" w14:textId="77777777" w:rsidR="00051898" w:rsidRPr="00313268" w:rsidRDefault="00051898" w:rsidP="00C674EB">
      <w:pPr>
        <w:pStyle w:val="NormalWeb"/>
        <w:rPr>
          <w:rFonts w:asciiTheme="minorHAnsi" w:hAnsiTheme="minorHAnsi"/>
          <w:color w:val="000000" w:themeColor="text1"/>
        </w:rPr>
      </w:pPr>
    </w:p>
    <w:p w14:paraId="2CA4FDD5" w14:textId="77777777" w:rsidR="00313268" w:rsidRPr="00014378" w:rsidRDefault="00313268" w:rsidP="00C674EB">
      <w:pPr>
        <w:pStyle w:val="NormalWeb"/>
        <w:rPr>
          <w:rFonts w:asciiTheme="minorHAnsi" w:hAnsiTheme="minorHAnsi"/>
          <w:i/>
          <w:iCs/>
          <w:color w:val="000000" w:themeColor="text1"/>
        </w:rPr>
      </w:pPr>
    </w:p>
    <w:bookmarkEnd w:id="193"/>
    <w:p w14:paraId="5EDC8538" w14:textId="77777777" w:rsidR="00C674EB" w:rsidRPr="00710C7B" w:rsidRDefault="00C674EB" w:rsidP="00B03677">
      <w:pPr>
        <w:rPr>
          <w:rFonts w:asciiTheme="minorHAnsi" w:hAnsiTheme="minorHAnsi"/>
          <w:color w:val="000000" w:themeColor="text1"/>
        </w:rPr>
      </w:pPr>
    </w:p>
    <w:p w14:paraId="6DF20925" w14:textId="6D37A7BB" w:rsidR="00AA5336" w:rsidRPr="00193AE6" w:rsidRDefault="00AA5336" w:rsidP="00AA5336">
      <w:pPr>
        <w:pStyle w:val="Ttulo3"/>
        <w:spacing w:before="0" w:after="0"/>
        <w:rPr>
          <w:rStyle w:val="Fuerte"/>
          <w:rFonts w:asciiTheme="minorHAnsi" w:hAnsiTheme="minorHAnsi"/>
          <w:color w:val="000000"/>
        </w:rPr>
      </w:pPr>
      <w:bookmarkStart w:id="196" w:name="OLE_LINK197"/>
      <w:r w:rsidRPr="00193AE6">
        <w:rPr>
          <w:rStyle w:val="Fuerte"/>
          <w:rFonts w:asciiTheme="minorHAnsi" w:hAnsiTheme="minorHAnsi"/>
          <w:color w:val="000000"/>
        </w:rPr>
        <w:t>Cristo la cabeza de la Iglesia</w:t>
      </w:r>
      <w:r w:rsidR="00B23CC4" w:rsidRPr="00193AE6">
        <w:rPr>
          <w:rStyle w:val="Fuerte"/>
          <w:rFonts w:asciiTheme="minorHAnsi" w:hAnsiTheme="minorHAnsi"/>
          <w:color w:val="000000"/>
        </w:rPr>
        <w:t>.</w:t>
      </w:r>
    </w:p>
    <w:p w14:paraId="24B600CE" w14:textId="6FA636BC" w:rsidR="00B23CC4" w:rsidRPr="00331A8C" w:rsidRDefault="00B23CC4" w:rsidP="00B23CC4">
      <w:pPr>
        <w:rPr>
          <w:rFonts w:asciiTheme="minorHAnsi" w:hAnsiTheme="minorHAnsi"/>
        </w:rPr>
      </w:pPr>
      <w:r w:rsidRPr="00710C7B">
        <w:rPr>
          <w:rFonts w:asciiTheme="minorHAnsi" w:hAnsiTheme="minorHAnsi"/>
          <w:b/>
          <w:bCs/>
          <w:lang w:val="es-ES"/>
        </w:rPr>
        <w:t>Efesios 1:22</w:t>
      </w:r>
      <w:r w:rsidR="00331A8C">
        <w:rPr>
          <w:rFonts w:asciiTheme="minorHAnsi" w:hAnsiTheme="minorHAnsi"/>
          <w:b/>
          <w:bCs/>
          <w:lang w:val="es-ES"/>
        </w:rPr>
        <w:t>-23</w:t>
      </w:r>
      <w:r w:rsidRPr="00710C7B">
        <w:rPr>
          <w:rFonts w:asciiTheme="minorHAnsi" w:hAnsiTheme="minorHAnsi"/>
          <w:b/>
          <w:bCs/>
          <w:lang w:val="es-ES"/>
        </w:rPr>
        <w:t xml:space="preserve"> NTV</w:t>
      </w:r>
      <w:r w:rsidRPr="00710C7B">
        <w:rPr>
          <w:rFonts w:asciiTheme="minorHAnsi" w:hAnsiTheme="minorHAnsi"/>
          <w:lang w:val="es-ES"/>
        </w:rPr>
        <w:t xml:space="preserve">. </w:t>
      </w:r>
      <w:r w:rsidRPr="00710C7B">
        <w:rPr>
          <w:rFonts w:asciiTheme="minorHAnsi" w:hAnsiTheme="minorHAnsi"/>
          <w:i/>
          <w:iCs/>
          <w:color w:val="0070C0"/>
          <w:lang w:val="es-ES"/>
        </w:rPr>
        <w:t>Dios ha puesto todo bajo la autoridad de Cristo, a quien hizo cabeza de todas las cosas para beneficio de la iglesia</w:t>
      </w:r>
      <w:r w:rsidRPr="00710C7B">
        <w:rPr>
          <w:rFonts w:asciiTheme="minorHAnsi" w:hAnsiTheme="minorHAnsi"/>
          <w:lang w:val="es-ES"/>
        </w:rPr>
        <w:t>.</w:t>
      </w:r>
      <w:r w:rsidR="00331A8C">
        <w:rPr>
          <w:rFonts w:asciiTheme="minorHAnsi" w:hAnsiTheme="minorHAnsi"/>
          <w:lang w:val="es-ES"/>
        </w:rPr>
        <w:t xml:space="preserve"> </w:t>
      </w:r>
      <w:r w:rsidR="00331A8C" w:rsidRPr="00331A8C">
        <w:rPr>
          <w:i/>
          <w:iCs/>
          <w:color w:val="0070C0"/>
          <w:vertAlign w:val="superscript"/>
          <w:lang w:val="es-ES"/>
        </w:rPr>
        <w:t>23 </w:t>
      </w:r>
      <w:r w:rsidR="00331A8C" w:rsidRPr="00331A8C">
        <w:rPr>
          <w:i/>
          <w:iCs/>
          <w:color w:val="0070C0"/>
          <w:lang w:val="es-ES"/>
        </w:rPr>
        <w:t>Y la iglesia es el cuerpo de Cristo; él la completa y la llena, y también es quien da plenitud a todas las cosas en todas partes con su presencia</w:t>
      </w:r>
      <w:r w:rsidR="00331A8C">
        <w:rPr>
          <w:lang w:val="es-ES"/>
        </w:rPr>
        <w:t>.</w:t>
      </w:r>
    </w:p>
    <w:p w14:paraId="34660221" w14:textId="77777777" w:rsidR="00B23CC4" w:rsidRPr="00710C7B" w:rsidRDefault="00B23CC4" w:rsidP="00AA5336">
      <w:pPr>
        <w:pStyle w:val="NormalWeb"/>
        <w:autoSpaceDE/>
        <w:autoSpaceDN/>
        <w:adjustRightInd/>
        <w:rPr>
          <w:rFonts w:asciiTheme="minorHAnsi" w:hAnsiTheme="minorHAnsi"/>
          <w:color w:val="000000"/>
        </w:rPr>
      </w:pPr>
    </w:p>
    <w:p w14:paraId="1A8F251E" w14:textId="77777777" w:rsidR="00710C7B" w:rsidRDefault="003C68B6" w:rsidP="001D4B14">
      <w:pPr>
        <w:pStyle w:val="NormalWeb"/>
        <w:rPr>
          <w:rFonts w:asciiTheme="minorHAnsi" w:hAnsiTheme="minorHAnsi"/>
          <w:color w:val="000000"/>
        </w:rPr>
      </w:pPr>
      <w:r w:rsidRPr="00710C7B">
        <w:rPr>
          <w:rFonts w:asciiTheme="minorHAnsi" w:hAnsiTheme="minorHAnsi"/>
          <w:color w:val="000000" w:themeColor="text1"/>
        </w:rPr>
        <w:t xml:space="preserve"> </w:t>
      </w:r>
      <w:r w:rsidR="001D4B14" w:rsidRPr="00710C7B">
        <w:rPr>
          <w:rFonts w:asciiTheme="minorHAnsi" w:hAnsiTheme="minorHAnsi"/>
          <w:color w:val="000000"/>
        </w:rPr>
        <w:t>La iglesia no es una organización humana, sino un</w:t>
      </w:r>
      <w:r w:rsidR="001D4B14" w:rsidRPr="00710C7B">
        <w:rPr>
          <w:rStyle w:val="apple-converted-space"/>
          <w:rFonts w:asciiTheme="minorHAnsi" w:hAnsiTheme="minorHAnsi"/>
          <w:color w:val="000000"/>
        </w:rPr>
        <w:t> </w:t>
      </w:r>
      <w:r w:rsidR="001D4B14" w:rsidRPr="00710C7B">
        <w:rPr>
          <w:rStyle w:val="Fuerte"/>
          <w:rFonts w:asciiTheme="minorHAnsi" w:hAnsiTheme="minorHAnsi"/>
          <w:color w:val="000000"/>
        </w:rPr>
        <w:t>organismo vivo</w:t>
      </w:r>
      <w:r w:rsidR="001D4B14" w:rsidRPr="00710C7B">
        <w:rPr>
          <w:rStyle w:val="apple-converted-space"/>
          <w:rFonts w:asciiTheme="minorHAnsi" w:hAnsiTheme="minorHAnsi"/>
          <w:color w:val="000000"/>
        </w:rPr>
        <w:t> </w:t>
      </w:r>
      <w:r w:rsidR="001D4B14" w:rsidRPr="00710C7B">
        <w:rPr>
          <w:rFonts w:asciiTheme="minorHAnsi" w:hAnsiTheme="minorHAnsi"/>
          <w:color w:val="000000"/>
        </w:rPr>
        <w:t>bajo la dirección de Cristo.</w:t>
      </w:r>
      <w:r w:rsidR="001D4B14" w:rsidRPr="00710C7B">
        <w:rPr>
          <w:rFonts w:asciiTheme="minorHAnsi" w:hAnsiTheme="minorHAnsi"/>
          <w:color w:val="000000"/>
        </w:rPr>
        <w:br/>
      </w:r>
    </w:p>
    <w:p w14:paraId="7289D6AF" w14:textId="64E97667" w:rsidR="001D4B14" w:rsidRPr="00710C7B" w:rsidRDefault="001D4B14" w:rsidP="001D4B14">
      <w:pPr>
        <w:pStyle w:val="NormalWeb"/>
        <w:rPr>
          <w:rFonts w:asciiTheme="minorHAnsi" w:hAnsiTheme="minorHAnsi"/>
          <w:color w:val="000000"/>
          <w:lang w:val="es-US"/>
        </w:rPr>
      </w:pPr>
      <w:r w:rsidRPr="00710C7B">
        <w:rPr>
          <w:rFonts w:asciiTheme="minorHAnsi" w:hAnsiTheme="minorHAnsi"/>
          <w:color w:val="000000"/>
        </w:rPr>
        <w:t>Él es quien guía, ordena y sostiene todo lo que la iglesia es y hace. Por eso,</w:t>
      </w:r>
      <w:r w:rsidRPr="00710C7B">
        <w:rPr>
          <w:rStyle w:val="apple-converted-space"/>
          <w:rFonts w:asciiTheme="minorHAnsi" w:hAnsiTheme="minorHAnsi"/>
          <w:color w:val="000000"/>
        </w:rPr>
        <w:t> </w:t>
      </w:r>
      <w:r w:rsidRPr="00710C7B">
        <w:rPr>
          <w:rStyle w:val="Fuerte"/>
          <w:rFonts w:asciiTheme="minorHAnsi" w:hAnsiTheme="minorHAnsi"/>
          <w:color w:val="000000"/>
        </w:rPr>
        <w:t>cada decisión</w:t>
      </w:r>
      <w:r w:rsidR="00590338">
        <w:rPr>
          <w:rStyle w:val="Fuerte"/>
          <w:rFonts w:asciiTheme="minorHAnsi" w:hAnsiTheme="minorHAnsi"/>
          <w:color w:val="000000"/>
        </w:rPr>
        <w:t xml:space="preserve"> </w:t>
      </w:r>
      <w:r w:rsidRPr="00710C7B">
        <w:rPr>
          <w:rStyle w:val="Fuerte"/>
          <w:rFonts w:asciiTheme="minorHAnsi" w:hAnsiTheme="minorHAnsi"/>
          <w:color w:val="000000"/>
        </w:rPr>
        <w:t>y acción debe reflejar la voluntad de C</w:t>
      </w:r>
      <w:r w:rsidR="000230DB">
        <w:rPr>
          <w:rStyle w:val="Fuerte"/>
          <w:rFonts w:asciiTheme="minorHAnsi" w:hAnsiTheme="minorHAnsi"/>
          <w:color w:val="000000"/>
        </w:rPr>
        <w:t>risto</w:t>
      </w:r>
      <w:r w:rsidRPr="00710C7B">
        <w:rPr>
          <w:rFonts w:asciiTheme="minorHAnsi" w:hAnsiTheme="minorHAnsi"/>
          <w:color w:val="000000"/>
        </w:rPr>
        <w:t>, no los deseos personales o ambiciones humanas.</w:t>
      </w:r>
    </w:p>
    <w:p w14:paraId="25FC17B0" w14:textId="77777777" w:rsidR="00710C7B" w:rsidRDefault="00710C7B" w:rsidP="001D4B14">
      <w:pPr>
        <w:pStyle w:val="NormalWeb"/>
        <w:rPr>
          <w:rFonts w:asciiTheme="minorHAnsi" w:hAnsiTheme="minorHAnsi"/>
          <w:color w:val="000000"/>
        </w:rPr>
      </w:pPr>
    </w:p>
    <w:p w14:paraId="2CFDF3A8" w14:textId="008FC16D" w:rsidR="001D4B14" w:rsidRPr="00710C7B" w:rsidRDefault="001D4B14" w:rsidP="001D4B14">
      <w:pPr>
        <w:pStyle w:val="NormalWeb"/>
        <w:rPr>
          <w:rFonts w:asciiTheme="minorHAnsi" w:hAnsiTheme="minorHAnsi"/>
          <w:color w:val="000000"/>
        </w:rPr>
      </w:pPr>
      <w:r w:rsidRPr="00710C7B">
        <w:rPr>
          <w:rFonts w:asciiTheme="minorHAnsi" w:hAnsiTheme="minorHAnsi"/>
          <w:color w:val="000000"/>
        </w:rPr>
        <w:t>Cristo fue puesto por Dios como autoridad sobre todas las cosas</w:t>
      </w:r>
      <w:r w:rsidRPr="00710C7B">
        <w:rPr>
          <w:rStyle w:val="apple-converted-space"/>
          <w:rFonts w:asciiTheme="minorHAnsi" w:hAnsiTheme="minorHAnsi"/>
          <w:color w:val="000000"/>
        </w:rPr>
        <w:t> </w:t>
      </w:r>
      <w:r w:rsidRPr="00710C7B">
        <w:rPr>
          <w:rStyle w:val="Fuerte"/>
          <w:rFonts w:asciiTheme="minorHAnsi" w:hAnsiTheme="minorHAnsi"/>
          <w:color w:val="000000"/>
        </w:rPr>
        <w:t>para el bien de su iglesia</w:t>
      </w:r>
      <w:r w:rsidRPr="00710C7B">
        <w:rPr>
          <w:rFonts w:asciiTheme="minorHAnsi" w:hAnsiTheme="minorHAnsi"/>
          <w:color w:val="000000"/>
        </w:rPr>
        <w:t>, no para limitarla, sino para conducirla con sabiduría, amor y propósito.</w:t>
      </w:r>
      <w:r w:rsidRPr="00710C7B">
        <w:rPr>
          <w:rFonts w:asciiTheme="minorHAnsi" w:hAnsiTheme="minorHAnsi"/>
          <w:color w:val="000000"/>
        </w:rPr>
        <w:br/>
        <w:t>Cuando los hombres intentan ocupar el lugar de Cristo y dirigir la iglesia según sus caprichos,</w:t>
      </w:r>
      <w:r w:rsidRPr="00710C7B">
        <w:rPr>
          <w:rStyle w:val="apple-converted-space"/>
          <w:rFonts w:asciiTheme="minorHAnsi" w:hAnsiTheme="minorHAnsi"/>
          <w:color w:val="000000"/>
        </w:rPr>
        <w:t> </w:t>
      </w:r>
      <w:r w:rsidRPr="00710C7B">
        <w:rPr>
          <w:rStyle w:val="Fuerte"/>
          <w:rFonts w:asciiTheme="minorHAnsi" w:hAnsiTheme="minorHAnsi"/>
          <w:color w:val="000000"/>
        </w:rPr>
        <w:t>se pierde la dirección divina</w:t>
      </w:r>
      <w:r w:rsidRPr="00710C7B">
        <w:rPr>
          <w:rStyle w:val="apple-converted-space"/>
          <w:rFonts w:asciiTheme="minorHAnsi" w:hAnsiTheme="minorHAnsi"/>
          <w:color w:val="000000"/>
        </w:rPr>
        <w:t> </w:t>
      </w:r>
      <w:r w:rsidRPr="00710C7B">
        <w:rPr>
          <w:rFonts w:asciiTheme="minorHAnsi" w:hAnsiTheme="minorHAnsi"/>
          <w:color w:val="000000"/>
        </w:rPr>
        <w:t>y se corre el riesgo de apagar el mover del Espíritu.</w:t>
      </w:r>
    </w:p>
    <w:p w14:paraId="25794614" w14:textId="23D78555" w:rsidR="001D4B14" w:rsidRPr="00710C7B" w:rsidRDefault="001D4B14" w:rsidP="001D4B14">
      <w:pPr>
        <w:pStyle w:val="NormalWeb"/>
        <w:rPr>
          <w:rFonts w:asciiTheme="minorHAnsi" w:hAnsiTheme="minorHAnsi"/>
          <w:color w:val="000000"/>
        </w:rPr>
      </w:pPr>
      <w:r w:rsidRPr="00710C7B">
        <w:rPr>
          <w:rFonts w:asciiTheme="minorHAnsi" w:hAnsiTheme="minorHAnsi"/>
          <w:color w:val="000000"/>
        </w:rPr>
        <w:t>Ser parte del cuerpo de Cristo</w:t>
      </w:r>
      <w:r w:rsidRPr="00710C7B">
        <w:rPr>
          <w:rStyle w:val="apple-converted-space"/>
          <w:rFonts w:asciiTheme="minorHAnsi" w:hAnsiTheme="minorHAnsi"/>
          <w:color w:val="000000"/>
        </w:rPr>
        <w:t> </w:t>
      </w:r>
      <w:r w:rsidRPr="00710C7B">
        <w:rPr>
          <w:rStyle w:val="Fuerte"/>
          <w:rFonts w:asciiTheme="minorHAnsi" w:hAnsiTheme="minorHAnsi"/>
          <w:color w:val="000000"/>
        </w:rPr>
        <w:t>no es solo un privilegio</w:t>
      </w:r>
      <w:r w:rsidRPr="00710C7B">
        <w:rPr>
          <w:rFonts w:asciiTheme="minorHAnsi" w:hAnsiTheme="minorHAnsi"/>
          <w:color w:val="000000"/>
        </w:rPr>
        <w:t>, es también una</w:t>
      </w:r>
      <w:r w:rsidRPr="00710C7B">
        <w:rPr>
          <w:rStyle w:val="apple-converted-space"/>
          <w:rFonts w:asciiTheme="minorHAnsi" w:hAnsiTheme="minorHAnsi"/>
          <w:color w:val="000000"/>
        </w:rPr>
        <w:t> </w:t>
      </w:r>
      <w:r w:rsidRPr="00710C7B">
        <w:rPr>
          <w:rStyle w:val="Fuerte"/>
          <w:rFonts w:asciiTheme="minorHAnsi" w:hAnsiTheme="minorHAnsi"/>
          <w:color w:val="000000"/>
        </w:rPr>
        <w:t>gran responsabilidad</w:t>
      </w:r>
      <w:r w:rsidRPr="00710C7B">
        <w:rPr>
          <w:rFonts w:asciiTheme="minorHAnsi" w:hAnsiTheme="minorHAnsi"/>
          <w:color w:val="000000"/>
        </w:rPr>
        <w:t>: representarlo bien.</w:t>
      </w:r>
    </w:p>
    <w:p w14:paraId="63481949" w14:textId="77777777" w:rsidR="00710C7B" w:rsidRDefault="00710C7B" w:rsidP="001D4B14">
      <w:pPr>
        <w:pStyle w:val="NormalWeb"/>
        <w:rPr>
          <w:rStyle w:val="Fuerte"/>
          <w:rFonts w:asciiTheme="minorHAnsi" w:hAnsiTheme="minorHAnsi"/>
          <w:color w:val="000000"/>
        </w:rPr>
      </w:pPr>
    </w:p>
    <w:p w14:paraId="222E63DF" w14:textId="0D3B63F5" w:rsidR="001D4B14" w:rsidRPr="00710C7B" w:rsidRDefault="001D4B14" w:rsidP="001D4B14">
      <w:pPr>
        <w:pStyle w:val="NormalWeb"/>
        <w:rPr>
          <w:rFonts w:asciiTheme="minorHAnsi" w:hAnsiTheme="minorHAnsi"/>
          <w:b/>
          <w:bCs/>
          <w:i/>
          <w:iCs/>
          <w:color w:val="7030A0"/>
        </w:rPr>
      </w:pPr>
      <w:r w:rsidRPr="00710C7B">
        <w:rPr>
          <w:rStyle w:val="Fuerte"/>
          <w:rFonts w:asciiTheme="minorHAnsi" w:hAnsiTheme="minorHAnsi"/>
          <w:b w:val="0"/>
          <w:bCs w:val="0"/>
          <w:i/>
          <w:iCs/>
          <w:color w:val="7030A0"/>
        </w:rPr>
        <w:t xml:space="preserve">La iglesia solo puede cumplir su propósito cuando se somete a la autoridad y dirección de Cristo, </w:t>
      </w:r>
      <w:r w:rsidR="00B96729" w:rsidRPr="00710C7B">
        <w:rPr>
          <w:rStyle w:val="Fuerte"/>
          <w:rFonts w:asciiTheme="minorHAnsi" w:hAnsiTheme="minorHAnsi"/>
          <w:b w:val="0"/>
          <w:bCs w:val="0"/>
          <w:i/>
          <w:iCs/>
          <w:color w:val="7030A0"/>
        </w:rPr>
        <w:t>qu</w:t>
      </w:r>
      <w:r w:rsidR="001105DF">
        <w:rPr>
          <w:rStyle w:val="Fuerte"/>
          <w:rFonts w:asciiTheme="minorHAnsi" w:hAnsiTheme="minorHAnsi"/>
          <w:b w:val="0"/>
          <w:bCs w:val="0"/>
          <w:i/>
          <w:iCs/>
          <w:color w:val="7030A0"/>
        </w:rPr>
        <w:t>ien</w:t>
      </w:r>
      <w:r w:rsidR="00B96729" w:rsidRPr="00710C7B">
        <w:rPr>
          <w:rStyle w:val="Fuerte"/>
          <w:rFonts w:asciiTheme="minorHAnsi" w:hAnsiTheme="minorHAnsi"/>
          <w:b w:val="0"/>
          <w:bCs w:val="0"/>
          <w:i/>
          <w:iCs/>
          <w:color w:val="7030A0"/>
        </w:rPr>
        <w:t xml:space="preserve"> es </w:t>
      </w:r>
      <w:r w:rsidRPr="00710C7B">
        <w:rPr>
          <w:rStyle w:val="Fuerte"/>
          <w:rFonts w:asciiTheme="minorHAnsi" w:hAnsiTheme="minorHAnsi"/>
          <w:b w:val="0"/>
          <w:bCs w:val="0"/>
          <w:i/>
          <w:iCs/>
          <w:color w:val="7030A0"/>
        </w:rPr>
        <w:t>su Cabeza.</w:t>
      </w:r>
    </w:p>
    <w:p w14:paraId="622A0E4F" w14:textId="77777777" w:rsidR="00B96729" w:rsidRPr="00710C7B" w:rsidRDefault="00B96729" w:rsidP="001D4B14">
      <w:pPr>
        <w:pStyle w:val="NormalWeb"/>
        <w:rPr>
          <w:rFonts w:asciiTheme="minorHAnsi" w:hAnsiTheme="minorHAnsi"/>
          <w:color w:val="000000"/>
        </w:rPr>
      </w:pPr>
    </w:p>
    <w:p w14:paraId="0C5DC2F6" w14:textId="5979FB3C" w:rsidR="001D4B14" w:rsidRPr="00710C7B" w:rsidRDefault="001D4B14" w:rsidP="001D4B14">
      <w:pPr>
        <w:pStyle w:val="NormalWeb"/>
        <w:rPr>
          <w:rFonts w:asciiTheme="minorHAnsi" w:hAnsiTheme="minorHAnsi"/>
          <w:color w:val="000000"/>
        </w:rPr>
      </w:pPr>
      <w:r w:rsidRPr="00710C7B">
        <w:rPr>
          <w:rFonts w:asciiTheme="minorHAnsi" w:hAnsiTheme="minorHAnsi"/>
          <w:i/>
          <w:iCs/>
          <w:color w:val="000000"/>
        </w:rPr>
        <w:t xml:space="preserve">Señor Jesús, gracias por ser la </w:t>
      </w:r>
      <w:r w:rsidR="006D15E1">
        <w:rPr>
          <w:rFonts w:asciiTheme="minorHAnsi" w:hAnsiTheme="minorHAnsi"/>
          <w:i/>
          <w:iCs/>
          <w:color w:val="000000"/>
        </w:rPr>
        <w:t>c</w:t>
      </w:r>
      <w:r w:rsidRPr="00710C7B">
        <w:rPr>
          <w:rFonts w:asciiTheme="minorHAnsi" w:hAnsiTheme="minorHAnsi"/>
          <w:i/>
          <w:iCs/>
          <w:color w:val="000000"/>
        </w:rPr>
        <w:t>abeza que guía y sostiene tu iglesia</w:t>
      </w:r>
      <w:r w:rsidR="00B96729" w:rsidRPr="00710C7B">
        <w:rPr>
          <w:rFonts w:asciiTheme="minorHAnsi" w:hAnsiTheme="minorHAnsi"/>
          <w:i/>
          <w:iCs/>
          <w:color w:val="000000"/>
        </w:rPr>
        <w:t>, a</w:t>
      </w:r>
      <w:r w:rsidRPr="00710C7B">
        <w:rPr>
          <w:rFonts w:asciiTheme="minorHAnsi" w:hAnsiTheme="minorHAnsi"/>
          <w:i/>
          <w:iCs/>
          <w:color w:val="000000"/>
        </w:rPr>
        <w:t>yúdanos a reconocer tu autoridad sobre todas las cosas, a obedecer tu voz y a caminar bajo tu dirección.</w:t>
      </w:r>
      <w:r w:rsidR="00710C7B" w:rsidRPr="00710C7B">
        <w:rPr>
          <w:rFonts w:asciiTheme="minorHAnsi" w:hAnsiTheme="minorHAnsi"/>
          <w:i/>
          <w:iCs/>
          <w:color w:val="000000"/>
        </w:rPr>
        <w:t xml:space="preserve"> </w:t>
      </w:r>
      <w:r w:rsidRPr="00710C7B">
        <w:rPr>
          <w:rFonts w:asciiTheme="minorHAnsi" w:hAnsiTheme="minorHAnsi"/>
          <w:i/>
          <w:iCs/>
          <w:color w:val="000000"/>
        </w:rPr>
        <w:t>Que nada en nosotros reemplace tu lugar, y que todo lo que hagamos sea para tu gloria.</w:t>
      </w:r>
      <w:r w:rsidR="00710C7B" w:rsidRPr="00710C7B">
        <w:rPr>
          <w:rFonts w:asciiTheme="minorHAnsi" w:hAnsiTheme="minorHAnsi"/>
          <w:i/>
          <w:iCs/>
          <w:color w:val="000000"/>
        </w:rPr>
        <w:t xml:space="preserve"> </w:t>
      </w:r>
      <w:r w:rsidRPr="00710C7B">
        <w:rPr>
          <w:rStyle w:val="Fuerte"/>
          <w:rFonts w:asciiTheme="minorHAnsi" w:hAnsiTheme="minorHAnsi"/>
          <w:i/>
          <w:iCs/>
          <w:color w:val="000000"/>
        </w:rPr>
        <w:t>Amén</w:t>
      </w:r>
      <w:r w:rsidRPr="00710C7B">
        <w:rPr>
          <w:rStyle w:val="Fuerte"/>
          <w:rFonts w:asciiTheme="minorHAnsi" w:hAnsiTheme="minorHAnsi"/>
          <w:color w:val="000000"/>
        </w:rPr>
        <w:t>.</w:t>
      </w:r>
    </w:p>
    <w:bookmarkEnd w:id="196"/>
    <w:p w14:paraId="5F8BF761" w14:textId="040D21B3" w:rsidR="00A663D6" w:rsidRDefault="00A663D6" w:rsidP="00B03677">
      <w:pPr>
        <w:rPr>
          <w:rFonts w:asciiTheme="minorHAnsi" w:hAnsiTheme="minorHAnsi"/>
          <w:color w:val="000000" w:themeColor="text1"/>
        </w:rPr>
      </w:pPr>
    </w:p>
    <w:p w14:paraId="495C5419" w14:textId="77777777" w:rsidR="00834E07" w:rsidRDefault="00834E07" w:rsidP="00B03677">
      <w:pPr>
        <w:rPr>
          <w:rFonts w:asciiTheme="minorHAnsi" w:hAnsiTheme="minorHAnsi"/>
          <w:color w:val="000000" w:themeColor="text1"/>
        </w:rPr>
      </w:pPr>
    </w:p>
    <w:p w14:paraId="56325C71" w14:textId="77777777" w:rsidR="00834E07" w:rsidRDefault="00834E07" w:rsidP="00B03677">
      <w:pPr>
        <w:rPr>
          <w:rFonts w:asciiTheme="minorHAnsi" w:hAnsiTheme="minorHAnsi"/>
          <w:color w:val="000000" w:themeColor="text1"/>
        </w:rPr>
      </w:pPr>
    </w:p>
    <w:p w14:paraId="5F46AA96" w14:textId="7B698B86" w:rsidR="00834E07" w:rsidRPr="001C0723" w:rsidRDefault="00947893" w:rsidP="00865B11">
      <w:pPr>
        <w:pStyle w:val="Ttulo1"/>
        <w:spacing w:before="0" w:after="0"/>
        <w:rPr>
          <w:rFonts w:asciiTheme="minorHAnsi" w:hAnsiTheme="minorHAnsi" w:cs="Times New Roman"/>
          <w:color w:val="000000"/>
          <w:sz w:val="28"/>
          <w:szCs w:val="28"/>
          <w:lang w:val="es-ES"/>
        </w:rPr>
      </w:pPr>
      <w:bookmarkStart w:id="197" w:name="OLE_LINK198"/>
      <w:r w:rsidRPr="001C0723">
        <w:rPr>
          <w:rStyle w:val="Fuerte"/>
          <w:rFonts w:asciiTheme="minorHAnsi" w:hAnsiTheme="minorHAnsi"/>
          <w:color w:val="000000"/>
          <w:sz w:val="28"/>
          <w:szCs w:val="28"/>
          <w:lang w:val="es-ES"/>
        </w:rPr>
        <w:t>Cada Parte Cuenta</w:t>
      </w:r>
    </w:p>
    <w:p w14:paraId="0780F43E" w14:textId="6620B901" w:rsidR="00834E07" w:rsidRPr="001C0723" w:rsidRDefault="00834E07" w:rsidP="00865B11">
      <w:pPr>
        <w:rPr>
          <w:rFonts w:asciiTheme="minorHAnsi" w:hAnsiTheme="minorHAnsi"/>
          <w:lang w:val="es-ES"/>
        </w:rPr>
      </w:pPr>
      <w:r w:rsidRPr="001C0723">
        <w:rPr>
          <w:rFonts w:asciiTheme="minorHAnsi" w:hAnsiTheme="minorHAnsi"/>
          <w:b/>
          <w:bCs/>
          <w:color w:val="000000" w:themeColor="text1"/>
          <w:lang w:val="es-ES"/>
        </w:rPr>
        <w:t>Efesios 4:16 NTV</w:t>
      </w:r>
      <w:r w:rsidRPr="001C0723">
        <w:rPr>
          <w:rFonts w:asciiTheme="minorHAnsi" w:hAnsiTheme="minorHAnsi"/>
          <w:color w:val="000000" w:themeColor="text1"/>
          <w:lang w:val="es-ES"/>
        </w:rPr>
        <w:t xml:space="preserve">. </w:t>
      </w:r>
      <w:r w:rsidRPr="001C0723">
        <w:rPr>
          <w:rFonts w:asciiTheme="minorHAnsi" w:hAnsiTheme="minorHAnsi"/>
          <w:i/>
          <w:iCs/>
          <w:color w:val="0070C0"/>
          <w:lang w:val="es-ES"/>
        </w:rPr>
        <w:t>Él hace que todo el cuerpo encaje perfectamente. Y cada parte, al cumplir con su función específica, ayuda a que las demás se desarrollen, y entonces todo el cuerpo crece y está sano y lleno de amor</w:t>
      </w:r>
      <w:r w:rsidRPr="001C0723">
        <w:rPr>
          <w:rFonts w:asciiTheme="minorHAnsi" w:hAnsiTheme="minorHAnsi"/>
          <w:lang w:val="es-ES"/>
        </w:rPr>
        <w:t>.</w:t>
      </w:r>
    </w:p>
    <w:p w14:paraId="7E76FAEB" w14:textId="77777777" w:rsidR="00263EEF" w:rsidRPr="001C0723" w:rsidRDefault="00263EEF" w:rsidP="00865B11">
      <w:pPr>
        <w:rPr>
          <w:rFonts w:asciiTheme="minorHAnsi" w:hAnsiTheme="minorHAnsi"/>
          <w:lang w:val="es-ES"/>
        </w:rPr>
      </w:pPr>
    </w:p>
    <w:p w14:paraId="36827B56" w14:textId="77777777" w:rsidR="00947893" w:rsidRPr="001C0723" w:rsidRDefault="00947893" w:rsidP="00865B11">
      <w:pPr>
        <w:pStyle w:val="NormalWeb"/>
        <w:rPr>
          <w:rFonts w:asciiTheme="minorHAnsi" w:hAnsiTheme="minorHAnsi"/>
          <w:color w:val="000000"/>
          <w:lang w:val="es-ES"/>
        </w:rPr>
      </w:pPr>
      <w:r w:rsidRPr="001C0723">
        <w:rPr>
          <w:rFonts w:asciiTheme="minorHAnsi" w:hAnsiTheme="minorHAnsi"/>
          <w:color w:val="000000"/>
          <w:lang w:val="es-ES"/>
        </w:rPr>
        <w:t>La Biblia compara la iglesia con un cuerpo, una imagen poderosa que revela cómo Dios espera que funcionemos. En el cuerpo humano, cada articulación, cada tendón y cada miembro está diseñado para trabajar en conexión con los demás. Nada existe por casualidad, y nada es inútil. Cada parte tiene un propósito.</w:t>
      </w:r>
    </w:p>
    <w:p w14:paraId="356D101C" w14:textId="77777777" w:rsidR="00947893" w:rsidRPr="001C0723" w:rsidRDefault="00947893" w:rsidP="00865B11">
      <w:pPr>
        <w:pStyle w:val="NormalWeb"/>
        <w:rPr>
          <w:rFonts w:asciiTheme="minorHAnsi" w:hAnsiTheme="minorHAnsi"/>
          <w:color w:val="000000"/>
          <w:lang w:val="es-ES"/>
        </w:rPr>
      </w:pPr>
    </w:p>
    <w:p w14:paraId="46C253A8" w14:textId="69DF4528" w:rsidR="00947893" w:rsidRPr="001C0723" w:rsidRDefault="00947893" w:rsidP="00865B11">
      <w:pPr>
        <w:pStyle w:val="NormalWeb"/>
        <w:rPr>
          <w:rFonts w:asciiTheme="minorHAnsi" w:hAnsiTheme="minorHAnsi"/>
          <w:color w:val="000000"/>
          <w:lang w:val="es-ES"/>
        </w:rPr>
      </w:pPr>
      <w:r w:rsidRPr="001C0723">
        <w:rPr>
          <w:rFonts w:asciiTheme="minorHAnsi" w:hAnsiTheme="minorHAnsi"/>
          <w:color w:val="000000"/>
          <w:lang w:val="es-ES"/>
        </w:rPr>
        <w:t>De la misma manera, el cuerpo de Cristo fue creado para operar en unidad. Este versículo nos recuerda que</w:t>
      </w:r>
      <w:r w:rsidRPr="001C0723">
        <w:rPr>
          <w:rStyle w:val="apple-converted-space"/>
          <w:rFonts w:asciiTheme="minorHAnsi" w:hAnsiTheme="minorHAnsi"/>
          <w:color w:val="000000"/>
          <w:lang w:val="es-ES"/>
        </w:rPr>
        <w:t> </w:t>
      </w:r>
      <w:r w:rsidRPr="001C0723">
        <w:rPr>
          <w:rStyle w:val="Fuerte"/>
          <w:rFonts w:asciiTheme="minorHAnsi" w:hAnsiTheme="minorHAnsi"/>
          <w:color w:val="000000"/>
          <w:lang w:val="es-ES"/>
        </w:rPr>
        <w:t>cuando cada parte cumple con su función</w:t>
      </w:r>
      <w:r w:rsidRPr="001C0723">
        <w:rPr>
          <w:rFonts w:asciiTheme="minorHAnsi" w:hAnsiTheme="minorHAnsi"/>
          <w:color w:val="000000"/>
          <w:lang w:val="es-ES"/>
        </w:rPr>
        <w:t>, algo extraordinario sucede:</w:t>
      </w:r>
      <w:r w:rsidRPr="001C0723">
        <w:rPr>
          <w:rStyle w:val="apple-converted-space"/>
          <w:rFonts w:asciiTheme="minorHAnsi" w:hAnsiTheme="minorHAnsi"/>
          <w:color w:val="000000"/>
          <w:lang w:val="es-ES"/>
        </w:rPr>
        <w:t> </w:t>
      </w:r>
      <w:r w:rsidRPr="001C0723">
        <w:rPr>
          <w:rStyle w:val="nfasis"/>
          <w:rFonts w:asciiTheme="minorHAnsi" w:hAnsiTheme="minorHAnsi"/>
          <w:color w:val="000000"/>
          <w:lang w:val="es-ES"/>
        </w:rPr>
        <w:t>las demás partes se desarrollan, el cuerpo crece, y todo se llena de amor</w:t>
      </w:r>
      <w:r w:rsidRPr="001C0723">
        <w:rPr>
          <w:rFonts w:asciiTheme="minorHAnsi" w:hAnsiTheme="minorHAnsi"/>
          <w:color w:val="000000"/>
          <w:lang w:val="es-ES"/>
        </w:rPr>
        <w:t>. El crecimiento genuino de la iglesia surge cuando todos aportan desde su lugar, guiados por Cristo.</w:t>
      </w:r>
    </w:p>
    <w:p w14:paraId="5DB7C4EF" w14:textId="77777777" w:rsidR="00947893" w:rsidRPr="001C0723" w:rsidRDefault="00947893" w:rsidP="00865B11">
      <w:pPr>
        <w:pStyle w:val="NormalWeb"/>
        <w:rPr>
          <w:rFonts w:asciiTheme="minorHAnsi" w:hAnsiTheme="minorHAnsi"/>
          <w:color w:val="000000"/>
          <w:lang w:val="es-ES"/>
        </w:rPr>
      </w:pPr>
    </w:p>
    <w:p w14:paraId="2725DC87" w14:textId="77777777" w:rsidR="002C658A" w:rsidRDefault="00947893" w:rsidP="00865B11">
      <w:pPr>
        <w:pStyle w:val="NormalWeb"/>
        <w:rPr>
          <w:rStyle w:val="Fuerte"/>
          <w:rFonts w:asciiTheme="minorHAnsi" w:hAnsiTheme="minorHAnsi"/>
          <w:color w:val="FF0000"/>
          <w:lang w:val="es-ES"/>
        </w:rPr>
      </w:pPr>
      <w:r w:rsidRPr="001C0723">
        <w:rPr>
          <w:rFonts w:asciiTheme="minorHAnsi" w:hAnsiTheme="minorHAnsi"/>
          <w:color w:val="000000"/>
          <w:lang w:val="es-ES"/>
        </w:rPr>
        <w:t xml:space="preserve">Por eso, es necesario hacernos </w:t>
      </w:r>
      <w:r w:rsidR="00360549" w:rsidRPr="001C0723">
        <w:rPr>
          <w:rFonts w:asciiTheme="minorHAnsi" w:hAnsiTheme="minorHAnsi"/>
          <w:color w:val="000000"/>
          <w:lang w:val="es-ES"/>
        </w:rPr>
        <w:t>la</w:t>
      </w:r>
      <w:r w:rsidRPr="001C0723">
        <w:rPr>
          <w:rFonts w:asciiTheme="minorHAnsi" w:hAnsiTheme="minorHAnsi"/>
          <w:color w:val="000000"/>
          <w:lang w:val="es-ES"/>
        </w:rPr>
        <w:t xml:space="preserve"> pregunta</w:t>
      </w:r>
      <w:r w:rsidR="00360549" w:rsidRPr="001C0723">
        <w:rPr>
          <w:rFonts w:asciiTheme="minorHAnsi" w:hAnsiTheme="minorHAnsi"/>
          <w:color w:val="000000"/>
          <w:lang w:val="es-ES"/>
        </w:rPr>
        <w:t xml:space="preserve"> siguiente</w:t>
      </w:r>
      <w:r w:rsidRPr="001C0723">
        <w:rPr>
          <w:rFonts w:asciiTheme="minorHAnsi" w:hAnsiTheme="minorHAnsi"/>
          <w:color w:val="000000"/>
          <w:lang w:val="es-ES"/>
        </w:rPr>
        <w:t xml:space="preserve"> con honestidad:</w:t>
      </w:r>
      <w:r w:rsidRPr="001C0723">
        <w:rPr>
          <w:rFonts w:asciiTheme="minorHAnsi" w:hAnsiTheme="minorHAnsi"/>
          <w:color w:val="000000"/>
          <w:lang w:val="es-ES"/>
        </w:rPr>
        <w:br/>
      </w:r>
      <w:r w:rsidRPr="001C0723">
        <w:rPr>
          <w:rStyle w:val="Fuerte"/>
          <w:rFonts w:asciiTheme="minorHAnsi" w:hAnsiTheme="minorHAnsi"/>
          <w:color w:val="FF0000"/>
          <w:lang w:val="es-ES"/>
        </w:rPr>
        <w:t>¿Estoy cumpliendo mi función dentro del cuerpo de Cristo?</w:t>
      </w:r>
    </w:p>
    <w:p w14:paraId="28101D76" w14:textId="2E73AFA3" w:rsidR="00947893" w:rsidRPr="001C0723" w:rsidRDefault="00947893" w:rsidP="00865B11">
      <w:pPr>
        <w:pStyle w:val="NormalWeb"/>
        <w:rPr>
          <w:rFonts w:asciiTheme="minorHAnsi" w:hAnsiTheme="minorHAnsi"/>
          <w:color w:val="000000"/>
          <w:lang w:val="es-ES"/>
        </w:rPr>
      </w:pPr>
      <w:r w:rsidRPr="001C0723">
        <w:rPr>
          <w:rFonts w:asciiTheme="minorHAnsi" w:hAnsiTheme="minorHAnsi"/>
          <w:color w:val="FF0000"/>
          <w:lang w:val="es-ES"/>
        </w:rPr>
        <w:br/>
      </w:r>
      <w:r w:rsidRPr="001C0723">
        <w:rPr>
          <w:rFonts w:asciiTheme="minorHAnsi" w:hAnsiTheme="minorHAnsi"/>
          <w:color w:val="000000"/>
          <w:lang w:val="es-ES"/>
        </w:rPr>
        <w:t>Tu parte no es pequeña. Tu rol no es secundario. En el diseño divino,</w:t>
      </w:r>
      <w:r w:rsidRPr="001C0723">
        <w:rPr>
          <w:rStyle w:val="apple-converted-space"/>
          <w:rFonts w:asciiTheme="minorHAnsi" w:hAnsiTheme="minorHAnsi"/>
          <w:color w:val="000000"/>
          <w:lang w:val="es-ES"/>
        </w:rPr>
        <w:t> </w:t>
      </w:r>
      <w:r w:rsidRPr="001C0723">
        <w:rPr>
          <w:rStyle w:val="Fuerte"/>
          <w:rFonts w:asciiTheme="minorHAnsi" w:hAnsiTheme="minorHAnsi"/>
          <w:color w:val="000000"/>
          <w:lang w:val="es-ES"/>
        </w:rPr>
        <w:t>cada parte cuenta</w:t>
      </w:r>
      <w:r w:rsidRPr="001C0723">
        <w:rPr>
          <w:rFonts w:asciiTheme="minorHAnsi" w:hAnsiTheme="minorHAnsi"/>
          <w:color w:val="000000"/>
          <w:lang w:val="es-ES"/>
        </w:rPr>
        <w:t>, y lo que haces fortalece el cuerpo completo.</w:t>
      </w:r>
    </w:p>
    <w:p w14:paraId="36570007" w14:textId="77777777" w:rsidR="00947893" w:rsidRPr="001C0723" w:rsidRDefault="00947893" w:rsidP="00865B11">
      <w:pPr>
        <w:pStyle w:val="NormalWeb"/>
        <w:rPr>
          <w:rFonts w:asciiTheme="minorHAnsi" w:hAnsiTheme="minorHAnsi"/>
          <w:color w:val="000000"/>
          <w:lang w:val="es-ES"/>
        </w:rPr>
      </w:pPr>
    </w:p>
    <w:p w14:paraId="0D471202" w14:textId="6E0AFB49" w:rsidR="00947893" w:rsidRPr="001C0723" w:rsidRDefault="00947893" w:rsidP="00865B11">
      <w:pPr>
        <w:pStyle w:val="NormalWeb"/>
        <w:rPr>
          <w:rFonts w:asciiTheme="minorHAnsi" w:hAnsiTheme="minorHAnsi"/>
          <w:color w:val="000000"/>
          <w:lang w:val="es-ES"/>
        </w:rPr>
      </w:pPr>
      <w:r w:rsidRPr="001C0723">
        <w:rPr>
          <w:rFonts w:asciiTheme="minorHAnsi" w:hAnsiTheme="minorHAnsi"/>
          <w:color w:val="000000"/>
          <w:lang w:val="es-ES"/>
        </w:rPr>
        <w:t>Pero para que el cuerpo funcione bien, cada miembro debe estar conectado a la Cabeza: Cristo. Sin esa conexión vital, no podemos servir, amar ni crecer de forma saludable.</w:t>
      </w:r>
    </w:p>
    <w:p w14:paraId="4BE0A99F" w14:textId="77777777" w:rsidR="00947893" w:rsidRPr="001C0723" w:rsidRDefault="00947893" w:rsidP="00865B11">
      <w:pPr>
        <w:pStyle w:val="NormalWeb"/>
        <w:rPr>
          <w:rFonts w:asciiTheme="minorHAnsi" w:hAnsiTheme="minorHAnsi"/>
          <w:color w:val="000000"/>
          <w:lang w:val="es-ES"/>
        </w:rPr>
      </w:pPr>
    </w:p>
    <w:p w14:paraId="331FD3D1" w14:textId="27463E61" w:rsidR="00947893" w:rsidRPr="001C0723" w:rsidRDefault="00947893" w:rsidP="00865B11">
      <w:pPr>
        <w:pStyle w:val="NormalWeb"/>
        <w:rPr>
          <w:rFonts w:asciiTheme="minorHAnsi" w:hAnsiTheme="minorHAnsi"/>
          <w:i/>
          <w:iCs/>
          <w:color w:val="7030A0"/>
          <w:lang w:val="es-ES"/>
        </w:rPr>
      </w:pPr>
      <w:r w:rsidRPr="001C0723">
        <w:rPr>
          <w:rFonts w:asciiTheme="minorHAnsi" w:hAnsiTheme="minorHAnsi"/>
          <w:i/>
          <w:iCs/>
          <w:color w:val="7030A0"/>
          <w:lang w:val="es-ES"/>
        </w:rPr>
        <w:t>La iglesia crece sana y llena de amor cuando cada creyente cumple su función conectado a Cristo</w:t>
      </w:r>
      <w:r w:rsidR="004A219C" w:rsidRPr="001C0723">
        <w:rPr>
          <w:rFonts w:asciiTheme="minorHAnsi" w:hAnsiTheme="minorHAnsi"/>
          <w:i/>
          <w:iCs/>
          <w:color w:val="7030A0"/>
          <w:lang w:val="es-ES"/>
        </w:rPr>
        <w:t xml:space="preserve"> quien es </w:t>
      </w:r>
      <w:r w:rsidRPr="001C0723">
        <w:rPr>
          <w:rFonts w:asciiTheme="minorHAnsi" w:hAnsiTheme="minorHAnsi"/>
          <w:i/>
          <w:iCs/>
          <w:color w:val="7030A0"/>
          <w:lang w:val="es-ES"/>
        </w:rPr>
        <w:t>la Cabeza.</w:t>
      </w:r>
    </w:p>
    <w:p w14:paraId="3A9EC769" w14:textId="77777777" w:rsidR="00947893" w:rsidRPr="00865B11" w:rsidRDefault="00947893" w:rsidP="00865B11">
      <w:pPr>
        <w:pStyle w:val="NormalWeb"/>
        <w:rPr>
          <w:rFonts w:asciiTheme="minorHAnsi" w:hAnsiTheme="minorHAnsi"/>
          <w:color w:val="000000"/>
        </w:rPr>
      </w:pPr>
    </w:p>
    <w:p w14:paraId="699B0750" w14:textId="7E310BCE" w:rsidR="00947893" w:rsidRPr="00865B11" w:rsidRDefault="00947893" w:rsidP="00865B11">
      <w:pPr>
        <w:pStyle w:val="NormalWeb"/>
        <w:rPr>
          <w:rFonts w:asciiTheme="minorHAnsi" w:hAnsiTheme="minorHAnsi"/>
          <w:color w:val="000000"/>
        </w:rPr>
      </w:pPr>
      <w:r w:rsidRPr="000220DE">
        <w:rPr>
          <w:rFonts w:asciiTheme="minorHAnsi" w:hAnsiTheme="minorHAnsi"/>
          <w:i/>
          <w:iCs/>
          <w:color w:val="000000"/>
        </w:rPr>
        <w:t>Señor Jesús, gracias por hacerme parte de tu cuerpo. Ayúdame a permanecer conectado a ti y a cumplir fielmente el rol que me has dado. Que mi vida aporte crecimiento, salud y amor a tu iglesia. Amén</w:t>
      </w:r>
      <w:r w:rsidRPr="00865B11">
        <w:rPr>
          <w:rFonts w:asciiTheme="minorHAnsi" w:hAnsiTheme="minorHAnsi"/>
          <w:color w:val="000000"/>
        </w:rPr>
        <w:t>.</w:t>
      </w:r>
    </w:p>
    <w:bookmarkEnd w:id="197"/>
    <w:p w14:paraId="7E904D24" w14:textId="7B74795A" w:rsidR="00D379C6" w:rsidRDefault="00D379C6" w:rsidP="00B03677">
      <w:pPr>
        <w:rPr>
          <w:rFonts w:asciiTheme="minorHAnsi" w:hAnsiTheme="minorHAnsi"/>
          <w:color w:val="000000" w:themeColor="text1"/>
        </w:rPr>
      </w:pPr>
    </w:p>
    <w:p w14:paraId="627F5A31" w14:textId="77777777" w:rsidR="00D27FF2" w:rsidRDefault="00D27FF2" w:rsidP="00B03677">
      <w:pPr>
        <w:rPr>
          <w:rFonts w:asciiTheme="minorHAnsi" w:hAnsiTheme="minorHAnsi"/>
          <w:color w:val="000000" w:themeColor="text1"/>
        </w:rPr>
      </w:pPr>
    </w:p>
    <w:p w14:paraId="76416D6E" w14:textId="77777777" w:rsidR="00D27FF2" w:rsidRDefault="00D27FF2" w:rsidP="00B03677">
      <w:pPr>
        <w:rPr>
          <w:rFonts w:asciiTheme="minorHAnsi" w:hAnsiTheme="minorHAnsi"/>
          <w:color w:val="000000" w:themeColor="text1"/>
        </w:rPr>
      </w:pPr>
    </w:p>
    <w:p w14:paraId="4F9E3747" w14:textId="4BE3EB78" w:rsidR="00D27FF2" w:rsidRPr="00D427E1" w:rsidRDefault="00481F5E" w:rsidP="00D427E1">
      <w:pPr>
        <w:rPr>
          <w:rFonts w:asciiTheme="minorHAnsi" w:hAnsiTheme="minorHAnsi"/>
          <w:b/>
          <w:bCs/>
          <w:color w:val="000000" w:themeColor="text1"/>
          <w:sz w:val="28"/>
          <w:szCs w:val="28"/>
        </w:rPr>
      </w:pPr>
      <w:bookmarkStart w:id="198" w:name="OLE_LINK199"/>
      <w:r w:rsidRPr="00D427E1">
        <w:rPr>
          <w:rFonts w:asciiTheme="minorHAnsi" w:hAnsiTheme="minorHAnsi"/>
          <w:b/>
          <w:bCs/>
          <w:color w:val="000000" w:themeColor="text1"/>
          <w:sz w:val="28"/>
          <w:szCs w:val="28"/>
        </w:rPr>
        <w:t xml:space="preserve">Elijo decir la Verdad. </w:t>
      </w:r>
    </w:p>
    <w:p w14:paraId="4D6B29DB" w14:textId="2A2966AA" w:rsidR="00D27FF2" w:rsidRPr="00481F5E" w:rsidRDefault="00D27FF2" w:rsidP="00D427E1">
      <w:pPr>
        <w:rPr>
          <w:rFonts w:asciiTheme="minorHAnsi" w:hAnsiTheme="minorHAnsi"/>
          <w:lang w:val="es-ES"/>
        </w:rPr>
      </w:pPr>
      <w:r w:rsidRPr="00481F5E">
        <w:rPr>
          <w:rFonts w:asciiTheme="minorHAnsi" w:hAnsiTheme="minorHAnsi"/>
          <w:b/>
          <w:bCs/>
          <w:color w:val="000000" w:themeColor="text1"/>
        </w:rPr>
        <w:t xml:space="preserve">Efesios </w:t>
      </w:r>
      <w:r w:rsidR="000352A1" w:rsidRPr="00481F5E">
        <w:rPr>
          <w:rFonts w:asciiTheme="minorHAnsi" w:hAnsiTheme="minorHAnsi"/>
          <w:b/>
          <w:bCs/>
          <w:color w:val="000000" w:themeColor="text1"/>
        </w:rPr>
        <w:t>4</w:t>
      </w:r>
      <w:r w:rsidR="00325AFB" w:rsidRPr="00481F5E">
        <w:rPr>
          <w:rFonts w:asciiTheme="minorHAnsi" w:hAnsiTheme="minorHAnsi"/>
          <w:b/>
          <w:bCs/>
          <w:color w:val="000000" w:themeColor="text1"/>
        </w:rPr>
        <w:t>:25 NTV</w:t>
      </w:r>
      <w:r w:rsidR="00325AFB" w:rsidRPr="00481F5E">
        <w:rPr>
          <w:rFonts w:asciiTheme="minorHAnsi" w:hAnsiTheme="minorHAnsi"/>
          <w:color w:val="000000" w:themeColor="text1"/>
        </w:rPr>
        <w:t xml:space="preserve">. </w:t>
      </w:r>
      <w:r w:rsidR="00325AFB" w:rsidRPr="00481F5E">
        <w:rPr>
          <w:rFonts w:asciiTheme="minorHAnsi" w:hAnsiTheme="minorHAnsi"/>
          <w:i/>
          <w:iCs/>
          <w:color w:val="0070C0"/>
          <w:lang w:val="es-ES"/>
        </w:rPr>
        <w:t>Así que dejen de decir mentiras. Digamos siempre la verdad a todos porque nosotros somos miembros de un mismo cuerpo</w:t>
      </w:r>
      <w:r w:rsidR="00325AFB" w:rsidRPr="00481F5E">
        <w:rPr>
          <w:rFonts w:asciiTheme="minorHAnsi" w:hAnsiTheme="minorHAnsi"/>
          <w:lang w:val="es-ES"/>
        </w:rPr>
        <w:t>.</w:t>
      </w:r>
    </w:p>
    <w:p w14:paraId="01A1F876" w14:textId="77777777" w:rsidR="00362EBC" w:rsidRPr="00481F5E" w:rsidRDefault="00362EBC" w:rsidP="00D427E1">
      <w:pPr>
        <w:rPr>
          <w:rFonts w:asciiTheme="minorHAnsi" w:hAnsiTheme="minorHAnsi"/>
          <w:lang w:val="es-ES"/>
        </w:rPr>
      </w:pPr>
    </w:p>
    <w:p w14:paraId="34B7AC04" w14:textId="77777777" w:rsidR="00481F5E" w:rsidRPr="00481F5E" w:rsidRDefault="00481F5E" w:rsidP="00D427E1">
      <w:pPr>
        <w:rPr>
          <w:rFonts w:asciiTheme="minorHAnsi" w:hAnsiTheme="minorHAnsi"/>
          <w:color w:val="000000"/>
        </w:rPr>
      </w:pPr>
      <w:r w:rsidRPr="00481F5E">
        <w:rPr>
          <w:rFonts w:asciiTheme="minorHAnsi" w:hAnsiTheme="minorHAnsi"/>
          <w:color w:val="000000"/>
        </w:rPr>
        <w:t>La mentira no es solo una palabra equivocada, es una fractura en la confianza. Cada vez que elegimos no decir la verdad, debilitamos nuestras relaciones y apagamos la unidad que Dios quiere construir entre nosotros. Pablo nos recuerda que pertenecemos a un mismo cuerpo; por eso, la verdad no es opcional, es esencial.</w:t>
      </w:r>
    </w:p>
    <w:p w14:paraId="39073657" w14:textId="77777777" w:rsidR="00D427E1" w:rsidRDefault="00D427E1" w:rsidP="00D427E1">
      <w:pPr>
        <w:rPr>
          <w:rFonts w:asciiTheme="minorHAnsi" w:hAnsiTheme="minorHAnsi"/>
          <w:color w:val="000000"/>
        </w:rPr>
      </w:pPr>
    </w:p>
    <w:p w14:paraId="054EEC73" w14:textId="0E24E8E4" w:rsidR="00481F5E" w:rsidRPr="00481F5E" w:rsidRDefault="00481F5E" w:rsidP="00D427E1">
      <w:pPr>
        <w:rPr>
          <w:rFonts w:asciiTheme="minorHAnsi" w:hAnsiTheme="minorHAnsi"/>
          <w:color w:val="000000"/>
        </w:rPr>
      </w:pPr>
      <w:r w:rsidRPr="00481F5E">
        <w:rPr>
          <w:rFonts w:asciiTheme="minorHAnsi" w:hAnsiTheme="minorHAnsi"/>
          <w:color w:val="000000"/>
        </w:rPr>
        <w:t>Decir la verdad es un acto de integridad espiritual. No se trata únicamente de evitar engaños, sino de vivir con un corazón limpio, sin máscaras ni excusas. La verdad alinea nuestra vida con el carácter de Cristo y nos permite caminar livianos, sin cargas ocultas.</w:t>
      </w:r>
    </w:p>
    <w:p w14:paraId="667AC002" w14:textId="77777777" w:rsidR="00D427E1" w:rsidRDefault="00D427E1" w:rsidP="00D427E1">
      <w:pPr>
        <w:rPr>
          <w:rFonts w:asciiTheme="minorHAnsi" w:hAnsiTheme="minorHAnsi"/>
          <w:color w:val="000000"/>
        </w:rPr>
      </w:pPr>
    </w:p>
    <w:p w14:paraId="3FD1A6D5" w14:textId="079B28D9" w:rsidR="00481F5E" w:rsidRPr="00481F5E" w:rsidRDefault="00481F5E" w:rsidP="00D427E1">
      <w:pPr>
        <w:rPr>
          <w:rFonts w:asciiTheme="minorHAnsi" w:hAnsiTheme="minorHAnsi"/>
          <w:color w:val="000000"/>
        </w:rPr>
      </w:pPr>
      <w:r w:rsidRPr="00481F5E">
        <w:rPr>
          <w:rFonts w:asciiTheme="minorHAnsi" w:hAnsiTheme="minorHAnsi"/>
          <w:color w:val="000000"/>
        </w:rPr>
        <w:t>Hoy es una invitación a evaluar nuestras palabras, a reconocer si hemos caído en “pequeñas mentiras” o en silencios que ocultan lo que es correcto. Elegir la verdad es elegir la luz, fortalecer la unidad y honrar a Dios con lo que decimos.</w:t>
      </w:r>
    </w:p>
    <w:p w14:paraId="6D7A4AF9" w14:textId="77777777" w:rsidR="00D427E1" w:rsidRDefault="00D427E1" w:rsidP="00D427E1">
      <w:pPr>
        <w:rPr>
          <w:rFonts w:ascii="Apple Color Emoji" w:hAnsi="Apple Color Emoji" w:cs="Apple Color Emoji"/>
          <w:b/>
          <w:bCs/>
          <w:color w:val="000000"/>
        </w:rPr>
      </w:pPr>
    </w:p>
    <w:p w14:paraId="530CDFE8" w14:textId="2090C8F6" w:rsidR="00481F5E" w:rsidRPr="00481F5E" w:rsidRDefault="00481F5E" w:rsidP="00D427E1">
      <w:pPr>
        <w:rPr>
          <w:rFonts w:asciiTheme="minorHAnsi" w:hAnsiTheme="minorHAnsi"/>
          <w:i/>
          <w:iCs/>
          <w:color w:val="7030A0"/>
        </w:rPr>
      </w:pPr>
      <w:r w:rsidRPr="00481F5E">
        <w:rPr>
          <w:rFonts w:asciiTheme="minorHAnsi" w:hAnsiTheme="minorHAnsi"/>
          <w:i/>
          <w:iCs/>
          <w:color w:val="7030A0"/>
        </w:rPr>
        <w:t>“Elegir la verdad es sanar relaciones, fortalecer la unidad y reflejar el carácter de Cristo.”</w:t>
      </w:r>
    </w:p>
    <w:p w14:paraId="3E262B86" w14:textId="77777777" w:rsidR="00D427E1" w:rsidRDefault="00D427E1" w:rsidP="00D427E1">
      <w:pPr>
        <w:rPr>
          <w:rFonts w:ascii="Apple Color Emoji" w:hAnsi="Apple Color Emoji" w:cs="Apple Color Emoji"/>
          <w:b/>
          <w:bCs/>
          <w:color w:val="000000"/>
        </w:rPr>
      </w:pPr>
    </w:p>
    <w:p w14:paraId="296E487B" w14:textId="1A81114F" w:rsidR="00481F5E" w:rsidRDefault="00481F5E" w:rsidP="00D427E1">
      <w:pPr>
        <w:rPr>
          <w:rFonts w:asciiTheme="minorHAnsi" w:hAnsiTheme="minorHAnsi"/>
          <w:color w:val="000000"/>
        </w:rPr>
      </w:pPr>
      <w:r w:rsidRPr="00481F5E">
        <w:rPr>
          <w:rFonts w:asciiTheme="minorHAnsi" w:hAnsiTheme="minorHAnsi"/>
          <w:i/>
          <w:iCs/>
          <w:color w:val="000000"/>
        </w:rPr>
        <w:t>Señor</w:t>
      </w:r>
      <w:r w:rsidR="007D2DEF" w:rsidRPr="007D2DEF">
        <w:rPr>
          <w:rFonts w:asciiTheme="minorHAnsi" w:hAnsiTheme="minorHAnsi"/>
          <w:i/>
          <w:iCs/>
          <w:color w:val="000000"/>
        </w:rPr>
        <w:t xml:space="preserve"> Jesús</w:t>
      </w:r>
      <w:r w:rsidRPr="00481F5E">
        <w:rPr>
          <w:rFonts w:asciiTheme="minorHAnsi" w:hAnsiTheme="minorHAnsi"/>
          <w:i/>
          <w:iCs/>
          <w:color w:val="000000"/>
        </w:rPr>
        <w:t>, ayúdame a ser alguien que ama la verdad. Límpiame de toda mentira, aun la más pequeña, y enséñame a hablar con sinceridad y amor. Que mis palabras edifiquen, unan y reflejen tu carácter. Guíame a vivir cada día en la luz de tu verdad. Amén</w:t>
      </w:r>
      <w:r w:rsidRPr="00481F5E">
        <w:rPr>
          <w:rFonts w:asciiTheme="minorHAnsi" w:hAnsiTheme="minorHAnsi"/>
          <w:color w:val="000000"/>
        </w:rPr>
        <w:t>.</w:t>
      </w:r>
    </w:p>
    <w:p w14:paraId="06A5C0FE" w14:textId="77777777" w:rsidR="009915CD" w:rsidRDefault="009915CD" w:rsidP="00D427E1">
      <w:pPr>
        <w:rPr>
          <w:rFonts w:asciiTheme="minorHAnsi" w:hAnsiTheme="minorHAnsi"/>
          <w:color w:val="000000"/>
        </w:rPr>
      </w:pPr>
    </w:p>
    <w:p w14:paraId="6D3B5345" w14:textId="77777777" w:rsidR="009915CD" w:rsidRDefault="009915CD" w:rsidP="00D427E1">
      <w:pPr>
        <w:rPr>
          <w:rFonts w:asciiTheme="minorHAnsi" w:hAnsiTheme="minorHAnsi"/>
          <w:color w:val="000000"/>
        </w:rPr>
      </w:pPr>
    </w:p>
    <w:p w14:paraId="32A51DB8" w14:textId="77777777" w:rsidR="00AA12B1" w:rsidRDefault="00AA12B1" w:rsidP="00D427E1">
      <w:pPr>
        <w:rPr>
          <w:rFonts w:asciiTheme="minorHAnsi" w:hAnsiTheme="minorHAnsi"/>
          <w:color w:val="000000"/>
        </w:rPr>
      </w:pPr>
    </w:p>
    <w:p w14:paraId="433656EA" w14:textId="77777777" w:rsidR="00AA12B1" w:rsidRDefault="00AA12B1" w:rsidP="00D427E1">
      <w:pPr>
        <w:rPr>
          <w:rFonts w:asciiTheme="minorHAnsi" w:hAnsiTheme="minorHAnsi"/>
          <w:color w:val="000000"/>
        </w:rPr>
      </w:pPr>
    </w:p>
    <w:p w14:paraId="26F5BD68" w14:textId="77777777" w:rsidR="00AA12B1" w:rsidRDefault="00AA12B1" w:rsidP="00D427E1">
      <w:pPr>
        <w:rPr>
          <w:rFonts w:asciiTheme="minorHAnsi" w:hAnsiTheme="minorHAnsi"/>
          <w:color w:val="000000"/>
        </w:rPr>
      </w:pPr>
    </w:p>
    <w:p w14:paraId="63F2D2D4" w14:textId="77777777" w:rsidR="009915CD" w:rsidRDefault="009915CD" w:rsidP="00D427E1">
      <w:pPr>
        <w:rPr>
          <w:rFonts w:asciiTheme="minorHAnsi" w:hAnsiTheme="minorHAnsi"/>
          <w:color w:val="000000"/>
        </w:rPr>
      </w:pPr>
    </w:p>
    <w:p w14:paraId="52B277F5" w14:textId="1FC3B912" w:rsidR="009915CD" w:rsidRPr="00AA12B1" w:rsidRDefault="00EB7E3A" w:rsidP="00AA12B1">
      <w:pPr>
        <w:rPr>
          <w:rFonts w:asciiTheme="minorHAnsi" w:hAnsiTheme="minorHAnsi"/>
          <w:b/>
          <w:bCs/>
          <w:color w:val="000000"/>
        </w:rPr>
      </w:pPr>
      <w:bookmarkStart w:id="199" w:name="OLE_LINK200"/>
      <w:r w:rsidRPr="00AA12B1">
        <w:rPr>
          <w:rFonts w:asciiTheme="minorHAnsi" w:hAnsiTheme="minorHAnsi"/>
          <w:b/>
          <w:bCs/>
          <w:color w:val="000000"/>
        </w:rPr>
        <w:t xml:space="preserve">Tú tienes el control. </w:t>
      </w:r>
    </w:p>
    <w:p w14:paraId="1D1F64F3" w14:textId="781133F9" w:rsidR="009915CD" w:rsidRPr="00481F5E" w:rsidRDefault="00F72A63" w:rsidP="00AA12B1">
      <w:pPr>
        <w:rPr>
          <w:rFonts w:asciiTheme="minorHAnsi" w:hAnsiTheme="minorHAnsi"/>
          <w:color w:val="000000"/>
        </w:rPr>
      </w:pPr>
      <w:r w:rsidRPr="00AA12B1">
        <w:rPr>
          <w:rFonts w:asciiTheme="minorHAnsi" w:hAnsiTheme="minorHAnsi"/>
          <w:b/>
          <w:bCs/>
          <w:lang w:val="es-ES"/>
        </w:rPr>
        <w:t>Efesios 4:26-27 NTV</w:t>
      </w:r>
      <w:r w:rsidRPr="00AA12B1">
        <w:rPr>
          <w:rFonts w:asciiTheme="minorHAnsi" w:hAnsiTheme="minorHAnsi"/>
          <w:lang w:val="es-ES"/>
        </w:rPr>
        <w:t xml:space="preserve">. </w:t>
      </w:r>
      <w:r w:rsidR="00D64DCE" w:rsidRPr="00AA12B1">
        <w:rPr>
          <w:rFonts w:asciiTheme="minorHAnsi" w:hAnsiTheme="minorHAnsi"/>
          <w:i/>
          <w:iCs/>
          <w:color w:val="0070C0"/>
          <w:lang w:val="es-ES"/>
        </w:rPr>
        <w:t xml:space="preserve">Además, «no pequen al dejar que el enojo los controle». No permitan que el sol se ponga mientras siguen enojados, </w:t>
      </w:r>
      <w:r w:rsidR="00D64DCE" w:rsidRPr="00AA12B1">
        <w:rPr>
          <w:rFonts w:asciiTheme="minorHAnsi" w:hAnsiTheme="minorHAnsi"/>
          <w:i/>
          <w:iCs/>
          <w:color w:val="0070C0"/>
          <w:vertAlign w:val="superscript"/>
          <w:lang w:val="es-ES"/>
        </w:rPr>
        <w:t>27 </w:t>
      </w:r>
      <w:r w:rsidR="00D64DCE" w:rsidRPr="00AA12B1">
        <w:rPr>
          <w:rFonts w:asciiTheme="minorHAnsi" w:hAnsiTheme="minorHAnsi"/>
          <w:i/>
          <w:iCs/>
          <w:color w:val="0070C0"/>
          <w:lang w:val="es-ES"/>
        </w:rPr>
        <w:t>porque el enojo da lugar al diablo</w:t>
      </w:r>
      <w:r w:rsidR="00D64DCE" w:rsidRPr="00AA12B1">
        <w:rPr>
          <w:rFonts w:asciiTheme="minorHAnsi" w:hAnsiTheme="minorHAnsi"/>
          <w:lang w:val="es-ES"/>
        </w:rPr>
        <w:t>.</w:t>
      </w:r>
    </w:p>
    <w:bookmarkEnd w:id="198"/>
    <w:p w14:paraId="7DEB9759" w14:textId="77777777" w:rsidR="00AA12B1" w:rsidRPr="00AA12B1" w:rsidRDefault="00AA12B1" w:rsidP="00AA12B1">
      <w:pPr>
        <w:pStyle w:val="NormalWeb"/>
        <w:rPr>
          <w:rFonts w:asciiTheme="minorHAnsi" w:hAnsiTheme="minorHAnsi"/>
          <w:color w:val="000000" w:themeColor="text1"/>
        </w:rPr>
      </w:pPr>
    </w:p>
    <w:p w14:paraId="432887A2" w14:textId="328A47A7" w:rsidR="00AA12B1" w:rsidRDefault="00AA12B1" w:rsidP="00AA12B1">
      <w:pPr>
        <w:pStyle w:val="NormalWeb"/>
        <w:rPr>
          <w:rFonts w:asciiTheme="minorHAnsi" w:eastAsia="Times New Roman" w:hAnsiTheme="minorHAnsi"/>
          <w:color w:val="000000"/>
          <w:lang w:val="es-US" w:eastAsia="es-MX"/>
          <w14:ligatures w14:val="none"/>
        </w:rPr>
      </w:pPr>
      <w:r w:rsidRPr="00AA12B1">
        <w:rPr>
          <w:rFonts w:asciiTheme="minorHAnsi" w:eastAsia="Times New Roman" w:hAnsiTheme="minorHAnsi"/>
          <w:color w:val="000000"/>
          <w:lang w:val="es-US" w:eastAsia="es-MX"/>
          <w14:ligatures w14:val="none"/>
        </w:rPr>
        <w:t>Al venir a Cristo, no podemos ignorar que hay cambios que Dios hace en nosotros, pero también hay responsabilidades que Él nos entrega para vivir de manera correcta. En este pasaje, Pablo nos da dos advertencias claras. Primero, no debemos permitir que el enojo nos controle, porque cuando cedemos terreno a nuestras emociones, podemos caer en pecado. Somos nosotros quienes decidimos si el enojo gobierna o no. Segundo, no debemos permitir que el enojo permanezca en nosotros, porque si lo dejamos crecer, le abrimos la puerta al enemigo para que opere en nuestro corazón.</w:t>
      </w:r>
    </w:p>
    <w:p w14:paraId="5D22B3F3" w14:textId="77777777" w:rsidR="00AA12B1" w:rsidRPr="00AA12B1" w:rsidRDefault="00AA12B1" w:rsidP="00AA12B1">
      <w:pPr>
        <w:pStyle w:val="NormalWeb"/>
        <w:rPr>
          <w:rFonts w:asciiTheme="minorHAnsi" w:eastAsia="Times New Roman" w:hAnsiTheme="minorHAnsi"/>
          <w:color w:val="000000"/>
          <w:lang w:val="es-US" w:eastAsia="es-MX"/>
          <w14:ligatures w14:val="none"/>
        </w:rPr>
      </w:pPr>
    </w:p>
    <w:p w14:paraId="04E83BA7" w14:textId="2D3A7C0E" w:rsidR="00AA12B1" w:rsidRPr="00AA12B1" w:rsidRDefault="00AA12B1" w:rsidP="00AA12B1">
      <w:pPr>
        <w:rPr>
          <w:rFonts w:asciiTheme="minorHAnsi" w:hAnsiTheme="minorHAnsi"/>
          <w:i/>
          <w:iCs/>
          <w:color w:val="7030A0"/>
        </w:rPr>
      </w:pPr>
      <w:r w:rsidRPr="00AA12B1">
        <w:rPr>
          <w:rFonts w:asciiTheme="minorHAnsi" w:hAnsiTheme="minorHAnsi"/>
          <w:i/>
          <w:iCs/>
          <w:color w:val="7030A0"/>
        </w:rPr>
        <w:t>El enojo fuera de control abre la puerta al enemigo.</w:t>
      </w:r>
    </w:p>
    <w:p w14:paraId="5C453B6D" w14:textId="17497183" w:rsidR="00AA12B1" w:rsidRDefault="00AA12B1" w:rsidP="00AA12B1">
      <w:pPr>
        <w:rPr>
          <w:rFonts w:asciiTheme="minorHAnsi" w:hAnsiTheme="minorHAnsi"/>
          <w:color w:val="000000"/>
        </w:rPr>
      </w:pPr>
      <w:r w:rsidRPr="00AA12B1">
        <w:rPr>
          <w:rFonts w:asciiTheme="minorHAnsi" w:hAnsiTheme="minorHAnsi"/>
          <w:color w:val="000000"/>
        </w:rPr>
        <w:br/>
      </w:r>
      <w:r w:rsidRPr="00AA12B1">
        <w:rPr>
          <w:rFonts w:asciiTheme="minorHAnsi" w:hAnsiTheme="minorHAnsi"/>
          <w:i/>
          <w:iCs/>
          <w:color w:val="000000"/>
        </w:rPr>
        <w:t>Señor Jesús, gracias por dejarme instrucciones claras para cuidar mi manera de vivir y agradarte. Dame dominio propio para controlar mi enojo y no darle lugar al diablo. Amén</w:t>
      </w:r>
      <w:r w:rsidRPr="00AA12B1">
        <w:rPr>
          <w:rFonts w:asciiTheme="minorHAnsi" w:hAnsiTheme="minorHAnsi"/>
          <w:color w:val="000000"/>
        </w:rPr>
        <w:t>.</w:t>
      </w:r>
    </w:p>
    <w:p w14:paraId="01CA51A2" w14:textId="77777777" w:rsidR="0053264F" w:rsidRDefault="0053264F" w:rsidP="00AA12B1">
      <w:pPr>
        <w:rPr>
          <w:rFonts w:asciiTheme="minorHAnsi" w:hAnsiTheme="minorHAnsi"/>
          <w:color w:val="000000"/>
        </w:rPr>
      </w:pPr>
    </w:p>
    <w:p w14:paraId="7CF3C77E" w14:textId="77777777" w:rsidR="0053264F" w:rsidRDefault="0053264F" w:rsidP="00AA12B1">
      <w:pPr>
        <w:rPr>
          <w:rFonts w:asciiTheme="minorHAnsi" w:hAnsiTheme="minorHAnsi"/>
          <w:color w:val="000000"/>
        </w:rPr>
      </w:pPr>
    </w:p>
    <w:p w14:paraId="5D094D13" w14:textId="77777777" w:rsidR="00F13C12" w:rsidRDefault="00F13C12" w:rsidP="00AA12B1">
      <w:pPr>
        <w:rPr>
          <w:rFonts w:asciiTheme="minorHAnsi" w:hAnsiTheme="minorHAnsi"/>
          <w:color w:val="000000"/>
        </w:rPr>
      </w:pPr>
    </w:p>
    <w:p w14:paraId="79F17D08" w14:textId="77777777" w:rsidR="008943D4" w:rsidRDefault="008943D4" w:rsidP="00AA12B1">
      <w:pPr>
        <w:rPr>
          <w:rFonts w:asciiTheme="minorHAnsi" w:hAnsiTheme="minorHAnsi"/>
          <w:color w:val="000000"/>
        </w:rPr>
      </w:pPr>
    </w:p>
    <w:p w14:paraId="28D80F0F" w14:textId="61AC11FA" w:rsidR="00F13C12" w:rsidRPr="002B0F0B" w:rsidRDefault="001F7980" w:rsidP="00AA12B1">
      <w:pPr>
        <w:rPr>
          <w:rFonts w:asciiTheme="minorHAnsi" w:hAnsiTheme="minorHAnsi"/>
          <w:b/>
          <w:bCs/>
          <w:color w:val="000000"/>
          <w:sz w:val="28"/>
          <w:szCs w:val="28"/>
          <w:lang w:val="es-ES"/>
        </w:rPr>
      </w:pPr>
      <w:bookmarkStart w:id="200" w:name="OLE_LINK201"/>
      <w:r w:rsidRPr="002B0F0B">
        <w:rPr>
          <w:rFonts w:asciiTheme="minorHAnsi" w:hAnsiTheme="minorHAnsi"/>
          <w:b/>
          <w:bCs/>
          <w:color w:val="000000"/>
          <w:sz w:val="28"/>
          <w:szCs w:val="28"/>
          <w:lang w:val="es-ES"/>
        </w:rPr>
        <w:t xml:space="preserve">Que tu vida alegre </w:t>
      </w:r>
      <w:r w:rsidR="00772BAC">
        <w:rPr>
          <w:rFonts w:asciiTheme="minorHAnsi" w:hAnsiTheme="minorHAnsi"/>
          <w:b/>
          <w:bCs/>
          <w:color w:val="000000"/>
          <w:sz w:val="28"/>
          <w:szCs w:val="28"/>
          <w:lang w:val="es-ES"/>
        </w:rPr>
        <w:t>al</w:t>
      </w:r>
      <w:r w:rsidRPr="002B0F0B">
        <w:rPr>
          <w:rFonts w:asciiTheme="minorHAnsi" w:hAnsiTheme="minorHAnsi"/>
          <w:b/>
          <w:bCs/>
          <w:color w:val="000000"/>
          <w:sz w:val="28"/>
          <w:szCs w:val="28"/>
          <w:lang w:val="es-ES"/>
        </w:rPr>
        <w:t xml:space="preserve"> </w:t>
      </w:r>
      <w:r w:rsidR="001B198F" w:rsidRPr="002B0F0B">
        <w:rPr>
          <w:rFonts w:asciiTheme="minorHAnsi" w:hAnsiTheme="minorHAnsi"/>
          <w:b/>
          <w:bCs/>
          <w:color w:val="000000"/>
          <w:sz w:val="28"/>
          <w:szCs w:val="28"/>
          <w:lang w:val="es-ES"/>
        </w:rPr>
        <w:t xml:space="preserve">Espíritu. </w:t>
      </w:r>
    </w:p>
    <w:p w14:paraId="2A81706F" w14:textId="3A9AEF60" w:rsidR="00F13C12" w:rsidRPr="001B198F" w:rsidRDefault="00F13C12" w:rsidP="00AA12B1">
      <w:pPr>
        <w:rPr>
          <w:rFonts w:asciiTheme="minorHAnsi" w:hAnsiTheme="minorHAnsi"/>
          <w:lang w:val="es-ES"/>
        </w:rPr>
      </w:pPr>
      <w:r w:rsidRPr="001B198F">
        <w:rPr>
          <w:rFonts w:asciiTheme="minorHAnsi" w:hAnsiTheme="minorHAnsi"/>
          <w:b/>
          <w:bCs/>
          <w:color w:val="000000"/>
        </w:rPr>
        <w:t xml:space="preserve">Efesios </w:t>
      </w:r>
      <w:r w:rsidR="004A5E3D" w:rsidRPr="001B198F">
        <w:rPr>
          <w:rFonts w:asciiTheme="minorHAnsi" w:hAnsiTheme="minorHAnsi"/>
          <w:b/>
          <w:bCs/>
          <w:color w:val="000000"/>
        </w:rPr>
        <w:t>4:30 NTV</w:t>
      </w:r>
      <w:r w:rsidR="004A5E3D" w:rsidRPr="001B198F">
        <w:rPr>
          <w:rFonts w:asciiTheme="minorHAnsi" w:hAnsiTheme="minorHAnsi"/>
          <w:color w:val="000000"/>
        </w:rPr>
        <w:t xml:space="preserve">. </w:t>
      </w:r>
      <w:r w:rsidR="004A5E3D" w:rsidRPr="004303C8">
        <w:rPr>
          <w:rFonts w:asciiTheme="minorHAnsi" w:hAnsiTheme="minorHAnsi"/>
          <w:b/>
          <w:bCs/>
          <w:i/>
          <w:iCs/>
          <w:color w:val="0070C0"/>
          <w:lang w:val="es-ES"/>
        </w:rPr>
        <w:t>No entristezcan al Espíritu Santo de Dios</w:t>
      </w:r>
      <w:r w:rsidR="004A5E3D" w:rsidRPr="001B198F">
        <w:rPr>
          <w:rFonts w:asciiTheme="minorHAnsi" w:hAnsiTheme="minorHAnsi"/>
          <w:i/>
          <w:iCs/>
          <w:color w:val="0070C0"/>
          <w:lang w:val="es-ES"/>
        </w:rPr>
        <w:t xml:space="preserve"> con la forma en que viven. Recuerden que él los identificó como suyos, y así les ha garantizado que serán salvos el día de la redención</w:t>
      </w:r>
      <w:r w:rsidR="004A5E3D" w:rsidRPr="001B198F">
        <w:rPr>
          <w:rFonts w:asciiTheme="minorHAnsi" w:hAnsiTheme="minorHAnsi"/>
          <w:lang w:val="es-ES"/>
        </w:rPr>
        <w:t>.</w:t>
      </w:r>
    </w:p>
    <w:p w14:paraId="670F6711" w14:textId="77777777" w:rsidR="00B93AC4" w:rsidRDefault="00B93AC4" w:rsidP="00AA12B1">
      <w:pPr>
        <w:rPr>
          <w:lang w:val="es-ES"/>
        </w:rPr>
      </w:pPr>
    </w:p>
    <w:p w14:paraId="38469470" w14:textId="77777777" w:rsidR="007D0480" w:rsidRPr="005A536E" w:rsidRDefault="007D0480" w:rsidP="007D0480">
      <w:pPr>
        <w:pStyle w:val="NormalWeb"/>
        <w:rPr>
          <w:rFonts w:asciiTheme="minorHAnsi" w:hAnsiTheme="minorHAnsi"/>
          <w:color w:val="000000"/>
        </w:rPr>
      </w:pPr>
      <w:r w:rsidRPr="005A536E">
        <w:rPr>
          <w:rFonts w:asciiTheme="minorHAnsi" w:hAnsiTheme="minorHAnsi"/>
          <w:color w:val="000000"/>
        </w:rPr>
        <w:t>Hay quienes no toman en serio lo que este verso enseña y se conforman con dar un buen testimonio solo frente a ciertas personas. Sin embargo, este pasaje nos recuerda que</w:t>
      </w:r>
      <w:r w:rsidRPr="005A536E">
        <w:rPr>
          <w:rStyle w:val="apple-converted-space"/>
          <w:rFonts w:asciiTheme="minorHAnsi" w:hAnsiTheme="minorHAnsi"/>
          <w:color w:val="000000"/>
        </w:rPr>
        <w:t> </w:t>
      </w:r>
      <w:r w:rsidRPr="005A536E">
        <w:rPr>
          <w:rStyle w:val="Fuerte"/>
          <w:rFonts w:asciiTheme="minorHAnsi" w:hAnsiTheme="minorHAnsi"/>
          <w:color w:val="000000"/>
        </w:rPr>
        <w:t>nuestro estilo de vida puede entristecer al Espíritu Santo</w:t>
      </w:r>
      <w:r w:rsidRPr="005A536E">
        <w:rPr>
          <w:rFonts w:asciiTheme="minorHAnsi" w:hAnsiTheme="minorHAnsi"/>
          <w:color w:val="000000"/>
        </w:rPr>
        <w:t>. No se trata solo de lo que otros ven, sino de lo que somos delante de Dios.</w:t>
      </w:r>
    </w:p>
    <w:p w14:paraId="6B57651F" w14:textId="77777777" w:rsidR="005A536E" w:rsidRPr="005A536E" w:rsidRDefault="005A536E" w:rsidP="007D0480">
      <w:pPr>
        <w:pStyle w:val="NormalWeb"/>
        <w:rPr>
          <w:rFonts w:asciiTheme="minorHAnsi" w:hAnsiTheme="minorHAnsi"/>
          <w:color w:val="000000"/>
        </w:rPr>
      </w:pPr>
    </w:p>
    <w:p w14:paraId="06B9657B" w14:textId="54AC26C0" w:rsidR="007D0480" w:rsidRPr="005A536E" w:rsidRDefault="007D0480" w:rsidP="007D0480">
      <w:pPr>
        <w:pStyle w:val="NormalWeb"/>
        <w:rPr>
          <w:rFonts w:asciiTheme="minorHAnsi" w:hAnsiTheme="minorHAnsi"/>
          <w:color w:val="000000"/>
        </w:rPr>
      </w:pPr>
      <w:r w:rsidRPr="005A536E">
        <w:rPr>
          <w:rFonts w:asciiTheme="minorHAnsi" w:hAnsiTheme="minorHAnsi"/>
          <w:color w:val="000000"/>
        </w:rPr>
        <w:t>Debemos ser conscientes de que nuestra vida influye, no solo en quienes nos rodean, sino también en el corazón de Dios. Él se agrada cuando vivimos con integridad. Así sucedió con Job, de quien Dios mismo dijo:</w:t>
      </w:r>
    </w:p>
    <w:p w14:paraId="391507C2" w14:textId="77777777" w:rsidR="005A536E" w:rsidRPr="005A536E" w:rsidRDefault="005A536E" w:rsidP="007D0480">
      <w:pPr>
        <w:pStyle w:val="NormalWeb"/>
        <w:rPr>
          <w:rStyle w:val="Fuerte"/>
          <w:rFonts w:asciiTheme="minorHAnsi" w:hAnsiTheme="minorHAnsi"/>
          <w:color w:val="000000"/>
        </w:rPr>
      </w:pPr>
    </w:p>
    <w:p w14:paraId="1176DC87" w14:textId="3A55BF4A" w:rsidR="007D0480" w:rsidRPr="005A536E" w:rsidRDefault="006E22A4" w:rsidP="007D0480">
      <w:pPr>
        <w:pStyle w:val="NormalWeb"/>
        <w:rPr>
          <w:rFonts w:asciiTheme="minorHAnsi" w:hAnsiTheme="minorHAnsi"/>
          <w:color w:val="000000"/>
        </w:rPr>
      </w:pPr>
      <w:r w:rsidRPr="005A536E">
        <w:rPr>
          <w:rStyle w:val="Fuerte"/>
          <w:rFonts w:asciiTheme="minorHAnsi" w:hAnsiTheme="minorHAnsi"/>
          <w:color w:val="000000"/>
        </w:rPr>
        <w:t>Job 1:8 (NTV)</w:t>
      </w:r>
      <w:r>
        <w:rPr>
          <w:rFonts w:asciiTheme="minorHAnsi" w:hAnsiTheme="minorHAnsi"/>
          <w:color w:val="000000"/>
        </w:rPr>
        <w:t xml:space="preserve"> </w:t>
      </w:r>
      <w:r w:rsidR="004720C9">
        <w:rPr>
          <w:rStyle w:val="nfasis"/>
          <w:rFonts w:asciiTheme="minorHAnsi" w:hAnsiTheme="minorHAnsi"/>
          <w:color w:val="000000"/>
        </w:rPr>
        <w:t xml:space="preserve">… </w:t>
      </w:r>
      <w:r w:rsidR="007D0480" w:rsidRPr="008943D4">
        <w:rPr>
          <w:rStyle w:val="nfasis"/>
          <w:rFonts w:asciiTheme="minorHAnsi" w:hAnsiTheme="minorHAnsi"/>
          <w:color w:val="0070C0"/>
        </w:rPr>
        <w:t>¿Te has fijado en mi siervo Job? Es el mejor hombre en toda la tierra. Es un hombre intachable y de absoluta integridad. Tiene temor de Dios y se mantiene apartado del mal</w:t>
      </w:r>
      <w:r w:rsidR="007D0480" w:rsidRPr="005A536E">
        <w:rPr>
          <w:rStyle w:val="nfasis"/>
          <w:rFonts w:asciiTheme="minorHAnsi" w:hAnsiTheme="minorHAnsi"/>
          <w:color w:val="000000"/>
        </w:rPr>
        <w:t>.”</w:t>
      </w:r>
      <w:r w:rsidR="00EC2D95">
        <w:rPr>
          <w:rStyle w:val="nfasis"/>
          <w:rFonts w:asciiTheme="minorHAnsi" w:hAnsiTheme="minorHAnsi"/>
          <w:color w:val="000000"/>
        </w:rPr>
        <w:t xml:space="preserve"> </w:t>
      </w:r>
    </w:p>
    <w:p w14:paraId="41FAFC41" w14:textId="77777777" w:rsidR="005A536E" w:rsidRPr="005A536E" w:rsidRDefault="005A536E" w:rsidP="007D0480">
      <w:pPr>
        <w:pStyle w:val="NormalWeb"/>
        <w:rPr>
          <w:rFonts w:asciiTheme="minorHAnsi" w:hAnsiTheme="minorHAnsi"/>
          <w:color w:val="000000"/>
        </w:rPr>
      </w:pPr>
    </w:p>
    <w:p w14:paraId="36F7349A" w14:textId="0FEDA66B" w:rsidR="007D0480" w:rsidRPr="005A536E" w:rsidRDefault="007D0480" w:rsidP="007D0480">
      <w:pPr>
        <w:pStyle w:val="NormalWeb"/>
        <w:rPr>
          <w:rFonts w:asciiTheme="minorHAnsi" w:hAnsiTheme="minorHAnsi"/>
          <w:color w:val="000000"/>
        </w:rPr>
      </w:pPr>
      <w:r w:rsidRPr="005A536E">
        <w:rPr>
          <w:rFonts w:asciiTheme="minorHAnsi" w:hAnsiTheme="minorHAnsi"/>
          <w:color w:val="000000"/>
        </w:rPr>
        <w:t>No permitas que tu manera de vivir entristezca al Espíritu Santo.</w:t>
      </w:r>
      <w:r w:rsidRPr="005A536E">
        <w:rPr>
          <w:rStyle w:val="apple-converted-space"/>
          <w:rFonts w:asciiTheme="minorHAnsi" w:hAnsiTheme="minorHAnsi"/>
          <w:color w:val="000000"/>
        </w:rPr>
        <w:t> </w:t>
      </w:r>
      <w:r w:rsidRPr="005A536E">
        <w:rPr>
          <w:rStyle w:val="Fuerte"/>
          <w:rFonts w:asciiTheme="minorHAnsi" w:hAnsiTheme="minorHAnsi"/>
          <w:color w:val="000000"/>
        </w:rPr>
        <w:t>Haz que tu vida sea una alegría para Él</w:t>
      </w:r>
      <w:r w:rsidRPr="005A536E">
        <w:rPr>
          <w:rFonts w:asciiTheme="minorHAnsi" w:hAnsiTheme="minorHAnsi"/>
          <w:color w:val="000000"/>
        </w:rPr>
        <w:t>, que lo honre y que refleje quién eres como hijo de Dios.</w:t>
      </w:r>
    </w:p>
    <w:p w14:paraId="08CB5C2B" w14:textId="77777777" w:rsidR="008943D4" w:rsidRDefault="008943D4" w:rsidP="007D0480">
      <w:pPr>
        <w:pStyle w:val="NormalWeb"/>
        <w:rPr>
          <w:rFonts w:asciiTheme="minorHAnsi" w:hAnsiTheme="minorHAnsi"/>
          <w:i/>
          <w:iCs/>
          <w:color w:val="000000"/>
        </w:rPr>
      </w:pPr>
    </w:p>
    <w:p w14:paraId="434CE65C" w14:textId="2B16125E" w:rsidR="007D0480" w:rsidRPr="005A536E" w:rsidRDefault="007D0480" w:rsidP="007D0480">
      <w:pPr>
        <w:pStyle w:val="NormalWeb"/>
        <w:rPr>
          <w:rFonts w:asciiTheme="minorHAnsi" w:hAnsiTheme="minorHAnsi"/>
          <w:color w:val="000000"/>
        </w:rPr>
      </w:pPr>
      <w:r w:rsidRPr="009F2FFF">
        <w:rPr>
          <w:rFonts w:asciiTheme="minorHAnsi" w:hAnsiTheme="minorHAnsi"/>
          <w:i/>
          <w:iCs/>
          <w:color w:val="000000"/>
        </w:rPr>
        <w:t>Señor Jesús, no quiero que mi vida te produzca tristeza jamás. Ayúdame a vivir agradándote en todo momento y dando un correcto testimonio como tu hijo. Amén</w:t>
      </w:r>
      <w:r w:rsidRPr="005A536E">
        <w:rPr>
          <w:rFonts w:asciiTheme="minorHAnsi" w:hAnsiTheme="minorHAnsi"/>
          <w:color w:val="000000"/>
        </w:rPr>
        <w:t>.</w:t>
      </w:r>
    </w:p>
    <w:bookmarkEnd w:id="200"/>
    <w:p w14:paraId="7456D5CA" w14:textId="77777777" w:rsidR="001B198F" w:rsidRPr="005A536E" w:rsidRDefault="001B198F" w:rsidP="00AA12B1">
      <w:pPr>
        <w:rPr>
          <w:rFonts w:asciiTheme="minorHAnsi" w:hAnsiTheme="minorHAnsi"/>
          <w:lang w:val="es-ES"/>
        </w:rPr>
      </w:pPr>
    </w:p>
    <w:bookmarkEnd w:id="199"/>
    <w:p w14:paraId="61439392" w14:textId="51FFF351" w:rsidR="00FE3E28" w:rsidRDefault="00A77B71" w:rsidP="00B03677">
      <w:pPr>
        <w:rPr>
          <w:rFonts w:asciiTheme="minorHAnsi" w:hAnsiTheme="minorHAnsi"/>
          <w:color w:val="000000" w:themeColor="text1"/>
        </w:rPr>
      </w:pPr>
      <w:r>
        <w:rPr>
          <w:rFonts w:asciiTheme="minorHAnsi" w:hAnsiTheme="minorHAnsi"/>
          <w:color w:val="000000" w:themeColor="text1"/>
        </w:rPr>
        <w:t xml:space="preserve"> </w:t>
      </w:r>
    </w:p>
    <w:p w14:paraId="4CE5464D" w14:textId="77777777" w:rsidR="00DC28B5" w:rsidRDefault="00DC28B5" w:rsidP="00B03677">
      <w:pPr>
        <w:rPr>
          <w:rFonts w:asciiTheme="minorHAnsi" w:hAnsiTheme="minorHAnsi"/>
          <w:color w:val="000000" w:themeColor="text1"/>
        </w:rPr>
      </w:pPr>
    </w:p>
    <w:p w14:paraId="0DE2F353" w14:textId="77777777" w:rsidR="00AD209A" w:rsidRDefault="00AD209A" w:rsidP="00B03677">
      <w:pPr>
        <w:rPr>
          <w:rFonts w:asciiTheme="minorHAnsi" w:hAnsiTheme="minorHAnsi"/>
          <w:color w:val="000000" w:themeColor="text1"/>
        </w:rPr>
      </w:pPr>
    </w:p>
    <w:p w14:paraId="6EF3E0F6" w14:textId="77777777" w:rsidR="00AD209A" w:rsidRDefault="00AD209A" w:rsidP="00B03677">
      <w:pPr>
        <w:rPr>
          <w:rFonts w:asciiTheme="minorHAnsi" w:hAnsiTheme="minorHAnsi"/>
          <w:color w:val="000000" w:themeColor="text1"/>
        </w:rPr>
      </w:pPr>
    </w:p>
    <w:p w14:paraId="24D60948" w14:textId="21795A57" w:rsidR="00D337F4" w:rsidRPr="008C5F42" w:rsidRDefault="00AD209A" w:rsidP="008C5F42">
      <w:pPr>
        <w:rPr>
          <w:rFonts w:asciiTheme="minorHAnsi" w:hAnsiTheme="minorHAnsi"/>
          <w:b/>
          <w:bCs/>
          <w:color w:val="000000" w:themeColor="text1"/>
          <w:sz w:val="28"/>
          <w:szCs w:val="28"/>
        </w:rPr>
      </w:pPr>
      <w:bookmarkStart w:id="201" w:name="OLE_LINK202"/>
      <w:r w:rsidRPr="008C5F42">
        <w:rPr>
          <w:rFonts w:asciiTheme="minorHAnsi" w:hAnsiTheme="minorHAnsi"/>
          <w:b/>
          <w:bCs/>
          <w:color w:val="000000" w:themeColor="text1"/>
          <w:sz w:val="28"/>
          <w:szCs w:val="28"/>
        </w:rPr>
        <w:t xml:space="preserve">Vive como sabio. </w:t>
      </w:r>
    </w:p>
    <w:p w14:paraId="733320DD" w14:textId="52CD30CD" w:rsidR="00DC28B5" w:rsidRPr="008C5F42" w:rsidRDefault="00D337F4" w:rsidP="008C5F42">
      <w:pPr>
        <w:rPr>
          <w:rFonts w:asciiTheme="minorHAnsi" w:hAnsiTheme="minorHAnsi"/>
          <w:lang w:val="es-ES"/>
        </w:rPr>
      </w:pPr>
      <w:r w:rsidRPr="008C5F42">
        <w:rPr>
          <w:rFonts w:asciiTheme="minorHAnsi" w:hAnsiTheme="minorHAnsi"/>
          <w:b/>
          <w:bCs/>
          <w:color w:val="000000" w:themeColor="text1"/>
        </w:rPr>
        <w:t>Efesios 5:15-16 NTV.</w:t>
      </w:r>
      <w:r w:rsidRPr="008C5F42">
        <w:rPr>
          <w:rFonts w:asciiTheme="minorHAnsi" w:hAnsiTheme="minorHAnsi"/>
          <w:color w:val="000000" w:themeColor="text1"/>
        </w:rPr>
        <w:t xml:space="preserve"> </w:t>
      </w:r>
      <w:r w:rsidRPr="008C5F42">
        <w:rPr>
          <w:rFonts w:asciiTheme="minorHAnsi" w:hAnsiTheme="minorHAnsi"/>
          <w:i/>
          <w:iCs/>
          <w:color w:val="0070C0"/>
          <w:lang w:val="es-ES"/>
        </w:rPr>
        <w:t xml:space="preserve">Así que tengan cuidado de cómo viven. No vivan como necios sino como sabios. </w:t>
      </w:r>
      <w:r w:rsidRPr="008C5F42">
        <w:rPr>
          <w:rFonts w:asciiTheme="minorHAnsi" w:hAnsiTheme="minorHAnsi"/>
          <w:i/>
          <w:iCs/>
          <w:color w:val="0070C0"/>
          <w:vertAlign w:val="superscript"/>
          <w:lang w:val="es-ES"/>
        </w:rPr>
        <w:t>16 </w:t>
      </w:r>
      <w:r w:rsidRPr="008C5F42">
        <w:rPr>
          <w:rFonts w:asciiTheme="minorHAnsi" w:hAnsiTheme="minorHAnsi"/>
          <w:i/>
          <w:iCs/>
          <w:color w:val="0070C0"/>
          <w:lang w:val="es-ES"/>
        </w:rPr>
        <w:t>Saquen el mayor provecho de cada oportunidad en estos días malos</w:t>
      </w:r>
      <w:r w:rsidRPr="008C5F42">
        <w:rPr>
          <w:rFonts w:asciiTheme="minorHAnsi" w:hAnsiTheme="minorHAnsi"/>
          <w:lang w:val="es-ES"/>
        </w:rPr>
        <w:t>.</w:t>
      </w:r>
    </w:p>
    <w:p w14:paraId="503ED01A" w14:textId="77777777" w:rsidR="00AD209A" w:rsidRPr="008C5F42" w:rsidRDefault="00AD209A" w:rsidP="008C5F42">
      <w:pPr>
        <w:rPr>
          <w:rFonts w:asciiTheme="minorHAnsi" w:hAnsiTheme="minorHAnsi"/>
          <w:lang w:val="es-ES"/>
        </w:rPr>
      </w:pPr>
    </w:p>
    <w:p w14:paraId="732576E6" w14:textId="77777777" w:rsidR="008C5F42" w:rsidRPr="008C5F42" w:rsidRDefault="00287559" w:rsidP="008C5F42">
      <w:pPr>
        <w:pStyle w:val="NormalWeb"/>
        <w:rPr>
          <w:rFonts w:asciiTheme="minorHAnsi" w:hAnsiTheme="minorHAnsi"/>
          <w:color w:val="000000"/>
          <w:lang w:val="es-US"/>
        </w:rPr>
      </w:pPr>
      <w:r w:rsidRPr="008C5F42">
        <w:rPr>
          <w:rFonts w:asciiTheme="minorHAnsi" w:hAnsiTheme="minorHAnsi"/>
          <w:lang w:val="es-ES"/>
        </w:rPr>
        <w:t xml:space="preserve"> </w:t>
      </w:r>
      <w:r w:rsidR="008C5F42" w:rsidRPr="008C5F42">
        <w:rPr>
          <w:rFonts w:asciiTheme="minorHAnsi" w:hAnsiTheme="minorHAnsi"/>
          <w:color w:val="000000"/>
        </w:rPr>
        <w:t>La Biblia nos enseña que podemos vivir como</w:t>
      </w:r>
      <w:r w:rsidR="008C5F42" w:rsidRPr="008C5F42">
        <w:rPr>
          <w:rStyle w:val="apple-converted-space"/>
          <w:rFonts w:asciiTheme="minorHAnsi" w:hAnsiTheme="minorHAnsi"/>
          <w:color w:val="000000"/>
        </w:rPr>
        <w:t> </w:t>
      </w:r>
      <w:r w:rsidR="008C5F42" w:rsidRPr="008C5F42">
        <w:rPr>
          <w:rStyle w:val="Fuerte"/>
          <w:rFonts w:asciiTheme="minorHAnsi" w:hAnsiTheme="minorHAnsi"/>
          <w:color w:val="000000"/>
        </w:rPr>
        <w:t>sabios</w:t>
      </w:r>
      <w:r w:rsidR="008C5F42" w:rsidRPr="008C5F42">
        <w:rPr>
          <w:rStyle w:val="apple-converted-space"/>
          <w:rFonts w:asciiTheme="minorHAnsi" w:hAnsiTheme="minorHAnsi"/>
          <w:color w:val="000000"/>
        </w:rPr>
        <w:t> </w:t>
      </w:r>
      <w:r w:rsidR="008C5F42" w:rsidRPr="008C5F42">
        <w:rPr>
          <w:rFonts w:asciiTheme="minorHAnsi" w:hAnsiTheme="minorHAnsi"/>
          <w:color w:val="000000"/>
        </w:rPr>
        <w:t>o como</w:t>
      </w:r>
      <w:r w:rsidR="008C5F42" w:rsidRPr="008C5F42">
        <w:rPr>
          <w:rStyle w:val="apple-converted-space"/>
          <w:rFonts w:asciiTheme="minorHAnsi" w:hAnsiTheme="minorHAnsi"/>
          <w:color w:val="000000"/>
        </w:rPr>
        <w:t> </w:t>
      </w:r>
      <w:r w:rsidR="008C5F42" w:rsidRPr="008C5F42">
        <w:rPr>
          <w:rStyle w:val="Fuerte"/>
          <w:rFonts w:asciiTheme="minorHAnsi" w:hAnsiTheme="minorHAnsi"/>
          <w:color w:val="000000"/>
        </w:rPr>
        <w:t>necios</w:t>
      </w:r>
      <w:r w:rsidR="008C5F42" w:rsidRPr="008C5F42">
        <w:rPr>
          <w:rFonts w:asciiTheme="minorHAnsi" w:hAnsiTheme="minorHAnsi"/>
          <w:color w:val="000000"/>
        </w:rPr>
        <w:t>, y nuestra manera de vivir revela cuál camino estamos escogiendo.</w:t>
      </w:r>
      <w:r w:rsidR="008C5F42" w:rsidRPr="008C5F42">
        <w:rPr>
          <w:rFonts w:asciiTheme="minorHAnsi" w:hAnsiTheme="minorHAnsi"/>
          <w:color w:val="000000"/>
        </w:rPr>
        <w:br/>
        <w:t xml:space="preserve">Pero </w:t>
      </w:r>
      <w:r w:rsidR="008C5F42" w:rsidRPr="008C5F42">
        <w:rPr>
          <w:rFonts w:asciiTheme="minorHAnsi" w:hAnsiTheme="minorHAnsi"/>
          <w:color w:val="FF0000"/>
        </w:rPr>
        <w:t>¿cómo vivir como sabios en tiempos tan difíciles como los que enfrentamos hoy?</w:t>
      </w:r>
    </w:p>
    <w:p w14:paraId="68924139" w14:textId="77777777" w:rsidR="000A4CE6" w:rsidRDefault="000A4CE6" w:rsidP="008C5F42">
      <w:pPr>
        <w:pStyle w:val="NormalWeb"/>
        <w:rPr>
          <w:rFonts w:asciiTheme="minorHAnsi" w:hAnsiTheme="minorHAnsi"/>
          <w:color w:val="000000"/>
        </w:rPr>
      </w:pPr>
    </w:p>
    <w:p w14:paraId="7F4F542E" w14:textId="565DD3C6" w:rsidR="008C5F42" w:rsidRPr="008C5F42" w:rsidRDefault="008C5F42" w:rsidP="008C5F42">
      <w:pPr>
        <w:pStyle w:val="NormalWeb"/>
        <w:rPr>
          <w:rFonts w:asciiTheme="minorHAnsi" w:hAnsiTheme="minorHAnsi"/>
          <w:color w:val="000000"/>
        </w:rPr>
      </w:pPr>
      <w:r w:rsidRPr="008C5F42">
        <w:rPr>
          <w:rFonts w:asciiTheme="minorHAnsi" w:hAnsiTheme="minorHAnsi"/>
          <w:color w:val="000000"/>
        </w:rPr>
        <w:t>Primero, debemos recordar que</w:t>
      </w:r>
      <w:r w:rsidRPr="008C5F42">
        <w:rPr>
          <w:rStyle w:val="apple-converted-space"/>
          <w:rFonts w:asciiTheme="minorHAnsi" w:hAnsiTheme="minorHAnsi"/>
          <w:color w:val="000000"/>
        </w:rPr>
        <w:t> </w:t>
      </w:r>
      <w:r w:rsidRPr="008C5F42">
        <w:rPr>
          <w:rStyle w:val="Fuerte"/>
          <w:rFonts w:asciiTheme="minorHAnsi" w:hAnsiTheme="minorHAnsi"/>
          <w:color w:val="000000"/>
        </w:rPr>
        <w:t>la verdadera sabiduría viene de Dios</w:t>
      </w:r>
      <w:r w:rsidRPr="008C5F42">
        <w:rPr>
          <w:rFonts w:asciiTheme="minorHAnsi" w:hAnsiTheme="minorHAnsi"/>
          <w:color w:val="000000"/>
        </w:rPr>
        <w:t>, y se encuentra en Su Palabra. Para vivir con sabiduría, necesitamos alimentarnos cada día de la fuente que es Cristo. Nadie puede ser sabio espiritualmente si descuida la Palabra; es ella la que forma, corrige y dirige nuestro estilo de vida.</w:t>
      </w:r>
    </w:p>
    <w:p w14:paraId="3D7C5D26" w14:textId="77777777" w:rsidR="008C5F42" w:rsidRDefault="008C5F42" w:rsidP="008C5F42">
      <w:pPr>
        <w:pStyle w:val="NormalWeb"/>
        <w:rPr>
          <w:rFonts w:asciiTheme="minorHAnsi" w:hAnsiTheme="minorHAnsi"/>
          <w:color w:val="000000"/>
        </w:rPr>
      </w:pPr>
    </w:p>
    <w:p w14:paraId="215D67DE" w14:textId="70DBDB63" w:rsidR="008C5F42" w:rsidRPr="008C5F42" w:rsidRDefault="008C5F42" w:rsidP="008C5F42">
      <w:pPr>
        <w:pStyle w:val="NormalWeb"/>
        <w:rPr>
          <w:rFonts w:asciiTheme="minorHAnsi" w:hAnsiTheme="minorHAnsi"/>
          <w:color w:val="000000"/>
        </w:rPr>
      </w:pPr>
      <w:r w:rsidRPr="008C5F42">
        <w:rPr>
          <w:rFonts w:asciiTheme="minorHAnsi" w:hAnsiTheme="minorHAnsi"/>
          <w:color w:val="000000"/>
        </w:rPr>
        <w:t>El sabio no desperdicia el tiempo ni llena su día con cosas que no edifican. En estos tiempos, las pantallas, las distracciones y la ansiedad pueden robarnos horas sin darnos cuenta. Pero quien es sabio</w:t>
      </w:r>
      <w:r w:rsidRPr="008C5F42">
        <w:rPr>
          <w:rStyle w:val="apple-converted-space"/>
          <w:rFonts w:asciiTheme="minorHAnsi" w:hAnsiTheme="minorHAnsi"/>
          <w:color w:val="000000"/>
        </w:rPr>
        <w:t> </w:t>
      </w:r>
      <w:r w:rsidRPr="008C5F42">
        <w:rPr>
          <w:rStyle w:val="Fuerte"/>
          <w:rFonts w:asciiTheme="minorHAnsi" w:hAnsiTheme="minorHAnsi"/>
          <w:color w:val="000000"/>
        </w:rPr>
        <w:t>aprovecha cada oportunidad para crecer</w:t>
      </w:r>
      <w:r w:rsidRPr="008C5F42">
        <w:rPr>
          <w:rFonts w:asciiTheme="minorHAnsi" w:hAnsiTheme="minorHAnsi"/>
          <w:color w:val="000000"/>
        </w:rPr>
        <w:t>, fortalecerse y profundizar en el conocimiento de Dios, porque sabe que la Palabra es medicina, luz y alimento para el alma.</w:t>
      </w:r>
    </w:p>
    <w:p w14:paraId="5453CA44" w14:textId="77777777" w:rsidR="000A4CE6" w:rsidRDefault="000A4CE6" w:rsidP="008C5F42">
      <w:pPr>
        <w:pStyle w:val="NormalWeb"/>
        <w:rPr>
          <w:rFonts w:asciiTheme="minorHAnsi" w:hAnsiTheme="minorHAnsi"/>
          <w:color w:val="000000"/>
        </w:rPr>
      </w:pPr>
    </w:p>
    <w:p w14:paraId="4F5FC400" w14:textId="3AC28ACE" w:rsidR="008C5F42" w:rsidRPr="008C5F42" w:rsidRDefault="008C5F42" w:rsidP="008C5F42">
      <w:pPr>
        <w:pStyle w:val="NormalWeb"/>
        <w:rPr>
          <w:rFonts w:asciiTheme="minorHAnsi" w:hAnsiTheme="minorHAnsi"/>
          <w:color w:val="000000"/>
        </w:rPr>
      </w:pPr>
      <w:r w:rsidRPr="000A4CE6">
        <w:rPr>
          <w:rFonts w:asciiTheme="minorHAnsi" w:hAnsiTheme="minorHAnsi"/>
          <w:i/>
          <w:iCs/>
          <w:color w:val="000000"/>
        </w:rPr>
        <w:t>Señor Jesús, gracias por tu Palabra que es manantial de vida y de sabiduría. Ayúdame a no dejar pasar un solo día sin alimentarme de ella y sin buscar tu dirección para vivir con sabiduría. Amén</w:t>
      </w:r>
      <w:r w:rsidRPr="008C5F42">
        <w:rPr>
          <w:rFonts w:asciiTheme="minorHAnsi" w:hAnsiTheme="minorHAnsi"/>
          <w:color w:val="000000"/>
        </w:rPr>
        <w:t>.</w:t>
      </w:r>
    </w:p>
    <w:bookmarkEnd w:id="201"/>
    <w:p w14:paraId="296E0CEC" w14:textId="27EF1F39" w:rsidR="00CA4ECA" w:rsidRDefault="00CA4ECA" w:rsidP="00B03677">
      <w:pPr>
        <w:rPr>
          <w:rFonts w:asciiTheme="minorHAnsi" w:hAnsiTheme="minorHAnsi"/>
          <w:color w:val="000000" w:themeColor="text1"/>
        </w:rPr>
      </w:pPr>
    </w:p>
    <w:p w14:paraId="1FD44615" w14:textId="77777777" w:rsidR="00586A38" w:rsidRDefault="00586A38" w:rsidP="00B03677">
      <w:pPr>
        <w:rPr>
          <w:rFonts w:asciiTheme="minorHAnsi" w:hAnsiTheme="minorHAnsi"/>
          <w:color w:val="000000" w:themeColor="text1"/>
        </w:rPr>
      </w:pPr>
    </w:p>
    <w:p w14:paraId="3D1BFD8B" w14:textId="77777777" w:rsidR="00586A38" w:rsidRDefault="00586A38" w:rsidP="00B03677">
      <w:pPr>
        <w:rPr>
          <w:rFonts w:asciiTheme="minorHAnsi" w:hAnsiTheme="minorHAnsi"/>
          <w:color w:val="000000" w:themeColor="text1"/>
        </w:rPr>
      </w:pPr>
    </w:p>
    <w:p w14:paraId="405C54CF" w14:textId="355A04A7" w:rsidR="005070A1" w:rsidRPr="00EA5C5E" w:rsidRDefault="005070A1" w:rsidP="00EA5C5E">
      <w:pPr>
        <w:pStyle w:val="Ttulo1"/>
        <w:spacing w:before="0" w:after="0"/>
        <w:rPr>
          <w:rFonts w:asciiTheme="minorHAnsi" w:hAnsiTheme="minorHAnsi" w:cs="Times New Roman"/>
          <w:color w:val="000000"/>
          <w:sz w:val="28"/>
          <w:szCs w:val="28"/>
          <w:lang w:val="es-US"/>
        </w:rPr>
      </w:pPr>
      <w:r w:rsidRPr="00EA5C5E">
        <w:rPr>
          <w:rStyle w:val="Fuerte"/>
          <w:rFonts w:asciiTheme="minorHAnsi" w:hAnsiTheme="minorHAnsi"/>
          <w:color w:val="000000"/>
          <w:sz w:val="28"/>
          <w:szCs w:val="28"/>
        </w:rPr>
        <w:t xml:space="preserve"> </w:t>
      </w:r>
      <w:bookmarkStart w:id="202" w:name="OLE_LINK188"/>
      <w:r w:rsidRPr="00EA5C5E">
        <w:rPr>
          <w:rStyle w:val="Fuerte"/>
          <w:rFonts w:asciiTheme="minorHAnsi" w:hAnsiTheme="minorHAnsi"/>
          <w:color w:val="000000"/>
          <w:sz w:val="28"/>
          <w:szCs w:val="28"/>
        </w:rPr>
        <w:t>La brújula que no falla</w:t>
      </w:r>
      <w:r w:rsidR="00EA5C5E" w:rsidRPr="00EA5C5E">
        <w:rPr>
          <w:rStyle w:val="Fuerte"/>
          <w:rFonts w:asciiTheme="minorHAnsi" w:hAnsiTheme="minorHAnsi"/>
          <w:color w:val="000000"/>
          <w:sz w:val="28"/>
          <w:szCs w:val="28"/>
        </w:rPr>
        <w:t>.</w:t>
      </w:r>
    </w:p>
    <w:p w14:paraId="2EE5DED6" w14:textId="2DC27C54" w:rsidR="005070A1" w:rsidRPr="00EA5C5E" w:rsidRDefault="005070A1" w:rsidP="00EA5C5E">
      <w:pPr>
        <w:rPr>
          <w:rFonts w:asciiTheme="minorHAnsi" w:hAnsiTheme="minorHAnsi"/>
          <w:i/>
          <w:iCs/>
          <w:color w:val="0070C0"/>
        </w:rPr>
      </w:pPr>
      <w:r w:rsidRPr="00EA5C5E">
        <w:rPr>
          <w:rStyle w:val="Fuerte"/>
          <w:rFonts w:asciiTheme="minorHAnsi" w:hAnsiTheme="minorHAnsi"/>
          <w:color w:val="000000"/>
        </w:rPr>
        <w:t>Salmos 119:105 NTV</w:t>
      </w:r>
      <w:r w:rsidR="00EA5C5E" w:rsidRPr="00EA5C5E">
        <w:rPr>
          <w:rStyle w:val="Fuerte"/>
          <w:rFonts w:asciiTheme="minorHAnsi" w:hAnsiTheme="minorHAnsi"/>
          <w:color w:val="000000"/>
        </w:rPr>
        <w:t xml:space="preserve">. </w:t>
      </w:r>
      <w:r w:rsidR="00EA5C5E" w:rsidRPr="00EA5C5E">
        <w:rPr>
          <w:rFonts w:asciiTheme="minorHAnsi" w:hAnsiTheme="minorHAnsi"/>
          <w:i/>
          <w:iCs/>
          <w:color w:val="0070C0"/>
          <w:lang w:val="es-ES"/>
        </w:rPr>
        <w:t>Tu palabra es una lámpara que guía mis pies y una luz para mi camino</w:t>
      </w:r>
      <w:r w:rsidR="00EA5C5E" w:rsidRPr="00EA5C5E">
        <w:rPr>
          <w:rFonts w:asciiTheme="minorHAnsi" w:hAnsiTheme="minorHAnsi"/>
          <w:lang w:val="es-ES"/>
        </w:rPr>
        <w:t>.</w:t>
      </w:r>
      <w:r w:rsidRPr="00EA5C5E">
        <w:rPr>
          <w:rFonts w:asciiTheme="minorHAnsi" w:hAnsiTheme="minorHAnsi"/>
          <w:color w:val="000000"/>
        </w:rPr>
        <w:br/>
      </w:r>
    </w:p>
    <w:p w14:paraId="59A05F11" w14:textId="77777777" w:rsidR="005070A1" w:rsidRPr="00EA5C5E" w:rsidRDefault="005070A1" w:rsidP="00EA5C5E">
      <w:pPr>
        <w:pStyle w:val="NormalWeb"/>
        <w:rPr>
          <w:rFonts w:asciiTheme="minorHAnsi" w:hAnsiTheme="minorHAnsi"/>
          <w:color w:val="000000"/>
        </w:rPr>
      </w:pPr>
      <w:r w:rsidRPr="00EA5C5E">
        <w:rPr>
          <w:rFonts w:asciiTheme="minorHAnsi" w:hAnsiTheme="minorHAnsi"/>
          <w:color w:val="000000"/>
        </w:rPr>
        <w:t>La Biblia no es un libro más, es la voz de Dios iluminando nuestro camino cada día. Cuando la meditamos, encontramos orientación para lo que enfrentamos hoy, claridad para el destino que Dios tiene para nosotros y propósito en cada paso. Sin esa luz, caminamos a ciegas; con ella, avanzamos con seguridad y paz.</w:t>
      </w:r>
    </w:p>
    <w:p w14:paraId="4EB2130F" w14:textId="77777777" w:rsidR="005070A1" w:rsidRPr="00EA5C5E" w:rsidRDefault="005070A1" w:rsidP="00EA5C5E">
      <w:pPr>
        <w:pStyle w:val="NormalWeb"/>
        <w:rPr>
          <w:rFonts w:asciiTheme="minorHAnsi" w:hAnsiTheme="minorHAnsi"/>
          <w:color w:val="000000"/>
        </w:rPr>
      </w:pPr>
    </w:p>
    <w:p w14:paraId="786BE4F7" w14:textId="43A2916E" w:rsidR="005070A1" w:rsidRPr="00EA5C5E" w:rsidRDefault="005070A1" w:rsidP="00EA5C5E">
      <w:pPr>
        <w:pStyle w:val="NormalWeb"/>
        <w:rPr>
          <w:rFonts w:asciiTheme="minorHAnsi" w:hAnsiTheme="minorHAnsi"/>
          <w:color w:val="000000"/>
        </w:rPr>
      </w:pPr>
      <w:r w:rsidRPr="00EA5C5E">
        <w:rPr>
          <w:rFonts w:asciiTheme="minorHAnsi" w:hAnsiTheme="minorHAnsi"/>
          <w:color w:val="000000"/>
        </w:rPr>
        <w:t>Todos los días somos bombardeados por voces, decisiones y presiones que intentan dirigir nuestro ánimo y nuestra dirección. Por eso necesitamos la Palabra: porque nos centra, nos corrige y nos recuerda quién es Dios y quiénes somos nosotros. La Biblia no solo revela grandes verdades, también ilumina “el siguiente paso” que debemos dar.</w:t>
      </w:r>
    </w:p>
    <w:p w14:paraId="1D4CDB1B" w14:textId="77777777" w:rsidR="005070A1" w:rsidRPr="00EA5C5E" w:rsidRDefault="005070A1" w:rsidP="00EA5C5E">
      <w:pPr>
        <w:pStyle w:val="NormalWeb"/>
        <w:rPr>
          <w:rFonts w:asciiTheme="minorHAnsi" w:hAnsiTheme="minorHAnsi"/>
          <w:color w:val="000000"/>
        </w:rPr>
      </w:pPr>
    </w:p>
    <w:p w14:paraId="5E3BD71B" w14:textId="20920815" w:rsidR="005070A1" w:rsidRPr="00EA5C5E" w:rsidRDefault="005070A1" w:rsidP="00EA5C5E">
      <w:pPr>
        <w:pStyle w:val="NormalWeb"/>
        <w:rPr>
          <w:rFonts w:asciiTheme="minorHAnsi" w:hAnsiTheme="minorHAnsi"/>
          <w:color w:val="000000"/>
        </w:rPr>
      </w:pPr>
      <w:r w:rsidRPr="00EA5C5E">
        <w:rPr>
          <w:rFonts w:asciiTheme="minorHAnsi" w:hAnsiTheme="minorHAnsi"/>
          <w:color w:val="000000"/>
        </w:rPr>
        <w:t>Dedicar unos minutos cada día a meditar en la Palabra transforma nuestra jornada completa. Nos ayuda a discernir lo que es importante, a escuchar a Dios y a responder con sabiduría. La Biblia no solo informa, transforma. Y cuando la hacemos parte de nuestra rutina diaria, vivimos con una guía segura, un propósito firme y un corazón alineado con el cielo.</w:t>
      </w:r>
    </w:p>
    <w:p w14:paraId="39692305" w14:textId="77777777" w:rsidR="00EA5C5E" w:rsidRDefault="00EA5C5E" w:rsidP="00EA5C5E">
      <w:pPr>
        <w:pStyle w:val="Ttulo3"/>
        <w:spacing w:before="0" w:after="0"/>
        <w:rPr>
          <w:rStyle w:val="nfasis"/>
          <w:rFonts w:asciiTheme="minorHAnsi" w:hAnsiTheme="minorHAnsi"/>
          <w:color w:val="7030A0"/>
          <w:sz w:val="24"/>
          <w:szCs w:val="24"/>
        </w:rPr>
      </w:pPr>
    </w:p>
    <w:p w14:paraId="0A86FDBC" w14:textId="2CFCE4F7" w:rsidR="005070A1" w:rsidRPr="00EA5C5E" w:rsidRDefault="005070A1" w:rsidP="00EA5C5E">
      <w:pPr>
        <w:pStyle w:val="Ttulo3"/>
        <w:spacing w:before="0" w:after="0"/>
        <w:rPr>
          <w:rFonts w:asciiTheme="minorHAnsi" w:hAnsiTheme="minorHAnsi"/>
          <w:color w:val="7030A0"/>
          <w:sz w:val="24"/>
          <w:szCs w:val="24"/>
        </w:rPr>
      </w:pPr>
      <w:r w:rsidRPr="00EA5C5E">
        <w:rPr>
          <w:rStyle w:val="nfasis"/>
          <w:rFonts w:asciiTheme="minorHAnsi" w:hAnsiTheme="minorHAnsi"/>
          <w:color w:val="7030A0"/>
          <w:sz w:val="24"/>
          <w:szCs w:val="24"/>
        </w:rPr>
        <w:t xml:space="preserve">Sin meditar cada día en la Palabra, caminamos a ciegas; </w:t>
      </w:r>
      <w:r w:rsidR="00E453B9">
        <w:rPr>
          <w:rStyle w:val="nfasis"/>
          <w:rFonts w:asciiTheme="minorHAnsi" w:hAnsiTheme="minorHAnsi"/>
          <w:color w:val="7030A0"/>
          <w:sz w:val="24"/>
          <w:szCs w:val="24"/>
        </w:rPr>
        <w:t xml:space="preserve">pero </w:t>
      </w:r>
      <w:r w:rsidRPr="00EA5C5E">
        <w:rPr>
          <w:rStyle w:val="nfasis"/>
          <w:rFonts w:asciiTheme="minorHAnsi" w:hAnsiTheme="minorHAnsi"/>
          <w:color w:val="7030A0"/>
          <w:sz w:val="24"/>
          <w:szCs w:val="24"/>
        </w:rPr>
        <w:t>con ella, vivimos con dirección, propósito y paz.</w:t>
      </w:r>
    </w:p>
    <w:p w14:paraId="19B8680B" w14:textId="77777777" w:rsidR="005070A1" w:rsidRPr="00EA5C5E" w:rsidRDefault="005070A1" w:rsidP="00EA5C5E">
      <w:pPr>
        <w:pStyle w:val="NormalWeb"/>
        <w:rPr>
          <w:rFonts w:asciiTheme="minorHAnsi" w:hAnsiTheme="minorHAnsi"/>
          <w:color w:val="000000"/>
        </w:rPr>
      </w:pPr>
    </w:p>
    <w:p w14:paraId="6463814B" w14:textId="3890D4EA" w:rsidR="005070A1" w:rsidRPr="00EA5C5E" w:rsidRDefault="005070A1" w:rsidP="00EA5C5E">
      <w:pPr>
        <w:pStyle w:val="NormalWeb"/>
        <w:rPr>
          <w:rFonts w:asciiTheme="minorHAnsi" w:hAnsiTheme="minorHAnsi"/>
          <w:color w:val="000000"/>
        </w:rPr>
      </w:pPr>
      <w:r w:rsidRPr="00EA5C5E">
        <w:rPr>
          <w:rFonts w:asciiTheme="minorHAnsi" w:hAnsiTheme="minorHAnsi"/>
          <w:i/>
          <w:iCs/>
          <w:color w:val="000000"/>
        </w:rPr>
        <w:t>Señor</w:t>
      </w:r>
      <w:r w:rsidR="00EA5C5E" w:rsidRPr="00EA5C5E">
        <w:rPr>
          <w:rFonts w:asciiTheme="minorHAnsi" w:hAnsiTheme="minorHAnsi"/>
          <w:i/>
          <w:iCs/>
          <w:color w:val="000000"/>
        </w:rPr>
        <w:t xml:space="preserve"> Jesús</w:t>
      </w:r>
      <w:r w:rsidRPr="00EA5C5E">
        <w:rPr>
          <w:rFonts w:asciiTheme="minorHAnsi" w:hAnsiTheme="minorHAnsi"/>
          <w:i/>
          <w:iCs/>
          <w:color w:val="000000"/>
        </w:rPr>
        <w:t>, reconozco mi necesidad de tu Palabra cada día. Abre mis ojos para comprender tu voluntad, ordena mis pasos y dame un corazón dispuesto a obedecerte. Que tu verdad ilumine mi camino hoy y siempre. Amén</w:t>
      </w:r>
      <w:r w:rsidRPr="00EA5C5E">
        <w:rPr>
          <w:rFonts w:asciiTheme="minorHAnsi" w:hAnsiTheme="minorHAnsi"/>
          <w:color w:val="000000"/>
        </w:rPr>
        <w:t>.</w:t>
      </w:r>
    </w:p>
    <w:bookmarkEnd w:id="202"/>
    <w:p w14:paraId="5FC9BA72" w14:textId="77777777" w:rsidR="00586A38" w:rsidRDefault="00586A38" w:rsidP="00B03677">
      <w:pPr>
        <w:rPr>
          <w:rFonts w:asciiTheme="minorHAnsi" w:hAnsiTheme="minorHAnsi"/>
          <w:color w:val="000000" w:themeColor="text1"/>
        </w:rPr>
      </w:pPr>
    </w:p>
    <w:p w14:paraId="400DF2B0" w14:textId="77777777" w:rsidR="00C3647F" w:rsidRDefault="00C3647F" w:rsidP="00B03677">
      <w:pPr>
        <w:rPr>
          <w:rFonts w:asciiTheme="minorHAnsi" w:hAnsiTheme="minorHAnsi"/>
          <w:color w:val="000000" w:themeColor="text1"/>
        </w:rPr>
      </w:pPr>
    </w:p>
    <w:p w14:paraId="6FC8179A" w14:textId="77777777" w:rsidR="00C3647F" w:rsidRDefault="00C3647F" w:rsidP="00B03677">
      <w:pPr>
        <w:rPr>
          <w:rFonts w:asciiTheme="minorHAnsi" w:hAnsiTheme="minorHAnsi"/>
          <w:color w:val="000000" w:themeColor="text1"/>
        </w:rPr>
      </w:pPr>
    </w:p>
    <w:p w14:paraId="7F87B321" w14:textId="77777777" w:rsidR="008E5D84" w:rsidRDefault="008E5D84" w:rsidP="00B03677">
      <w:pPr>
        <w:rPr>
          <w:rFonts w:asciiTheme="minorHAnsi" w:hAnsiTheme="minorHAnsi"/>
          <w:color w:val="000000" w:themeColor="text1"/>
        </w:rPr>
      </w:pPr>
    </w:p>
    <w:p w14:paraId="796E1094" w14:textId="77777777" w:rsidR="008E5D84" w:rsidRDefault="008E5D84" w:rsidP="00B03677">
      <w:pPr>
        <w:rPr>
          <w:rFonts w:asciiTheme="minorHAnsi" w:hAnsiTheme="minorHAnsi"/>
          <w:color w:val="000000" w:themeColor="text1"/>
        </w:rPr>
      </w:pPr>
    </w:p>
    <w:p w14:paraId="739A8BD5" w14:textId="77777777" w:rsidR="00C3647F" w:rsidRDefault="00C3647F" w:rsidP="00B03677">
      <w:pPr>
        <w:rPr>
          <w:rFonts w:asciiTheme="minorHAnsi" w:hAnsiTheme="minorHAnsi"/>
          <w:color w:val="000000" w:themeColor="text1"/>
        </w:rPr>
      </w:pPr>
    </w:p>
    <w:p w14:paraId="6751EAD5" w14:textId="77777777" w:rsidR="00C3647F" w:rsidRPr="00C3647F" w:rsidRDefault="00C3647F" w:rsidP="00C3647F">
      <w:pPr>
        <w:outlineLvl w:val="0"/>
        <w:rPr>
          <w:rFonts w:asciiTheme="minorHAnsi" w:hAnsiTheme="minorHAnsi"/>
          <w:b/>
          <w:bCs/>
          <w:color w:val="000000"/>
          <w:kern w:val="36"/>
          <w:sz w:val="28"/>
          <w:szCs w:val="28"/>
        </w:rPr>
      </w:pPr>
      <w:bookmarkStart w:id="203" w:name="OLE_LINK195"/>
      <w:r w:rsidRPr="00C3647F">
        <w:rPr>
          <w:rFonts w:asciiTheme="minorHAnsi" w:hAnsiTheme="minorHAnsi"/>
          <w:b/>
          <w:bCs/>
          <w:color w:val="000000"/>
          <w:kern w:val="36"/>
          <w:sz w:val="28"/>
          <w:szCs w:val="28"/>
        </w:rPr>
        <w:t>Sentencia Cumplida</w:t>
      </w:r>
    </w:p>
    <w:p w14:paraId="4CAACD36" w14:textId="258F763E" w:rsidR="00C3647F" w:rsidRPr="00C3647F" w:rsidRDefault="00C3647F" w:rsidP="00C3647F">
      <w:pPr>
        <w:rPr>
          <w:rFonts w:asciiTheme="minorHAnsi" w:hAnsiTheme="minorHAnsi"/>
          <w:color w:val="000000"/>
        </w:rPr>
      </w:pPr>
      <w:r w:rsidRPr="00C3647F">
        <w:rPr>
          <w:rFonts w:asciiTheme="minorHAnsi" w:hAnsiTheme="minorHAnsi"/>
          <w:b/>
          <w:bCs/>
          <w:color w:val="000000"/>
        </w:rPr>
        <w:t>Juan 19:30 (NTV)</w:t>
      </w:r>
      <w:r w:rsidRPr="00C3647F">
        <w:rPr>
          <w:rFonts w:asciiTheme="minorHAnsi" w:hAnsiTheme="minorHAnsi"/>
          <w:color w:val="000000"/>
        </w:rPr>
        <w:t xml:space="preserve"> </w:t>
      </w:r>
      <w:r w:rsidRPr="00C3647F">
        <w:rPr>
          <w:rFonts w:asciiTheme="minorHAnsi" w:hAnsiTheme="minorHAnsi"/>
          <w:i/>
          <w:iCs/>
          <w:color w:val="0070C0"/>
        </w:rPr>
        <w:t>Después de probar el vino, Jesús dijo: «¡</w:t>
      </w:r>
      <w:r w:rsidRPr="00C3647F">
        <w:rPr>
          <w:rFonts w:asciiTheme="minorHAnsi" w:hAnsiTheme="minorHAnsi"/>
          <w:b/>
          <w:bCs/>
          <w:i/>
          <w:iCs/>
          <w:color w:val="0070C0"/>
        </w:rPr>
        <w:t>Todo ha terminado</w:t>
      </w:r>
      <w:r w:rsidRPr="00C3647F">
        <w:rPr>
          <w:rFonts w:asciiTheme="minorHAnsi" w:hAnsiTheme="minorHAnsi"/>
          <w:i/>
          <w:iCs/>
          <w:color w:val="0070C0"/>
        </w:rPr>
        <w:t>!». Entonces inclinó la cabeza y entregó su espíritu</w:t>
      </w:r>
      <w:r w:rsidRPr="00C3647F">
        <w:rPr>
          <w:rFonts w:asciiTheme="minorHAnsi" w:hAnsiTheme="minorHAnsi"/>
          <w:i/>
          <w:iCs/>
          <w:color w:val="000000"/>
        </w:rPr>
        <w:t>.</w:t>
      </w:r>
    </w:p>
    <w:p w14:paraId="60368368" w14:textId="77777777" w:rsidR="00C3647F" w:rsidRPr="00C3647F" w:rsidRDefault="00C3647F" w:rsidP="00C3647F">
      <w:pPr>
        <w:spacing w:before="100" w:beforeAutospacing="1" w:after="100" w:afterAutospacing="1"/>
        <w:rPr>
          <w:rFonts w:asciiTheme="minorHAnsi" w:hAnsiTheme="minorHAnsi"/>
          <w:color w:val="000000"/>
        </w:rPr>
      </w:pPr>
      <w:r w:rsidRPr="00C3647F">
        <w:rPr>
          <w:rFonts w:asciiTheme="minorHAnsi" w:hAnsiTheme="minorHAnsi"/>
          <w:color w:val="000000"/>
        </w:rPr>
        <w:t>Cuando Jesús declaró </w:t>
      </w:r>
      <w:r w:rsidRPr="00C3647F">
        <w:rPr>
          <w:rFonts w:asciiTheme="minorHAnsi" w:hAnsiTheme="minorHAnsi"/>
          <w:i/>
          <w:iCs/>
          <w:color w:val="000000"/>
        </w:rPr>
        <w:t>«¡</w:t>
      </w:r>
      <w:r w:rsidRPr="00C3647F">
        <w:rPr>
          <w:rFonts w:asciiTheme="minorHAnsi" w:hAnsiTheme="minorHAnsi"/>
          <w:b/>
          <w:bCs/>
          <w:i/>
          <w:iCs/>
          <w:color w:val="000000"/>
        </w:rPr>
        <w:t>Todo ha terminado</w:t>
      </w:r>
      <w:r w:rsidRPr="00C3647F">
        <w:rPr>
          <w:rFonts w:asciiTheme="minorHAnsi" w:hAnsiTheme="minorHAnsi"/>
          <w:i/>
          <w:iCs/>
          <w:color w:val="000000"/>
        </w:rPr>
        <w:t>!»</w:t>
      </w:r>
      <w:r w:rsidRPr="00C3647F">
        <w:rPr>
          <w:rFonts w:asciiTheme="minorHAnsi" w:hAnsiTheme="minorHAnsi"/>
          <w:color w:val="000000"/>
        </w:rPr>
        <w:t>, no estaba simplemente anunciando que su vida llegaba a su fin. Estaba pronunciando una palabra que en su tiempo significaba: </w:t>
      </w:r>
      <w:r w:rsidRPr="00C3647F">
        <w:rPr>
          <w:rFonts w:asciiTheme="minorHAnsi" w:hAnsiTheme="minorHAnsi"/>
          <w:b/>
          <w:bCs/>
          <w:color w:val="000000"/>
        </w:rPr>
        <w:t>“la deuda ha sido pagada por completo”</w:t>
      </w:r>
      <w:r w:rsidRPr="00C3647F">
        <w:rPr>
          <w:rFonts w:asciiTheme="minorHAnsi" w:hAnsiTheme="minorHAnsi"/>
          <w:color w:val="000000"/>
        </w:rPr>
        <w:t>. Allí, en la cruz, con el cuerpo herido y el cielo cubierto de dolor, Jesús levantó una declaración eterna: </w:t>
      </w:r>
      <w:r w:rsidRPr="00C3647F">
        <w:rPr>
          <w:rFonts w:asciiTheme="minorHAnsi" w:hAnsiTheme="minorHAnsi"/>
          <w:b/>
          <w:bCs/>
          <w:color w:val="000000"/>
        </w:rPr>
        <w:t>Tetelestai</w:t>
      </w:r>
      <w:r w:rsidRPr="00C3647F">
        <w:rPr>
          <w:rFonts w:asciiTheme="minorHAnsi" w:hAnsiTheme="minorHAnsi"/>
          <w:color w:val="000000"/>
        </w:rPr>
        <w:t>. Nuestro caso estaba cerrado. La cuenta que jamás hubiéramos podido pagar fue cancelada. No quedó un solo cargo pendiente. No quedó un solo pecado sin cubrir. Él llevó la sentencia, Él cumplió el pago, Él anuló la condena. Hoy, gracias a esa palabra, puedes vivir con la seguridad de alguien que ya no tiene nada que demostrar ni nada que compensar. Jesús lo terminó todo… por amor a ti.</w:t>
      </w:r>
    </w:p>
    <w:p w14:paraId="4DC86718" w14:textId="3BBD1760" w:rsidR="00C3647F" w:rsidRPr="00C3647F" w:rsidRDefault="00C3647F" w:rsidP="00C3647F">
      <w:pPr>
        <w:spacing w:before="100" w:beforeAutospacing="1" w:after="100" w:afterAutospacing="1"/>
        <w:rPr>
          <w:rFonts w:asciiTheme="minorHAnsi" w:hAnsiTheme="minorHAnsi"/>
          <w:i/>
          <w:iCs/>
          <w:color w:val="7030A0"/>
        </w:rPr>
      </w:pPr>
      <w:r w:rsidRPr="00C3647F">
        <w:rPr>
          <w:rFonts w:asciiTheme="minorHAnsi" w:hAnsiTheme="minorHAnsi"/>
          <w:i/>
          <w:iCs/>
          <w:color w:val="7030A0"/>
        </w:rPr>
        <w:t>En la cruz, Jesús pagó la deuda completa y cerró nuestro caso para siempre.</w:t>
      </w:r>
    </w:p>
    <w:p w14:paraId="1C27EFEB" w14:textId="0A26E782" w:rsidR="00C3647F" w:rsidRPr="00C3647F" w:rsidRDefault="00C3647F" w:rsidP="00C3647F">
      <w:pPr>
        <w:spacing w:before="100" w:beforeAutospacing="1" w:after="100" w:afterAutospacing="1"/>
        <w:rPr>
          <w:rFonts w:asciiTheme="minorHAnsi" w:hAnsiTheme="minorHAnsi"/>
          <w:i/>
          <w:iCs/>
          <w:color w:val="000000"/>
        </w:rPr>
      </w:pPr>
      <w:r w:rsidRPr="00C3647F">
        <w:rPr>
          <w:rFonts w:asciiTheme="minorHAnsi" w:hAnsiTheme="minorHAnsi"/>
          <w:i/>
          <w:iCs/>
          <w:color w:val="000000"/>
        </w:rPr>
        <w:t xml:space="preserve">Señor Jesús, gracias por tu palabra perfecta: </w:t>
      </w:r>
      <w:r w:rsidRPr="00C3647F">
        <w:rPr>
          <w:rFonts w:asciiTheme="minorHAnsi" w:hAnsiTheme="minorHAnsi"/>
          <w:b/>
          <w:bCs/>
          <w:i/>
          <w:iCs/>
          <w:color w:val="000000"/>
        </w:rPr>
        <w:t>tetelestai</w:t>
      </w:r>
      <w:r w:rsidRPr="00C3647F">
        <w:rPr>
          <w:rFonts w:asciiTheme="minorHAnsi" w:hAnsiTheme="minorHAnsi"/>
          <w:i/>
          <w:iCs/>
          <w:color w:val="000000"/>
        </w:rPr>
        <w:t>. Gracias por pagar mi deuda, cerrar mi caso y darme una libertad que nunca podría ganar. Ayúdame a vivir cada día recordando que todo fue terminado en tu cruz. Amén.</w:t>
      </w:r>
    </w:p>
    <w:bookmarkEnd w:id="203"/>
    <w:p w14:paraId="34026DB2" w14:textId="77777777" w:rsidR="00C3647F" w:rsidRDefault="00C3647F" w:rsidP="00B03677">
      <w:pPr>
        <w:rPr>
          <w:rFonts w:asciiTheme="minorHAnsi" w:hAnsiTheme="minorHAnsi"/>
          <w:color w:val="000000" w:themeColor="text1"/>
        </w:rPr>
      </w:pPr>
    </w:p>
    <w:p w14:paraId="2F814FE8" w14:textId="77777777" w:rsidR="00C96517" w:rsidRDefault="00C96517" w:rsidP="00B03677">
      <w:pPr>
        <w:rPr>
          <w:rFonts w:asciiTheme="minorHAnsi" w:hAnsiTheme="minorHAnsi"/>
          <w:color w:val="000000" w:themeColor="text1"/>
        </w:rPr>
      </w:pPr>
    </w:p>
    <w:p w14:paraId="19DE3BE5" w14:textId="77777777" w:rsidR="008E5D84" w:rsidRDefault="008E5D84" w:rsidP="00B03677">
      <w:pPr>
        <w:rPr>
          <w:rFonts w:asciiTheme="minorHAnsi" w:hAnsiTheme="minorHAnsi"/>
          <w:color w:val="000000" w:themeColor="text1"/>
        </w:rPr>
      </w:pPr>
    </w:p>
    <w:p w14:paraId="1BEC41AB" w14:textId="77777777" w:rsidR="008E5D84" w:rsidRPr="009A6C4C" w:rsidRDefault="008E5D84" w:rsidP="00B03677">
      <w:pPr>
        <w:rPr>
          <w:rFonts w:asciiTheme="minorHAnsi" w:hAnsiTheme="minorHAnsi"/>
          <w:color w:val="000000" w:themeColor="text1"/>
        </w:rPr>
      </w:pPr>
    </w:p>
    <w:p w14:paraId="414FE812" w14:textId="4E586050" w:rsidR="00C96517" w:rsidRPr="003E1ABA" w:rsidRDefault="003E1ABA" w:rsidP="00B03677">
      <w:pPr>
        <w:rPr>
          <w:rFonts w:asciiTheme="minorHAnsi" w:hAnsiTheme="minorHAnsi"/>
          <w:b/>
          <w:bCs/>
          <w:color w:val="000000" w:themeColor="text1"/>
          <w:sz w:val="28"/>
          <w:szCs w:val="28"/>
        </w:rPr>
      </w:pPr>
      <w:bookmarkStart w:id="204" w:name="OLE_LINK203"/>
      <w:r w:rsidRPr="003E1ABA">
        <w:rPr>
          <w:rFonts w:asciiTheme="minorHAnsi" w:hAnsiTheme="minorHAnsi"/>
          <w:b/>
          <w:bCs/>
          <w:color w:val="000000" w:themeColor="text1"/>
          <w:sz w:val="28"/>
          <w:szCs w:val="28"/>
        </w:rPr>
        <w:t xml:space="preserve">Fuertes en el Señor. </w:t>
      </w:r>
    </w:p>
    <w:p w14:paraId="1F0102B8" w14:textId="587F4FA4" w:rsidR="00C96517" w:rsidRPr="009A6C4C" w:rsidRDefault="00C96517" w:rsidP="00B03677">
      <w:pPr>
        <w:rPr>
          <w:rFonts w:asciiTheme="minorHAnsi" w:hAnsiTheme="minorHAnsi"/>
          <w:lang w:val="es-ES"/>
        </w:rPr>
      </w:pPr>
      <w:r w:rsidRPr="009A6C4C">
        <w:rPr>
          <w:rFonts w:asciiTheme="minorHAnsi" w:hAnsiTheme="minorHAnsi"/>
          <w:b/>
          <w:bCs/>
          <w:color w:val="000000" w:themeColor="text1"/>
        </w:rPr>
        <w:t>Efesios 6:</w:t>
      </w:r>
      <w:r w:rsidR="009A6C4C" w:rsidRPr="009A6C4C">
        <w:rPr>
          <w:rFonts w:asciiTheme="minorHAnsi" w:hAnsiTheme="minorHAnsi"/>
          <w:b/>
          <w:bCs/>
          <w:color w:val="000000" w:themeColor="text1"/>
        </w:rPr>
        <w:t>10-11NTV</w:t>
      </w:r>
      <w:r w:rsidR="009A6C4C" w:rsidRPr="009A6C4C">
        <w:rPr>
          <w:rFonts w:asciiTheme="minorHAnsi" w:hAnsiTheme="minorHAnsi"/>
          <w:color w:val="000000" w:themeColor="text1"/>
        </w:rPr>
        <w:t xml:space="preserve">. </w:t>
      </w:r>
      <w:r w:rsidR="009A6C4C" w:rsidRPr="009A6C4C">
        <w:rPr>
          <w:rFonts w:asciiTheme="minorHAnsi" w:hAnsiTheme="minorHAnsi"/>
          <w:i/>
          <w:iCs/>
          <w:color w:val="0070C0"/>
          <w:lang w:val="es-ES"/>
        </w:rPr>
        <w:t xml:space="preserve">Una palabra final: sean </w:t>
      </w:r>
      <w:r w:rsidR="009A6C4C" w:rsidRPr="005D320A">
        <w:rPr>
          <w:rFonts w:asciiTheme="minorHAnsi" w:hAnsiTheme="minorHAnsi"/>
          <w:b/>
          <w:bCs/>
          <w:i/>
          <w:iCs/>
          <w:color w:val="0070C0"/>
          <w:lang w:val="es-ES"/>
        </w:rPr>
        <w:t xml:space="preserve">fuertes en el Señor </w:t>
      </w:r>
      <w:r w:rsidR="009A6C4C" w:rsidRPr="009A6C4C">
        <w:rPr>
          <w:rFonts w:asciiTheme="minorHAnsi" w:hAnsiTheme="minorHAnsi"/>
          <w:i/>
          <w:iCs/>
          <w:color w:val="0070C0"/>
          <w:lang w:val="es-ES"/>
        </w:rPr>
        <w:t xml:space="preserve">y en su gran poder. </w:t>
      </w:r>
      <w:r w:rsidR="009A6C4C" w:rsidRPr="009A6C4C">
        <w:rPr>
          <w:rFonts w:asciiTheme="minorHAnsi" w:hAnsiTheme="minorHAnsi"/>
          <w:i/>
          <w:iCs/>
          <w:color w:val="0070C0"/>
          <w:vertAlign w:val="superscript"/>
          <w:lang w:val="es-ES"/>
        </w:rPr>
        <w:t>11 </w:t>
      </w:r>
      <w:r w:rsidR="009A6C4C" w:rsidRPr="009A6C4C">
        <w:rPr>
          <w:rFonts w:asciiTheme="minorHAnsi" w:hAnsiTheme="minorHAnsi"/>
          <w:i/>
          <w:iCs/>
          <w:color w:val="0070C0"/>
          <w:lang w:val="es-ES"/>
        </w:rPr>
        <w:t>Pónganse toda la armadura de Dios para poder mantenerse firmes contra todas las estrategias del diablo</w:t>
      </w:r>
      <w:r w:rsidR="009A6C4C" w:rsidRPr="009A6C4C">
        <w:rPr>
          <w:rFonts w:asciiTheme="minorHAnsi" w:hAnsiTheme="minorHAnsi"/>
          <w:lang w:val="es-ES"/>
        </w:rPr>
        <w:t>.</w:t>
      </w:r>
    </w:p>
    <w:p w14:paraId="2279F732" w14:textId="77777777" w:rsidR="009A6C4C" w:rsidRPr="008E5D84" w:rsidRDefault="009A6C4C" w:rsidP="00B03677">
      <w:pPr>
        <w:rPr>
          <w:rFonts w:asciiTheme="minorHAnsi" w:hAnsiTheme="minorHAnsi"/>
          <w:lang w:val="es-ES"/>
        </w:rPr>
      </w:pPr>
    </w:p>
    <w:p w14:paraId="4C5F3B7D" w14:textId="77777777" w:rsidR="008E5D84" w:rsidRPr="008E5D84" w:rsidRDefault="008E5D84" w:rsidP="008E5D84">
      <w:pPr>
        <w:pStyle w:val="NormalWeb"/>
        <w:rPr>
          <w:rFonts w:asciiTheme="minorHAnsi" w:hAnsiTheme="minorHAnsi"/>
          <w:color w:val="000000"/>
          <w:lang w:val="es-US"/>
        </w:rPr>
      </w:pPr>
      <w:r w:rsidRPr="008E5D84">
        <w:rPr>
          <w:rFonts w:asciiTheme="minorHAnsi" w:hAnsiTheme="minorHAnsi"/>
          <w:color w:val="000000"/>
        </w:rPr>
        <w:t>Muchas personas se preguntan:</w:t>
      </w:r>
      <w:r w:rsidRPr="008E5D84">
        <w:rPr>
          <w:rStyle w:val="apple-converted-space"/>
          <w:rFonts w:asciiTheme="minorHAnsi" w:hAnsiTheme="minorHAnsi"/>
          <w:color w:val="000000"/>
        </w:rPr>
        <w:t> </w:t>
      </w:r>
      <w:r w:rsidRPr="008E5D84">
        <w:rPr>
          <w:rStyle w:val="nfasis"/>
          <w:rFonts w:asciiTheme="minorHAnsi" w:hAnsiTheme="minorHAnsi"/>
          <w:color w:val="EE0000"/>
        </w:rPr>
        <w:t>“¿Cómo puedo ser fuerte?”</w:t>
      </w:r>
      <w:r w:rsidRPr="008E5D84">
        <w:rPr>
          <w:rStyle w:val="apple-converted-space"/>
          <w:rFonts w:asciiTheme="minorHAnsi" w:hAnsiTheme="minorHAnsi"/>
          <w:color w:val="EE0000"/>
        </w:rPr>
        <w:t> </w:t>
      </w:r>
      <w:r w:rsidRPr="008E5D84">
        <w:rPr>
          <w:rFonts w:asciiTheme="minorHAnsi" w:hAnsiTheme="minorHAnsi"/>
          <w:color w:val="000000"/>
        </w:rPr>
        <w:t xml:space="preserve">y buscan fortaleza de muchas maneras. Sin embargo, siempre aparece la debilidad en algún área. La Biblia incluso dice que </w:t>
      </w:r>
      <w:r w:rsidRPr="004C67BB">
        <w:rPr>
          <w:rFonts w:asciiTheme="minorHAnsi" w:hAnsiTheme="minorHAnsi"/>
          <w:i/>
          <w:iCs/>
          <w:color w:val="000000"/>
        </w:rPr>
        <w:t>cuando somos débiles, entonces somos fuertes</w:t>
      </w:r>
      <w:r w:rsidRPr="008E5D84">
        <w:rPr>
          <w:rFonts w:asciiTheme="minorHAnsi" w:hAnsiTheme="minorHAnsi"/>
          <w:color w:val="000000"/>
        </w:rPr>
        <w:t>; una verdad que parece contradictoria, pero no lo es para el cristiano que conoce a su Dios.</w:t>
      </w:r>
    </w:p>
    <w:p w14:paraId="7C7A0824" w14:textId="0A19F3C0" w:rsidR="008E5D84" w:rsidRPr="008E5D84" w:rsidRDefault="008E5D84" w:rsidP="008E5D84">
      <w:pPr>
        <w:pStyle w:val="NormalWeb"/>
        <w:rPr>
          <w:rFonts w:asciiTheme="minorHAnsi" w:hAnsiTheme="minorHAnsi"/>
          <w:color w:val="000000"/>
        </w:rPr>
      </w:pPr>
      <w:r w:rsidRPr="008E5D84">
        <w:rPr>
          <w:rFonts w:asciiTheme="minorHAnsi" w:hAnsiTheme="minorHAnsi"/>
          <w:color w:val="000000"/>
        </w:rPr>
        <w:t>Este pasaje nos muestra claramente cómo ser verdaderamente fuertes:</w:t>
      </w:r>
      <w:r w:rsidRPr="008E5D84">
        <w:rPr>
          <w:rStyle w:val="apple-converted-space"/>
          <w:rFonts w:asciiTheme="minorHAnsi" w:hAnsiTheme="minorHAnsi"/>
          <w:color w:val="000000"/>
        </w:rPr>
        <w:t> </w:t>
      </w:r>
      <w:r w:rsidRPr="008E5D84">
        <w:rPr>
          <w:rStyle w:val="Fuerte"/>
          <w:rFonts w:asciiTheme="minorHAnsi" w:hAnsiTheme="minorHAnsi"/>
          <w:color w:val="000000"/>
        </w:rPr>
        <w:t>vistiendo toda la armadura de Dios</w:t>
      </w:r>
      <w:r w:rsidRPr="008E5D84">
        <w:rPr>
          <w:rFonts w:asciiTheme="minorHAnsi" w:hAnsiTheme="minorHAnsi"/>
          <w:color w:val="000000"/>
        </w:rPr>
        <w:t xml:space="preserve">. Porque nuestra lucha no es contra personas, sino contra fuerzas espirituales que se oponen a los hijos de Dios. Por eso, más que confiar en nuestra fuerza física o emocional, debemos ocuparnos en permanecer vestidos </w:t>
      </w:r>
      <w:r w:rsidR="00CF317B">
        <w:rPr>
          <w:rFonts w:asciiTheme="minorHAnsi" w:hAnsiTheme="minorHAnsi"/>
          <w:color w:val="000000"/>
        </w:rPr>
        <w:t xml:space="preserve">del </w:t>
      </w:r>
      <w:r w:rsidR="00E5263E">
        <w:rPr>
          <w:rFonts w:asciiTheme="minorHAnsi" w:hAnsiTheme="minorHAnsi"/>
          <w:color w:val="000000"/>
        </w:rPr>
        <w:t>poder de</w:t>
      </w:r>
      <w:r w:rsidRPr="008E5D84">
        <w:rPr>
          <w:rFonts w:asciiTheme="minorHAnsi" w:hAnsiTheme="minorHAnsi"/>
          <w:color w:val="000000"/>
        </w:rPr>
        <w:t xml:space="preserve"> Dios. Nuestras fuerzas se agotan; las de Él nunca. Cuando estamos equipados con su armadura, podemos mantenernos firmes y vencer.</w:t>
      </w:r>
    </w:p>
    <w:p w14:paraId="01F096C0" w14:textId="77777777" w:rsidR="008E5D84" w:rsidRPr="008E5D84" w:rsidRDefault="008E5D84" w:rsidP="008E5D84">
      <w:pPr>
        <w:pStyle w:val="NormalWeb"/>
        <w:rPr>
          <w:rStyle w:val="Fuerte"/>
          <w:rFonts w:asciiTheme="minorHAnsi" w:hAnsiTheme="minorHAnsi"/>
          <w:color w:val="000000"/>
        </w:rPr>
      </w:pPr>
    </w:p>
    <w:p w14:paraId="78D2A56F" w14:textId="072DC523" w:rsidR="008E5D84" w:rsidRPr="008E5D84" w:rsidRDefault="008E5D84" w:rsidP="008E5D84">
      <w:pPr>
        <w:pStyle w:val="NormalWeb"/>
        <w:rPr>
          <w:rFonts w:asciiTheme="minorHAnsi" w:hAnsiTheme="minorHAnsi"/>
          <w:b/>
          <w:bCs/>
          <w:i/>
          <w:iCs/>
          <w:color w:val="7030A0"/>
        </w:rPr>
      </w:pPr>
      <w:r w:rsidRPr="008E5D84">
        <w:rPr>
          <w:rStyle w:val="Fuerte"/>
          <w:rFonts w:asciiTheme="minorHAnsi" w:hAnsiTheme="minorHAnsi"/>
          <w:b w:val="0"/>
          <w:bCs w:val="0"/>
          <w:i/>
          <w:iCs/>
          <w:color w:val="7030A0"/>
        </w:rPr>
        <w:t>Eres fuerte cuando dependes del poder de Dios y te vistes con toda su armadura.</w:t>
      </w:r>
    </w:p>
    <w:p w14:paraId="70A287B2" w14:textId="77777777" w:rsidR="008E5D84" w:rsidRPr="008E5D84" w:rsidRDefault="008E5D84" w:rsidP="008E5D84">
      <w:pPr>
        <w:pStyle w:val="NormalWeb"/>
        <w:rPr>
          <w:rFonts w:asciiTheme="minorHAnsi" w:hAnsiTheme="minorHAnsi"/>
          <w:color w:val="000000"/>
        </w:rPr>
      </w:pPr>
    </w:p>
    <w:p w14:paraId="58562614" w14:textId="620B900F" w:rsidR="008E5D84" w:rsidRPr="008E5D84" w:rsidRDefault="008E5D84" w:rsidP="008E5D84">
      <w:pPr>
        <w:pStyle w:val="NormalWeb"/>
        <w:rPr>
          <w:rFonts w:asciiTheme="minorHAnsi" w:hAnsiTheme="minorHAnsi"/>
          <w:i/>
          <w:iCs/>
          <w:color w:val="000000"/>
        </w:rPr>
      </w:pPr>
      <w:r w:rsidRPr="008E5D84">
        <w:rPr>
          <w:rFonts w:asciiTheme="minorHAnsi" w:hAnsiTheme="minorHAnsi"/>
          <w:i/>
          <w:iCs/>
          <w:color w:val="000000"/>
        </w:rPr>
        <w:t>Señor Jesús, gracias porque estás conmigo. Reconozco que soy débil y que te necesito cada día. Ayúdame a colocarme</w:t>
      </w:r>
      <w:r w:rsidRPr="008E5D84">
        <w:rPr>
          <w:rStyle w:val="apple-converted-space"/>
          <w:rFonts w:asciiTheme="minorHAnsi" w:hAnsiTheme="minorHAnsi"/>
          <w:i/>
          <w:iCs/>
          <w:color w:val="000000"/>
        </w:rPr>
        <w:t> </w:t>
      </w:r>
      <w:r w:rsidRPr="008E5D84">
        <w:rPr>
          <w:rStyle w:val="Fuerte"/>
          <w:rFonts w:asciiTheme="minorHAnsi" w:hAnsiTheme="minorHAnsi"/>
          <w:i/>
          <w:iCs/>
          <w:color w:val="000000"/>
        </w:rPr>
        <w:t>toda</w:t>
      </w:r>
      <w:r w:rsidRPr="008E5D84">
        <w:rPr>
          <w:rStyle w:val="apple-converted-space"/>
          <w:rFonts w:asciiTheme="minorHAnsi" w:hAnsiTheme="minorHAnsi"/>
          <w:i/>
          <w:iCs/>
          <w:color w:val="000000"/>
        </w:rPr>
        <w:t> </w:t>
      </w:r>
      <w:r w:rsidRPr="008E5D84">
        <w:rPr>
          <w:rFonts w:asciiTheme="minorHAnsi" w:hAnsiTheme="minorHAnsi"/>
          <w:i/>
          <w:iCs/>
          <w:color w:val="000000"/>
        </w:rPr>
        <w:t>tu armadura para permanecer firme y resistir al maligno. Amén.</w:t>
      </w:r>
    </w:p>
    <w:bookmarkEnd w:id="204"/>
    <w:p w14:paraId="66DD968B" w14:textId="77777777" w:rsidR="000F6B78" w:rsidRPr="008E5D84" w:rsidRDefault="000F6B78" w:rsidP="00B03677">
      <w:pPr>
        <w:rPr>
          <w:rFonts w:asciiTheme="minorHAnsi" w:hAnsiTheme="minorHAnsi"/>
          <w:lang w:val="es-ES"/>
        </w:rPr>
      </w:pPr>
    </w:p>
    <w:p w14:paraId="59F87D8E" w14:textId="77777777" w:rsidR="009A6C4C" w:rsidRDefault="009A6C4C" w:rsidP="00B03677">
      <w:pPr>
        <w:rPr>
          <w:rFonts w:asciiTheme="minorHAnsi" w:hAnsiTheme="minorHAnsi"/>
          <w:color w:val="000000" w:themeColor="text1"/>
        </w:rPr>
      </w:pPr>
    </w:p>
    <w:p w14:paraId="6BD458A7" w14:textId="77777777" w:rsidR="00052205" w:rsidRDefault="00052205" w:rsidP="00B03677">
      <w:pPr>
        <w:rPr>
          <w:rFonts w:asciiTheme="minorHAnsi" w:hAnsiTheme="minorHAnsi"/>
          <w:color w:val="000000" w:themeColor="text1"/>
        </w:rPr>
      </w:pPr>
      <w:bookmarkStart w:id="205" w:name="OLE_LINK204"/>
    </w:p>
    <w:p w14:paraId="7CE2EB2D" w14:textId="762EC0F6" w:rsidR="002634A7" w:rsidRPr="002634A7" w:rsidRDefault="002634A7" w:rsidP="00B03677">
      <w:pPr>
        <w:rPr>
          <w:rFonts w:asciiTheme="minorHAnsi" w:hAnsiTheme="minorHAnsi"/>
          <w:b/>
          <w:bCs/>
          <w:color w:val="000000" w:themeColor="text1"/>
          <w:sz w:val="28"/>
          <w:szCs w:val="28"/>
        </w:rPr>
      </w:pPr>
      <w:r w:rsidRPr="002634A7">
        <w:rPr>
          <w:rFonts w:asciiTheme="minorHAnsi" w:hAnsiTheme="minorHAnsi"/>
          <w:b/>
          <w:bCs/>
          <w:color w:val="000000" w:themeColor="text1"/>
          <w:sz w:val="28"/>
          <w:szCs w:val="28"/>
        </w:rPr>
        <w:t xml:space="preserve">Viviendo en el proposito de Dios. </w:t>
      </w:r>
    </w:p>
    <w:p w14:paraId="304668C8" w14:textId="74D30B1F" w:rsidR="00052205" w:rsidRPr="00DF2E46" w:rsidRDefault="00052205" w:rsidP="00B03677">
      <w:pPr>
        <w:rPr>
          <w:rFonts w:asciiTheme="minorHAnsi" w:hAnsiTheme="minorHAnsi"/>
          <w:lang w:val="es-ES"/>
        </w:rPr>
      </w:pPr>
      <w:r w:rsidRPr="002634A7">
        <w:rPr>
          <w:rFonts w:asciiTheme="minorHAnsi" w:hAnsiTheme="minorHAnsi"/>
          <w:b/>
          <w:bCs/>
          <w:color w:val="000000" w:themeColor="text1"/>
        </w:rPr>
        <w:t xml:space="preserve">Efesios </w:t>
      </w:r>
      <w:r w:rsidR="002634A7" w:rsidRPr="002634A7">
        <w:rPr>
          <w:rFonts w:asciiTheme="minorHAnsi" w:hAnsiTheme="minorHAnsi"/>
          <w:b/>
          <w:bCs/>
          <w:color w:val="000000" w:themeColor="text1"/>
        </w:rPr>
        <w:t>6:20 NTV.</w:t>
      </w:r>
      <w:r w:rsidR="002634A7">
        <w:rPr>
          <w:rFonts w:asciiTheme="minorHAnsi" w:hAnsiTheme="minorHAnsi"/>
          <w:color w:val="000000" w:themeColor="text1"/>
        </w:rPr>
        <w:t xml:space="preserve"> </w:t>
      </w:r>
      <w:r w:rsidR="002634A7" w:rsidRPr="002634A7">
        <w:rPr>
          <w:i/>
          <w:iCs/>
          <w:color w:val="0070C0"/>
          <w:lang w:val="es-ES"/>
        </w:rPr>
        <w:t xml:space="preserve">Ahora estoy encadenado, pero sigo predicando este mensaje como embajador de Dios. Así que pidan en oración que yo siga hablando de él con valentía, </w:t>
      </w:r>
      <w:r w:rsidR="002634A7" w:rsidRPr="00DF2E46">
        <w:rPr>
          <w:rFonts w:asciiTheme="minorHAnsi" w:hAnsiTheme="minorHAnsi"/>
          <w:i/>
          <w:iCs/>
          <w:color w:val="0070C0"/>
          <w:lang w:val="es-ES"/>
        </w:rPr>
        <w:t>como debo hacerlo</w:t>
      </w:r>
      <w:r w:rsidR="002634A7" w:rsidRPr="00DF2E46">
        <w:rPr>
          <w:rFonts w:asciiTheme="minorHAnsi" w:hAnsiTheme="minorHAnsi"/>
          <w:lang w:val="es-ES"/>
        </w:rPr>
        <w:t>.</w:t>
      </w:r>
    </w:p>
    <w:p w14:paraId="08564B25" w14:textId="77777777" w:rsidR="002634A7" w:rsidRPr="00DF2E46" w:rsidRDefault="002634A7" w:rsidP="00B03677">
      <w:pPr>
        <w:rPr>
          <w:rFonts w:asciiTheme="minorHAnsi" w:hAnsiTheme="minorHAnsi"/>
          <w:lang w:val="es-ES"/>
        </w:rPr>
      </w:pPr>
    </w:p>
    <w:p w14:paraId="68E17CD3" w14:textId="62185AAF" w:rsidR="00DF2E46" w:rsidRPr="00DF2E46" w:rsidRDefault="00DF2E46" w:rsidP="00DF2E46">
      <w:pPr>
        <w:pStyle w:val="NormalWeb"/>
        <w:rPr>
          <w:rFonts w:asciiTheme="minorHAnsi" w:hAnsiTheme="minorHAnsi"/>
          <w:color w:val="000000"/>
          <w:lang w:val="es-US"/>
        </w:rPr>
      </w:pPr>
      <w:r w:rsidRPr="00DF2E46">
        <w:rPr>
          <w:rFonts w:asciiTheme="minorHAnsi" w:hAnsiTheme="minorHAnsi"/>
          <w:color w:val="000000"/>
        </w:rPr>
        <w:t>Qué impresionante es leer estas palabras de Pablo.</w:t>
      </w:r>
      <w:r w:rsidRPr="00DF2E46">
        <w:rPr>
          <w:rFonts w:asciiTheme="minorHAnsi" w:hAnsiTheme="minorHAnsi"/>
          <w:color w:val="000000"/>
        </w:rPr>
        <w:br/>
        <w:t>Un hombre encarcelado por predicar un mensaje que transforma vidas… y aun así, ¡su oración no es por su libertad!</w:t>
      </w:r>
      <w:r w:rsidRPr="00DF2E46">
        <w:rPr>
          <w:rFonts w:asciiTheme="minorHAnsi" w:hAnsiTheme="minorHAnsi"/>
          <w:color w:val="000000"/>
        </w:rPr>
        <w:br/>
        <w:t>No pide alivio.</w:t>
      </w:r>
      <w:r w:rsidR="00123C87">
        <w:rPr>
          <w:rFonts w:asciiTheme="minorHAnsi" w:hAnsiTheme="minorHAnsi"/>
          <w:color w:val="000000"/>
        </w:rPr>
        <w:t xml:space="preserve"> </w:t>
      </w:r>
      <w:r w:rsidRPr="00DF2E46">
        <w:rPr>
          <w:rFonts w:asciiTheme="minorHAnsi" w:hAnsiTheme="minorHAnsi"/>
          <w:color w:val="000000"/>
        </w:rPr>
        <w:t>No pide comodidad.</w:t>
      </w:r>
      <w:r w:rsidR="00123C87">
        <w:rPr>
          <w:rFonts w:asciiTheme="minorHAnsi" w:hAnsiTheme="minorHAnsi"/>
          <w:color w:val="000000"/>
        </w:rPr>
        <w:t xml:space="preserve"> </w:t>
      </w:r>
      <w:r w:rsidRPr="00DF2E46">
        <w:rPr>
          <w:rFonts w:asciiTheme="minorHAnsi" w:hAnsiTheme="minorHAnsi"/>
          <w:color w:val="000000"/>
        </w:rPr>
        <w:t>No pide que Dios cambie su situación.</w:t>
      </w:r>
    </w:p>
    <w:p w14:paraId="3C32AE84" w14:textId="77777777" w:rsidR="005D21A9" w:rsidRDefault="005D21A9" w:rsidP="00DF2E46">
      <w:pPr>
        <w:pStyle w:val="NormalWeb"/>
        <w:rPr>
          <w:rFonts w:asciiTheme="minorHAnsi" w:hAnsiTheme="minorHAnsi"/>
          <w:color w:val="000000"/>
        </w:rPr>
      </w:pPr>
    </w:p>
    <w:p w14:paraId="2D7E9F51" w14:textId="7A196B34" w:rsidR="00DF2E46" w:rsidRPr="00DF2E46" w:rsidRDefault="00DF2E46" w:rsidP="00DF2E46">
      <w:pPr>
        <w:pStyle w:val="NormalWeb"/>
        <w:rPr>
          <w:rFonts w:asciiTheme="minorHAnsi" w:hAnsiTheme="minorHAnsi"/>
          <w:color w:val="000000"/>
        </w:rPr>
      </w:pPr>
      <w:r w:rsidRPr="00DF2E46">
        <w:rPr>
          <w:rFonts w:asciiTheme="minorHAnsi" w:hAnsiTheme="minorHAnsi"/>
          <w:color w:val="000000"/>
        </w:rPr>
        <w:t>Su clamor es otro:</w:t>
      </w:r>
      <w:r w:rsidRPr="00DF2E46">
        <w:rPr>
          <w:rFonts w:asciiTheme="minorHAnsi" w:hAnsiTheme="minorHAnsi"/>
          <w:color w:val="000000"/>
        </w:rPr>
        <w:br/>
      </w:r>
      <w:r w:rsidRPr="00DF2E46">
        <w:rPr>
          <w:rStyle w:val="Fuerte"/>
          <w:rFonts w:asciiTheme="minorHAnsi" w:hAnsiTheme="minorHAnsi"/>
          <w:color w:val="000000"/>
        </w:rPr>
        <w:t>“Oren para que siga predicando con valentía.”</w:t>
      </w:r>
    </w:p>
    <w:p w14:paraId="4B523944" w14:textId="77777777" w:rsidR="005D21A9" w:rsidRDefault="005D21A9" w:rsidP="00DF2E46">
      <w:pPr>
        <w:pStyle w:val="NormalWeb"/>
        <w:rPr>
          <w:rFonts w:asciiTheme="minorHAnsi" w:hAnsiTheme="minorHAnsi"/>
          <w:color w:val="000000"/>
        </w:rPr>
      </w:pPr>
    </w:p>
    <w:p w14:paraId="6DB2B925" w14:textId="7F5DC4C2" w:rsidR="00DF2E46" w:rsidRPr="00DF2E46" w:rsidRDefault="00DF2E46" w:rsidP="00DF2E46">
      <w:pPr>
        <w:pStyle w:val="NormalWeb"/>
        <w:rPr>
          <w:rFonts w:asciiTheme="minorHAnsi" w:hAnsiTheme="minorHAnsi"/>
          <w:color w:val="000000"/>
        </w:rPr>
      </w:pPr>
      <w:r w:rsidRPr="00DF2E46">
        <w:rPr>
          <w:rFonts w:asciiTheme="minorHAnsi" w:hAnsiTheme="minorHAnsi"/>
          <w:color w:val="000000"/>
        </w:rPr>
        <w:t>Pablo entendía algo que muchas veces olvidamos: su vida no estaba definida por las cadenas externas, sino por el propósito eterno que llevaba por dentro.</w:t>
      </w:r>
      <w:r w:rsidRPr="00DF2E46">
        <w:rPr>
          <w:rFonts w:asciiTheme="minorHAnsi" w:hAnsiTheme="minorHAnsi"/>
          <w:color w:val="000000"/>
        </w:rPr>
        <w:br/>
        <w:t>Para él, cumplir la misión que Dios le había dado era más importante que ser librado de la prisión. Su mirada estaba puesta en el Reino; su corazón, en la obediencia; su pasión, en que Cristo fuera anunciado.</w:t>
      </w:r>
    </w:p>
    <w:p w14:paraId="3E327710" w14:textId="77777777" w:rsidR="005D21A9" w:rsidRDefault="005D21A9" w:rsidP="00DF2E46">
      <w:pPr>
        <w:pStyle w:val="NormalWeb"/>
        <w:rPr>
          <w:rFonts w:asciiTheme="minorHAnsi" w:hAnsiTheme="minorHAnsi"/>
          <w:color w:val="000000"/>
        </w:rPr>
      </w:pPr>
    </w:p>
    <w:p w14:paraId="7C75AEA8" w14:textId="2C6BCA09" w:rsidR="00DF2E46" w:rsidRPr="00DF2E46" w:rsidRDefault="00DF2E46" w:rsidP="00DF2E46">
      <w:pPr>
        <w:pStyle w:val="NormalWeb"/>
        <w:rPr>
          <w:rFonts w:asciiTheme="minorHAnsi" w:hAnsiTheme="minorHAnsi"/>
          <w:color w:val="000000"/>
        </w:rPr>
      </w:pPr>
      <w:r w:rsidRPr="00DF2E46">
        <w:rPr>
          <w:rFonts w:asciiTheme="minorHAnsi" w:hAnsiTheme="minorHAnsi"/>
          <w:color w:val="000000"/>
        </w:rPr>
        <w:t>Y este es el desafío para nosotros hoy:</w:t>
      </w:r>
      <w:r w:rsidRPr="00DF2E46">
        <w:rPr>
          <w:rFonts w:asciiTheme="minorHAnsi" w:hAnsiTheme="minorHAnsi"/>
          <w:color w:val="000000"/>
        </w:rPr>
        <w:br/>
      </w:r>
      <w:r w:rsidRPr="00DF2E46">
        <w:rPr>
          <w:rStyle w:val="Fuerte"/>
          <w:rFonts w:asciiTheme="minorHAnsi" w:hAnsiTheme="minorHAnsi"/>
          <w:color w:val="000000"/>
        </w:rPr>
        <w:t>El Evangelio no se trata de vivir cómodamente, sino de vivir entregados.</w:t>
      </w:r>
      <w:r w:rsidRPr="00DF2E46">
        <w:rPr>
          <w:rFonts w:asciiTheme="minorHAnsi" w:hAnsiTheme="minorHAnsi"/>
          <w:color w:val="000000"/>
        </w:rPr>
        <w:br/>
        <w:t>No se trata de prosperidad, sino de fidelidad.</w:t>
      </w:r>
      <w:r w:rsidRPr="00DF2E46">
        <w:rPr>
          <w:rFonts w:asciiTheme="minorHAnsi" w:hAnsiTheme="minorHAnsi"/>
          <w:color w:val="000000"/>
        </w:rPr>
        <w:br/>
        <w:t>No se trata de facilidad, sino de propósito.</w:t>
      </w:r>
    </w:p>
    <w:p w14:paraId="13396DB5" w14:textId="77777777" w:rsidR="005D21A9" w:rsidRDefault="005D21A9" w:rsidP="00DF2E46">
      <w:pPr>
        <w:pStyle w:val="NormalWeb"/>
        <w:rPr>
          <w:rFonts w:asciiTheme="minorHAnsi" w:hAnsiTheme="minorHAnsi"/>
          <w:color w:val="000000"/>
        </w:rPr>
      </w:pPr>
    </w:p>
    <w:p w14:paraId="312CF397" w14:textId="094AF62D" w:rsidR="005D21A9" w:rsidRPr="005D21A9" w:rsidRDefault="00DF2E46" w:rsidP="00DF2E46">
      <w:pPr>
        <w:pStyle w:val="NormalWeb"/>
        <w:rPr>
          <w:rStyle w:val="Fuerte"/>
          <w:rFonts w:asciiTheme="minorHAnsi" w:hAnsiTheme="minorHAnsi"/>
          <w:b w:val="0"/>
          <w:bCs w:val="0"/>
          <w:color w:val="000000"/>
        </w:rPr>
      </w:pPr>
      <w:r w:rsidRPr="00DF2E46">
        <w:rPr>
          <w:rFonts w:asciiTheme="minorHAnsi" w:hAnsiTheme="minorHAnsi"/>
          <w:color w:val="000000"/>
        </w:rPr>
        <w:t>Tal vez hoy tú también tengas tus propias “cadenas”: situaciones que te limitan, luchas internas, cargas familiares, preocupaciones económicas o batallas emocionales.</w:t>
      </w:r>
      <w:r w:rsidRPr="00DF2E46">
        <w:rPr>
          <w:rFonts w:asciiTheme="minorHAnsi" w:hAnsiTheme="minorHAnsi"/>
          <w:color w:val="000000"/>
        </w:rPr>
        <w:br/>
      </w:r>
      <w:r w:rsidRPr="00B335C3">
        <w:rPr>
          <w:rFonts w:asciiTheme="minorHAnsi" w:hAnsiTheme="minorHAnsi"/>
          <w:b/>
          <w:bCs/>
          <w:color w:val="000000"/>
        </w:rPr>
        <w:t>Pero escucha esta verdad</w:t>
      </w:r>
      <w:r w:rsidRPr="00DF2E46">
        <w:rPr>
          <w:rFonts w:asciiTheme="minorHAnsi" w:hAnsiTheme="minorHAnsi"/>
          <w:color w:val="000000"/>
        </w:rPr>
        <w:t>:</w:t>
      </w:r>
    </w:p>
    <w:p w14:paraId="0F9D399D" w14:textId="1D3263D7" w:rsidR="00DF2E46" w:rsidRPr="005D21A9" w:rsidRDefault="00DF2E46" w:rsidP="00DF2E46">
      <w:pPr>
        <w:pStyle w:val="NormalWeb"/>
        <w:rPr>
          <w:rFonts w:asciiTheme="minorHAnsi" w:hAnsiTheme="minorHAnsi"/>
          <w:b/>
          <w:bCs/>
          <w:i/>
          <w:iCs/>
          <w:color w:val="7030A0"/>
        </w:rPr>
      </w:pPr>
      <w:r w:rsidRPr="005D21A9">
        <w:rPr>
          <w:rStyle w:val="Fuerte"/>
          <w:rFonts w:asciiTheme="minorHAnsi" w:hAnsiTheme="minorHAnsi"/>
          <w:b w:val="0"/>
          <w:bCs w:val="0"/>
          <w:i/>
          <w:iCs/>
          <w:color w:val="7030A0"/>
        </w:rPr>
        <w:t>Las circunstancias pueden rodearte, pero no pueden detenerte… a menos que tú se lo permitas.</w:t>
      </w:r>
    </w:p>
    <w:p w14:paraId="53F55A0B" w14:textId="77777777" w:rsidR="005D21A9" w:rsidRDefault="005D21A9" w:rsidP="00DF2E46">
      <w:pPr>
        <w:pStyle w:val="NormalWeb"/>
        <w:rPr>
          <w:rFonts w:asciiTheme="minorHAnsi" w:hAnsiTheme="minorHAnsi"/>
          <w:color w:val="000000"/>
        </w:rPr>
      </w:pPr>
    </w:p>
    <w:p w14:paraId="1DB7FFEC" w14:textId="2489C272" w:rsidR="00DF2E46" w:rsidRPr="00DF2E46" w:rsidRDefault="00DF2E46" w:rsidP="00DF2E46">
      <w:pPr>
        <w:pStyle w:val="NormalWeb"/>
        <w:rPr>
          <w:rFonts w:asciiTheme="minorHAnsi" w:hAnsiTheme="minorHAnsi"/>
          <w:color w:val="000000"/>
        </w:rPr>
      </w:pPr>
      <w:r w:rsidRPr="00DF2E46">
        <w:rPr>
          <w:rFonts w:asciiTheme="minorHAnsi" w:hAnsiTheme="minorHAnsi"/>
          <w:color w:val="000000"/>
        </w:rPr>
        <w:t>Si Pablo predicó desde una celda, tú puedes avanzar desde donde estás.</w:t>
      </w:r>
      <w:r w:rsidRPr="00DF2E46">
        <w:rPr>
          <w:rFonts w:asciiTheme="minorHAnsi" w:hAnsiTheme="minorHAnsi"/>
          <w:color w:val="000000"/>
        </w:rPr>
        <w:br/>
        <w:t>Si él cumplió su propósito con grilletes en los pies, tú puedes seguir cumpliendo el tuyo con cualquier desafío que tengas delante.</w:t>
      </w:r>
    </w:p>
    <w:p w14:paraId="4AE2361B" w14:textId="77777777" w:rsidR="005D21A9" w:rsidRDefault="005D21A9" w:rsidP="00DF2E46">
      <w:pPr>
        <w:pStyle w:val="NormalWeb"/>
        <w:rPr>
          <w:rFonts w:asciiTheme="minorHAnsi" w:hAnsiTheme="minorHAnsi"/>
          <w:color w:val="000000"/>
        </w:rPr>
      </w:pPr>
    </w:p>
    <w:p w14:paraId="36E1C9F1" w14:textId="068C2E8B" w:rsidR="00DF2E46" w:rsidRPr="00DF2E46" w:rsidRDefault="00DF2E46" w:rsidP="00DF2E46">
      <w:pPr>
        <w:pStyle w:val="NormalWeb"/>
        <w:rPr>
          <w:rFonts w:asciiTheme="minorHAnsi" w:hAnsiTheme="minorHAnsi"/>
          <w:color w:val="000000"/>
        </w:rPr>
      </w:pPr>
      <w:r w:rsidRPr="0006629C">
        <w:rPr>
          <w:rFonts w:asciiTheme="minorHAnsi" w:hAnsiTheme="minorHAnsi"/>
          <w:b/>
          <w:bCs/>
          <w:i/>
          <w:iCs/>
          <w:color w:val="000000"/>
        </w:rPr>
        <w:t>Dios no necesita un escenario perfecto para usar a sus hijos.</w:t>
      </w:r>
      <w:r w:rsidRPr="0006629C">
        <w:rPr>
          <w:rFonts w:asciiTheme="minorHAnsi" w:hAnsiTheme="minorHAnsi"/>
          <w:b/>
          <w:bCs/>
          <w:i/>
          <w:iCs/>
          <w:color w:val="000000"/>
        </w:rPr>
        <w:br/>
        <w:t>Solo necesita un corazón dispuesto</w:t>
      </w:r>
      <w:r w:rsidRPr="00DF2E46">
        <w:rPr>
          <w:rFonts w:asciiTheme="minorHAnsi" w:hAnsiTheme="minorHAnsi"/>
          <w:color w:val="000000"/>
        </w:rPr>
        <w:t>.</w:t>
      </w:r>
    </w:p>
    <w:p w14:paraId="66311B4C" w14:textId="77777777" w:rsidR="005D21A9" w:rsidRDefault="005D21A9" w:rsidP="00DF2E46">
      <w:pPr>
        <w:pStyle w:val="NormalWeb"/>
        <w:rPr>
          <w:rFonts w:asciiTheme="minorHAnsi" w:hAnsiTheme="minorHAnsi"/>
          <w:color w:val="000000"/>
        </w:rPr>
      </w:pPr>
    </w:p>
    <w:p w14:paraId="0A54CB76" w14:textId="10C54A50" w:rsidR="00DF2E46" w:rsidRPr="00DF2E46" w:rsidRDefault="00DF2E46" w:rsidP="00DF2E46">
      <w:pPr>
        <w:pStyle w:val="NormalWeb"/>
        <w:rPr>
          <w:rFonts w:asciiTheme="minorHAnsi" w:hAnsiTheme="minorHAnsi"/>
          <w:color w:val="000000"/>
        </w:rPr>
      </w:pPr>
      <w:r w:rsidRPr="005D21A9">
        <w:rPr>
          <w:rFonts w:asciiTheme="minorHAnsi" w:hAnsiTheme="minorHAnsi"/>
          <w:i/>
          <w:iCs/>
          <w:color w:val="000000"/>
        </w:rPr>
        <w:t>Señor Jesús,</w:t>
      </w:r>
      <w:r w:rsidR="005D21A9" w:rsidRPr="005D21A9">
        <w:rPr>
          <w:rFonts w:asciiTheme="minorHAnsi" w:hAnsiTheme="minorHAnsi"/>
          <w:i/>
          <w:iCs/>
          <w:color w:val="000000"/>
        </w:rPr>
        <w:t xml:space="preserve"> </w:t>
      </w:r>
      <w:r w:rsidRPr="005D21A9">
        <w:rPr>
          <w:rFonts w:asciiTheme="minorHAnsi" w:hAnsiTheme="minorHAnsi"/>
          <w:i/>
          <w:iCs/>
          <w:color w:val="000000"/>
        </w:rPr>
        <w:t>perdóname porque, en ocasiones, permito que mis limitaciones apaguen mi valentía para compartir tu Palabra.</w:t>
      </w:r>
      <w:r w:rsidR="005D21A9" w:rsidRPr="005D21A9">
        <w:rPr>
          <w:rFonts w:asciiTheme="minorHAnsi" w:hAnsiTheme="minorHAnsi"/>
          <w:i/>
          <w:iCs/>
          <w:color w:val="000000"/>
        </w:rPr>
        <w:t xml:space="preserve"> </w:t>
      </w:r>
      <w:r w:rsidRPr="005D21A9">
        <w:rPr>
          <w:rFonts w:asciiTheme="minorHAnsi" w:hAnsiTheme="minorHAnsi"/>
          <w:i/>
          <w:iCs/>
          <w:color w:val="000000"/>
        </w:rPr>
        <w:t>Hoy te pido que me levantes, me renueves y me llenes de tu Espíritu.</w:t>
      </w:r>
      <w:r w:rsidR="005D21A9" w:rsidRPr="005D21A9">
        <w:rPr>
          <w:rFonts w:asciiTheme="minorHAnsi" w:hAnsiTheme="minorHAnsi"/>
          <w:i/>
          <w:iCs/>
          <w:color w:val="000000"/>
        </w:rPr>
        <w:t xml:space="preserve"> </w:t>
      </w:r>
      <w:r w:rsidRPr="005D21A9">
        <w:rPr>
          <w:rFonts w:asciiTheme="minorHAnsi" w:hAnsiTheme="minorHAnsi"/>
          <w:i/>
          <w:iCs/>
          <w:color w:val="000000"/>
        </w:rPr>
        <w:t>A pesar de todo, quiero cumplir tu propósito y servirte con fidelidad.</w:t>
      </w:r>
      <w:r w:rsidR="005D21A9" w:rsidRPr="005D21A9">
        <w:rPr>
          <w:rFonts w:asciiTheme="minorHAnsi" w:hAnsiTheme="minorHAnsi"/>
          <w:i/>
          <w:iCs/>
          <w:color w:val="000000"/>
        </w:rPr>
        <w:t xml:space="preserve"> </w:t>
      </w:r>
      <w:r w:rsidRPr="005D21A9">
        <w:rPr>
          <w:rFonts w:asciiTheme="minorHAnsi" w:hAnsiTheme="minorHAnsi"/>
          <w:i/>
          <w:iCs/>
          <w:color w:val="000000"/>
        </w:rPr>
        <w:t>Amén</w:t>
      </w:r>
      <w:r w:rsidRPr="00DF2E46">
        <w:rPr>
          <w:rFonts w:asciiTheme="minorHAnsi" w:hAnsiTheme="minorHAnsi"/>
          <w:color w:val="000000"/>
        </w:rPr>
        <w:t>.</w:t>
      </w:r>
    </w:p>
    <w:bookmarkEnd w:id="205"/>
    <w:p w14:paraId="7F878281" w14:textId="720E21CA" w:rsidR="00913FF2" w:rsidRDefault="00913FF2" w:rsidP="00B03677">
      <w:pPr>
        <w:rPr>
          <w:rFonts w:asciiTheme="minorHAnsi" w:hAnsiTheme="minorHAnsi"/>
          <w:color w:val="000000" w:themeColor="text1"/>
        </w:rPr>
      </w:pPr>
    </w:p>
    <w:p w14:paraId="1015262A" w14:textId="77777777" w:rsidR="002753CA" w:rsidRDefault="002753CA" w:rsidP="00B03677">
      <w:pPr>
        <w:rPr>
          <w:rFonts w:asciiTheme="minorHAnsi" w:hAnsiTheme="minorHAnsi"/>
          <w:color w:val="000000" w:themeColor="text1"/>
        </w:rPr>
      </w:pPr>
    </w:p>
    <w:p w14:paraId="59A5C2E4" w14:textId="40364476" w:rsidR="002753CA" w:rsidRPr="001F331C" w:rsidRDefault="00B82A1E" w:rsidP="001F331C">
      <w:pPr>
        <w:rPr>
          <w:rFonts w:asciiTheme="minorHAnsi" w:hAnsiTheme="minorHAnsi"/>
          <w:b/>
          <w:bCs/>
          <w:color w:val="000000" w:themeColor="text1"/>
          <w:sz w:val="28"/>
          <w:szCs w:val="28"/>
          <w:lang w:val="es-ES"/>
        </w:rPr>
      </w:pPr>
      <w:bookmarkStart w:id="206" w:name="OLE_LINK205"/>
      <w:r w:rsidRPr="001F331C">
        <w:rPr>
          <w:rFonts w:asciiTheme="minorHAnsi" w:hAnsiTheme="minorHAnsi"/>
          <w:b/>
          <w:bCs/>
          <w:color w:val="000000" w:themeColor="text1"/>
          <w:sz w:val="28"/>
          <w:szCs w:val="28"/>
          <w:lang w:val="es-ES"/>
        </w:rPr>
        <w:t>¿Para qué vives?</w:t>
      </w:r>
    </w:p>
    <w:p w14:paraId="797F7D47" w14:textId="07B505ED" w:rsidR="002753CA" w:rsidRPr="001F331C" w:rsidRDefault="002753CA" w:rsidP="001F331C">
      <w:pPr>
        <w:rPr>
          <w:rFonts w:asciiTheme="minorHAnsi" w:hAnsiTheme="minorHAnsi"/>
          <w:color w:val="000000" w:themeColor="text1"/>
          <w:lang w:val="es-ES"/>
        </w:rPr>
      </w:pPr>
      <w:r w:rsidRPr="001F331C">
        <w:rPr>
          <w:rFonts w:asciiTheme="minorHAnsi" w:hAnsiTheme="minorHAnsi"/>
          <w:b/>
          <w:bCs/>
          <w:color w:val="000000" w:themeColor="text1"/>
          <w:lang w:val="es-ES"/>
        </w:rPr>
        <w:t xml:space="preserve">Filipenses </w:t>
      </w:r>
      <w:r w:rsidR="00754677" w:rsidRPr="001F331C">
        <w:rPr>
          <w:rFonts w:asciiTheme="minorHAnsi" w:hAnsiTheme="minorHAnsi"/>
          <w:b/>
          <w:bCs/>
          <w:color w:val="000000" w:themeColor="text1"/>
          <w:lang w:val="es-ES"/>
        </w:rPr>
        <w:t>1:21 NTV</w:t>
      </w:r>
      <w:r w:rsidR="00754677" w:rsidRPr="001F331C">
        <w:rPr>
          <w:rFonts w:asciiTheme="minorHAnsi" w:hAnsiTheme="minorHAnsi"/>
          <w:color w:val="000000" w:themeColor="text1"/>
          <w:lang w:val="es-ES"/>
        </w:rPr>
        <w:t xml:space="preserve"> </w:t>
      </w:r>
      <w:r w:rsidR="00754677" w:rsidRPr="001F331C">
        <w:rPr>
          <w:rFonts w:asciiTheme="minorHAnsi" w:hAnsiTheme="minorHAnsi"/>
          <w:i/>
          <w:iCs/>
          <w:color w:val="0070C0"/>
          <w:lang w:val="es-ES"/>
        </w:rPr>
        <w:t>Pues, para mí, vivir significa vivir para Cristo y morir es aún mejor</w:t>
      </w:r>
      <w:r w:rsidR="00754677" w:rsidRPr="001F331C">
        <w:rPr>
          <w:rFonts w:asciiTheme="minorHAnsi" w:hAnsiTheme="minorHAnsi"/>
          <w:lang w:val="es-ES"/>
        </w:rPr>
        <w:t>.</w:t>
      </w:r>
    </w:p>
    <w:p w14:paraId="49E878AD" w14:textId="77777777" w:rsidR="002753CA" w:rsidRPr="001F331C" w:rsidRDefault="002753CA" w:rsidP="001F331C">
      <w:pPr>
        <w:rPr>
          <w:rFonts w:asciiTheme="minorHAnsi" w:hAnsiTheme="minorHAnsi"/>
          <w:color w:val="000000" w:themeColor="text1"/>
          <w:lang w:val="es-ES"/>
        </w:rPr>
      </w:pPr>
    </w:p>
    <w:p w14:paraId="711FA092" w14:textId="77777777" w:rsidR="00753601" w:rsidRDefault="006F2498" w:rsidP="001F331C">
      <w:pPr>
        <w:rPr>
          <w:rFonts w:asciiTheme="minorHAnsi" w:hAnsiTheme="minorHAnsi"/>
          <w:b/>
          <w:bCs/>
          <w:color w:val="EE0000"/>
        </w:rPr>
      </w:pPr>
      <w:r w:rsidRPr="006F2498">
        <w:rPr>
          <w:rFonts w:asciiTheme="minorHAnsi" w:hAnsiTheme="minorHAnsi"/>
          <w:color w:val="000000"/>
        </w:rPr>
        <w:t>Iglesia, qué impresionante es escuchar estas palabras del apóstol Pablo.</w:t>
      </w:r>
      <w:r w:rsidRPr="006F2498">
        <w:rPr>
          <w:rFonts w:asciiTheme="minorHAnsi" w:hAnsiTheme="minorHAnsi"/>
          <w:color w:val="000000"/>
        </w:rPr>
        <w:br/>
        <w:t>Son palabras que revelan el sentido profundo de su vida</w:t>
      </w:r>
      <w:r w:rsidR="002C198A" w:rsidRPr="001F331C">
        <w:rPr>
          <w:rFonts w:asciiTheme="minorHAnsi" w:hAnsiTheme="minorHAnsi"/>
          <w:color w:val="000000"/>
        </w:rPr>
        <w:t xml:space="preserve">, </w:t>
      </w:r>
      <w:r w:rsidRPr="006F2498">
        <w:rPr>
          <w:rFonts w:asciiTheme="minorHAnsi" w:hAnsiTheme="minorHAnsi"/>
          <w:color w:val="000000"/>
        </w:rPr>
        <w:t>y que al mismo tiempo nos hacen una pregunta directa:</w:t>
      </w:r>
      <w:r w:rsidRPr="006F2498">
        <w:rPr>
          <w:rFonts w:asciiTheme="minorHAnsi" w:hAnsiTheme="minorHAnsi"/>
          <w:b/>
          <w:bCs/>
          <w:color w:val="EE0000"/>
        </w:rPr>
        <w:t>¿Para qué vives tú?</w:t>
      </w:r>
    </w:p>
    <w:p w14:paraId="4AD02356" w14:textId="174C9C94" w:rsidR="006F2498" w:rsidRPr="006F2498" w:rsidRDefault="006F2498" w:rsidP="001F331C">
      <w:pPr>
        <w:rPr>
          <w:rFonts w:asciiTheme="minorHAnsi" w:hAnsiTheme="minorHAnsi"/>
          <w:color w:val="000000"/>
        </w:rPr>
      </w:pPr>
      <w:r w:rsidRPr="006F2498">
        <w:rPr>
          <w:rFonts w:asciiTheme="minorHAnsi" w:hAnsiTheme="minorHAnsi"/>
          <w:color w:val="EE0000"/>
        </w:rPr>
        <w:t>¿Cuál es el propósito que mueve tu vida?</w:t>
      </w:r>
      <w:r w:rsidRPr="006F2498">
        <w:rPr>
          <w:rFonts w:asciiTheme="minorHAnsi" w:hAnsiTheme="minorHAnsi"/>
          <w:color w:val="EE0000"/>
        </w:rPr>
        <w:br/>
        <w:t>¿Para qué te levantas cada mañana?</w:t>
      </w:r>
      <w:r w:rsidRPr="006F2498">
        <w:rPr>
          <w:rFonts w:asciiTheme="minorHAnsi" w:hAnsiTheme="minorHAnsi"/>
          <w:color w:val="EE0000"/>
        </w:rPr>
        <w:br/>
        <w:t>¿Qué es lo que realmente te impulsa?</w:t>
      </w:r>
    </w:p>
    <w:p w14:paraId="6DBB90B1" w14:textId="77777777" w:rsidR="001F331C" w:rsidRDefault="001F331C" w:rsidP="001F331C">
      <w:pPr>
        <w:rPr>
          <w:rFonts w:asciiTheme="minorHAnsi" w:hAnsiTheme="minorHAnsi"/>
          <w:color w:val="000000"/>
        </w:rPr>
      </w:pPr>
    </w:p>
    <w:p w14:paraId="2DE87AAD" w14:textId="323D1E2E" w:rsidR="006F2498" w:rsidRPr="006F2498" w:rsidRDefault="006F2498" w:rsidP="001F331C">
      <w:pPr>
        <w:rPr>
          <w:rFonts w:asciiTheme="minorHAnsi" w:hAnsiTheme="minorHAnsi"/>
          <w:color w:val="000000"/>
        </w:rPr>
      </w:pPr>
      <w:r w:rsidRPr="006F2498">
        <w:rPr>
          <w:rFonts w:asciiTheme="minorHAnsi" w:hAnsiTheme="minorHAnsi"/>
          <w:color w:val="000000"/>
        </w:rPr>
        <w:t>Muchas personas solo viven por vivir</w:t>
      </w:r>
      <w:r w:rsidR="002C198A" w:rsidRPr="001F331C">
        <w:rPr>
          <w:rFonts w:asciiTheme="minorHAnsi" w:hAnsiTheme="minorHAnsi"/>
          <w:color w:val="000000"/>
        </w:rPr>
        <w:t xml:space="preserve">, </w:t>
      </w:r>
      <w:r w:rsidRPr="006F2498">
        <w:rPr>
          <w:rFonts w:asciiTheme="minorHAnsi" w:hAnsiTheme="minorHAnsi"/>
          <w:color w:val="000000"/>
        </w:rPr>
        <w:t>cumplen un</w:t>
      </w:r>
      <w:r w:rsidR="002C198A" w:rsidRPr="001F331C">
        <w:rPr>
          <w:rFonts w:asciiTheme="minorHAnsi" w:hAnsiTheme="minorHAnsi"/>
          <w:color w:val="000000"/>
        </w:rPr>
        <w:t>a vida diaria</w:t>
      </w:r>
      <w:r w:rsidRPr="006F2498">
        <w:rPr>
          <w:rFonts w:asciiTheme="minorHAnsi" w:hAnsiTheme="minorHAnsi"/>
          <w:color w:val="000000"/>
        </w:rPr>
        <w:t xml:space="preserve"> repit</w:t>
      </w:r>
      <w:r w:rsidR="002C198A" w:rsidRPr="001F331C">
        <w:rPr>
          <w:rFonts w:asciiTheme="minorHAnsi" w:hAnsiTheme="minorHAnsi"/>
          <w:color w:val="000000"/>
        </w:rPr>
        <w:t>i</w:t>
      </w:r>
      <w:r w:rsidRPr="006F2498">
        <w:rPr>
          <w:rFonts w:asciiTheme="minorHAnsi" w:hAnsiTheme="minorHAnsi"/>
          <w:color w:val="000000"/>
        </w:rPr>
        <w:t>en</w:t>
      </w:r>
      <w:r w:rsidR="002C198A" w:rsidRPr="001F331C">
        <w:rPr>
          <w:rFonts w:asciiTheme="minorHAnsi" w:hAnsiTheme="minorHAnsi"/>
          <w:color w:val="000000"/>
        </w:rPr>
        <w:t>do</w:t>
      </w:r>
      <w:r w:rsidRPr="006F2498">
        <w:rPr>
          <w:rFonts w:asciiTheme="minorHAnsi" w:hAnsiTheme="minorHAnsi"/>
          <w:color w:val="000000"/>
        </w:rPr>
        <w:t xml:space="preserve"> rutinas</w:t>
      </w:r>
      <w:r w:rsidR="002C198A" w:rsidRPr="001F331C">
        <w:rPr>
          <w:rFonts w:asciiTheme="minorHAnsi" w:hAnsiTheme="minorHAnsi"/>
          <w:color w:val="000000"/>
        </w:rPr>
        <w:t xml:space="preserve"> </w:t>
      </w:r>
      <w:r w:rsidRPr="006F2498">
        <w:rPr>
          <w:rFonts w:asciiTheme="minorHAnsi" w:hAnsiTheme="minorHAnsi"/>
          <w:color w:val="000000"/>
        </w:rPr>
        <w:t>y avanzan sin un rumbo claro.</w:t>
      </w:r>
      <w:r w:rsidR="005027E9" w:rsidRPr="001F331C">
        <w:rPr>
          <w:rFonts w:asciiTheme="minorHAnsi" w:hAnsiTheme="minorHAnsi"/>
          <w:color w:val="000000"/>
        </w:rPr>
        <w:t xml:space="preserve"> </w:t>
      </w:r>
      <w:r w:rsidRPr="006F2498">
        <w:rPr>
          <w:rFonts w:asciiTheme="minorHAnsi" w:hAnsiTheme="minorHAnsi"/>
          <w:color w:val="000000"/>
        </w:rPr>
        <w:t>Otros ni siquiera saben por qué están aquí.</w:t>
      </w:r>
      <w:r w:rsidR="005027E9" w:rsidRPr="001F331C">
        <w:rPr>
          <w:rFonts w:asciiTheme="minorHAnsi" w:hAnsiTheme="minorHAnsi"/>
          <w:color w:val="000000"/>
        </w:rPr>
        <w:t xml:space="preserve"> </w:t>
      </w:r>
      <w:r w:rsidRPr="006F2498">
        <w:rPr>
          <w:rFonts w:asciiTheme="minorHAnsi" w:hAnsiTheme="minorHAnsi"/>
          <w:color w:val="000000"/>
        </w:rPr>
        <w:t>Y cuando la vida se vive solo por inercia,</w:t>
      </w:r>
      <w:r w:rsidR="005027E9" w:rsidRPr="001F331C">
        <w:rPr>
          <w:rFonts w:asciiTheme="minorHAnsi" w:hAnsiTheme="minorHAnsi"/>
          <w:color w:val="000000"/>
        </w:rPr>
        <w:t xml:space="preserve"> </w:t>
      </w:r>
      <w:r w:rsidRPr="006F2498">
        <w:rPr>
          <w:rFonts w:asciiTheme="minorHAnsi" w:hAnsiTheme="minorHAnsi"/>
          <w:color w:val="000000"/>
        </w:rPr>
        <w:t>esa vida se vuelve rutinaria, pesada,</w:t>
      </w:r>
      <w:r w:rsidR="005027E9" w:rsidRPr="001F331C">
        <w:rPr>
          <w:rFonts w:asciiTheme="minorHAnsi" w:hAnsiTheme="minorHAnsi"/>
          <w:color w:val="000000"/>
        </w:rPr>
        <w:t xml:space="preserve"> </w:t>
      </w:r>
      <w:r w:rsidRPr="006F2498">
        <w:rPr>
          <w:rFonts w:asciiTheme="minorHAnsi" w:hAnsiTheme="minorHAnsi"/>
          <w:color w:val="000000"/>
        </w:rPr>
        <w:t>aburrida</w:t>
      </w:r>
      <w:r w:rsidR="005027E9" w:rsidRPr="001F331C">
        <w:rPr>
          <w:rFonts w:asciiTheme="minorHAnsi" w:hAnsiTheme="minorHAnsi"/>
          <w:color w:val="000000"/>
        </w:rPr>
        <w:t xml:space="preserve"> </w:t>
      </w:r>
      <w:r w:rsidRPr="006F2498">
        <w:rPr>
          <w:rFonts w:asciiTheme="minorHAnsi" w:hAnsiTheme="minorHAnsi"/>
          <w:color w:val="000000"/>
        </w:rPr>
        <w:t>y sin sentido.</w:t>
      </w:r>
    </w:p>
    <w:p w14:paraId="65F43BA1" w14:textId="77777777" w:rsidR="001F331C" w:rsidRDefault="001F331C" w:rsidP="001F331C">
      <w:pPr>
        <w:rPr>
          <w:rFonts w:asciiTheme="minorHAnsi" w:hAnsiTheme="minorHAnsi"/>
          <w:color w:val="000000"/>
        </w:rPr>
      </w:pPr>
    </w:p>
    <w:p w14:paraId="6BEA98BD" w14:textId="3D37AD74" w:rsidR="006F2498" w:rsidRPr="006F2498" w:rsidRDefault="006F2498" w:rsidP="001F331C">
      <w:pPr>
        <w:rPr>
          <w:rFonts w:asciiTheme="minorHAnsi" w:hAnsiTheme="minorHAnsi"/>
          <w:color w:val="000000"/>
        </w:rPr>
      </w:pPr>
      <w:r w:rsidRPr="006F2498">
        <w:rPr>
          <w:rFonts w:asciiTheme="minorHAnsi" w:hAnsiTheme="minorHAnsi"/>
          <w:color w:val="000000"/>
        </w:rPr>
        <w:t>Pero hoy, la Palabra te recuerda algo poderoso:</w:t>
      </w:r>
      <w:r w:rsidR="00264559">
        <w:rPr>
          <w:rFonts w:asciiTheme="minorHAnsi" w:hAnsiTheme="minorHAnsi"/>
          <w:color w:val="000000"/>
        </w:rPr>
        <w:t xml:space="preserve"> </w:t>
      </w:r>
      <w:r w:rsidRPr="006F2498">
        <w:rPr>
          <w:rFonts w:asciiTheme="minorHAnsi" w:hAnsiTheme="minorHAnsi"/>
          <w:b/>
          <w:bCs/>
          <w:color w:val="000000"/>
        </w:rPr>
        <w:t>Tu vida necesita propósito.</w:t>
      </w:r>
      <w:r w:rsidR="005027E9" w:rsidRPr="001F331C">
        <w:rPr>
          <w:rFonts w:asciiTheme="minorHAnsi" w:hAnsiTheme="minorHAnsi"/>
          <w:color w:val="000000"/>
        </w:rPr>
        <w:t xml:space="preserve"> </w:t>
      </w:r>
      <w:r w:rsidRPr="006F2498">
        <w:rPr>
          <w:rFonts w:asciiTheme="minorHAnsi" w:hAnsiTheme="minorHAnsi"/>
          <w:color w:val="000000"/>
        </w:rPr>
        <w:t>Y ese propósito </w:t>
      </w:r>
      <w:r w:rsidRPr="006F2498">
        <w:rPr>
          <w:rFonts w:asciiTheme="minorHAnsi" w:hAnsiTheme="minorHAnsi"/>
          <w:b/>
          <w:bCs/>
          <w:color w:val="000000"/>
        </w:rPr>
        <w:t>no nace de ti</w:t>
      </w:r>
      <w:r w:rsidRPr="006F2498">
        <w:rPr>
          <w:rFonts w:asciiTheme="minorHAnsi" w:hAnsiTheme="minorHAnsi"/>
          <w:color w:val="000000"/>
        </w:rPr>
        <w:t>,</w:t>
      </w:r>
      <w:r w:rsidR="005027E9" w:rsidRPr="001F331C">
        <w:rPr>
          <w:rFonts w:asciiTheme="minorHAnsi" w:hAnsiTheme="minorHAnsi"/>
          <w:color w:val="000000"/>
        </w:rPr>
        <w:t xml:space="preserve"> </w:t>
      </w:r>
      <w:r w:rsidRPr="006F2498">
        <w:rPr>
          <w:rFonts w:asciiTheme="minorHAnsi" w:hAnsiTheme="minorHAnsi"/>
          <w:color w:val="000000"/>
        </w:rPr>
        <w:t>no viene de tus deseos del momento,</w:t>
      </w:r>
      <w:r w:rsidR="005027E9" w:rsidRPr="001F331C">
        <w:rPr>
          <w:rFonts w:asciiTheme="minorHAnsi" w:hAnsiTheme="minorHAnsi"/>
          <w:color w:val="000000"/>
        </w:rPr>
        <w:t xml:space="preserve"> </w:t>
      </w:r>
      <w:r w:rsidRPr="006F2498">
        <w:rPr>
          <w:rFonts w:asciiTheme="minorHAnsi" w:hAnsiTheme="minorHAnsi"/>
          <w:color w:val="000000"/>
        </w:rPr>
        <w:t>ni de las opiniones de otros.</w:t>
      </w:r>
      <w:r w:rsidR="000259E6">
        <w:rPr>
          <w:rFonts w:asciiTheme="minorHAnsi" w:hAnsiTheme="minorHAnsi"/>
          <w:color w:val="000000"/>
        </w:rPr>
        <w:t xml:space="preserve"> </w:t>
      </w:r>
      <w:r w:rsidRPr="006F2498">
        <w:rPr>
          <w:rFonts w:asciiTheme="minorHAnsi" w:hAnsiTheme="minorHAnsi"/>
          <w:color w:val="000000"/>
        </w:rPr>
        <w:t>Tu propósito viene de tu Creador.</w:t>
      </w:r>
      <w:r w:rsidR="005027E9" w:rsidRPr="001F331C">
        <w:rPr>
          <w:rFonts w:asciiTheme="minorHAnsi" w:hAnsiTheme="minorHAnsi"/>
          <w:color w:val="000000"/>
        </w:rPr>
        <w:t xml:space="preserve"> </w:t>
      </w:r>
      <w:r w:rsidRPr="006F2498">
        <w:rPr>
          <w:rFonts w:asciiTheme="minorHAnsi" w:hAnsiTheme="minorHAnsi"/>
          <w:color w:val="000000"/>
        </w:rPr>
        <w:t>De Aquel que te formó,</w:t>
      </w:r>
      <w:r w:rsidR="005027E9" w:rsidRPr="001F331C">
        <w:rPr>
          <w:rFonts w:asciiTheme="minorHAnsi" w:hAnsiTheme="minorHAnsi"/>
          <w:color w:val="000000"/>
        </w:rPr>
        <w:t xml:space="preserve"> </w:t>
      </w:r>
      <w:r w:rsidRPr="006F2498">
        <w:rPr>
          <w:rFonts w:asciiTheme="minorHAnsi" w:hAnsiTheme="minorHAnsi"/>
          <w:color w:val="000000"/>
        </w:rPr>
        <w:t>que te conoce,</w:t>
      </w:r>
      <w:r w:rsidR="005027E9" w:rsidRPr="001F331C">
        <w:rPr>
          <w:rFonts w:asciiTheme="minorHAnsi" w:hAnsiTheme="minorHAnsi"/>
          <w:color w:val="000000"/>
        </w:rPr>
        <w:t xml:space="preserve"> </w:t>
      </w:r>
      <w:r w:rsidRPr="006F2498">
        <w:rPr>
          <w:rFonts w:asciiTheme="minorHAnsi" w:hAnsiTheme="minorHAnsi"/>
          <w:color w:val="000000"/>
        </w:rPr>
        <w:t>y que diseñó tu vida con intención divina.</w:t>
      </w:r>
    </w:p>
    <w:p w14:paraId="6E398F50" w14:textId="366E40B1" w:rsidR="006F2498" w:rsidRPr="006F2498" w:rsidRDefault="006F2498" w:rsidP="001F331C">
      <w:pPr>
        <w:rPr>
          <w:rFonts w:asciiTheme="minorHAnsi" w:hAnsiTheme="minorHAnsi"/>
          <w:color w:val="000000"/>
        </w:rPr>
      </w:pPr>
      <w:r w:rsidRPr="006F2498">
        <w:rPr>
          <w:rFonts w:asciiTheme="minorHAnsi" w:hAnsiTheme="minorHAnsi"/>
          <w:color w:val="000000"/>
        </w:rPr>
        <w:t>Por eso, como Pablo, también tú puedes vivir para Cristo.</w:t>
      </w:r>
      <w:r w:rsidR="001F331C" w:rsidRPr="001F331C">
        <w:rPr>
          <w:rFonts w:asciiTheme="minorHAnsi" w:hAnsiTheme="minorHAnsi"/>
          <w:color w:val="000000"/>
        </w:rPr>
        <w:t xml:space="preserve"> </w:t>
      </w:r>
      <w:r w:rsidRPr="006F2498">
        <w:rPr>
          <w:rFonts w:asciiTheme="minorHAnsi" w:hAnsiTheme="minorHAnsi"/>
          <w:color w:val="000000"/>
        </w:rPr>
        <w:t>Y cuando vives para Él</w:t>
      </w:r>
      <w:r w:rsidR="001F331C" w:rsidRPr="001F331C">
        <w:rPr>
          <w:rFonts w:asciiTheme="minorHAnsi" w:hAnsiTheme="minorHAnsi"/>
          <w:color w:val="000000"/>
        </w:rPr>
        <w:t xml:space="preserve">, </w:t>
      </w:r>
      <w:r w:rsidRPr="006F2498">
        <w:rPr>
          <w:rFonts w:asciiTheme="minorHAnsi" w:hAnsiTheme="minorHAnsi"/>
          <w:color w:val="000000"/>
        </w:rPr>
        <w:t>todo, absolutamente todo, cobra sentido.</w:t>
      </w:r>
    </w:p>
    <w:p w14:paraId="3F125630" w14:textId="77777777" w:rsidR="00B248CD" w:rsidRDefault="00B248CD" w:rsidP="001F331C">
      <w:pPr>
        <w:rPr>
          <w:rFonts w:asciiTheme="minorHAnsi" w:hAnsiTheme="minorHAnsi"/>
          <w:i/>
          <w:iCs/>
          <w:color w:val="000000"/>
        </w:rPr>
      </w:pPr>
    </w:p>
    <w:p w14:paraId="0EB79F5D" w14:textId="20D9FD84" w:rsidR="006F2498" w:rsidRPr="006F2498" w:rsidRDefault="006F2498" w:rsidP="001F331C">
      <w:pPr>
        <w:rPr>
          <w:rFonts w:asciiTheme="minorHAnsi" w:hAnsiTheme="minorHAnsi"/>
          <w:color w:val="000000"/>
        </w:rPr>
      </w:pPr>
      <w:r w:rsidRPr="006F2498">
        <w:rPr>
          <w:rFonts w:asciiTheme="minorHAnsi" w:hAnsiTheme="minorHAnsi"/>
          <w:i/>
          <w:iCs/>
          <w:color w:val="000000"/>
        </w:rPr>
        <w:t>Señor Jesús,</w:t>
      </w:r>
      <w:r w:rsidR="001F331C" w:rsidRPr="001F331C">
        <w:rPr>
          <w:rFonts w:asciiTheme="minorHAnsi" w:hAnsiTheme="minorHAnsi"/>
          <w:i/>
          <w:iCs/>
          <w:color w:val="000000"/>
        </w:rPr>
        <w:t xml:space="preserve"> </w:t>
      </w:r>
      <w:r w:rsidRPr="006F2498">
        <w:rPr>
          <w:rFonts w:asciiTheme="minorHAnsi" w:hAnsiTheme="minorHAnsi"/>
          <w:i/>
          <w:iCs/>
          <w:color w:val="000000"/>
        </w:rPr>
        <w:t>gracias por crearme con propósito.</w:t>
      </w:r>
      <w:r w:rsidR="001F331C" w:rsidRPr="001F331C">
        <w:rPr>
          <w:rFonts w:asciiTheme="minorHAnsi" w:hAnsiTheme="minorHAnsi"/>
          <w:i/>
          <w:iCs/>
          <w:color w:val="000000"/>
        </w:rPr>
        <w:t xml:space="preserve"> </w:t>
      </w:r>
      <w:r w:rsidRPr="006F2498">
        <w:rPr>
          <w:rFonts w:asciiTheme="minorHAnsi" w:hAnsiTheme="minorHAnsi"/>
          <w:i/>
          <w:iCs/>
          <w:color w:val="000000"/>
        </w:rPr>
        <w:t>Ayúdame a entenderlo, a descubrirlo</w:t>
      </w:r>
      <w:r w:rsidR="001F331C" w:rsidRPr="001F331C">
        <w:rPr>
          <w:rFonts w:asciiTheme="minorHAnsi" w:hAnsiTheme="minorHAnsi"/>
          <w:i/>
          <w:iCs/>
          <w:color w:val="000000"/>
        </w:rPr>
        <w:t xml:space="preserve"> </w:t>
      </w:r>
      <w:r w:rsidRPr="006F2498">
        <w:rPr>
          <w:rFonts w:asciiTheme="minorHAnsi" w:hAnsiTheme="minorHAnsi"/>
          <w:i/>
          <w:iCs/>
          <w:color w:val="000000"/>
        </w:rPr>
        <w:t>y a caminar en el propósito que Tú diseñaste para mí.</w:t>
      </w:r>
      <w:r w:rsidR="001F331C" w:rsidRPr="001F331C">
        <w:rPr>
          <w:rFonts w:asciiTheme="minorHAnsi" w:hAnsiTheme="minorHAnsi"/>
          <w:i/>
          <w:iCs/>
          <w:color w:val="000000"/>
        </w:rPr>
        <w:t xml:space="preserve"> </w:t>
      </w:r>
      <w:r w:rsidRPr="006F2498">
        <w:rPr>
          <w:rFonts w:asciiTheme="minorHAnsi" w:hAnsiTheme="minorHAnsi"/>
          <w:i/>
          <w:iCs/>
          <w:color w:val="000000"/>
        </w:rPr>
        <w:t>Que mi vida, como la del apóstol Pablo,</w:t>
      </w:r>
      <w:r w:rsidR="00B248CD">
        <w:rPr>
          <w:rFonts w:asciiTheme="minorHAnsi" w:hAnsiTheme="minorHAnsi"/>
          <w:i/>
          <w:iCs/>
          <w:color w:val="000000"/>
        </w:rPr>
        <w:t xml:space="preserve"> </w:t>
      </w:r>
      <w:r w:rsidRPr="006F2498">
        <w:rPr>
          <w:rFonts w:asciiTheme="minorHAnsi" w:hAnsiTheme="minorHAnsi"/>
          <w:i/>
          <w:iCs/>
          <w:color w:val="000000"/>
        </w:rPr>
        <w:t>signifique vivir para ti.</w:t>
      </w:r>
      <w:r w:rsidR="001F331C" w:rsidRPr="001F331C">
        <w:rPr>
          <w:rFonts w:asciiTheme="minorHAnsi" w:hAnsiTheme="minorHAnsi"/>
          <w:i/>
          <w:iCs/>
          <w:color w:val="000000"/>
        </w:rPr>
        <w:t xml:space="preserve"> </w:t>
      </w:r>
      <w:r w:rsidRPr="006F2498">
        <w:rPr>
          <w:rFonts w:asciiTheme="minorHAnsi" w:hAnsiTheme="minorHAnsi"/>
          <w:i/>
          <w:iCs/>
          <w:color w:val="000000"/>
        </w:rPr>
        <w:t>Y cuando llegue el momento de partir,</w:t>
      </w:r>
      <w:r w:rsidR="001F331C" w:rsidRPr="001F331C">
        <w:rPr>
          <w:rFonts w:asciiTheme="minorHAnsi" w:hAnsiTheme="minorHAnsi"/>
          <w:i/>
          <w:iCs/>
          <w:color w:val="000000"/>
        </w:rPr>
        <w:t xml:space="preserve"> </w:t>
      </w:r>
      <w:r w:rsidRPr="006F2498">
        <w:rPr>
          <w:rFonts w:asciiTheme="minorHAnsi" w:hAnsiTheme="minorHAnsi"/>
          <w:i/>
          <w:iCs/>
          <w:color w:val="000000"/>
        </w:rPr>
        <w:t>pueda hacerlo con la</w:t>
      </w:r>
      <w:r w:rsidR="001F331C" w:rsidRPr="001F331C">
        <w:rPr>
          <w:rFonts w:asciiTheme="minorHAnsi" w:hAnsiTheme="minorHAnsi"/>
          <w:i/>
          <w:iCs/>
          <w:color w:val="000000"/>
        </w:rPr>
        <w:t xml:space="preserve"> </w:t>
      </w:r>
      <w:r w:rsidRPr="006F2498">
        <w:rPr>
          <w:rFonts w:asciiTheme="minorHAnsi" w:hAnsiTheme="minorHAnsi"/>
          <w:i/>
          <w:iCs/>
          <w:color w:val="000000"/>
        </w:rPr>
        <w:t>convicción</w:t>
      </w:r>
      <w:r w:rsidR="001F331C" w:rsidRPr="001F331C">
        <w:rPr>
          <w:rFonts w:asciiTheme="minorHAnsi" w:hAnsiTheme="minorHAnsi"/>
          <w:i/>
          <w:iCs/>
          <w:color w:val="000000"/>
        </w:rPr>
        <w:t xml:space="preserve"> </w:t>
      </w:r>
      <w:r w:rsidRPr="006F2498">
        <w:rPr>
          <w:rFonts w:asciiTheme="minorHAnsi" w:hAnsiTheme="minorHAnsi"/>
          <w:i/>
          <w:iCs/>
          <w:color w:val="000000"/>
        </w:rPr>
        <w:t>de que es mucho mejor.</w:t>
      </w:r>
      <w:r w:rsidR="001F331C" w:rsidRPr="001F331C">
        <w:rPr>
          <w:rFonts w:asciiTheme="minorHAnsi" w:hAnsiTheme="minorHAnsi"/>
          <w:i/>
          <w:iCs/>
          <w:color w:val="000000"/>
        </w:rPr>
        <w:t xml:space="preserve"> </w:t>
      </w:r>
      <w:r w:rsidRPr="006F2498">
        <w:rPr>
          <w:rFonts w:asciiTheme="minorHAnsi" w:hAnsiTheme="minorHAnsi"/>
          <w:i/>
          <w:iCs/>
          <w:color w:val="000000"/>
        </w:rPr>
        <w:t>Amén</w:t>
      </w:r>
      <w:r w:rsidRPr="006F2498">
        <w:rPr>
          <w:rFonts w:asciiTheme="minorHAnsi" w:hAnsiTheme="minorHAnsi"/>
          <w:color w:val="000000"/>
        </w:rPr>
        <w:t>.</w:t>
      </w:r>
    </w:p>
    <w:bookmarkEnd w:id="206"/>
    <w:p w14:paraId="6B88630B" w14:textId="77777777" w:rsidR="002753CA" w:rsidRPr="001F331C" w:rsidRDefault="002753CA" w:rsidP="00B03677">
      <w:pPr>
        <w:rPr>
          <w:rFonts w:asciiTheme="minorHAnsi" w:hAnsiTheme="minorHAnsi"/>
          <w:color w:val="000000" w:themeColor="text1"/>
        </w:rPr>
      </w:pPr>
    </w:p>
    <w:p w14:paraId="17B3453A" w14:textId="77777777" w:rsidR="002753CA" w:rsidRDefault="002753CA" w:rsidP="00B03677">
      <w:pPr>
        <w:rPr>
          <w:rFonts w:asciiTheme="minorHAnsi" w:hAnsiTheme="minorHAnsi"/>
          <w:color w:val="000000" w:themeColor="text1"/>
        </w:rPr>
      </w:pPr>
    </w:p>
    <w:p w14:paraId="71813EB3" w14:textId="77777777" w:rsidR="00AE6E52" w:rsidRDefault="00AE6E52" w:rsidP="00B03677">
      <w:pPr>
        <w:rPr>
          <w:rFonts w:asciiTheme="minorHAnsi" w:hAnsiTheme="minorHAnsi"/>
          <w:color w:val="000000" w:themeColor="text1"/>
        </w:rPr>
      </w:pPr>
    </w:p>
    <w:p w14:paraId="510EFF06" w14:textId="1464DC88" w:rsidR="006B31DE" w:rsidRPr="00A32922" w:rsidRDefault="00A32922" w:rsidP="00B03677">
      <w:pPr>
        <w:rPr>
          <w:rFonts w:asciiTheme="minorHAnsi" w:hAnsiTheme="minorHAnsi"/>
          <w:b/>
          <w:bCs/>
          <w:color w:val="000000" w:themeColor="text1"/>
          <w:sz w:val="28"/>
          <w:szCs w:val="28"/>
        </w:rPr>
      </w:pPr>
      <w:bookmarkStart w:id="207" w:name="OLE_LINK206"/>
      <w:r w:rsidRPr="00A32922">
        <w:rPr>
          <w:rFonts w:asciiTheme="minorHAnsi" w:hAnsiTheme="minorHAnsi"/>
          <w:b/>
          <w:bCs/>
          <w:color w:val="000000" w:themeColor="text1"/>
          <w:sz w:val="28"/>
          <w:szCs w:val="28"/>
        </w:rPr>
        <w:t xml:space="preserve">Considérate inferior. </w:t>
      </w:r>
    </w:p>
    <w:p w14:paraId="1C0D2D3E" w14:textId="77777777" w:rsidR="00A32922" w:rsidRDefault="006B31DE" w:rsidP="00A32922">
      <w:pPr>
        <w:rPr>
          <w:lang w:val="es-ES"/>
        </w:rPr>
      </w:pPr>
      <w:r w:rsidRPr="00AE6E52">
        <w:rPr>
          <w:rFonts w:asciiTheme="minorHAnsi" w:hAnsiTheme="minorHAnsi"/>
          <w:b/>
          <w:bCs/>
          <w:color w:val="000000" w:themeColor="text1"/>
        </w:rPr>
        <w:t xml:space="preserve">Filipenses </w:t>
      </w:r>
      <w:r w:rsidR="00AE6E52" w:rsidRPr="00AE6E52">
        <w:rPr>
          <w:rFonts w:asciiTheme="minorHAnsi" w:hAnsiTheme="minorHAnsi"/>
          <w:b/>
          <w:bCs/>
          <w:color w:val="000000" w:themeColor="text1"/>
        </w:rPr>
        <w:t>2:3 NTV</w:t>
      </w:r>
      <w:r w:rsidR="00AE6E52">
        <w:rPr>
          <w:rFonts w:asciiTheme="minorHAnsi" w:hAnsiTheme="minorHAnsi"/>
          <w:color w:val="000000" w:themeColor="text1"/>
        </w:rPr>
        <w:t xml:space="preserve"> </w:t>
      </w:r>
      <w:r w:rsidR="00AE6E52" w:rsidRPr="00AE6E52">
        <w:rPr>
          <w:i/>
          <w:iCs/>
          <w:color w:val="0070C0"/>
          <w:lang w:val="es-ES"/>
        </w:rPr>
        <w:t>No sean egoístas; no traten de impresionar a nadie. Sean humildes, es decir, considerando a los demás como mejores que ustedes</w:t>
      </w:r>
      <w:r w:rsidR="00AE6E52">
        <w:rPr>
          <w:lang w:val="es-ES"/>
        </w:rPr>
        <w:t>.</w:t>
      </w:r>
    </w:p>
    <w:p w14:paraId="0D713D15" w14:textId="77777777" w:rsidR="00A32922" w:rsidRPr="00A32922" w:rsidRDefault="00A32922" w:rsidP="00A32922">
      <w:pPr>
        <w:rPr>
          <w:rFonts w:asciiTheme="minorHAnsi" w:hAnsiTheme="minorHAnsi"/>
          <w:lang w:val="es-ES"/>
        </w:rPr>
      </w:pPr>
    </w:p>
    <w:p w14:paraId="29D92113" w14:textId="408D7293" w:rsidR="00A32922" w:rsidRPr="00A32922" w:rsidRDefault="00A32922" w:rsidP="00A32922">
      <w:pPr>
        <w:rPr>
          <w:rFonts w:asciiTheme="minorHAnsi" w:hAnsiTheme="minorHAnsi"/>
          <w:lang w:val="es-ES"/>
        </w:rPr>
      </w:pPr>
      <w:r w:rsidRPr="00A32922">
        <w:rPr>
          <w:rFonts w:asciiTheme="minorHAnsi" w:hAnsiTheme="minorHAnsi"/>
          <w:color w:val="000000"/>
        </w:rPr>
        <w:t>Pablo nos confronta directamente: no se trata de nosotros. El egoísmo intenta poner al “yo” en el centro, pero el Evangelio coloca a Cristo y a los demás en el lugar principal. Cuando vivo pendiente de mi imagen, mis logros o cómo me perciben, me desconecto del carácter de Jesús. La humildad comienza cuando dejo de enfocarme en mí.</w:t>
      </w:r>
    </w:p>
    <w:p w14:paraId="0054A048" w14:textId="77777777" w:rsidR="00A32922" w:rsidRDefault="00A32922" w:rsidP="00A32922">
      <w:pPr>
        <w:rPr>
          <w:rFonts w:asciiTheme="minorHAnsi" w:hAnsiTheme="minorHAnsi"/>
          <w:color w:val="000000"/>
        </w:rPr>
      </w:pPr>
    </w:p>
    <w:p w14:paraId="09D697FE" w14:textId="5BE521F5" w:rsidR="00A32922" w:rsidRPr="00A32922" w:rsidRDefault="00A32922" w:rsidP="00A32922">
      <w:pPr>
        <w:rPr>
          <w:rFonts w:asciiTheme="minorHAnsi" w:hAnsiTheme="minorHAnsi"/>
          <w:color w:val="000000"/>
        </w:rPr>
      </w:pPr>
      <w:r w:rsidRPr="00A32922">
        <w:rPr>
          <w:rFonts w:asciiTheme="minorHAnsi" w:hAnsiTheme="minorHAnsi"/>
          <w:color w:val="000000"/>
        </w:rPr>
        <w:t>“</w:t>
      </w:r>
      <w:r w:rsidRPr="00A32922">
        <w:rPr>
          <w:rFonts w:asciiTheme="minorHAnsi" w:hAnsiTheme="minorHAnsi"/>
          <w:i/>
          <w:iCs/>
          <w:color w:val="000000"/>
        </w:rPr>
        <w:t>No traten de impresionar a nadie</w:t>
      </w:r>
      <w:r w:rsidRPr="00A32922">
        <w:rPr>
          <w:rFonts w:asciiTheme="minorHAnsi" w:hAnsiTheme="minorHAnsi"/>
          <w:color w:val="000000"/>
        </w:rPr>
        <w:t>.” Qué palabra tan necesaria para la iglesia hoy. No fuimos llamados a mostrar lo que poseemos o lo que Dios hace con nosotros, sino a mostrar quién es Cristo. El cristiano maduro no vive para exhibir, vive para servir. La humildad se evidencia cuando no busco ser visto, sino útil.</w:t>
      </w:r>
    </w:p>
    <w:p w14:paraId="24C6061C" w14:textId="77777777" w:rsidR="00A32922" w:rsidRDefault="00A32922" w:rsidP="00A32922">
      <w:pPr>
        <w:rPr>
          <w:rFonts w:asciiTheme="minorHAnsi" w:hAnsiTheme="minorHAnsi"/>
          <w:color w:val="000000"/>
        </w:rPr>
      </w:pPr>
    </w:p>
    <w:p w14:paraId="0891B232" w14:textId="52586921" w:rsidR="00A32922" w:rsidRPr="00A32922" w:rsidRDefault="00A32922" w:rsidP="00A32922">
      <w:pPr>
        <w:rPr>
          <w:rFonts w:asciiTheme="minorHAnsi" w:hAnsiTheme="minorHAnsi"/>
          <w:color w:val="000000"/>
        </w:rPr>
      </w:pPr>
      <w:r w:rsidRPr="00A32922">
        <w:rPr>
          <w:rFonts w:asciiTheme="minorHAnsi" w:hAnsiTheme="minorHAnsi"/>
          <w:color w:val="000000"/>
        </w:rPr>
        <w:t>Considerar a los demás como mejores no es rebajar nuestro valor, sino reconocer el valor del otro. Es honrar, levantar y apreciar lo que Dios está haciendo en su vida. Esta actitud rompe el orgullo, sana relaciones y crea una comunidad parecida a Jesús. Cuando te consideras inferior, en realidad estás imitando al que se hizo siervo para salvarnos.</w:t>
      </w:r>
    </w:p>
    <w:p w14:paraId="6C45F1C1" w14:textId="77777777" w:rsidR="00A32922" w:rsidRDefault="00A32922" w:rsidP="00A32922">
      <w:pPr>
        <w:rPr>
          <w:rFonts w:asciiTheme="minorHAnsi" w:hAnsiTheme="minorHAnsi"/>
          <w:b/>
          <w:bCs/>
          <w:color w:val="000000"/>
        </w:rPr>
      </w:pPr>
    </w:p>
    <w:p w14:paraId="3526A202" w14:textId="094D0F05" w:rsidR="00A32922" w:rsidRPr="00A32922" w:rsidRDefault="00A32922" w:rsidP="00A32922">
      <w:pPr>
        <w:rPr>
          <w:rFonts w:asciiTheme="minorHAnsi" w:hAnsiTheme="minorHAnsi"/>
          <w:i/>
          <w:iCs/>
          <w:color w:val="7030A0"/>
        </w:rPr>
      </w:pPr>
      <w:r w:rsidRPr="00A32922">
        <w:rPr>
          <w:rFonts w:asciiTheme="minorHAnsi" w:hAnsiTheme="minorHAnsi"/>
          <w:i/>
          <w:iCs/>
          <w:color w:val="7030A0"/>
        </w:rPr>
        <w:t>La verdadera humildad cristiana se vive cuando renuncio al ego, dejo de impresionar y valoro a los demás por encima de mí mismo.</w:t>
      </w:r>
    </w:p>
    <w:p w14:paraId="3D1F82D3" w14:textId="77777777" w:rsidR="00A32922" w:rsidRDefault="00A32922" w:rsidP="00A32922">
      <w:pPr>
        <w:rPr>
          <w:rFonts w:asciiTheme="minorHAnsi" w:hAnsiTheme="minorHAnsi"/>
          <w:b/>
          <w:bCs/>
          <w:color w:val="000000"/>
        </w:rPr>
      </w:pPr>
    </w:p>
    <w:p w14:paraId="51F6792E" w14:textId="36EB88DA" w:rsidR="00A32922" w:rsidRPr="00A32922" w:rsidRDefault="00A32922" w:rsidP="00A32922">
      <w:pPr>
        <w:rPr>
          <w:rFonts w:asciiTheme="minorHAnsi" w:hAnsiTheme="minorHAnsi"/>
          <w:i/>
          <w:iCs/>
          <w:color w:val="000000"/>
        </w:rPr>
      </w:pPr>
      <w:r w:rsidRPr="00A32922">
        <w:rPr>
          <w:rFonts w:asciiTheme="minorHAnsi" w:hAnsiTheme="minorHAnsi"/>
          <w:i/>
          <w:iCs/>
          <w:color w:val="000000"/>
        </w:rPr>
        <w:t>Señor</w:t>
      </w:r>
      <w:r w:rsidR="00191C6E">
        <w:rPr>
          <w:rFonts w:asciiTheme="minorHAnsi" w:hAnsiTheme="minorHAnsi"/>
          <w:i/>
          <w:iCs/>
          <w:color w:val="000000"/>
        </w:rPr>
        <w:t xml:space="preserve"> Jesús</w:t>
      </w:r>
      <w:r w:rsidRPr="00A32922">
        <w:rPr>
          <w:rFonts w:asciiTheme="minorHAnsi" w:hAnsiTheme="minorHAnsi"/>
          <w:i/>
          <w:iCs/>
          <w:color w:val="000000"/>
        </w:rPr>
        <w:t>, rompe en mí todo egoísmo y orgullo. Enséñame a no vivir para impresionar, sino para servir. Dame un corazón humilde como el tuyo, que honre y valore a los demás. Hazme un reflejo de tu carácter en cada palabra y acción. Amén.</w:t>
      </w:r>
    </w:p>
    <w:bookmarkEnd w:id="207"/>
    <w:p w14:paraId="732707E5" w14:textId="77777777" w:rsidR="00AE6E52" w:rsidRDefault="00AE6E52" w:rsidP="00A32922">
      <w:pPr>
        <w:rPr>
          <w:rFonts w:asciiTheme="minorHAnsi" w:hAnsiTheme="minorHAnsi"/>
          <w:color w:val="000000" w:themeColor="text1"/>
        </w:rPr>
      </w:pPr>
    </w:p>
    <w:p w14:paraId="6E0A30C5" w14:textId="77777777" w:rsidR="00F22BEA" w:rsidRDefault="00F22BEA" w:rsidP="00A32922">
      <w:pPr>
        <w:rPr>
          <w:rFonts w:asciiTheme="minorHAnsi" w:hAnsiTheme="minorHAnsi"/>
          <w:color w:val="000000" w:themeColor="text1"/>
        </w:rPr>
      </w:pPr>
    </w:p>
    <w:p w14:paraId="00A887E9" w14:textId="77777777" w:rsidR="00F22BEA" w:rsidRDefault="00F22BEA" w:rsidP="00A32922">
      <w:pPr>
        <w:rPr>
          <w:rFonts w:asciiTheme="minorHAnsi" w:hAnsiTheme="minorHAnsi"/>
          <w:color w:val="000000" w:themeColor="text1"/>
        </w:rPr>
      </w:pPr>
    </w:p>
    <w:p w14:paraId="34170FB9" w14:textId="0BBDFDE9" w:rsidR="00F22BEA" w:rsidRPr="00394E52" w:rsidRDefault="00394E52" w:rsidP="00A32922">
      <w:pPr>
        <w:rPr>
          <w:rFonts w:asciiTheme="minorHAnsi" w:hAnsiTheme="minorHAnsi"/>
          <w:b/>
          <w:bCs/>
          <w:color w:val="000000" w:themeColor="text1"/>
          <w:sz w:val="28"/>
          <w:szCs w:val="28"/>
          <w:lang w:val="es-ES"/>
        </w:rPr>
      </w:pPr>
      <w:bookmarkStart w:id="208" w:name="OLE_LINK208"/>
      <w:r w:rsidRPr="00394E52">
        <w:rPr>
          <w:rFonts w:asciiTheme="minorHAnsi" w:hAnsiTheme="minorHAnsi"/>
          <w:b/>
          <w:bCs/>
          <w:color w:val="000000" w:themeColor="text1"/>
          <w:sz w:val="28"/>
          <w:szCs w:val="28"/>
          <w:lang w:val="es-ES"/>
        </w:rPr>
        <w:t xml:space="preserve">Tu vivir habla. </w:t>
      </w:r>
    </w:p>
    <w:p w14:paraId="7AE77780" w14:textId="61DFD34F" w:rsidR="008C286C" w:rsidRDefault="008C286C" w:rsidP="00A32922">
      <w:pPr>
        <w:rPr>
          <w:rFonts w:asciiTheme="minorHAnsi" w:hAnsiTheme="minorHAnsi"/>
          <w:lang w:val="es-ES"/>
        </w:rPr>
      </w:pPr>
      <w:r w:rsidRPr="00780105">
        <w:rPr>
          <w:rFonts w:asciiTheme="minorHAnsi" w:hAnsiTheme="minorHAnsi"/>
          <w:b/>
          <w:bCs/>
          <w:color w:val="000000" w:themeColor="text1"/>
        </w:rPr>
        <w:t xml:space="preserve">Filipenses </w:t>
      </w:r>
      <w:r w:rsidR="00896294" w:rsidRPr="00780105">
        <w:rPr>
          <w:rFonts w:asciiTheme="minorHAnsi" w:hAnsiTheme="minorHAnsi"/>
          <w:b/>
          <w:bCs/>
          <w:color w:val="000000" w:themeColor="text1"/>
        </w:rPr>
        <w:t>2:14</w:t>
      </w:r>
      <w:r w:rsidR="00772820" w:rsidRPr="00780105">
        <w:rPr>
          <w:rFonts w:asciiTheme="minorHAnsi" w:hAnsiTheme="minorHAnsi"/>
          <w:b/>
          <w:bCs/>
          <w:color w:val="000000" w:themeColor="text1"/>
        </w:rPr>
        <w:t>-15</w:t>
      </w:r>
      <w:r w:rsidR="00896294" w:rsidRPr="00780105">
        <w:rPr>
          <w:rFonts w:asciiTheme="minorHAnsi" w:hAnsiTheme="minorHAnsi"/>
          <w:b/>
          <w:bCs/>
          <w:color w:val="000000" w:themeColor="text1"/>
        </w:rPr>
        <w:t xml:space="preserve"> NTV</w:t>
      </w:r>
      <w:r w:rsidR="006D0EB0">
        <w:rPr>
          <w:rFonts w:asciiTheme="minorHAnsi" w:hAnsiTheme="minorHAnsi"/>
          <w:b/>
          <w:bCs/>
          <w:color w:val="000000" w:themeColor="text1"/>
        </w:rPr>
        <w:t>.</w:t>
      </w:r>
      <w:r w:rsidR="00896294" w:rsidRPr="00780105">
        <w:rPr>
          <w:rFonts w:asciiTheme="minorHAnsi" w:hAnsiTheme="minorHAnsi"/>
          <w:color w:val="000000" w:themeColor="text1"/>
        </w:rPr>
        <w:t xml:space="preserve"> </w:t>
      </w:r>
      <w:r w:rsidR="00896294" w:rsidRPr="00780105">
        <w:rPr>
          <w:rFonts w:asciiTheme="minorHAnsi" w:hAnsiTheme="minorHAnsi"/>
          <w:i/>
          <w:iCs/>
          <w:color w:val="0070C0"/>
          <w:lang w:val="es-ES"/>
        </w:rPr>
        <w:t>Hagan todo sin quejarse y sin discutir</w:t>
      </w:r>
      <w:r w:rsidR="00772820" w:rsidRPr="00780105">
        <w:rPr>
          <w:rFonts w:asciiTheme="minorHAnsi" w:hAnsiTheme="minorHAnsi"/>
          <w:i/>
          <w:iCs/>
          <w:color w:val="0070C0"/>
          <w:lang w:val="es-ES"/>
        </w:rPr>
        <w:t xml:space="preserve">, </w:t>
      </w:r>
      <w:r w:rsidR="00772820" w:rsidRPr="00780105">
        <w:rPr>
          <w:rFonts w:asciiTheme="minorHAnsi" w:hAnsiTheme="minorHAnsi"/>
          <w:i/>
          <w:iCs/>
          <w:color w:val="0070C0"/>
          <w:vertAlign w:val="superscript"/>
          <w:lang w:val="es-ES"/>
        </w:rPr>
        <w:t>15 </w:t>
      </w:r>
      <w:r w:rsidR="00772820" w:rsidRPr="00780105">
        <w:rPr>
          <w:rFonts w:asciiTheme="minorHAnsi" w:hAnsiTheme="minorHAnsi"/>
          <w:i/>
          <w:iCs/>
          <w:color w:val="0070C0"/>
          <w:lang w:val="es-ES"/>
        </w:rPr>
        <w:t>para que nadie pueda criticarlos. Lleven una vida limpia e inocente como corresponde a hijos de Dios y brillen como luces radiantes en un mundo lleno de gente perversa y corrupta</w:t>
      </w:r>
      <w:r w:rsidR="00772820" w:rsidRPr="00780105">
        <w:rPr>
          <w:rFonts w:asciiTheme="minorHAnsi" w:hAnsiTheme="minorHAnsi"/>
          <w:lang w:val="es-ES"/>
        </w:rPr>
        <w:t>.</w:t>
      </w:r>
    </w:p>
    <w:p w14:paraId="01EE4C0B" w14:textId="77777777" w:rsidR="00780105" w:rsidRPr="00CD2D2F" w:rsidRDefault="00780105" w:rsidP="00CD2D2F">
      <w:pPr>
        <w:rPr>
          <w:rFonts w:asciiTheme="minorHAnsi" w:hAnsiTheme="minorHAnsi"/>
          <w:lang w:val="es-ES"/>
        </w:rPr>
      </w:pPr>
    </w:p>
    <w:p w14:paraId="10D62C57" w14:textId="77777777" w:rsidR="00CD2D2F" w:rsidRPr="00CD2D2F" w:rsidRDefault="00CD2D2F" w:rsidP="00CD2D2F">
      <w:pPr>
        <w:rPr>
          <w:rFonts w:asciiTheme="minorHAnsi" w:hAnsiTheme="minorHAnsi"/>
        </w:rPr>
      </w:pPr>
      <w:r w:rsidRPr="00CD2D2F">
        <w:rPr>
          <w:rFonts w:asciiTheme="minorHAnsi" w:hAnsiTheme="minorHAnsi"/>
        </w:rPr>
        <w:t>Como cristianos, el desafío no es solo cumplir con nuestras tareas, sino transformar </w:t>
      </w:r>
      <w:r w:rsidRPr="00CD2D2F">
        <w:rPr>
          <w:rFonts w:asciiTheme="minorHAnsi" w:hAnsiTheme="minorHAnsi"/>
          <w:b/>
          <w:bCs/>
        </w:rPr>
        <w:t>la forma en que vivimos</w:t>
      </w:r>
      <w:r w:rsidRPr="00CD2D2F">
        <w:rPr>
          <w:rFonts w:asciiTheme="minorHAnsi" w:hAnsiTheme="minorHAnsi"/>
        </w:rPr>
        <w:t> cada día. Dios nos llama a hacerlo sin quejas ni discusiones, porque nuestra actitud habla tan fuerte como nuestras palabras. Una vida sin murmuración es un testimonio poderoso en medio de un mundo que necesita ver la luz de Cristo en nuestra forma de vivir.</w:t>
      </w:r>
    </w:p>
    <w:p w14:paraId="56C0572B" w14:textId="77777777" w:rsidR="00CD2D2F" w:rsidRDefault="00CD2D2F" w:rsidP="00CD2D2F">
      <w:pPr>
        <w:rPr>
          <w:rFonts w:asciiTheme="minorHAnsi" w:hAnsiTheme="minorHAnsi"/>
        </w:rPr>
      </w:pPr>
    </w:p>
    <w:p w14:paraId="036FC6B9" w14:textId="135FA16C" w:rsidR="00CD2D2F" w:rsidRPr="00CD2D2F" w:rsidRDefault="00CD2D2F" w:rsidP="00CD2D2F">
      <w:pPr>
        <w:rPr>
          <w:rFonts w:asciiTheme="minorHAnsi" w:hAnsiTheme="minorHAnsi"/>
        </w:rPr>
      </w:pPr>
      <w:r w:rsidRPr="00CD2D2F">
        <w:rPr>
          <w:rFonts w:asciiTheme="minorHAnsi" w:hAnsiTheme="minorHAnsi"/>
        </w:rPr>
        <w:t>Así que hoy el reto es claro: permitamos que la forma en que vivimos refleje a Cristo. Cuando vivimos con gratitud y humildad, brillamos como luces que nadie puede ignorar. Que nuestra conducta sea un faro en la oscuridad, mostrando a todos que vivimos bajo el señorío de Jesús.</w:t>
      </w:r>
    </w:p>
    <w:p w14:paraId="52C60FF9" w14:textId="77777777" w:rsidR="00CD2D2F" w:rsidRDefault="00CD2D2F" w:rsidP="00CD2D2F">
      <w:pPr>
        <w:rPr>
          <w:rFonts w:asciiTheme="minorHAnsi" w:hAnsiTheme="minorHAnsi"/>
          <w:b/>
          <w:bCs/>
        </w:rPr>
      </w:pPr>
    </w:p>
    <w:p w14:paraId="722754C3" w14:textId="58BC81A2" w:rsidR="00CD2D2F" w:rsidRPr="00CD2D2F" w:rsidRDefault="00CD2D2F" w:rsidP="00CD2D2F">
      <w:pPr>
        <w:rPr>
          <w:rFonts w:asciiTheme="minorHAnsi" w:hAnsiTheme="minorHAnsi"/>
        </w:rPr>
      </w:pPr>
      <w:r w:rsidRPr="00CD2D2F">
        <w:rPr>
          <w:rFonts w:asciiTheme="minorHAnsi" w:hAnsiTheme="minorHAnsi"/>
          <w:i/>
          <w:iCs/>
          <w:color w:val="7030A0"/>
        </w:rPr>
        <w:t>La forma en que vivimos es el reflejo visible de nuestra fe y el mayor desafío para nuestro testimonio</w:t>
      </w:r>
      <w:r w:rsidRPr="00CD2D2F">
        <w:rPr>
          <w:rFonts w:asciiTheme="minorHAnsi" w:hAnsiTheme="minorHAnsi"/>
        </w:rPr>
        <w:t>.</w:t>
      </w:r>
    </w:p>
    <w:p w14:paraId="622302FA" w14:textId="77777777" w:rsidR="00CD2D2F" w:rsidRDefault="00CD2D2F" w:rsidP="00CD2D2F">
      <w:pPr>
        <w:rPr>
          <w:rFonts w:asciiTheme="minorHAnsi" w:hAnsiTheme="minorHAnsi"/>
          <w:b/>
          <w:bCs/>
        </w:rPr>
      </w:pPr>
    </w:p>
    <w:p w14:paraId="69EBA776" w14:textId="503EF696" w:rsidR="00CD2D2F" w:rsidRPr="00CD2D2F" w:rsidRDefault="00CD2D2F" w:rsidP="00CD2D2F">
      <w:pPr>
        <w:rPr>
          <w:rFonts w:asciiTheme="minorHAnsi" w:hAnsiTheme="minorHAnsi"/>
        </w:rPr>
      </w:pPr>
      <w:r w:rsidRPr="00CD2D2F">
        <w:rPr>
          <w:rFonts w:asciiTheme="minorHAnsi" w:hAnsiTheme="minorHAnsi"/>
          <w:i/>
          <w:iCs/>
        </w:rPr>
        <w:t>Señor</w:t>
      </w:r>
      <w:r w:rsidR="00975069">
        <w:rPr>
          <w:rFonts w:asciiTheme="minorHAnsi" w:hAnsiTheme="minorHAnsi"/>
          <w:i/>
          <w:iCs/>
        </w:rPr>
        <w:t xml:space="preserve"> Jesús</w:t>
      </w:r>
      <w:r w:rsidRPr="00CD2D2F">
        <w:rPr>
          <w:rFonts w:asciiTheme="minorHAnsi" w:hAnsiTheme="minorHAnsi"/>
          <w:i/>
          <w:iCs/>
        </w:rPr>
        <w:t>, transforma la forma en que vivimos para que refleje tu luz y tu carácter en todo momento. Amén</w:t>
      </w:r>
      <w:r w:rsidRPr="00CD2D2F">
        <w:rPr>
          <w:rFonts w:asciiTheme="minorHAnsi" w:hAnsiTheme="minorHAnsi"/>
        </w:rPr>
        <w:t>.</w:t>
      </w:r>
    </w:p>
    <w:bookmarkEnd w:id="208"/>
    <w:p w14:paraId="36289B7D" w14:textId="77777777" w:rsidR="00780105" w:rsidRDefault="00780105" w:rsidP="00CD2D2F">
      <w:pPr>
        <w:rPr>
          <w:rFonts w:asciiTheme="minorHAnsi" w:hAnsiTheme="minorHAnsi"/>
          <w:color w:val="000000" w:themeColor="text1"/>
        </w:rPr>
      </w:pPr>
    </w:p>
    <w:p w14:paraId="42428B10" w14:textId="77777777" w:rsidR="00295525" w:rsidRDefault="00295525" w:rsidP="00CD2D2F">
      <w:pPr>
        <w:rPr>
          <w:rFonts w:asciiTheme="minorHAnsi" w:hAnsiTheme="minorHAnsi"/>
          <w:color w:val="000000" w:themeColor="text1"/>
        </w:rPr>
      </w:pPr>
    </w:p>
    <w:p w14:paraId="0D44313A" w14:textId="77777777" w:rsidR="00295525" w:rsidRDefault="00295525" w:rsidP="00CD2D2F">
      <w:pPr>
        <w:rPr>
          <w:rFonts w:asciiTheme="minorHAnsi" w:hAnsiTheme="minorHAnsi"/>
          <w:color w:val="000000" w:themeColor="text1"/>
        </w:rPr>
      </w:pPr>
    </w:p>
    <w:p w14:paraId="2877FC59" w14:textId="77777777" w:rsidR="00DE05C4" w:rsidRDefault="00DE05C4" w:rsidP="00CD2D2F">
      <w:pPr>
        <w:rPr>
          <w:rFonts w:asciiTheme="minorHAnsi" w:hAnsiTheme="minorHAnsi"/>
          <w:color w:val="000000" w:themeColor="text1"/>
        </w:rPr>
      </w:pPr>
    </w:p>
    <w:p w14:paraId="320C82CB" w14:textId="508AE264" w:rsidR="00DE05C4" w:rsidRPr="00716768" w:rsidRDefault="00DE05C4" w:rsidP="00DE05C4">
      <w:pPr>
        <w:rPr>
          <w:rFonts w:asciiTheme="minorHAnsi" w:hAnsiTheme="minorHAnsi"/>
          <w:b/>
          <w:bCs/>
          <w:color w:val="000000" w:themeColor="text1"/>
          <w:sz w:val="28"/>
          <w:szCs w:val="28"/>
          <w:lang w:val="es-ES"/>
        </w:rPr>
      </w:pPr>
      <w:r w:rsidRPr="00716768">
        <w:rPr>
          <w:rFonts w:asciiTheme="minorHAnsi" w:hAnsiTheme="minorHAnsi"/>
          <w:b/>
          <w:bCs/>
          <w:color w:val="000000" w:themeColor="text1"/>
          <w:sz w:val="28"/>
          <w:szCs w:val="28"/>
          <w:lang w:val="es-ES"/>
        </w:rPr>
        <w:t xml:space="preserve">Alégrense. </w:t>
      </w:r>
    </w:p>
    <w:p w14:paraId="28672E21" w14:textId="1233D561" w:rsidR="00BF252D" w:rsidRPr="00DE05C4" w:rsidRDefault="00BF252D" w:rsidP="00DE05C4">
      <w:pPr>
        <w:rPr>
          <w:rFonts w:asciiTheme="minorHAnsi" w:hAnsiTheme="minorHAnsi"/>
          <w:lang w:val="es-ES"/>
        </w:rPr>
      </w:pPr>
      <w:r w:rsidRPr="00DE05C4">
        <w:rPr>
          <w:rFonts w:asciiTheme="minorHAnsi" w:hAnsiTheme="minorHAnsi"/>
          <w:b/>
          <w:bCs/>
          <w:color w:val="000000" w:themeColor="text1"/>
        </w:rPr>
        <w:t xml:space="preserve">Filipenses </w:t>
      </w:r>
      <w:r w:rsidR="00BD441C" w:rsidRPr="00DE05C4">
        <w:rPr>
          <w:rFonts w:asciiTheme="minorHAnsi" w:hAnsiTheme="minorHAnsi"/>
          <w:b/>
          <w:bCs/>
          <w:color w:val="000000" w:themeColor="text1"/>
        </w:rPr>
        <w:t>4:4-5 NTV</w:t>
      </w:r>
      <w:r w:rsidR="00BD441C" w:rsidRPr="00DE05C4">
        <w:rPr>
          <w:rFonts w:asciiTheme="minorHAnsi" w:hAnsiTheme="minorHAnsi"/>
          <w:color w:val="000000" w:themeColor="text1"/>
        </w:rPr>
        <w:t xml:space="preserve">. </w:t>
      </w:r>
      <w:r w:rsidRPr="00DE05C4">
        <w:rPr>
          <w:rFonts w:asciiTheme="minorHAnsi" w:hAnsiTheme="minorHAnsi"/>
          <w:i/>
          <w:iCs/>
          <w:color w:val="0070C0"/>
          <w:lang w:val="es-ES"/>
        </w:rPr>
        <w:t xml:space="preserve">Estén siempre llenos de alegría en el Señor. Lo repito, ¡alégrense! </w:t>
      </w:r>
      <w:r w:rsidRPr="00DE05C4">
        <w:rPr>
          <w:rFonts w:asciiTheme="minorHAnsi" w:hAnsiTheme="minorHAnsi"/>
          <w:i/>
          <w:iCs/>
          <w:color w:val="0070C0"/>
          <w:vertAlign w:val="superscript"/>
          <w:lang w:val="es-ES"/>
        </w:rPr>
        <w:t>5 </w:t>
      </w:r>
      <w:r w:rsidRPr="00DE05C4">
        <w:rPr>
          <w:rFonts w:asciiTheme="minorHAnsi" w:hAnsiTheme="minorHAnsi"/>
          <w:i/>
          <w:iCs/>
          <w:color w:val="0070C0"/>
          <w:lang w:val="es-ES"/>
        </w:rPr>
        <w:t>Que todo el mundo vea que son considerados en todo lo que hacen. Recuerden que el Señor vuelve pronto</w:t>
      </w:r>
      <w:r w:rsidRPr="00DE05C4">
        <w:rPr>
          <w:rFonts w:asciiTheme="minorHAnsi" w:hAnsiTheme="minorHAnsi"/>
          <w:lang w:val="es-ES"/>
        </w:rPr>
        <w:t>.</w:t>
      </w:r>
    </w:p>
    <w:p w14:paraId="3AAE7E33" w14:textId="77777777" w:rsidR="00DE05C4" w:rsidRPr="00DE05C4" w:rsidRDefault="00DE05C4" w:rsidP="00DE05C4">
      <w:pPr>
        <w:rPr>
          <w:rFonts w:asciiTheme="minorHAnsi" w:hAnsiTheme="minorHAnsi"/>
          <w:lang w:val="es-ES"/>
        </w:rPr>
      </w:pPr>
    </w:p>
    <w:p w14:paraId="5DC56D7F" w14:textId="77777777" w:rsidR="00DE05C4" w:rsidRPr="00DE05C4" w:rsidRDefault="00DE05C4" w:rsidP="00DE05C4">
      <w:pPr>
        <w:rPr>
          <w:rFonts w:asciiTheme="minorHAnsi" w:hAnsiTheme="minorHAnsi"/>
          <w:i/>
          <w:iCs/>
          <w:color w:val="7030A0"/>
        </w:rPr>
      </w:pPr>
      <w:r w:rsidRPr="00DE05C4">
        <w:rPr>
          <w:rFonts w:asciiTheme="minorHAnsi" w:hAnsiTheme="minorHAnsi"/>
          <w:i/>
          <w:iCs/>
          <w:color w:val="7030A0"/>
        </w:rPr>
        <w:t>La verdadera alegría nace de vivir en el Señor y con la esperanza de Su regreso.</w:t>
      </w:r>
    </w:p>
    <w:p w14:paraId="72328089" w14:textId="77777777" w:rsidR="00DE05C4" w:rsidRDefault="00DE05C4" w:rsidP="00DE05C4">
      <w:pPr>
        <w:rPr>
          <w:rFonts w:asciiTheme="minorHAnsi" w:hAnsiTheme="minorHAnsi"/>
          <w:color w:val="000000"/>
        </w:rPr>
      </w:pPr>
    </w:p>
    <w:p w14:paraId="7A0693EC" w14:textId="67CB02AC" w:rsidR="00DE05C4" w:rsidRPr="00DE05C4" w:rsidRDefault="00DE05C4" w:rsidP="00DE05C4">
      <w:pPr>
        <w:rPr>
          <w:rFonts w:asciiTheme="minorHAnsi" w:hAnsiTheme="minorHAnsi"/>
          <w:color w:val="000000"/>
        </w:rPr>
      </w:pPr>
      <w:r w:rsidRPr="00DE05C4">
        <w:rPr>
          <w:rFonts w:asciiTheme="minorHAnsi" w:hAnsiTheme="minorHAnsi"/>
          <w:color w:val="000000"/>
        </w:rPr>
        <w:t>La alegría que Pablo menciona no depende de las circunstancias, sino de nuestra relación con Dios. Es una alegría que se sostiene en la gratitud y nos permite vivir confiados, aun cuando no todo está resuelto.</w:t>
      </w:r>
    </w:p>
    <w:p w14:paraId="13DB86B1" w14:textId="77777777" w:rsidR="00DE05C4" w:rsidRDefault="00DE05C4" w:rsidP="00DE05C4">
      <w:pPr>
        <w:rPr>
          <w:rFonts w:asciiTheme="minorHAnsi" w:hAnsiTheme="minorHAnsi"/>
          <w:color w:val="000000"/>
        </w:rPr>
      </w:pPr>
    </w:p>
    <w:p w14:paraId="6965CF6D" w14:textId="17683590" w:rsidR="00DE05C4" w:rsidRPr="00DE05C4" w:rsidRDefault="00DE05C4" w:rsidP="00DE05C4">
      <w:pPr>
        <w:rPr>
          <w:rFonts w:asciiTheme="minorHAnsi" w:hAnsiTheme="minorHAnsi"/>
          <w:color w:val="000000"/>
        </w:rPr>
      </w:pPr>
      <w:r w:rsidRPr="00DE05C4">
        <w:rPr>
          <w:rFonts w:asciiTheme="minorHAnsi" w:hAnsiTheme="minorHAnsi"/>
          <w:color w:val="000000"/>
        </w:rPr>
        <w:t>Esa alegría se hace visible cuando somos </w:t>
      </w:r>
      <w:r w:rsidRPr="00DE05C4">
        <w:rPr>
          <w:rFonts w:asciiTheme="minorHAnsi" w:hAnsiTheme="minorHAnsi"/>
          <w:i/>
          <w:iCs/>
          <w:color w:val="000000"/>
        </w:rPr>
        <w:t>considerados</w:t>
      </w:r>
      <w:r w:rsidRPr="00DE05C4">
        <w:rPr>
          <w:rFonts w:asciiTheme="minorHAnsi" w:hAnsiTheme="minorHAnsi"/>
          <w:color w:val="000000"/>
        </w:rPr>
        <w:t>, mostrando una </w:t>
      </w:r>
      <w:r w:rsidRPr="00DE05C4">
        <w:rPr>
          <w:rFonts w:asciiTheme="minorHAnsi" w:hAnsiTheme="minorHAnsi"/>
          <w:b/>
          <w:bCs/>
          <w:color w:val="000000"/>
        </w:rPr>
        <w:t>amabilidad que renuncia al derecho de imponerse</w:t>
      </w:r>
      <w:r w:rsidRPr="00DE05C4">
        <w:rPr>
          <w:rFonts w:asciiTheme="minorHAnsi" w:hAnsiTheme="minorHAnsi"/>
          <w:color w:val="000000"/>
        </w:rPr>
        <w:t>. Quien vive agradecido no necesita reaccionar con dureza, porque su seguridad está en el Señor.</w:t>
      </w:r>
    </w:p>
    <w:p w14:paraId="4699DAB5" w14:textId="77777777" w:rsidR="00DE05C4" w:rsidRDefault="00DE05C4" w:rsidP="00DE05C4">
      <w:pPr>
        <w:rPr>
          <w:rFonts w:asciiTheme="minorHAnsi" w:hAnsiTheme="minorHAnsi"/>
          <w:color w:val="000000"/>
        </w:rPr>
      </w:pPr>
    </w:p>
    <w:p w14:paraId="01D36AD5" w14:textId="62753C5E" w:rsidR="00DE05C4" w:rsidRPr="00DE05C4" w:rsidRDefault="00DE05C4" w:rsidP="00DE05C4">
      <w:pPr>
        <w:rPr>
          <w:rFonts w:asciiTheme="minorHAnsi" w:hAnsiTheme="minorHAnsi"/>
          <w:color w:val="000000"/>
        </w:rPr>
      </w:pPr>
      <w:r w:rsidRPr="00DE05C4">
        <w:rPr>
          <w:rFonts w:asciiTheme="minorHAnsi" w:hAnsiTheme="minorHAnsi"/>
          <w:color w:val="000000"/>
        </w:rPr>
        <w:t>Recordar que Jesús vuelve pronto nos da perspectiva eterna. Esta esperanza fortalece nuestra alegría, transforma nuestra actitud y nos ayuda a vivir con gratitud en todo momento.</w:t>
      </w:r>
    </w:p>
    <w:p w14:paraId="029A5E82" w14:textId="77777777" w:rsidR="00DE05C4" w:rsidRDefault="00DE05C4" w:rsidP="00DE05C4">
      <w:pPr>
        <w:rPr>
          <w:rFonts w:asciiTheme="minorHAnsi" w:hAnsiTheme="minorHAnsi"/>
          <w:b/>
          <w:bCs/>
          <w:color w:val="000000"/>
        </w:rPr>
      </w:pPr>
    </w:p>
    <w:p w14:paraId="26B625E0" w14:textId="787959C1" w:rsidR="00DE05C4" w:rsidRPr="00DE05C4" w:rsidRDefault="00DE05C4" w:rsidP="00DE05C4">
      <w:pPr>
        <w:rPr>
          <w:rFonts w:asciiTheme="minorHAnsi" w:hAnsiTheme="minorHAnsi"/>
          <w:color w:val="000000"/>
        </w:rPr>
      </w:pPr>
      <w:r w:rsidRPr="00DE05C4">
        <w:rPr>
          <w:rFonts w:asciiTheme="minorHAnsi" w:hAnsiTheme="minorHAnsi"/>
          <w:i/>
          <w:iCs/>
          <w:color w:val="000000"/>
        </w:rPr>
        <w:t>Señor Jesús, gracias porque mi alegría está en Ti. Ayúdame a vivir agradecido siempre y a reflejar Tu gracia siendo considerado en todo lo que hago, mientras espero con gozo Tu regreso. Amén</w:t>
      </w:r>
      <w:r w:rsidRPr="00DE05C4">
        <w:rPr>
          <w:rFonts w:asciiTheme="minorHAnsi" w:hAnsiTheme="minorHAnsi"/>
          <w:color w:val="000000"/>
        </w:rPr>
        <w:t>.</w:t>
      </w:r>
    </w:p>
    <w:p w14:paraId="62F46B14" w14:textId="77777777" w:rsidR="00DE05C4" w:rsidRDefault="00DE05C4" w:rsidP="00CD2D2F">
      <w:pPr>
        <w:rPr>
          <w:rFonts w:asciiTheme="minorHAnsi" w:hAnsiTheme="minorHAnsi"/>
          <w:color w:val="000000" w:themeColor="text1"/>
        </w:rPr>
      </w:pPr>
    </w:p>
    <w:p w14:paraId="55874916" w14:textId="77777777" w:rsidR="0056014E" w:rsidRDefault="0056014E" w:rsidP="00CD2D2F">
      <w:pPr>
        <w:rPr>
          <w:rFonts w:asciiTheme="minorHAnsi" w:hAnsiTheme="minorHAnsi"/>
          <w:color w:val="000000" w:themeColor="text1"/>
        </w:rPr>
      </w:pPr>
    </w:p>
    <w:p w14:paraId="54311453" w14:textId="77777777" w:rsidR="0056014E" w:rsidRDefault="0056014E" w:rsidP="00CD2D2F">
      <w:pPr>
        <w:rPr>
          <w:rFonts w:asciiTheme="minorHAnsi" w:hAnsiTheme="minorHAnsi"/>
          <w:color w:val="000000" w:themeColor="text1"/>
        </w:rPr>
      </w:pPr>
    </w:p>
    <w:p w14:paraId="12631A0E" w14:textId="77777777" w:rsidR="007D73E6" w:rsidRDefault="007D73E6" w:rsidP="00CD2D2F">
      <w:pPr>
        <w:rPr>
          <w:rFonts w:ascii="-webkit-standard" w:hAnsi="-webkit-standard"/>
          <w:color w:val="000000"/>
          <w:sz w:val="27"/>
          <w:szCs w:val="27"/>
        </w:rPr>
      </w:pPr>
    </w:p>
    <w:p w14:paraId="78FD7E7E" w14:textId="135FFA9E" w:rsidR="0056014E" w:rsidRPr="000D4B2A" w:rsidRDefault="007D73E6" w:rsidP="00A0328C">
      <w:pPr>
        <w:rPr>
          <w:rFonts w:asciiTheme="minorHAnsi" w:hAnsiTheme="minorHAnsi"/>
          <w:b/>
          <w:bCs/>
          <w:color w:val="000000" w:themeColor="text1"/>
          <w:sz w:val="28"/>
          <w:szCs w:val="28"/>
        </w:rPr>
      </w:pPr>
      <w:bookmarkStart w:id="209" w:name="OLE_LINK209"/>
      <w:r w:rsidRPr="000D4B2A">
        <w:rPr>
          <w:rFonts w:asciiTheme="minorHAnsi" w:hAnsiTheme="minorHAnsi"/>
          <w:b/>
          <w:bCs/>
          <w:color w:val="000000"/>
          <w:sz w:val="28"/>
          <w:szCs w:val="28"/>
        </w:rPr>
        <w:t xml:space="preserve">Una paz que </w:t>
      </w:r>
      <w:r w:rsidR="00293320" w:rsidRPr="000D4B2A">
        <w:rPr>
          <w:rFonts w:asciiTheme="minorHAnsi" w:hAnsiTheme="minorHAnsi"/>
          <w:b/>
          <w:bCs/>
          <w:color w:val="000000"/>
          <w:sz w:val="28"/>
          <w:szCs w:val="28"/>
        </w:rPr>
        <w:t>guard</w:t>
      </w:r>
      <w:r w:rsidR="003C6ECF">
        <w:rPr>
          <w:rFonts w:asciiTheme="minorHAnsi" w:hAnsiTheme="minorHAnsi"/>
          <w:b/>
          <w:bCs/>
          <w:color w:val="000000"/>
          <w:sz w:val="28"/>
          <w:szCs w:val="28"/>
        </w:rPr>
        <w:t>a</w:t>
      </w:r>
      <w:r w:rsidR="00293320" w:rsidRPr="000D4B2A">
        <w:rPr>
          <w:rFonts w:asciiTheme="minorHAnsi" w:hAnsiTheme="minorHAnsi"/>
          <w:b/>
          <w:bCs/>
          <w:color w:val="000000"/>
          <w:sz w:val="28"/>
          <w:szCs w:val="28"/>
        </w:rPr>
        <w:t xml:space="preserve"> el corazon. </w:t>
      </w:r>
    </w:p>
    <w:p w14:paraId="54865E3E" w14:textId="45C82D23" w:rsidR="0056014E" w:rsidRPr="00A0328C" w:rsidRDefault="0027647B" w:rsidP="00A0328C">
      <w:pPr>
        <w:rPr>
          <w:rFonts w:asciiTheme="minorHAnsi" w:hAnsiTheme="minorHAnsi"/>
          <w:lang w:val="es-ES"/>
        </w:rPr>
      </w:pPr>
      <w:r w:rsidRPr="000D4B2A">
        <w:rPr>
          <w:rFonts w:asciiTheme="minorHAnsi" w:hAnsiTheme="minorHAnsi"/>
          <w:b/>
          <w:bCs/>
          <w:color w:val="000000" w:themeColor="text1"/>
        </w:rPr>
        <w:t>Filipenses 4:6-7 NTV</w:t>
      </w:r>
      <w:r w:rsidRPr="00A0328C">
        <w:rPr>
          <w:rFonts w:asciiTheme="minorHAnsi" w:hAnsiTheme="minorHAnsi"/>
          <w:color w:val="000000" w:themeColor="text1"/>
        </w:rPr>
        <w:t xml:space="preserve">. </w:t>
      </w:r>
      <w:r w:rsidRPr="000D4B2A">
        <w:rPr>
          <w:rFonts w:asciiTheme="minorHAnsi" w:hAnsiTheme="minorHAnsi"/>
          <w:i/>
          <w:iCs/>
          <w:color w:val="0070C0"/>
          <w:vertAlign w:val="superscript"/>
          <w:lang w:val="es-ES"/>
        </w:rPr>
        <w:t>6 </w:t>
      </w:r>
      <w:r w:rsidRPr="000D4B2A">
        <w:rPr>
          <w:rFonts w:asciiTheme="minorHAnsi" w:hAnsiTheme="minorHAnsi"/>
          <w:i/>
          <w:iCs/>
          <w:color w:val="0070C0"/>
          <w:lang w:val="es-ES"/>
        </w:rPr>
        <w:t xml:space="preserve">No se preocupen por nada; en cambio, oren por todo. Díganle a Dios lo que necesitan y denle gracias por todo lo que él ha hecho. </w:t>
      </w:r>
      <w:r w:rsidRPr="000D4B2A">
        <w:rPr>
          <w:rFonts w:asciiTheme="minorHAnsi" w:hAnsiTheme="minorHAnsi"/>
          <w:i/>
          <w:iCs/>
          <w:color w:val="0070C0"/>
          <w:vertAlign w:val="superscript"/>
          <w:lang w:val="es-ES"/>
        </w:rPr>
        <w:t>7 </w:t>
      </w:r>
      <w:r w:rsidRPr="000D4B2A">
        <w:rPr>
          <w:rFonts w:asciiTheme="minorHAnsi" w:hAnsiTheme="minorHAnsi"/>
          <w:i/>
          <w:iCs/>
          <w:color w:val="0070C0"/>
          <w:lang w:val="es-ES"/>
        </w:rPr>
        <w:t>Así experimentarán la paz de Dios, que supera todo lo que podemos entender. La paz de Dios cuidará su corazón y su mente mientras vivan en Cristo Jesús</w:t>
      </w:r>
      <w:r w:rsidRPr="00A0328C">
        <w:rPr>
          <w:rFonts w:asciiTheme="minorHAnsi" w:hAnsiTheme="minorHAnsi"/>
          <w:lang w:val="es-ES"/>
        </w:rPr>
        <w:t>.</w:t>
      </w:r>
    </w:p>
    <w:p w14:paraId="458C9310" w14:textId="77777777" w:rsidR="0027647B" w:rsidRPr="00A0328C" w:rsidRDefault="0027647B" w:rsidP="00A0328C">
      <w:pPr>
        <w:rPr>
          <w:rFonts w:asciiTheme="minorHAnsi" w:hAnsiTheme="minorHAnsi"/>
          <w:lang w:val="es-ES"/>
        </w:rPr>
      </w:pPr>
    </w:p>
    <w:p w14:paraId="7B3E382E" w14:textId="77777777" w:rsidR="003953D6" w:rsidRPr="003953D6" w:rsidRDefault="003953D6" w:rsidP="00A0328C">
      <w:pPr>
        <w:rPr>
          <w:rFonts w:asciiTheme="minorHAnsi" w:hAnsiTheme="minorHAnsi"/>
          <w:i/>
          <w:iCs/>
          <w:color w:val="7030A0"/>
        </w:rPr>
      </w:pPr>
      <w:r w:rsidRPr="003953D6">
        <w:rPr>
          <w:rFonts w:asciiTheme="minorHAnsi" w:hAnsiTheme="minorHAnsi"/>
          <w:i/>
          <w:iCs/>
          <w:color w:val="7030A0"/>
        </w:rPr>
        <w:t>La paz de Dios no llega por la ausencia de problemas, sino por una relación activa y confiada con Él.</w:t>
      </w:r>
    </w:p>
    <w:p w14:paraId="3DB69339" w14:textId="77777777" w:rsidR="000D4B2A" w:rsidRDefault="000D4B2A" w:rsidP="00A0328C">
      <w:pPr>
        <w:rPr>
          <w:rFonts w:asciiTheme="minorHAnsi" w:hAnsiTheme="minorHAnsi"/>
          <w:color w:val="000000"/>
        </w:rPr>
      </w:pPr>
    </w:p>
    <w:p w14:paraId="1CFE284F" w14:textId="0C6299E5" w:rsidR="003953D6" w:rsidRPr="003953D6" w:rsidRDefault="003953D6" w:rsidP="00A0328C">
      <w:pPr>
        <w:rPr>
          <w:rFonts w:asciiTheme="minorHAnsi" w:hAnsiTheme="minorHAnsi"/>
          <w:color w:val="000000"/>
        </w:rPr>
      </w:pPr>
      <w:r w:rsidRPr="003953D6">
        <w:rPr>
          <w:rFonts w:asciiTheme="minorHAnsi" w:hAnsiTheme="minorHAnsi"/>
          <w:color w:val="000000"/>
        </w:rPr>
        <w:t>La Palabra es clara: la paz de Dios no se experimenta evitando las preocupaciones, sino aprendiendo a llevarlas al lugar correcto. Pablo no dice “</w:t>
      </w:r>
      <w:r w:rsidRPr="003953D6">
        <w:rPr>
          <w:rFonts w:asciiTheme="minorHAnsi" w:hAnsiTheme="minorHAnsi"/>
          <w:b/>
          <w:bCs/>
          <w:color w:val="000000"/>
        </w:rPr>
        <w:t>ignoren los problemas</w:t>
      </w:r>
      <w:r w:rsidRPr="003953D6">
        <w:rPr>
          <w:rFonts w:asciiTheme="minorHAnsi" w:hAnsiTheme="minorHAnsi"/>
          <w:color w:val="000000"/>
        </w:rPr>
        <w:t>”, sino “</w:t>
      </w:r>
      <w:r w:rsidRPr="003953D6">
        <w:rPr>
          <w:rFonts w:asciiTheme="minorHAnsi" w:hAnsiTheme="minorHAnsi"/>
          <w:b/>
          <w:bCs/>
          <w:color w:val="000000"/>
        </w:rPr>
        <w:t>oren por todo</w:t>
      </w:r>
      <w:r w:rsidRPr="003953D6">
        <w:rPr>
          <w:rFonts w:asciiTheme="minorHAnsi" w:hAnsiTheme="minorHAnsi"/>
          <w:color w:val="000000"/>
        </w:rPr>
        <w:t>”. La paz comienza cuando dejamos de dialogar con la ansiedad y empezamos a conversar con Dios. Cada preocupación se transforma en una invitación a la oración.</w:t>
      </w:r>
    </w:p>
    <w:p w14:paraId="290DAAEA" w14:textId="77777777" w:rsidR="000D4B2A" w:rsidRDefault="000D4B2A" w:rsidP="00A0328C">
      <w:pPr>
        <w:rPr>
          <w:rFonts w:asciiTheme="minorHAnsi" w:hAnsiTheme="minorHAnsi"/>
          <w:color w:val="000000"/>
        </w:rPr>
      </w:pPr>
    </w:p>
    <w:p w14:paraId="5D5D323E" w14:textId="3E60F7C2" w:rsidR="003953D6" w:rsidRPr="003953D6" w:rsidRDefault="003953D6" w:rsidP="00A0328C">
      <w:pPr>
        <w:rPr>
          <w:rFonts w:asciiTheme="minorHAnsi" w:hAnsiTheme="minorHAnsi"/>
          <w:color w:val="000000"/>
        </w:rPr>
      </w:pPr>
      <w:r w:rsidRPr="003953D6">
        <w:rPr>
          <w:rFonts w:asciiTheme="minorHAnsi" w:hAnsiTheme="minorHAnsi"/>
          <w:color w:val="000000"/>
        </w:rPr>
        <w:t>Además, el texto nos revela un principio poderoso:</w:t>
      </w:r>
      <w:r w:rsidRPr="003953D6">
        <w:rPr>
          <w:rFonts w:asciiTheme="minorHAnsi" w:hAnsiTheme="minorHAnsi"/>
          <w:b/>
          <w:bCs/>
          <w:color w:val="000000"/>
        </w:rPr>
        <w:t xml:space="preserve"> la gratitud</w:t>
      </w:r>
      <w:r w:rsidRPr="003953D6">
        <w:rPr>
          <w:rFonts w:asciiTheme="minorHAnsi" w:hAnsiTheme="minorHAnsi"/>
          <w:color w:val="000000"/>
        </w:rPr>
        <w:t>. Antes de ver la respuesta, damos gracias por lo que Dios ya ha hecho. La gratitud ajusta nuestra mirada, fortalece la fe y nos recuerda que Dios ha sido fiel antes y lo seguirá siendo. Cuando oramos con gratitud, el corazón se aquieta y el alma descansa.</w:t>
      </w:r>
    </w:p>
    <w:p w14:paraId="7A984376" w14:textId="77777777" w:rsidR="000D4B2A" w:rsidRDefault="000D4B2A" w:rsidP="00A0328C">
      <w:pPr>
        <w:rPr>
          <w:rFonts w:asciiTheme="minorHAnsi" w:hAnsiTheme="minorHAnsi"/>
          <w:color w:val="000000"/>
        </w:rPr>
      </w:pPr>
    </w:p>
    <w:p w14:paraId="5B5D62AB" w14:textId="3CCC0994" w:rsidR="003953D6" w:rsidRPr="003953D6" w:rsidRDefault="003953D6" w:rsidP="00A0328C">
      <w:pPr>
        <w:rPr>
          <w:rFonts w:asciiTheme="minorHAnsi" w:hAnsiTheme="minorHAnsi"/>
          <w:color w:val="000000"/>
        </w:rPr>
      </w:pPr>
      <w:r w:rsidRPr="003953D6">
        <w:rPr>
          <w:rFonts w:asciiTheme="minorHAnsi" w:hAnsiTheme="minorHAnsi"/>
          <w:color w:val="000000"/>
        </w:rPr>
        <w:t>Como resultado, Dios mismo guarda nuestro corazón y nuestra mente en Cristo Jesús. No es una paz superficial ni circunstancial, es una paz que protege por dentro cuando todo afuera parece inestable. No se fabrica ni se controla: se recibe cuando confiamos en Dios más de lo que confiamos en nuestras preocupaciones.</w:t>
      </w:r>
    </w:p>
    <w:p w14:paraId="52C5935E" w14:textId="77777777" w:rsidR="00A0328C" w:rsidRDefault="00A0328C" w:rsidP="00A0328C">
      <w:pPr>
        <w:rPr>
          <w:rFonts w:asciiTheme="minorHAnsi" w:hAnsiTheme="minorHAnsi"/>
          <w:b/>
          <w:bCs/>
          <w:color w:val="000000"/>
        </w:rPr>
      </w:pPr>
    </w:p>
    <w:p w14:paraId="289F1469" w14:textId="47C804C9" w:rsidR="003953D6" w:rsidRPr="003953D6" w:rsidRDefault="003953D6" w:rsidP="00A0328C">
      <w:pPr>
        <w:rPr>
          <w:rFonts w:asciiTheme="minorHAnsi" w:hAnsiTheme="minorHAnsi"/>
          <w:color w:val="000000"/>
        </w:rPr>
      </w:pPr>
      <w:r w:rsidRPr="003953D6">
        <w:rPr>
          <w:rFonts w:asciiTheme="minorHAnsi" w:hAnsiTheme="minorHAnsi"/>
          <w:i/>
          <w:iCs/>
          <w:color w:val="000000"/>
        </w:rPr>
        <w:t>Señor</w:t>
      </w:r>
      <w:r w:rsidR="000D4B2A" w:rsidRPr="000D4B2A">
        <w:rPr>
          <w:rFonts w:asciiTheme="minorHAnsi" w:hAnsiTheme="minorHAnsi"/>
          <w:i/>
          <w:iCs/>
          <w:color w:val="000000"/>
        </w:rPr>
        <w:t xml:space="preserve"> Jesús</w:t>
      </w:r>
      <w:r w:rsidRPr="003953D6">
        <w:rPr>
          <w:rFonts w:asciiTheme="minorHAnsi" w:hAnsiTheme="minorHAnsi"/>
          <w:i/>
          <w:iCs/>
          <w:color w:val="000000"/>
        </w:rPr>
        <w:t>, hoy entrego mis preocupaciones en tus manos. Te digo lo que necesito y te doy gracias por todo lo que ya has hecho. Guarda mi corazón y mi mente con tu paz, y ayúdame a vivir confiado en Ti cada día. Amén</w:t>
      </w:r>
      <w:r w:rsidRPr="003953D6">
        <w:rPr>
          <w:rFonts w:asciiTheme="minorHAnsi" w:hAnsiTheme="minorHAnsi"/>
          <w:color w:val="000000"/>
        </w:rPr>
        <w:t>.</w:t>
      </w:r>
    </w:p>
    <w:bookmarkEnd w:id="209"/>
    <w:p w14:paraId="41C55F4D" w14:textId="77777777" w:rsidR="0027647B" w:rsidRDefault="0027647B" w:rsidP="00CD2D2F">
      <w:pPr>
        <w:rPr>
          <w:rFonts w:asciiTheme="minorHAnsi" w:hAnsiTheme="minorHAnsi"/>
          <w:color w:val="000000" w:themeColor="text1"/>
        </w:rPr>
      </w:pPr>
    </w:p>
    <w:p w14:paraId="0F2E1FF5" w14:textId="77777777" w:rsidR="00AD09F3" w:rsidRDefault="00AD09F3" w:rsidP="00CD2D2F">
      <w:pPr>
        <w:rPr>
          <w:rFonts w:asciiTheme="minorHAnsi" w:hAnsiTheme="minorHAnsi"/>
          <w:color w:val="000000" w:themeColor="text1"/>
        </w:rPr>
      </w:pPr>
    </w:p>
    <w:p w14:paraId="6E381334" w14:textId="77777777" w:rsidR="00AD09F3" w:rsidRDefault="00AD09F3" w:rsidP="00CD2D2F">
      <w:pPr>
        <w:rPr>
          <w:rFonts w:asciiTheme="minorHAnsi" w:hAnsiTheme="minorHAnsi"/>
          <w:color w:val="000000" w:themeColor="text1"/>
        </w:rPr>
      </w:pPr>
    </w:p>
    <w:p w14:paraId="4F712A21" w14:textId="0ED06FA6" w:rsidR="00955880" w:rsidRPr="009B0A50" w:rsidRDefault="009B0A50" w:rsidP="001772EE">
      <w:pPr>
        <w:rPr>
          <w:rFonts w:asciiTheme="minorHAnsi" w:hAnsiTheme="minorHAnsi"/>
          <w:color w:val="000000" w:themeColor="text1"/>
          <w:sz w:val="28"/>
          <w:szCs w:val="28"/>
          <w:lang w:val="es-ES"/>
        </w:rPr>
      </w:pPr>
      <w:bookmarkStart w:id="210" w:name="OLE_LINK212"/>
      <w:r w:rsidRPr="009B0A50">
        <w:rPr>
          <w:rFonts w:asciiTheme="minorHAnsi" w:hAnsiTheme="minorHAnsi"/>
          <w:b/>
          <w:bCs/>
          <w:color w:val="000000" w:themeColor="text1"/>
          <w:sz w:val="28"/>
          <w:szCs w:val="28"/>
          <w:lang w:val="es-ES"/>
        </w:rPr>
        <w:t>Concéntrate</w:t>
      </w:r>
      <w:r w:rsidR="00F17FD9" w:rsidRPr="009B0A50">
        <w:rPr>
          <w:rFonts w:asciiTheme="minorHAnsi" w:hAnsiTheme="minorHAnsi"/>
          <w:b/>
          <w:bCs/>
          <w:color w:val="000000" w:themeColor="text1"/>
          <w:sz w:val="28"/>
          <w:szCs w:val="28"/>
          <w:lang w:val="es-ES"/>
        </w:rPr>
        <w:t xml:space="preserve"> en Jesús</w:t>
      </w:r>
      <w:r w:rsidR="00F17FD9" w:rsidRPr="009B0A50">
        <w:rPr>
          <w:rFonts w:asciiTheme="minorHAnsi" w:hAnsiTheme="minorHAnsi"/>
          <w:color w:val="000000" w:themeColor="text1"/>
          <w:sz w:val="28"/>
          <w:szCs w:val="28"/>
          <w:lang w:val="es-ES"/>
        </w:rPr>
        <w:t xml:space="preserve">. </w:t>
      </w:r>
    </w:p>
    <w:p w14:paraId="576A86A2" w14:textId="2512EDE4" w:rsidR="00955880" w:rsidRPr="001772EE" w:rsidRDefault="00955880" w:rsidP="001772EE">
      <w:pPr>
        <w:rPr>
          <w:rFonts w:asciiTheme="minorHAnsi" w:hAnsiTheme="minorHAnsi"/>
          <w:lang w:val="es-ES"/>
        </w:rPr>
      </w:pPr>
      <w:r w:rsidRPr="001772EE">
        <w:rPr>
          <w:rFonts w:asciiTheme="minorHAnsi" w:hAnsiTheme="minorHAnsi"/>
          <w:b/>
          <w:bCs/>
          <w:color w:val="000000" w:themeColor="text1"/>
        </w:rPr>
        <w:t>Filipenses 4:8 NTV</w:t>
      </w:r>
      <w:r w:rsidRPr="001772EE">
        <w:rPr>
          <w:rFonts w:asciiTheme="minorHAnsi" w:hAnsiTheme="minorHAnsi"/>
          <w:color w:val="000000" w:themeColor="text1"/>
        </w:rPr>
        <w:t xml:space="preserve">. </w:t>
      </w:r>
      <w:r w:rsidRPr="001772EE">
        <w:rPr>
          <w:rFonts w:asciiTheme="minorHAnsi" w:hAnsiTheme="minorHAnsi"/>
          <w:i/>
          <w:iCs/>
          <w:color w:val="0070C0"/>
          <w:lang w:val="es-ES"/>
        </w:rPr>
        <w:t>Y ahora, amados hermanos, una cosa más para terminar. Concéntrense en todo lo que es verdadero, todo lo honorable, todo lo justo, todo lo puro, todo lo bello y todo lo admirable. Piensen en cosas excelentes y dignas de alabanza</w:t>
      </w:r>
      <w:r w:rsidRPr="001772EE">
        <w:rPr>
          <w:rFonts w:asciiTheme="minorHAnsi" w:hAnsiTheme="minorHAnsi"/>
          <w:lang w:val="es-ES"/>
        </w:rPr>
        <w:t>.</w:t>
      </w:r>
    </w:p>
    <w:p w14:paraId="5B9FB233" w14:textId="77777777" w:rsidR="00955880" w:rsidRPr="001772EE" w:rsidRDefault="00955880" w:rsidP="001772EE">
      <w:pPr>
        <w:rPr>
          <w:rFonts w:asciiTheme="minorHAnsi" w:hAnsiTheme="minorHAnsi"/>
          <w:lang w:val="es-ES"/>
        </w:rPr>
      </w:pPr>
    </w:p>
    <w:p w14:paraId="1260B21E" w14:textId="77777777" w:rsidR="001772EE" w:rsidRPr="001772EE" w:rsidRDefault="001772EE" w:rsidP="001772EE">
      <w:pPr>
        <w:pStyle w:val="NormalWeb"/>
        <w:rPr>
          <w:rFonts w:asciiTheme="minorHAnsi" w:hAnsiTheme="minorHAnsi"/>
          <w:color w:val="000000"/>
          <w:lang w:val="es-US"/>
        </w:rPr>
      </w:pPr>
      <w:r w:rsidRPr="001772EE">
        <w:rPr>
          <w:rFonts w:asciiTheme="minorHAnsi" w:hAnsiTheme="minorHAnsi"/>
          <w:color w:val="000000"/>
        </w:rPr>
        <w:t>Este versículo es extraordinario porque dirige nuestra atención a algo muy importante:</w:t>
      </w:r>
      <w:r w:rsidRPr="001772EE">
        <w:rPr>
          <w:rStyle w:val="apple-converted-space"/>
          <w:rFonts w:asciiTheme="minorHAnsi" w:hAnsiTheme="minorHAnsi"/>
          <w:color w:val="000000"/>
        </w:rPr>
        <w:t> </w:t>
      </w:r>
      <w:r w:rsidRPr="001772EE">
        <w:rPr>
          <w:rStyle w:val="Fuerte"/>
          <w:rFonts w:asciiTheme="minorHAnsi" w:hAnsiTheme="minorHAnsi"/>
          <w:color w:val="000000"/>
        </w:rPr>
        <w:t>en qué debemos enfocarnos como cristianos</w:t>
      </w:r>
      <w:r w:rsidRPr="001772EE">
        <w:rPr>
          <w:rFonts w:asciiTheme="minorHAnsi" w:hAnsiTheme="minorHAnsi"/>
          <w:color w:val="000000"/>
        </w:rPr>
        <w:t>.</w:t>
      </w:r>
      <w:r w:rsidRPr="001772EE">
        <w:rPr>
          <w:rFonts w:asciiTheme="minorHAnsi" w:hAnsiTheme="minorHAnsi"/>
          <w:color w:val="000000"/>
        </w:rPr>
        <w:br/>
        <w:t>No sé tú, pero cuando yo veo las noticias, rara vez encuentro algo alentador. La mayoría de lo que escuchamos es negativo y, después de exponernos a eso, nuestro ánimo y nuestras emociones terminan afectados.</w:t>
      </w:r>
    </w:p>
    <w:p w14:paraId="21D13AF5" w14:textId="77777777" w:rsidR="0032360B" w:rsidRDefault="0032360B" w:rsidP="001772EE">
      <w:pPr>
        <w:pStyle w:val="NormalWeb"/>
        <w:rPr>
          <w:rFonts w:asciiTheme="minorHAnsi" w:hAnsiTheme="minorHAnsi"/>
          <w:color w:val="000000"/>
        </w:rPr>
      </w:pPr>
    </w:p>
    <w:p w14:paraId="229DD136" w14:textId="0C1F24BE" w:rsidR="001772EE" w:rsidRPr="001772EE" w:rsidRDefault="001772EE" w:rsidP="001772EE">
      <w:pPr>
        <w:pStyle w:val="NormalWeb"/>
        <w:rPr>
          <w:rFonts w:asciiTheme="minorHAnsi" w:hAnsiTheme="minorHAnsi"/>
          <w:color w:val="000000"/>
        </w:rPr>
      </w:pPr>
      <w:r w:rsidRPr="001772EE">
        <w:rPr>
          <w:rFonts w:asciiTheme="minorHAnsi" w:hAnsiTheme="minorHAnsi"/>
          <w:color w:val="000000"/>
        </w:rPr>
        <w:t>Además, muchas veces las personas que vienen a nosotros, las que nos llaman o con quienes compartimos, llegan cargadas de malas noticias, problemas y angustias. Y sin darnos cuenta, les prestamos mucha atención a esas cargas y nos vamos llenando de ellas también.</w:t>
      </w:r>
    </w:p>
    <w:p w14:paraId="1EE41578" w14:textId="77777777" w:rsidR="0032360B" w:rsidRDefault="0032360B" w:rsidP="001772EE">
      <w:pPr>
        <w:pStyle w:val="NormalWeb"/>
        <w:rPr>
          <w:rFonts w:asciiTheme="minorHAnsi" w:hAnsiTheme="minorHAnsi"/>
          <w:color w:val="000000"/>
        </w:rPr>
      </w:pPr>
    </w:p>
    <w:p w14:paraId="1B6FD3D2" w14:textId="72CF89BD" w:rsidR="001772EE" w:rsidRPr="001772EE" w:rsidRDefault="001772EE" w:rsidP="001772EE">
      <w:pPr>
        <w:pStyle w:val="NormalWeb"/>
        <w:rPr>
          <w:rFonts w:asciiTheme="minorHAnsi" w:hAnsiTheme="minorHAnsi"/>
          <w:color w:val="000000"/>
        </w:rPr>
      </w:pPr>
      <w:r w:rsidRPr="001772EE">
        <w:rPr>
          <w:rFonts w:asciiTheme="minorHAnsi" w:hAnsiTheme="minorHAnsi"/>
          <w:color w:val="000000"/>
        </w:rPr>
        <w:t>Pero el apóstol Pablo nos ofrece una alternativa clara y poderosa. Él nos dice que debemos concentrarnos en</w:t>
      </w:r>
      <w:r w:rsidRPr="001772EE">
        <w:rPr>
          <w:rStyle w:val="apple-converted-space"/>
          <w:rFonts w:asciiTheme="minorHAnsi" w:hAnsiTheme="minorHAnsi"/>
          <w:color w:val="000000"/>
        </w:rPr>
        <w:t> </w:t>
      </w:r>
      <w:r w:rsidRPr="001772EE">
        <w:rPr>
          <w:rStyle w:val="Fuerte"/>
          <w:rFonts w:asciiTheme="minorHAnsi" w:hAnsiTheme="minorHAnsi"/>
          <w:color w:val="000000"/>
        </w:rPr>
        <w:t>todo lo que es verdadero, honorable, justo, puro, bello y admirable</w:t>
      </w:r>
      <w:r w:rsidRPr="001772EE">
        <w:rPr>
          <w:rFonts w:asciiTheme="minorHAnsi" w:hAnsiTheme="minorHAnsi"/>
          <w:color w:val="000000"/>
        </w:rPr>
        <w:t>, y concluye con esta instrucción:</w:t>
      </w:r>
      <w:r w:rsidRPr="001772EE">
        <w:rPr>
          <w:rStyle w:val="apple-converted-space"/>
          <w:rFonts w:asciiTheme="minorHAnsi" w:hAnsiTheme="minorHAnsi"/>
          <w:color w:val="000000"/>
        </w:rPr>
        <w:t> </w:t>
      </w:r>
      <w:r w:rsidRPr="001772EE">
        <w:rPr>
          <w:rStyle w:val="nfasis"/>
          <w:rFonts w:asciiTheme="minorHAnsi" w:hAnsiTheme="minorHAnsi"/>
          <w:color w:val="000000"/>
        </w:rPr>
        <w:t>“piensen en cosas excelentes y dignas de alabanza”</w:t>
      </w:r>
      <w:r w:rsidRPr="001772EE">
        <w:rPr>
          <w:rFonts w:asciiTheme="minorHAnsi" w:hAnsiTheme="minorHAnsi"/>
          <w:color w:val="000000"/>
        </w:rPr>
        <w:t>.</w:t>
      </w:r>
    </w:p>
    <w:p w14:paraId="52A215C3" w14:textId="77777777" w:rsidR="0032360B" w:rsidRDefault="0032360B" w:rsidP="001772EE">
      <w:pPr>
        <w:pStyle w:val="NormalWeb"/>
        <w:rPr>
          <w:rFonts w:asciiTheme="minorHAnsi" w:hAnsiTheme="minorHAnsi"/>
          <w:color w:val="000000"/>
        </w:rPr>
      </w:pPr>
    </w:p>
    <w:p w14:paraId="2C1DD28B" w14:textId="2F184F2C" w:rsidR="001772EE" w:rsidRPr="001772EE" w:rsidRDefault="001772EE" w:rsidP="001772EE">
      <w:pPr>
        <w:pStyle w:val="NormalWeb"/>
        <w:rPr>
          <w:rFonts w:asciiTheme="minorHAnsi" w:hAnsiTheme="minorHAnsi"/>
          <w:color w:val="000000"/>
        </w:rPr>
      </w:pPr>
      <w:r w:rsidRPr="001772EE">
        <w:rPr>
          <w:rFonts w:asciiTheme="minorHAnsi" w:hAnsiTheme="minorHAnsi"/>
          <w:color w:val="000000"/>
        </w:rPr>
        <w:t>Mi hermano, mi amigo, hoy quiero animarte a cuidar tu corazón y tu mente. Pide al Señor que te ayude a escuchar con amor, pero sin quedarte cargado con lo negativo.</w:t>
      </w:r>
      <w:r w:rsidRPr="001772EE">
        <w:rPr>
          <w:rStyle w:val="apple-converted-space"/>
          <w:rFonts w:asciiTheme="minorHAnsi" w:hAnsiTheme="minorHAnsi"/>
          <w:color w:val="000000"/>
        </w:rPr>
        <w:t> </w:t>
      </w:r>
      <w:r w:rsidRPr="001772EE">
        <w:rPr>
          <w:rStyle w:val="Fuerte"/>
          <w:rFonts w:asciiTheme="minorHAnsi" w:hAnsiTheme="minorHAnsi"/>
          <w:color w:val="000000"/>
        </w:rPr>
        <w:t>Pon tu pensamiento en Jesús</w:t>
      </w:r>
      <w:r w:rsidRPr="001772EE">
        <w:rPr>
          <w:rFonts w:asciiTheme="minorHAnsi" w:hAnsiTheme="minorHAnsi"/>
          <w:color w:val="000000"/>
        </w:rPr>
        <w:t>, y verás cómo Su paz guarda tu interior y transforma tu manera de vivir.</w:t>
      </w:r>
    </w:p>
    <w:p w14:paraId="0C2E9BB3" w14:textId="77777777" w:rsidR="0032360B" w:rsidRDefault="0032360B" w:rsidP="001772EE">
      <w:pPr>
        <w:pStyle w:val="NormalWeb"/>
        <w:rPr>
          <w:rFonts w:asciiTheme="minorHAnsi" w:hAnsiTheme="minorHAnsi"/>
          <w:color w:val="000000"/>
        </w:rPr>
      </w:pPr>
    </w:p>
    <w:p w14:paraId="5D1288D2" w14:textId="6EFEBD94" w:rsidR="001772EE" w:rsidRPr="00255E27" w:rsidRDefault="001772EE" w:rsidP="001772EE">
      <w:pPr>
        <w:pStyle w:val="NormalWeb"/>
        <w:rPr>
          <w:rFonts w:asciiTheme="minorHAnsi" w:hAnsiTheme="minorHAnsi"/>
          <w:i/>
          <w:iCs/>
          <w:color w:val="000000"/>
        </w:rPr>
      </w:pPr>
      <w:r w:rsidRPr="00255E27">
        <w:rPr>
          <w:rFonts w:asciiTheme="minorHAnsi" w:hAnsiTheme="minorHAnsi"/>
          <w:i/>
          <w:iCs/>
          <w:color w:val="000000"/>
        </w:rPr>
        <w:t>Señor Jesús, ayúdame a enfocar correctamente mi mente. Guárdame de llenar mi corazón con lo negativo y enséñame a pensar en todo lo que es excelente y que exalta tu nombre</w:t>
      </w:r>
      <w:r w:rsidR="00255E27" w:rsidRPr="00255E27">
        <w:rPr>
          <w:rFonts w:asciiTheme="minorHAnsi" w:hAnsiTheme="minorHAnsi"/>
          <w:i/>
          <w:iCs/>
          <w:color w:val="000000"/>
        </w:rPr>
        <w:t>, e</w:t>
      </w:r>
      <w:r w:rsidRPr="00255E27">
        <w:rPr>
          <w:rFonts w:asciiTheme="minorHAnsi" w:hAnsiTheme="minorHAnsi"/>
          <w:i/>
          <w:iCs/>
          <w:color w:val="000000"/>
        </w:rPr>
        <w:t>n el nombre de Jesús, amén.</w:t>
      </w:r>
    </w:p>
    <w:p w14:paraId="1A4FDCDD" w14:textId="17C51902" w:rsidR="00C15E47" w:rsidRPr="001772EE" w:rsidRDefault="00C15E47" w:rsidP="001772EE">
      <w:pPr>
        <w:rPr>
          <w:rFonts w:asciiTheme="minorHAnsi" w:hAnsiTheme="minorHAnsi"/>
          <w:color w:val="000000" w:themeColor="text1"/>
        </w:rPr>
      </w:pPr>
    </w:p>
    <w:p w14:paraId="67ABBF7B" w14:textId="65577258" w:rsidR="001772EE" w:rsidRDefault="001772EE" w:rsidP="001772EE">
      <w:pPr>
        <w:rPr>
          <w:rFonts w:asciiTheme="minorHAnsi" w:hAnsiTheme="minorHAnsi"/>
          <w:i/>
          <w:iCs/>
          <w:color w:val="7030A0"/>
        </w:rPr>
      </w:pPr>
      <w:r w:rsidRPr="00255E27">
        <w:rPr>
          <w:rFonts w:asciiTheme="minorHAnsi" w:hAnsiTheme="minorHAnsi"/>
          <w:i/>
          <w:iCs/>
          <w:color w:val="7030A0"/>
        </w:rPr>
        <w:t>Escucha con amor, acompaña con compasión, pero mantén tu mente y tu corazón enfocados en Jesús.</w:t>
      </w:r>
      <w:bookmarkEnd w:id="210"/>
    </w:p>
    <w:p w14:paraId="3C110CD8" w14:textId="77777777" w:rsidR="00D721FD" w:rsidRDefault="00D721FD" w:rsidP="001772EE">
      <w:pPr>
        <w:rPr>
          <w:rFonts w:asciiTheme="minorHAnsi" w:hAnsiTheme="minorHAnsi"/>
          <w:i/>
          <w:iCs/>
          <w:color w:val="7030A0"/>
        </w:rPr>
      </w:pPr>
    </w:p>
    <w:p w14:paraId="623461F7" w14:textId="77777777" w:rsidR="00D721FD" w:rsidRDefault="00D721FD" w:rsidP="001772EE">
      <w:pPr>
        <w:rPr>
          <w:rFonts w:asciiTheme="minorHAnsi" w:hAnsiTheme="minorHAnsi"/>
          <w:i/>
          <w:iCs/>
          <w:color w:val="7030A0"/>
        </w:rPr>
      </w:pPr>
    </w:p>
    <w:p w14:paraId="0E236728" w14:textId="77777777" w:rsidR="00D721FD" w:rsidRDefault="00D721FD" w:rsidP="001772EE">
      <w:pPr>
        <w:rPr>
          <w:rFonts w:asciiTheme="minorHAnsi" w:hAnsiTheme="minorHAnsi"/>
          <w:i/>
          <w:iCs/>
          <w:color w:val="7030A0"/>
        </w:rPr>
      </w:pPr>
    </w:p>
    <w:p w14:paraId="0CBBABBA" w14:textId="77777777" w:rsidR="00D721FD" w:rsidRPr="00721C0A" w:rsidRDefault="00D721FD" w:rsidP="00D721FD">
      <w:pPr>
        <w:rPr>
          <w:rFonts w:asciiTheme="minorHAnsi" w:hAnsiTheme="minorHAnsi"/>
          <w:b/>
          <w:bCs/>
          <w:color w:val="000000"/>
          <w:sz w:val="28"/>
          <w:szCs w:val="28"/>
          <w:lang w:val="es-ES"/>
        </w:rPr>
      </w:pPr>
      <w:bookmarkStart w:id="211" w:name="OLE_LINK213"/>
      <w:r w:rsidRPr="00721C0A">
        <w:rPr>
          <w:rFonts w:asciiTheme="minorHAnsi" w:hAnsiTheme="minorHAnsi"/>
          <w:b/>
          <w:bCs/>
          <w:color w:val="000000"/>
          <w:sz w:val="28"/>
          <w:szCs w:val="28"/>
          <w:lang w:val="es-ES"/>
        </w:rPr>
        <w:t xml:space="preserve">Cuando todo va bien. </w:t>
      </w:r>
    </w:p>
    <w:p w14:paraId="16B7B3EC" w14:textId="77777777" w:rsidR="00D721FD" w:rsidRPr="00721C0A" w:rsidRDefault="00D721FD" w:rsidP="00D721FD">
      <w:pPr>
        <w:rPr>
          <w:rFonts w:asciiTheme="minorHAnsi" w:hAnsiTheme="minorHAnsi"/>
          <w:lang w:val="es-ES"/>
        </w:rPr>
      </w:pPr>
      <w:r w:rsidRPr="00721C0A">
        <w:rPr>
          <w:rFonts w:asciiTheme="minorHAnsi" w:hAnsiTheme="minorHAnsi"/>
          <w:b/>
          <w:bCs/>
          <w:color w:val="000000"/>
          <w:lang w:val="es-ES"/>
        </w:rPr>
        <w:t>Deuteronomio 8:10-11 NTV</w:t>
      </w:r>
      <w:r w:rsidRPr="00721C0A">
        <w:rPr>
          <w:rFonts w:asciiTheme="minorHAnsi" w:hAnsiTheme="minorHAnsi"/>
          <w:color w:val="000000"/>
          <w:lang w:val="es-ES"/>
        </w:rPr>
        <w:t xml:space="preserve">. </w:t>
      </w:r>
      <w:r w:rsidRPr="00721C0A">
        <w:rPr>
          <w:rFonts w:asciiTheme="minorHAnsi" w:hAnsiTheme="minorHAnsi"/>
          <w:i/>
          <w:iCs/>
          <w:color w:val="0070C0"/>
          <w:lang w:val="es-ES"/>
        </w:rPr>
        <w:t xml:space="preserve">Cuando hayas comido hasta quedar satisfecho, asegúrate de alabar al </w:t>
      </w:r>
      <w:r w:rsidRPr="00721C0A">
        <w:rPr>
          <w:rFonts w:asciiTheme="minorHAnsi" w:hAnsiTheme="minorHAnsi"/>
          <w:i/>
          <w:iCs/>
          <w:smallCaps/>
          <w:color w:val="0070C0"/>
          <w:lang w:val="es-ES"/>
        </w:rPr>
        <w:t>Señor</w:t>
      </w:r>
      <w:r w:rsidRPr="00721C0A">
        <w:rPr>
          <w:rFonts w:asciiTheme="minorHAnsi" w:hAnsiTheme="minorHAnsi"/>
          <w:i/>
          <w:iCs/>
          <w:color w:val="0070C0"/>
          <w:lang w:val="es-ES"/>
        </w:rPr>
        <w:t xml:space="preserve"> tu Dios por la buena tierra que te ha dado. </w:t>
      </w:r>
      <w:r w:rsidRPr="00721C0A">
        <w:rPr>
          <w:rFonts w:asciiTheme="minorHAnsi" w:hAnsiTheme="minorHAnsi"/>
          <w:i/>
          <w:iCs/>
          <w:color w:val="0070C0"/>
          <w:vertAlign w:val="superscript"/>
          <w:lang w:val="es-ES"/>
        </w:rPr>
        <w:t>11 </w:t>
      </w:r>
      <w:r w:rsidRPr="00721C0A">
        <w:rPr>
          <w:rFonts w:asciiTheme="minorHAnsi" w:hAnsiTheme="minorHAnsi"/>
          <w:i/>
          <w:iCs/>
          <w:color w:val="0070C0"/>
          <w:lang w:val="es-ES"/>
        </w:rPr>
        <w:t xml:space="preserve">»Sin embargo, ¡ese es el momento cuando debes tener mucho cuidado! En tu abundancia, ten cuidado de no olvidar al </w:t>
      </w:r>
      <w:r w:rsidRPr="00721C0A">
        <w:rPr>
          <w:rFonts w:asciiTheme="minorHAnsi" w:hAnsiTheme="minorHAnsi"/>
          <w:i/>
          <w:iCs/>
          <w:smallCaps/>
          <w:color w:val="0070C0"/>
          <w:lang w:val="es-ES"/>
        </w:rPr>
        <w:t>Señor</w:t>
      </w:r>
      <w:r w:rsidRPr="00721C0A">
        <w:rPr>
          <w:rFonts w:asciiTheme="minorHAnsi" w:hAnsiTheme="minorHAnsi"/>
          <w:i/>
          <w:iCs/>
          <w:color w:val="0070C0"/>
          <w:lang w:val="es-ES"/>
        </w:rPr>
        <w:t xml:space="preserve"> tu Dios al desobedecer los mandatos, las ordenanzas y los decretos que te entrego hoy</w:t>
      </w:r>
      <w:r w:rsidRPr="00721C0A">
        <w:rPr>
          <w:rFonts w:asciiTheme="minorHAnsi" w:hAnsiTheme="minorHAnsi"/>
          <w:lang w:val="es-ES"/>
        </w:rPr>
        <w:t>.</w:t>
      </w:r>
    </w:p>
    <w:p w14:paraId="207E24CD" w14:textId="77777777" w:rsidR="00D721FD" w:rsidRPr="00721C0A" w:rsidRDefault="00D721FD" w:rsidP="00D721FD">
      <w:pPr>
        <w:rPr>
          <w:rFonts w:asciiTheme="minorHAnsi" w:hAnsiTheme="minorHAnsi"/>
          <w:color w:val="000000"/>
          <w:lang w:val="es-ES"/>
        </w:rPr>
      </w:pPr>
    </w:p>
    <w:p w14:paraId="22568B90" w14:textId="77777777" w:rsidR="00D721FD" w:rsidRPr="00721C0A" w:rsidRDefault="00D721FD" w:rsidP="00D721FD">
      <w:pPr>
        <w:rPr>
          <w:rFonts w:asciiTheme="minorHAnsi" w:hAnsiTheme="minorHAnsi"/>
          <w:color w:val="000000"/>
          <w:lang w:val="es-ES"/>
        </w:rPr>
      </w:pPr>
      <w:r w:rsidRPr="00721C0A">
        <w:rPr>
          <w:rFonts w:asciiTheme="minorHAnsi" w:hAnsiTheme="minorHAnsi"/>
          <w:color w:val="000000"/>
          <w:lang w:val="es-ES"/>
        </w:rPr>
        <w:t>Este pasaje nos confronta con una verdad incómoda: </w:t>
      </w:r>
      <w:r w:rsidRPr="00721C0A">
        <w:rPr>
          <w:rFonts w:asciiTheme="minorHAnsi" w:hAnsiTheme="minorHAnsi"/>
          <w:b/>
          <w:bCs/>
          <w:color w:val="000000"/>
          <w:lang w:val="es-ES"/>
        </w:rPr>
        <w:t>el mayor peligro espiritual no siempre está en la escasez, sino en la abundancia</w:t>
      </w:r>
      <w:r w:rsidRPr="00721C0A">
        <w:rPr>
          <w:rFonts w:asciiTheme="minorHAnsi" w:hAnsiTheme="minorHAnsi"/>
          <w:color w:val="000000"/>
          <w:lang w:val="es-ES"/>
        </w:rPr>
        <w:t xml:space="preserve">. Cuando falta algo, solemos orar más. Cuando todo está en orden, </w:t>
      </w:r>
      <w:r>
        <w:rPr>
          <w:color w:val="000000"/>
          <w:lang w:val="es-ES"/>
        </w:rPr>
        <w:t xml:space="preserve">corremos </w:t>
      </w:r>
      <w:r w:rsidRPr="00721C0A">
        <w:rPr>
          <w:rFonts w:asciiTheme="minorHAnsi" w:hAnsiTheme="minorHAnsi"/>
          <w:color w:val="000000"/>
          <w:lang w:val="es-ES"/>
        </w:rPr>
        <w:t>el riesgo de relajar</w:t>
      </w:r>
      <w:r>
        <w:rPr>
          <w:color w:val="000000"/>
          <w:lang w:val="es-ES"/>
        </w:rPr>
        <w:t>nos</w:t>
      </w:r>
      <w:r w:rsidRPr="00721C0A">
        <w:rPr>
          <w:rFonts w:asciiTheme="minorHAnsi" w:hAnsiTheme="minorHAnsi"/>
          <w:color w:val="000000"/>
          <w:lang w:val="es-ES"/>
        </w:rPr>
        <w:t>, confiar</w:t>
      </w:r>
      <w:r>
        <w:rPr>
          <w:color w:val="000000"/>
          <w:lang w:val="es-ES"/>
        </w:rPr>
        <w:t>nos</w:t>
      </w:r>
      <w:r w:rsidRPr="00721C0A">
        <w:rPr>
          <w:rFonts w:asciiTheme="minorHAnsi" w:hAnsiTheme="minorHAnsi"/>
          <w:color w:val="000000"/>
          <w:lang w:val="es-ES"/>
        </w:rPr>
        <w:t xml:space="preserve"> y, sin darnos cuenta, </w:t>
      </w:r>
      <w:r w:rsidRPr="00721C0A">
        <w:rPr>
          <w:rFonts w:asciiTheme="minorHAnsi" w:hAnsiTheme="minorHAnsi"/>
          <w:b/>
          <w:bCs/>
          <w:color w:val="000000"/>
          <w:lang w:val="es-ES"/>
        </w:rPr>
        <w:t>olvidar a Dios</w:t>
      </w:r>
      <w:r w:rsidRPr="00721C0A">
        <w:rPr>
          <w:rFonts w:asciiTheme="minorHAnsi" w:hAnsiTheme="minorHAnsi"/>
          <w:color w:val="000000"/>
          <w:lang w:val="es-ES"/>
        </w:rPr>
        <w:t>.</w:t>
      </w:r>
    </w:p>
    <w:p w14:paraId="6D34EAE7" w14:textId="77777777" w:rsidR="00D721FD" w:rsidRPr="00721C0A" w:rsidRDefault="00D721FD" w:rsidP="00D721FD">
      <w:pPr>
        <w:rPr>
          <w:color w:val="000000"/>
          <w:lang w:val="es-ES"/>
        </w:rPr>
      </w:pPr>
    </w:p>
    <w:p w14:paraId="222486B9" w14:textId="77777777" w:rsidR="00D721FD" w:rsidRPr="00721C0A" w:rsidRDefault="00D721FD" w:rsidP="00D721FD">
      <w:pPr>
        <w:rPr>
          <w:rFonts w:asciiTheme="minorHAnsi" w:hAnsiTheme="minorHAnsi"/>
          <w:color w:val="000000"/>
          <w:lang w:val="es-ES"/>
        </w:rPr>
      </w:pPr>
      <w:r w:rsidRPr="00721C0A">
        <w:rPr>
          <w:rFonts w:asciiTheme="minorHAnsi" w:hAnsiTheme="minorHAnsi"/>
          <w:color w:val="000000"/>
          <w:lang w:val="es-ES"/>
        </w:rPr>
        <w:t>Moisés advierte al pueblo justo antes de entrar a la tierra prometida. No les dice: “</w:t>
      </w:r>
      <w:r w:rsidRPr="00721C0A">
        <w:rPr>
          <w:rFonts w:asciiTheme="minorHAnsi" w:hAnsiTheme="minorHAnsi"/>
          <w:i/>
          <w:iCs/>
          <w:color w:val="000000"/>
          <w:lang w:val="es-ES"/>
        </w:rPr>
        <w:t>Cuidado cuando tengan problemas</w:t>
      </w:r>
      <w:r w:rsidRPr="00721C0A">
        <w:rPr>
          <w:rFonts w:asciiTheme="minorHAnsi" w:hAnsiTheme="minorHAnsi"/>
          <w:color w:val="000000"/>
          <w:lang w:val="es-ES"/>
        </w:rPr>
        <w:t>”, sino </w:t>
      </w:r>
      <w:r w:rsidRPr="00721C0A">
        <w:rPr>
          <w:rFonts w:asciiTheme="minorHAnsi" w:hAnsiTheme="minorHAnsi"/>
          <w:b/>
          <w:bCs/>
          <w:color w:val="000000"/>
          <w:lang w:val="es-ES"/>
        </w:rPr>
        <w:t>“cuidado cuando estén satisfechos”</w:t>
      </w:r>
      <w:r w:rsidRPr="00721C0A">
        <w:rPr>
          <w:rFonts w:asciiTheme="minorHAnsi" w:hAnsiTheme="minorHAnsi"/>
          <w:color w:val="000000"/>
          <w:lang w:val="es-ES"/>
        </w:rPr>
        <w:t>. Porque el éxito, la comodidad y la estabilidad pueden engañarnos, haciéndonos creer que lo logrado es fruto exclusivo de nuestro esfuerzo.</w:t>
      </w:r>
    </w:p>
    <w:p w14:paraId="6E5122C6" w14:textId="77777777" w:rsidR="00D721FD" w:rsidRPr="00721C0A" w:rsidRDefault="00D721FD" w:rsidP="00D721FD">
      <w:pPr>
        <w:rPr>
          <w:color w:val="000000"/>
          <w:lang w:val="es-ES"/>
        </w:rPr>
      </w:pPr>
    </w:p>
    <w:p w14:paraId="39AFEF48" w14:textId="77777777" w:rsidR="00D721FD" w:rsidRPr="00721C0A" w:rsidRDefault="00D721FD" w:rsidP="00D721FD">
      <w:pPr>
        <w:rPr>
          <w:rFonts w:asciiTheme="minorHAnsi" w:hAnsiTheme="minorHAnsi"/>
          <w:color w:val="EE0000"/>
          <w:lang w:val="es-ES"/>
        </w:rPr>
      </w:pPr>
      <w:r w:rsidRPr="00721C0A">
        <w:rPr>
          <w:rFonts w:asciiTheme="minorHAnsi" w:hAnsiTheme="minorHAnsi"/>
          <w:color w:val="EE0000"/>
          <w:lang w:val="es-ES"/>
        </w:rPr>
        <w:t xml:space="preserve">¿Cómo está </w:t>
      </w:r>
      <w:r>
        <w:rPr>
          <w:color w:val="EE0000"/>
          <w:lang w:val="es-ES"/>
        </w:rPr>
        <w:t>tu</w:t>
      </w:r>
      <w:r w:rsidRPr="00721C0A">
        <w:rPr>
          <w:rFonts w:asciiTheme="minorHAnsi" w:hAnsiTheme="minorHAnsi"/>
          <w:color w:val="EE0000"/>
          <w:lang w:val="es-ES"/>
        </w:rPr>
        <w:t xml:space="preserve"> corazón cuando todo va bien?</w:t>
      </w:r>
      <w:r w:rsidRPr="00721C0A">
        <w:rPr>
          <w:rFonts w:asciiTheme="minorHAnsi" w:hAnsiTheme="minorHAnsi"/>
          <w:color w:val="EE0000"/>
          <w:lang w:val="es-ES"/>
        </w:rPr>
        <w:br/>
        <w:t>¿Sig</w:t>
      </w:r>
      <w:r>
        <w:rPr>
          <w:color w:val="EE0000"/>
          <w:lang w:val="es-ES"/>
        </w:rPr>
        <w:t>ues</w:t>
      </w:r>
      <w:r w:rsidRPr="00721C0A">
        <w:rPr>
          <w:rFonts w:asciiTheme="minorHAnsi" w:hAnsiTheme="minorHAnsi"/>
          <w:color w:val="EE0000"/>
          <w:lang w:val="es-ES"/>
        </w:rPr>
        <w:t xml:space="preserve"> alabando</w:t>
      </w:r>
      <w:r>
        <w:rPr>
          <w:color w:val="EE0000"/>
          <w:lang w:val="es-ES"/>
        </w:rPr>
        <w:t xml:space="preserve"> a Dios</w:t>
      </w:r>
      <w:r w:rsidRPr="00721C0A">
        <w:rPr>
          <w:rFonts w:asciiTheme="minorHAnsi" w:hAnsiTheme="minorHAnsi"/>
          <w:color w:val="EE0000"/>
          <w:lang w:val="es-ES"/>
        </w:rPr>
        <w:t xml:space="preserve">, obedeciendo y dependiendo de </w:t>
      </w:r>
      <w:r>
        <w:rPr>
          <w:color w:val="EE0000"/>
          <w:lang w:val="es-ES"/>
        </w:rPr>
        <w:t>Él</w:t>
      </w:r>
      <w:r w:rsidRPr="00721C0A">
        <w:rPr>
          <w:rFonts w:asciiTheme="minorHAnsi" w:hAnsiTheme="minorHAnsi"/>
          <w:color w:val="EE0000"/>
          <w:lang w:val="es-ES"/>
        </w:rPr>
        <w:t xml:space="preserve"> cuando no </w:t>
      </w:r>
      <w:r>
        <w:rPr>
          <w:color w:val="EE0000"/>
          <w:lang w:val="es-ES"/>
        </w:rPr>
        <w:t>te</w:t>
      </w:r>
      <w:r w:rsidRPr="00721C0A">
        <w:rPr>
          <w:rFonts w:asciiTheme="minorHAnsi" w:hAnsiTheme="minorHAnsi"/>
          <w:color w:val="EE0000"/>
          <w:lang w:val="es-ES"/>
        </w:rPr>
        <w:t xml:space="preserve"> falta nada?</w:t>
      </w:r>
    </w:p>
    <w:p w14:paraId="2D7B5F78" w14:textId="77777777" w:rsidR="00D721FD" w:rsidRPr="00721C0A" w:rsidRDefault="00D721FD" w:rsidP="00D721FD">
      <w:pPr>
        <w:rPr>
          <w:rFonts w:asciiTheme="minorHAnsi" w:hAnsiTheme="minorHAnsi"/>
          <w:color w:val="000000"/>
          <w:lang w:val="es-ES"/>
        </w:rPr>
      </w:pPr>
      <w:r w:rsidRPr="00721C0A">
        <w:rPr>
          <w:rFonts w:asciiTheme="minorHAnsi" w:hAnsiTheme="minorHAnsi"/>
          <w:color w:val="000000"/>
          <w:lang w:val="es-ES"/>
        </w:rPr>
        <w:t>La gratitud no es solo decir “gracias”; es </w:t>
      </w:r>
      <w:r w:rsidRPr="00721C0A">
        <w:rPr>
          <w:rFonts w:asciiTheme="minorHAnsi" w:hAnsiTheme="minorHAnsi"/>
          <w:b/>
          <w:bCs/>
          <w:color w:val="000000"/>
          <w:lang w:val="es-ES"/>
        </w:rPr>
        <w:t>recordar quién es la fuente</w:t>
      </w:r>
      <w:r w:rsidRPr="00721C0A">
        <w:rPr>
          <w:rFonts w:asciiTheme="minorHAnsi" w:hAnsiTheme="minorHAnsi"/>
          <w:color w:val="000000"/>
          <w:lang w:val="es-ES"/>
        </w:rPr>
        <w:t xml:space="preserve">, </w:t>
      </w:r>
      <w:r w:rsidRPr="00721C0A">
        <w:rPr>
          <w:rFonts w:asciiTheme="minorHAnsi" w:hAnsiTheme="minorHAnsi"/>
          <w:color w:val="000000"/>
        </w:rPr>
        <w:t>y la obediencia es la manera más clara de demostrar que no lo hemos olvidado.</w:t>
      </w:r>
    </w:p>
    <w:p w14:paraId="710A4EEA" w14:textId="77777777" w:rsidR="00D721FD" w:rsidRPr="00721C0A" w:rsidRDefault="00D721FD" w:rsidP="00D721FD">
      <w:pPr>
        <w:rPr>
          <w:rFonts w:asciiTheme="minorHAnsi" w:hAnsiTheme="minorHAnsi"/>
          <w:color w:val="000000"/>
          <w:lang w:val="es-ES"/>
        </w:rPr>
      </w:pPr>
    </w:p>
    <w:p w14:paraId="33825C6C" w14:textId="77777777" w:rsidR="00D721FD" w:rsidRPr="00721C0A" w:rsidRDefault="00D721FD" w:rsidP="00D721FD">
      <w:pPr>
        <w:rPr>
          <w:rFonts w:asciiTheme="minorHAnsi" w:hAnsiTheme="minorHAnsi"/>
          <w:i/>
          <w:iCs/>
          <w:color w:val="7030A0"/>
          <w:lang w:val="es-ES"/>
        </w:rPr>
      </w:pPr>
      <w:r w:rsidRPr="00721C0A">
        <w:rPr>
          <w:rFonts w:asciiTheme="minorHAnsi" w:hAnsiTheme="minorHAnsi"/>
          <w:i/>
          <w:iCs/>
          <w:color w:val="7030A0"/>
          <w:lang w:val="es-ES"/>
        </w:rPr>
        <w:t>Decide obedecer a Dios no solo en la necesidad, sino especialmente en la abundancia.</w:t>
      </w:r>
    </w:p>
    <w:p w14:paraId="2B2066FD" w14:textId="77777777" w:rsidR="00D721FD" w:rsidRPr="00721C0A" w:rsidRDefault="00D721FD" w:rsidP="00D721FD">
      <w:pPr>
        <w:rPr>
          <w:rFonts w:ascii="Apple Color Emoji" w:hAnsi="Apple Color Emoji" w:cs="Apple Color Emoji"/>
          <w:b/>
          <w:bCs/>
          <w:color w:val="000000"/>
          <w:lang w:val="es-ES"/>
        </w:rPr>
      </w:pPr>
    </w:p>
    <w:p w14:paraId="151BC3E4" w14:textId="77777777" w:rsidR="00D721FD" w:rsidRPr="00721C0A" w:rsidRDefault="00D721FD" w:rsidP="00D721FD">
      <w:pPr>
        <w:rPr>
          <w:rFonts w:asciiTheme="minorHAnsi" w:hAnsiTheme="minorHAnsi"/>
          <w:i/>
          <w:iCs/>
          <w:color w:val="000000"/>
          <w:lang w:val="es-ES"/>
        </w:rPr>
      </w:pPr>
      <w:r w:rsidRPr="00721C0A">
        <w:rPr>
          <w:rFonts w:asciiTheme="minorHAnsi" w:hAnsiTheme="minorHAnsi"/>
          <w:i/>
          <w:iCs/>
          <w:color w:val="000000"/>
          <w:lang w:val="es-ES"/>
        </w:rPr>
        <w:t>Señor</w:t>
      </w:r>
      <w:r w:rsidRPr="00721C0A">
        <w:rPr>
          <w:i/>
          <w:iCs/>
          <w:color w:val="000000"/>
          <w:lang w:val="es-ES"/>
        </w:rPr>
        <w:t xml:space="preserve"> Jesús</w:t>
      </w:r>
      <w:r w:rsidRPr="00721C0A">
        <w:rPr>
          <w:rFonts w:asciiTheme="minorHAnsi" w:hAnsiTheme="minorHAnsi"/>
          <w:i/>
          <w:iCs/>
          <w:color w:val="000000"/>
          <w:lang w:val="es-ES"/>
        </w:rPr>
        <w:t>, gracias por todo lo que me has dado. Reconozco que muchas veces, cuando estoy bien, corro el riesgo de olvidarte. Guarda mi corazón del orgullo</w:t>
      </w:r>
      <w:r>
        <w:rPr>
          <w:i/>
          <w:iCs/>
          <w:color w:val="000000"/>
          <w:lang w:val="es-ES"/>
        </w:rPr>
        <w:t xml:space="preserve">. </w:t>
      </w:r>
      <w:r w:rsidRPr="00721C0A">
        <w:rPr>
          <w:rFonts w:asciiTheme="minorHAnsi" w:hAnsiTheme="minorHAnsi"/>
          <w:i/>
          <w:iCs/>
          <w:color w:val="000000"/>
          <w:lang w:val="es-ES"/>
        </w:rPr>
        <w:t>Ayúdame a alabarte en todo tiempo</w:t>
      </w:r>
      <w:r w:rsidRPr="00721C0A">
        <w:rPr>
          <w:rFonts w:asciiTheme="minorHAnsi" w:hAnsiTheme="minorHAnsi"/>
          <w:i/>
          <w:iCs/>
          <w:color w:val="000000"/>
        </w:rPr>
        <w:t xml:space="preserve"> y a obedecerte aun cuando no me falte nada</w:t>
      </w:r>
      <w:r w:rsidRPr="00721C0A">
        <w:rPr>
          <w:rFonts w:asciiTheme="minorHAnsi" w:hAnsiTheme="minorHAnsi"/>
          <w:i/>
          <w:iCs/>
          <w:color w:val="000000"/>
          <w:lang w:val="es-ES"/>
        </w:rPr>
        <w:t>. Que mi gratitud y mi fidelidad sean constantes. Amén.</w:t>
      </w:r>
    </w:p>
    <w:bookmarkEnd w:id="211"/>
    <w:p w14:paraId="089EB980" w14:textId="77777777" w:rsidR="00D721FD" w:rsidRDefault="00D721FD" w:rsidP="001772EE">
      <w:pPr>
        <w:rPr>
          <w:rFonts w:asciiTheme="minorHAnsi" w:hAnsiTheme="minorHAnsi"/>
          <w:color w:val="000000" w:themeColor="text1"/>
        </w:rPr>
      </w:pPr>
    </w:p>
    <w:p w14:paraId="7B02A572" w14:textId="77777777" w:rsidR="00944C4B" w:rsidRDefault="00944C4B" w:rsidP="001772EE">
      <w:pPr>
        <w:rPr>
          <w:rFonts w:asciiTheme="minorHAnsi" w:hAnsiTheme="minorHAnsi"/>
          <w:color w:val="000000" w:themeColor="text1"/>
        </w:rPr>
      </w:pPr>
    </w:p>
    <w:p w14:paraId="0DFB2542" w14:textId="77777777" w:rsidR="00944C4B" w:rsidRDefault="00944C4B" w:rsidP="001772EE">
      <w:pPr>
        <w:rPr>
          <w:rFonts w:asciiTheme="minorHAnsi" w:hAnsiTheme="minorHAnsi"/>
          <w:color w:val="000000" w:themeColor="text1"/>
        </w:rPr>
      </w:pPr>
    </w:p>
    <w:p w14:paraId="43BC1919" w14:textId="77777777" w:rsidR="00844E1A" w:rsidRPr="002B4112" w:rsidRDefault="00844E1A" w:rsidP="001772EE">
      <w:pPr>
        <w:rPr>
          <w:rFonts w:asciiTheme="minorHAnsi" w:hAnsiTheme="minorHAnsi"/>
          <w:color w:val="000000" w:themeColor="text1"/>
        </w:rPr>
      </w:pPr>
    </w:p>
    <w:p w14:paraId="1B5B6D84" w14:textId="4A2D5845" w:rsidR="00756619" w:rsidRPr="002B4112" w:rsidRDefault="002B4112" w:rsidP="001772EE">
      <w:pPr>
        <w:rPr>
          <w:rFonts w:asciiTheme="minorHAnsi" w:hAnsiTheme="minorHAnsi"/>
          <w:b/>
          <w:bCs/>
          <w:color w:val="000000" w:themeColor="text1"/>
          <w:sz w:val="28"/>
          <w:szCs w:val="28"/>
        </w:rPr>
      </w:pPr>
      <w:bookmarkStart w:id="212" w:name="OLE_LINK214"/>
      <w:r w:rsidRPr="002B4112">
        <w:rPr>
          <w:rFonts w:asciiTheme="minorHAnsi" w:hAnsiTheme="minorHAnsi"/>
          <w:b/>
          <w:bCs/>
          <w:color w:val="000000" w:themeColor="text1"/>
          <w:sz w:val="28"/>
          <w:szCs w:val="28"/>
        </w:rPr>
        <w:t xml:space="preserve">Contento con lo que tengo. </w:t>
      </w:r>
    </w:p>
    <w:p w14:paraId="42614E99" w14:textId="37294540" w:rsidR="00756619" w:rsidRDefault="00756619" w:rsidP="001772EE">
      <w:pPr>
        <w:rPr>
          <w:rFonts w:asciiTheme="minorHAnsi" w:hAnsiTheme="minorHAnsi"/>
          <w:color w:val="000000" w:themeColor="text1"/>
          <w:lang w:val="es-ES"/>
        </w:rPr>
      </w:pPr>
      <w:r w:rsidRPr="00164CAC">
        <w:rPr>
          <w:rFonts w:asciiTheme="minorHAnsi" w:hAnsiTheme="minorHAnsi"/>
          <w:b/>
          <w:bCs/>
          <w:color w:val="000000" w:themeColor="text1"/>
        </w:rPr>
        <w:t xml:space="preserve">Filipenses </w:t>
      </w:r>
      <w:r w:rsidR="00164CAC" w:rsidRPr="00164CAC">
        <w:rPr>
          <w:rFonts w:asciiTheme="minorHAnsi" w:hAnsiTheme="minorHAnsi"/>
          <w:b/>
          <w:bCs/>
          <w:color w:val="000000" w:themeColor="text1"/>
        </w:rPr>
        <w:t>4:11-1</w:t>
      </w:r>
      <w:r w:rsidR="005A355D">
        <w:rPr>
          <w:rFonts w:asciiTheme="minorHAnsi" w:hAnsiTheme="minorHAnsi"/>
          <w:b/>
          <w:bCs/>
          <w:color w:val="000000" w:themeColor="text1"/>
        </w:rPr>
        <w:t>3</w:t>
      </w:r>
      <w:r w:rsidR="00164CAC" w:rsidRPr="00164CAC">
        <w:rPr>
          <w:rFonts w:asciiTheme="minorHAnsi" w:hAnsiTheme="minorHAnsi"/>
          <w:b/>
          <w:bCs/>
          <w:color w:val="000000" w:themeColor="text1"/>
        </w:rPr>
        <w:t xml:space="preserve"> NTV. </w:t>
      </w:r>
      <w:r w:rsidRPr="00164CAC">
        <w:rPr>
          <w:rFonts w:asciiTheme="minorHAnsi" w:hAnsiTheme="minorHAnsi"/>
          <w:i/>
          <w:iCs/>
          <w:color w:val="0070C0"/>
          <w:lang w:val="es-ES"/>
        </w:rPr>
        <w:t xml:space="preserve">No que haya pasado necesidad alguna vez, porque he aprendido a estar </w:t>
      </w:r>
      <w:r w:rsidRPr="002B4112">
        <w:rPr>
          <w:rFonts w:asciiTheme="minorHAnsi" w:hAnsiTheme="minorHAnsi"/>
          <w:b/>
          <w:bCs/>
          <w:i/>
          <w:iCs/>
          <w:color w:val="0070C0"/>
          <w:lang w:val="es-ES"/>
        </w:rPr>
        <w:t>contento con lo que tengo</w:t>
      </w:r>
      <w:r w:rsidRPr="00164CAC">
        <w:rPr>
          <w:rFonts w:asciiTheme="minorHAnsi" w:hAnsiTheme="minorHAnsi"/>
          <w:i/>
          <w:iCs/>
          <w:color w:val="0070C0"/>
          <w:lang w:val="es-ES"/>
        </w:rPr>
        <w:t xml:space="preserve">. </w:t>
      </w:r>
      <w:r w:rsidRPr="00164CAC">
        <w:rPr>
          <w:rFonts w:asciiTheme="minorHAnsi" w:hAnsiTheme="minorHAnsi"/>
          <w:i/>
          <w:iCs/>
          <w:color w:val="0070C0"/>
          <w:vertAlign w:val="superscript"/>
          <w:lang w:val="es-ES"/>
        </w:rPr>
        <w:t>12 </w:t>
      </w:r>
      <w:r w:rsidRPr="00164CAC">
        <w:rPr>
          <w:rFonts w:asciiTheme="minorHAnsi" w:hAnsiTheme="minorHAnsi"/>
          <w:i/>
          <w:iCs/>
          <w:color w:val="0070C0"/>
          <w:lang w:val="es-ES"/>
        </w:rPr>
        <w:t xml:space="preserve">Sé vivir con casi nada o con todo lo necesario. He aprendido el secreto de vivir en cualquier situación, sea con el estómago lleno o vacío, con mucho o con poco. </w:t>
      </w:r>
      <w:r w:rsidRPr="00164CAC">
        <w:rPr>
          <w:rFonts w:asciiTheme="minorHAnsi" w:hAnsiTheme="minorHAnsi"/>
          <w:i/>
          <w:iCs/>
          <w:color w:val="0070C0"/>
          <w:vertAlign w:val="superscript"/>
          <w:lang w:val="es-ES"/>
        </w:rPr>
        <w:t>13 </w:t>
      </w:r>
      <w:r w:rsidRPr="000676F2">
        <w:rPr>
          <w:rFonts w:asciiTheme="minorHAnsi" w:hAnsiTheme="minorHAnsi"/>
          <w:b/>
          <w:bCs/>
          <w:i/>
          <w:iCs/>
          <w:color w:val="0070C0"/>
          <w:lang w:val="es-ES"/>
        </w:rPr>
        <w:t>Pues todo lo puedo hacer por medio de Cristo, quien me da las fuerzas</w:t>
      </w:r>
      <w:r w:rsidRPr="00164CAC">
        <w:rPr>
          <w:rFonts w:asciiTheme="minorHAnsi" w:hAnsiTheme="minorHAnsi"/>
          <w:i/>
          <w:iCs/>
          <w:color w:val="0070C0"/>
          <w:lang w:val="es-ES"/>
        </w:rPr>
        <w:t>.</w:t>
      </w:r>
    </w:p>
    <w:p w14:paraId="07361447" w14:textId="77777777" w:rsidR="007642C9" w:rsidRPr="005C7F1F" w:rsidRDefault="007642C9" w:rsidP="001772EE">
      <w:pPr>
        <w:rPr>
          <w:rFonts w:asciiTheme="minorHAnsi" w:hAnsiTheme="minorHAnsi"/>
          <w:color w:val="000000" w:themeColor="text1"/>
          <w:lang w:val="es-ES"/>
        </w:rPr>
      </w:pPr>
    </w:p>
    <w:p w14:paraId="76C7757A" w14:textId="77777777" w:rsidR="005C7F1F" w:rsidRPr="005C7F1F" w:rsidRDefault="005C7F1F" w:rsidP="005C7F1F">
      <w:pPr>
        <w:pStyle w:val="NormalWeb"/>
        <w:rPr>
          <w:rFonts w:asciiTheme="minorHAnsi" w:hAnsiTheme="minorHAnsi"/>
          <w:color w:val="000000"/>
          <w:lang w:val="es-US"/>
        </w:rPr>
      </w:pPr>
      <w:r w:rsidRPr="005C7F1F">
        <w:rPr>
          <w:rFonts w:asciiTheme="minorHAnsi" w:hAnsiTheme="minorHAnsi"/>
          <w:color w:val="000000"/>
        </w:rPr>
        <w:t>Aprender a vivir contentos con lo que tenemos es una enseñanza profundamente sabia del apóstol Pablo, pero también una de las más difíciles de practicar. Este aprendizaje no ocurre de la noche a la mañana; suele nacer en medio de procesos, pruebas y momentos de escasez. Solo quienes han atravesado circunstancias difíciles entienden lo que significa vivir cada etapa de la vida sin cuestionar a Dios, confiando en que Él sigue siendo bueno y fiel.</w:t>
      </w:r>
    </w:p>
    <w:p w14:paraId="646D0619" w14:textId="77777777" w:rsidR="00844E1A" w:rsidRDefault="00844E1A" w:rsidP="005C7F1F">
      <w:pPr>
        <w:pStyle w:val="NormalWeb"/>
        <w:rPr>
          <w:rFonts w:asciiTheme="minorHAnsi" w:hAnsiTheme="minorHAnsi"/>
          <w:color w:val="000000"/>
        </w:rPr>
      </w:pPr>
    </w:p>
    <w:p w14:paraId="5CF2CD91" w14:textId="77467114" w:rsidR="005C7F1F" w:rsidRPr="005C7F1F" w:rsidRDefault="005C7F1F" w:rsidP="005C7F1F">
      <w:pPr>
        <w:pStyle w:val="NormalWeb"/>
        <w:rPr>
          <w:rFonts w:asciiTheme="minorHAnsi" w:hAnsiTheme="minorHAnsi"/>
          <w:color w:val="000000"/>
        </w:rPr>
      </w:pPr>
      <w:r w:rsidRPr="005C7F1F">
        <w:rPr>
          <w:rFonts w:asciiTheme="minorHAnsi" w:hAnsiTheme="minorHAnsi"/>
          <w:color w:val="000000"/>
        </w:rPr>
        <w:t>La pregunta es inevitable:</w:t>
      </w:r>
      <w:r w:rsidRPr="005C7F1F">
        <w:rPr>
          <w:rFonts w:asciiTheme="minorHAnsi" w:hAnsiTheme="minorHAnsi"/>
          <w:color w:val="000000"/>
        </w:rPr>
        <w:br/>
      </w:r>
      <w:r w:rsidRPr="00844E1A">
        <w:rPr>
          <w:rFonts w:asciiTheme="minorHAnsi" w:hAnsiTheme="minorHAnsi"/>
          <w:color w:val="EE0000"/>
        </w:rPr>
        <w:t>¿Podemos decir hoy, como Pablo, que estamos contentos con lo que tenemos?</w:t>
      </w:r>
    </w:p>
    <w:p w14:paraId="2A3E67F1" w14:textId="77777777" w:rsidR="00844E1A" w:rsidRDefault="00844E1A" w:rsidP="005C7F1F">
      <w:pPr>
        <w:pStyle w:val="NormalWeb"/>
        <w:rPr>
          <w:rFonts w:asciiTheme="minorHAnsi" w:hAnsiTheme="minorHAnsi"/>
          <w:color w:val="000000"/>
        </w:rPr>
      </w:pPr>
    </w:p>
    <w:p w14:paraId="69C52471" w14:textId="220EBB91" w:rsidR="005C7F1F" w:rsidRPr="005C7F1F" w:rsidRDefault="005C7F1F" w:rsidP="005C7F1F">
      <w:pPr>
        <w:pStyle w:val="NormalWeb"/>
        <w:rPr>
          <w:rFonts w:asciiTheme="minorHAnsi" w:hAnsiTheme="minorHAnsi"/>
          <w:color w:val="000000"/>
        </w:rPr>
      </w:pPr>
      <w:r w:rsidRPr="005C7F1F">
        <w:rPr>
          <w:rFonts w:asciiTheme="minorHAnsi" w:hAnsiTheme="minorHAnsi"/>
          <w:color w:val="000000"/>
        </w:rPr>
        <w:t>El cristiano necesita comprender que Dios es soberano y que está en control absoluto de todas las cosas. Cristo es quien nos da la fuerza para cada momento de la vida, y nuestra victoria no depende de las circunstancias externas, sino de comprender y descansar en la gracia de Dios que actúa en nosotros.</w:t>
      </w:r>
    </w:p>
    <w:p w14:paraId="56460BC0" w14:textId="77777777" w:rsidR="00844E1A" w:rsidRDefault="00844E1A" w:rsidP="005C7F1F">
      <w:pPr>
        <w:pStyle w:val="NormalWeb"/>
        <w:rPr>
          <w:rFonts w:asciiTheme="minorHAnsi" w:hAnsiTheme="minorHAnsi"/>
          <w:color w:val="000000"/>
        </w:rPr>
      </w:pPr>
    </w:p>
    <w:p w14:paraId="4B13EB0D" w14:textId="37266038" w:rsidR="005C7F1F" w:rsidRPr="005C7F1F" w:rsidRDefault="005C7F1F" w:rsidP="005C7F1F">
      <w:pPr>
        <w:pStyle w:val="NormalWeb"/>
        <w:rPr>
          <w:rFonts w:asciiTheme="minorHAnsi" w:hAnsiTheme="minorHAnsi"/>
          <w:color w:val="000000"/>
        </w:rPr>
      </w:pPr>
      <w:r w:rsidRPr="005C7F1F">
        <w:rPr>
          <w:rFonts w:asciiTheme="minorHAnsi" w:hAnsiTheme="minorHAnsi"/>
          <w:color w:val="000000"/>
        </w:rPr>
        <w:t>Vivimos tiempos difíciles. Escuchamos de hermanos enfermos, de otros que atraviesan escasez, de algunos que enfrentan persecución, y de otros a quienes Dios les ha permitido tener más de lo habitual. Sin embargo, la condición externa no define nuestra paz interior.</w:t>
      </w:r>
    </w:p>
    <w:p w14:paraId="4F9231AC" w14:textId="77777777" w:rsidR="00844E1A" w:rsidRDefault="00844E1A" w:rsidP="005C7F1F">
      <w:pPr>
        <w:pStyle w:val="NormalWeb"/>
        <w:rPr>
          <w:rFonts w:asciiTheme="minorHAnsi" w:hAnsiTheme="minorHAnsi"/>
          <w:color w:val="000000"/>
        </w:rPr>
      </w:pPr>
    </w:p>
    <w:p w14:paraId="562D300E" w14:textId="583DA28F" w:rsidR="005C7F1F" w:rsidRPr="005C7F1F" w:rsidRDefault="005C7F1F" w:rsidP="005C7F1F">
      <w:pPr>
        <w:pStyle w:val="NormalWeb"/>
        <w:rPr>
          <w:rFonts w:asciiTheme="minorHAnsi" w:hAnsiTheme="minorHAnsi"/>
          <w:color w:val="000000"/>
        </w:rPr>
      </w:pPr>
      <w:r w:rsidRPr="005C7F1F">
        <w:rPr>
          <w:rFonts w:asciiTheme="minorHAnsi" w:hAnsiTheme="minorHAnsi"/>
          <w:color w:val="000000"/>
        </w:rPr>
        <w:t xml:space="preserve">Hoy quiero dejarte con este desafío sencillo, pero profundo: </w:t>
      </w:r>
      <w:r w:rsidRPr="000D160A">
        <w:rPr>
          <w:rFonts w:asciiTheme="minorHAnsi" w:hAnsiTheme="minorHAnsi"/>
          <w:b/>
          <w:bCs/>
          <w:i/>
          <w:iCs/>
          <w:color w:val="000000"/>
        </w:rPr>
        <w:t>agradece a Dios por lo que tienes, agradece a Dios por la manera en que vives. Reconoce que Él está en control de todas las cosas y que nada escapa a su propósito eterno</w:t>
      </w:r>
      <w:r w:rsidRPr="005C7F1F">
        <w:rPr>
          <w:rFonts w:asciiTheme="minorHAnsi" w:hAnsiTheme="minorHAnsi"/>
          <w:color w:val="000000"/>
        </w:rPr>
        <w:t>.</w:t>
      </w:r>
    </w:p>
    <w:p w14:paraId="17EF6ACF" w14:textId="77777777" w:rsidR="00844E1A" w:rsidRDefault="00844E1A" w:rsidP="005C7F1F">
      <w:pPr>
        <w:pStyle w:val="NormalWeb"/>
        <w:rPr>
          <w:rStyle w:val="Fuerte"/>
          <w:rFonts w:asciiTheme="minorHAnsi" w:hAnsiTheme="minorHAnsi"/>
          <w:b w:val="0"/>
          <w:bCs w:val="0"/>
          <w:i/>
          <w:iCs/>
          <w:color w:val="7030A0"/>
        </w:rPr>
      </w:pPr>
    </w:p>
    <w:p w14:paraId="1E997D3A" w14:textId="221B99FE" w:rsidR="005C7F1F" w:rsidRPr="00844E1A" w:rsidRDefault="00844E1A" w:rsidP="005C7F1F">
      <w:pPr>
        <w:pStyle w:val="NormalWeb"/>
        <w:rPr>
          <w:rFonts w:asciiTheme="minorHAnsi" w:hAnsiTheme="minorHAnsi"/>
          <w:b/>
          <w:bCs/>
          <w:i/>
          <w:iCs/>
          <w:color w:val="7030A0"/>
        </w:rPr>
      </w:pPr>
      <w:r>
        <w:rPr>
          <w:rStyle w:val="Fuerte"/>
          <w:rFonts w:asciiTheme="minorHAnsi" w:hAnsiTheme="minorHAnsi"/>
          <w:b w:val="0"/>
          <w:bCs w:val="0"/>
          <w:i/>
          <w:iCs/>
          <w:color w:val="7030A0"/>
        </w:rPr>
        <w:t>L</w:t>
      </w:r>
      <w:r w:rsidR="005C7F1F" w:rsidRPr="00844E1A">
        <w:rPr>
          <w:rStyle w:val="Fuerte"/>
          <w:rFonts w:asciiTheme="minorHAnsi" w:hAnsiTheme="minorHAnsi"/>
          <w:b w:val="0"/>
          <w:bCs w:val="0"/>
          <w:i/>
          <w:iCs/>
          <w:color w:val="7030A0"/>
        </w:rPr>
        <w:t>a verdadera satisfacción no está en lo que tengo, sino en Cristo que me sostiene.</w:t>
      </w:r>
    </w:p>
    <w:p w14:paraId="0E70FD2E" w14:textId="77777777" w:rsidR="00844E1A" w:rsidRDefault="00844E1A" w:rsidP="005C7F1F">
      <w:pPr>
        <w:pStyle w:val="NormalWeb"/>
        <w:rPr>
          <w:rFonts w:asciiTheme="minorHAnsi" w:hAnsiTheme="minorHAnsi"/>
          <w:color w:val="000000"/>
        </w:rPr>
      </w:pPr>
    </w:p>
    <w:p w14:paraId="3CAA6194" w14:textId="6DAC84D6" w:rsidR="005C7F1F" w:rsidRPr="005C7F1F" w:rsidRDefault="005C7F1F" w:rsidP="005C7F1F">
      <w:pPr>
        <w:pStyle w:val="NormalWeb"/>
        <w:rPr>
          <w:rFonts w:asciiTheme="minorHAnsi" w:hAnsiTheme="minorHAnsi"/>
          <w:color w:val="000000"/>
        </w:rPr>
      </w:pPr>
      <w:r w:rsidRPr="00844E1A">
        <w:rPr>
          <w:rFonts w:asciiTheme="minorHAnsi" w:hAnsiTheme="minorHAnsi"/>
          <w:i/>
          <w:iCs/>
          <w:color w:val="000000"/>
        </w:rPr>
        <w:t>Señor Jesús, gracias por todo lo que me has dado. Ayúdame en aquello que necesito y enséñame a vivir contento con lo que tengo. Que, en todo momento, pueda decir como el apóstol Pablo que estoy satisfecho y agradecido por todo lo que Tú has puesto en mis manos. Amén</w:t>
      </w:r>
      <w:r w:rsidRPr="005C7F1F">
        <w:rPr>
          <w:rFonts w:asciiTheme="minorHAnsi" w:hAnsiTheme="minorHAnsi"/>
          <w:color w:val="000000"/>
        </w:rPr>
        <w:t>.</w:t>
      </w:r>
    </w:p>
    <w:bookmarkEnd w:id="212"/>
    <w:p w14:paraId="33BB3FA8" w14:textId="77777777" w:rsidR="007642C9" w:rsidRDefault="007642C9" w:rsidP="001772EE">
      <w:pPr>
        <w:rPr>
          <w:rFonts w:asciiTheme="minorHAnsi" w:hAnsiTheme="minorHAnsi"/>
          <w:b/>
          <w:bCs/>
          <w:color w:val="000000" w:themeColor="text1"/>
        </w:rPr>
      </w:pPr>
    </w:p>
    <w:p w14:paraId="1126DCF7" w14:textId="77777777" w:rsidR="009426CF" w:rsidRDefault="009426CF" w:rsidP="001772EE">
      <w:pPr>
        <w:rPr>
          <w:rFonts w:asciiTheme="minorHAnsi" w:hAnsiTheme="minorHAnsi"/>
          <w:b/>
          <w:bCs/>
          <w:color w:val="000000" w:themeColor="text1"/>
        </w:rPr>
      </w:pPr>
    </w:p>
    <w:p w14:paraId="27C18B00" w14:textId="77777777" w:rsidR="009426CF" w:rsidRDefault="009426CF" w:rsidP="001772EE">
      <w:pPr>
        <w:rPr>
          <w:rFonts w:asciiTheme="minorHAnsi" w:hAnsiTheme="minorHAnsi"/>
          <w:b/>
          <w:bCs/>
          <w:color w:val="000000" w:themeColor="text1"/>
        </w:rPr>
      </w:pPr>
    </w:p>
    <w:p w14:paraId="0713A458" w14:textId="77777777" w:rsidR="00F514A8" w:rsidRPr="00184E96" w:rsidRDefault="00F514A8" w:rsidP="00184E96">
      <w:pPr>
        <w:rPr>
          <w:rFonts w:asciiTheme="minorHAnsi" w:hAnsiTheme="minorHAnsi"/>
          <w:b/>
          <w:bCs/>
          <w:color w:val="000000" w:themeColor="text1"/>
        </w:rPr>
      </w:pPr>
    </w:p>
    <w:p w14:paraId="375DAF13" w14:textId="5DA648F8" w:rsidR="00F514A8" w:rsidRPr="007C15F6" w:rsidRDefault="00B43077" w:rsidP="00184E96">
      <w:pPr>
        <w:rPr>
          <w:rFonts w:asciiTheme="minorHAnsi" w:hAnsiTheme="minorHAnsi"/>
          <w:b/>
          <w:bCs/>
          <w:color w:val="000000" w:themeColor="text1"/>
          <w:sz w:val="28"/>
          <w:szCs w:val="28"/>
          <w:lang w:val="es-ES"/>
        </w:rPr>
      </w:pPr>
      <w:bookmarkStart w:id="213" w:name="OLE_LINK217"/>
      <w:r w:rsidRPr="007C15F6">
        <w:rPr>
          <w:rFonts w:asciiTheme="minorHAnsi" w:hAnsiTheme="minorHAnsi"/>
          <w:b/>
          <w:bCs/>
          <w:color w:val="000000" w:themeColor="text1"/>
          <w:sz w:val="28"/>
          <w:szCs w:val="28"/>
          <w:lang w:val="es-ES"/>
        </w:rPr>
        <w:t>Continúa</w:t>
      </w:r>
      <w:r w:rsidR="00184E96" w:rsidRPr="007C15F6">
        <w:rPr>
          <w:rFonts w:asciiTheme="minorHAnsi" w:hAnsiTheme="minorHAnsi"/>
          <w:b/>
          <w:bCs/>
          <w:color w:val="000000" w:themeColor="text1"/>
          <w:sz w:val="28"/>
          <w:szCs w:val="28"/>
          <w:lang w:val="es-ES"/>
        </w:rPr>
        <w:t xml:space="preserve"> creyendo. </w:t>
      </w:r>
    </w:p>
    <w:p w14:paraId="3EC4796C" w14:textId="2E8D3F58" w:rsidR="009426CF" w:rsidRDefault="009426CF" w:rsidP="00184E96">
      <w:pPr>
        <w:rPr>
          <w:rFonts w:asciiTheme="minorHAnsi" w:hAnsiTheme="minorHAnsi"/>
          <w:lang w:val="es-ES"/>
        </w:rPr>
      </w:pPr>
      <w:r w:rsidRPr="00184E96">
        <w:rPr>
          <w:rFonts w:asciiTheme="minorHAnsi" w:hAnsiTheme="minorHAnsi"/>
          <w:b/>
          <w:bCs/>
          <w:color w:val="000000" w:themeColor="text1"/>
        </w:rPr>
        <w:t>Colosen</w:t>
      </w:r>
      <w:r w:rsidR="00F514A8" w:rsidRPr="00184E96">
        <w:rPr>
          <w:rFonts w:asciiTheme="minorHAnsi" w:hAnsiTheme="minorHAnsi"/>
          <w:b/>
          <w:bCs/>
          <w:color w:val="000000" w:themeColor="text1"/>
        </w:rPr>
        <w:t>s</w:t>
      </w:r>
      <w:r w:rsidRPr="00184E96">
        <w:rPr>
          <w:rFonts w:asciiTheme="minorHAnsi" w:hAnsiTheme="minorHAnsi"/>
          <w:b/>
          <w:bCs/>
          <w:color w:val="000000" w:themeColor="text1"/>
        </w:rPr>
        <w:t xml:space="preserve">es </w:t>
      </w:r>
      <w:r w:rsidR="00F514A8" w:rsidRPr="00184E96">
        <w:rPr>
          <w:rFonts w:asciiTheme="minorHAnsi" w:hAnsiTheme="minorHAnsi"/>
          <w:b/>
          <w:bCs/>
          <w:color w:val="000000" w:themeColor="text1"/>
        </w:rPr>
        <w:t>1:</w:t>
      </w:r>
      <w:r w:rsidR="00184E96" w:rsidRPr="00184E96">
        <w:rPr>
          <w:rFonts w:asciiTheme="minorHAnsi" w:hAnsiTheme="minorHAnsi"/>
          <w:b/>
          <w:bCs/>
          <w:color w:val="000000" w:themeColor="text1"/>
        </w:rPr>
        <w:t>21-</w:t>
      </w:r>
      <w:r w:rsidR="00F514A8" w:rsidRPr="00184E96">
        <w:rPr>
          <w:rFonts w:asciiTheme="minorHAnsi" w:hAnsiTheme="minorHAnsi"/>
          <w:b/>
          <w:bCs/>
          <w:color w:val="000000" w:themeColor="text1"/>
        </w:rPr>
        <w:t xml:space="preserve">23 NTV. </w:t>
      </w:r>
      <w:r w:rsidR="000B1EC6" w:rsidRPr="00184E96">
        <w:rPr>
          <w:rFonts w:asciiTheme="minorHAnsi" w:hAnsiTheme="minorHAnsi"/>
          <w:i/>
          <w:iCs/>
          <w:color w:val="0070C0"/>
          <w:lang w:val="es-ES"/>
        </w:rPr>
        <w:t xml:space="preserve">Eso los incluye a ustedes, que antes estaban lejos de Dios. Eran sus enemigos, estaban separados de él por sus malos pensamientos y acciones; </w:t>
      </w:r>
      <w:r w:rsidR="000B1EC6" w:rsidRPr="00184E96">
        <w:rPr>
          <w:rFonts w:asciiTheme="minorHAnsi" w:hAnsiTheme="minorHAnsi"/>
          <w:i/>
          <w:iCs/>
          <w:color w:val="0070C0"/>
          <w:vertAlign w:val="superscript"/>
          <w:lang w:val="es-ES"/>
        </w:rPr>
        <w:t>22 </w:t>
      </w:r>
      <w:r w:rsidR="000B1EC6" w:rsidRPr="00184E96">
        <w:rPr>
          <w:rFonts w:asciiTheme="minorHAnsi" w:hAnsiTheme="minorHAnsi"/>
          <w:i/>
          <w:iCs/>
          <w:color w:val="0070C0"/>
          <w:lang w:val="es-ES"/>
        </w:rPr>
        <w:t xml:space="preserve">pero ahora él los reconcilió consigo mediante la muerte de Cristo en su cuerpo físico. Como resultado, los ha trasladado a su propia presencia, y ahora ustedes son santos, libres de culpa y pueden presentarse delante de él sin ninguna falta. </w:t>
      </w:r>
      <w:r w:rsidR="000B1EC6" w:rsidRPr="00184E96">
        <w:rPr>
          <w:rFonts w:asciiTheme="minorHAnsi" w:hAnsiTheme="minorHAnsi"/>
          <w:i/>
          <w:iCs/>
          <w:color w:val="0070C0"/>
          <w:vertAlign w:val="superscript"/>
          <w:lang w:val="es-ES"/>
        </w:rPr>
        <w:t>23 </w:t>
      </w:r>
      <w:r w:rsidR="000B1EC6" w:rsidRPr="007433A0">
        <w:rPr>
          <w:rFonts w:asciiTheme="minorHAnsi" w:hAnsiTheme="minorHAnsi"/>
          <w:b/>
          <w:bCs/>
          <w:i/>
          <w:iCs/>
          <w:color w:val="0070C0"/>
          <w:lang w:val="es-ES"/>
        </w:rPr>
        <w:t>Pero deben seguir creyendo esa verdad y mantenerse firmes en ella. No se alejen de la seguridad que recibieron cuando oyeron la Buena Noticia</w:t>
      </w:r>
      <w:r w:rsidR="000B1EC6" w:rsidRPr="00184E96">
        <w:rPr>
          <w:rFonts w:asciiTheme="minorHAnsi" w:hAnsiTheme="minorHAnsi"/>
          <w:lang w:val="es-ES"/>
        </w:rPr>
        <w:t>.</w:t>
      </w:r>
    </w:p>
    <w:p w14:paraId="0BC57FB9" w14:textId="77777777" w:rsidR="002666EF" w:rsidRPr="002666EF" w:rsidRDefault="002666EF" w:rsidP="002666EF">
      <w:pPr>
        <w:rPr>
          <w:rFonts w:asciiTheme="minorHAnsi" w:hAnsiTheme="minorHAnsi"/>
          <w:lang w:val="es-ES"/>
        </w:rPr>
      </w:pPr>
    </w:p>
    <w:p w14:paraId="44A8E448" w14:textId="77777777" w:rsidR="002666EF" w:rsidRPr="002666EF" w:rsidRDefault="002666EF" w:rsidP="002666EF">
      <w:pPr>
        <w:pStyle w:val="NormalWeb"/>
        <w:rPr>
          <w:rFonts w:asciiTheme="minorHAnsi" w:hAnsiTheme="minorHAnsi"/>
          <w:color w:val="000000"/>
          <w:lang w:val="es-US"/>
        </w:rPr>
      </w:pPr>
      <w:r w:rsidRPr="002666EF">
        <w:rPr>
          <w:rFonts w:asciiTheme="minorHAnsi" w:hAnsiTheme="minorHAnsi"/>
          <w:color w:val="000000"/>
        </w:rPr>
        <w:t>Este pasaje nos recuerda</w:t>
      </w:r>
      <w:r w:rsidRPr="002666EF">
        <w:rPr>
          <w:rStyle w:val="apple-converted-space"/>
          <w:rFonts w:asciiTheme="minorHAnsi" w:hAnsiTheme="minorHAnsi"/>
          <w:color w:val="000000"/>
        </w:rPr>
        <w:t> </w:t>
      </w:r>
      <w:r w:rsidRPr="002666EF">
        <w:rPr>
          <w:rStyle w:val="Fuerte"/>
          <w:rFonts w:asciiTheme="minorHAnsi" w:hAnsiTheme="minorHAnsi"/>
          <w:color w:val="000000"/>
        </w:rPr>
        <w:t>quiénes éramos</w:t>
      </w:r>
      <w:r w:rsidRPr="002666EF">
        <w:rPr>
          <w:rFonts w:asciiTheme="minorHAnsi" w:hAnsiTheme="minorHAnsi"/>
          <w:color w:val="000000"/>
        </w:rPr>
        <w:t>,</w:t>
      </w:r>
      <w:r w:rsidRPr="002666EF">
        <w:rPr>
          <w:rStyle w:val="apple-converted-space"/>
          <w:rFonts w:asciiTheme="minorHAnsi" w:hAnsiTheme="minorHAnsi"/>
          <w:color w:val="000000"/>
        </w:rPr>
        <w:t> </w:t>
      </w:r>
      <w:r w:rsidRPr="002666EF">
        <w:rPr>
          <w:rStyle w:val="Fuerte"/>
          <w:rFonts w:asciiTheme="minorHAnsi" w:hAnsiTheme="minorHAnsi"/>
          <w:color w:val="000000"/>
        </w:rPr>
        <w:t>qué hizo Cristo</w:t>
      </w:r>
      <w:r w:rsidRPr="002666EF">
        <w:rPr>
          <w:rFonts w:asciiTheme="minorHAnsi" w:hAnsiTheme="minorHAnsi"/>
          <w:color w:val="000000"/>
        </w:rPr>
        <w:t>, y</w:t>
      </w:r>
      <w:r w:rsidRPr="002666EF">
        <w:rPr>
          <w:rStyle w:val="apple-converted-space"/>
          <w:rFonts w:asciiTheme="minorHAnsi" w:hAnsiTheme="minorHAnsi"/>
          <w:color w:val="000000"/>
        </w:rPr>
        <w:t> </w:t>
      </w:r>
      <w:r w:rsidRPr="002666EF">
        <w:rPr>
          <w:rStyle w:val="Fuerte"/>
          <w:rFonts w:asciiTheme="minorHAnsi" w:hAnsiTheme="minorHAnsi"/>
          <w:color w:val="000000"/>
        </w:rPr>
        <w:t>qué se espera ahora de nosotros</w:t>
      </w:r>
      <w:r w:rsidRPr="002666EF">
        <w:rPr>
          <w:rFonts w:asciiTheme="minorHAnsi" w:hAnsiTheme="minorHAnsi"/>
          <w:color w:val="000000"/>
        </w:rPr>
        <w:t>.</w:t>
      </w:r>
      <w:r w:rsidRPr="002666EF">
        <w:rPr>
          <w:rFonts w:asciiTheme="minorHAnsi" w:hAnsiTheme="minorHAnsi"/>
          <w:color w:val="000000"/>
        </w:rPr>
        <w:br/>
        <w:t>Antes estábamos lejos, perdidos, separados, cargando pensamientos y acciones que nos alejaban de Dios. Pero el centro del texto no es nuestro pasado, sino la obra completa de Jesús. Él nos reconcilió, nos acercó y nos presentó delante del Padre</w:t>
      </w:r>
      <w:r w:rsidRPr="002666EF">
        <w:rPr>
          <w:rStyle w:val="apple-converted-space"/>
          <w:rFonts w:asciiTheme="minorHAnsi" w:hAnsiTheme="minorHAnsi"/>
          <w:color w:val="000000"/>
        </w:rPr>
        <w:t> </w:t>
      </w:r>
      <w:r w:rsidRPr="002666EF">
        <w:rPr>
          <w:rStyle w:val="Fuerte"/>
          <w:rFonts w:asciiTheme="minorHAnsi" w:hAnsiTheme="minorHAnsi"/>
          <w:color w:val="000000"/>
        </w:rPr>
        <w:t>santos, sin culpa y sin mancha</w:t>
      </w:r>
      <w:r w:rsidRPr="002666EF">
        <w:rPr>
          <w:rFonts w:asciiTheme="minorHAnsi" w:hAnsiTheme="minorHAnsi"/>
          <w:color w:val="000000"/>
        </w:rPr>
        <w:t>.</w:t>
      </w:r>
    </w:p>
    <w:p w14:paraId="34E9C481" w14:textId="77777777" w:rsidR="002666EF" w:rsidRDefault="002666EF" w:rsidP="002666EF">
      <w:pPr>
        <w:pStyle w:val="NormalWeb"/>
        <w:rPr>
          <w:rFonts w:asciiTheme="minorHAnsi" w:hAnsiTheme="minorHAnsi"/>
          <w:color w:val="000000"/>
        </w:rPr>
      </w:pPr>
    </w:p>
    <w:p w14:paraId="1E4A71EE" w14:textId="11138534" w:rsidR="002666EF" w:rsidRPr="002666EF" w:rsidRDefault="002666EF" w:rsidP="002666EF">
      <w:pPr>
        <w:pStyle w:val="NormalWeb"/>
        <w:rPr>
          <w:rFonts w:asciiTheme="minorHAnsi" w:hAnsiTheme="minorHAnsi"/>
          <w:color w:val="000000"/>
        </w:rPr>
      </w:pPr>
      <w:r w:rsidRPr="002666EF">
        <w:rPr>
          <w:rFonts w:asciiTheme="minorHAnsi" w:hAnsiTheme="minorHAnsi"/>
          <w:color w:val="000000"/>
        </w:rPr>
        <w:t>Ahora bien, Pablo añade algo clave:</w:t>
      </w:r>
    </w:p>
    <w:p w14:paraId="29016DC9" w14:textId="77777777" w:rsidR="002666EF" w:rsidRPr="002666EF" w:rsidRDefault="002666EF" w:rsidP="002666EF">
      <w:pPr>
        <w:pStyle w:val="NormalWeb"/>
        <w:rPr>
          <w:rFonts w:asciiTheme="minorHAnsi" w:hAnsiTheme="minorHAnsi"/>
          <w:color w:val="000000"/>
        </w:rPr>
      </w:pPr>
      <w:r w:rsidRPr="002666EF">
        <w:rPr>
          <w:rStyle w:val="nfasis"/>
          <w:rFonts w:asciiTheme="minorHAnsi" w:hAnsiTheme="minorHAnsi"/>
          <w:color w:val="000000"/>
        </w:rPr>
        <w:t>“Pero deben seguir creyendo esa verdad y mantenerse firmes en ella.”</w:t>
      </w:r>
    </w:p>
    <w:p w14:paraId="16C0C989" w14:textId="77777777" w:rsidR="002666EF" w:rsidRDefault="002666EF" w:rsidP="002666EF">
      <w:pPr>
        <w:pStyle w:val="NormalWeb"/>
        <w:rPr>
          <w:rFonts w:asciiTheme="minorHAnsi" w:hAnsiTheme="minorHAnsi"/>
          <w:color w:val="000000"/>
        </w:rPr>
      </w:pPr>
    </w:p>
    <w:p w14:paraId="36DD85F2" w14:textId="403A2BF0" w:rsidR="002666EF" w:rsidRPr="002666EF" w:rsidRDefault="002666EF" w:rsidP="002666EF">
      <w:pPr>
        <w:pStyle w:val="NormalWeb"/>
        <w:rPr>
          <w:rFonts w:asciiTheme="minorHAnsi" w:hAnsiTheme="minorHAnsi"/>
          <w:color w:val="000000"/>
        </w:rPr>
      </w:pPr>
      <w:r w:rsidRPr="002666EF">
        <w:rPr>
          <w:rFonts w:asciiTheme="minorHAnsi" w:hAnsiTheme="minorHAnsi"/>
          <w:color w:val="000000"/>
        </w:rPr>
        <w:t>Aquí está el llamado de</w:t>
      </w:r>
      <w:r w:rsidR="003C7550">
        <w:rPr>
          <w:rFonts w:asciiTheme="minorHAnsi" w:hAnsiTheme="minorHAnsi"/>
          <w:color w:val="000000"/>
        </w:rPr>
        <w:t xml:space="preserve"> hoy</w:t>
      </w:r>
      <w:r w:rsidRPr="002666EF">
        <w:rPr>
          <w:rFonts w:asciiTheme="minorHAnsi" w:hAnsiTheme="minorHAnsi"/>
          <w:color w:val="000000"/>
        </w:rPr>
        <w:t>:</w:t>
      </w:r>
      <w:r w:rsidRPr="002666EF">
        <w:rPr>
          <w:rStyle w:val="apple-converted-space"/>
          <w:rFonts w:asciiTheme="minorHAnsi" w:hAnsiTheme="minorHAnsi"/>
          <w:color w:val="000000"/>
        </w:rPr>
        <w:t> </w:t>
      </w:r>
      <w:r w:rsidRPr="002666EF">
        <w:rPr>
          <w:rStyle w:val="Fuerte"/>
          <w:rFonts w:asciiTheme="minorHAnsi" w:hAnsiTheme="minorHAnsi"/>
          <w:color w:val="000000"/>
        </w:rPr>
        <w:t>no soltar la fe</w:t>
      </w:r>
      <w:r w:rsidRPr="002666EF">
        <w:rPr>
          <w:rFonts w:asciiTheme="minorHAnsi" w:hAnsiTheme="minorHAnsi"/>
          <w:color w:val="000000"/>
        </w:rPr>
        <w:t>. No permitir que las circunstancias, los fracasos, el cansancio o las dudas nos hagan alejarnos de la seguridad que recibimos cuando escuchamos el evangelio. La fe no solo se recibe una vez;</w:t>
      </w:r>
      <w:r w:rsidRPr="002666EF">
        <w:rPr>
          <w:rStyle w:val="apple-converted-space"/>
          <w:rFonts w:asciiTheme="minorHAnsi" w:hAnsiTheme="minorHAnsi"/>
          <w:color w:val="000000"/>
        </w:rPr>
        <w:t> </w:t>
      </w:r>
      <w:r w:rsidRPr="002666EF">
        <w:rPr>
          <w:rStyle w:val="Fuerte"/>
          <w:rFonts w:asciiTheme="minorHAnsi" w:hAnsiTheme="minorHAnsi"/>
          <w:color w:val="000000"/>
        </w:rPr>
        <w:t>se cuida, se afirma y se decide cada día</w:t>
      </w:r>
      <w:r w:rsidRPr="002666EF">
        <w:rPr>
          <w:rFonts w:asciiTheme="minorHAnsi" w:hAnsiTheme="minorHAnsi"/>
          <w:color w:val="000000"/>
        </w:rPr>
        <w:t>.</w:t>
      </w:r>
    </w:p>
    <w:p w14:paraId="0F4B6FF0" w14:textId="77777777" w:rsidR="002666EF" w:rsidRDefault="002666EF" w:rsidP="002666EF">
      <w:pPr>
        <w:pStyle w:val="NormalWeb"/>
        <w:rPr>
          <w:rFonts w:asciiTheme="minorHAnsi" w:hAnsiTheme="minorHAnsi"/>
          <w:color w:val="000000"/>
        </w:rPr>
      </w:pPr>
    </w:p>
    <w:p w14:paraId="42F6AAEF" w14:textId="20B17FFF" w:rsidR="002666EF" w:rsidRDefault="002666EF" w:rsidP="002666EF">
      <w:pPr>
        <w:pStyle w:val="NormalWeb"/>
        <w:rPr>
          <w:rFonts w:asciiTheme="minorHAnsi" w:hAnsiTheme="minorHAnsi"/>
          <w:color w:val="000000"/>
        </w:rPr>
      </w:pPr>
      <w:r w:rsidRPr="002666EF">
        <w:rPr>
          <w:rFonts w:asciiTheme="minorHAnsi" w:hAnsiTheme="minorHAnsi"/>
          <w:color w:val="000000"/>
        </w:rPr>
        <w:t>Creer no es negar los problemas, es confiar en medio de ellos. Continuar creyendo es decir:</w:t>
      </w:r>
      <w:r w:rsidR="004C1360">
        <w:rPr>
          <w:rFonts w:asciiTheme="minorHAnsi" w:hAnsiTheme="minorHAnsi"/>
          <w:color w:val="000000"/>
        </w:rPr>
        <w:t xml:space="preserve"> </w:t>
      </w:r>
      <w:r w:rsidRPr="004C1360">
        <w:rPr>
          <w:rFonts w:asciiTheme="minorHAnsi" w:hAnsiTheme="minorHAnsi"/>
          <w:i/>
          <w:iCs/>
          <w:color w:val="7030A0"/>
        </w:rPr>
        <w:t>“Hoy sigo aferrado a lo que Cristo ya hizo, aunque mi realidad trate de gritar lo contrario”</w:t>
      </w:r>
      <w:r w:rsidRPr="002666EF">
        <w:rPr>
          <w:rFonts w:asciiTheme="minorHAnsi" w:hAnsiTheme="minorHAnsi"/>
          <w:color w:val="000000"/>
        </w:rPr>
        <w:t>.</w:t>
      </w:r>
    </w:p>
    <w:p w14:paraId="46D99F71" w14:textId="77777777" w:rsidR="0060014B" w:rsidRDefault="0060014B" w:rsidP="002666EF">
      <w:pPr>
        <w:pStyle w:val="NormalWeb"/>
        <w:rPr>
          <w:rFonts w:asciiTheme="minorHAnsi" w:hAnsiTheme="minorHAnsi"/>
          <w:color w:val="000000"/>
        </w:rPr>
      </w:pPr>
    </w:p>
    <w:p w14:paraId="7E6324A7" w14:textId="5E99AF8D" w:rsidR="002666EF" w:rsidRPr="002666EF" w:rsidRDefault="002666EF" w:rsidP="002666EF">
      <w:pPr>
        <w:pStyle w:val="NormalWeb"/>
        <w:numPr>
          <w:ilvl w:val="0"/>
          <w:numId w:val="38"/>
        </w:numPr>
        <w:autoSpaceDE/>
        <w:autoSpaceDN/>
        <w:adjustRightInd/>
        <w:ind w:left="0"/>
        <w:rPr>
          <w:rFonts w:asciiTheme="minorHAnsi" w:hAnsiTheme="minorHAnsi"/>
          <w:color w:val="000000"/>
        </w:rPr>
      </w:pPr>
      <w:r w:rsidRPr="002666EF">
        <w:rPr>
          <w:rFonts w:asciiTheme="minorHAnsi" w:hAnsiTheme="minorHAnsi"/>
          <w:color w:val="000000"/>
        </w:rPr>
        <w:t>Recuerda que tu identidad no está en lo que haces, sino en lo que Cristo ya hizo.</w:t>
      </w:r>
    </w:p>
    <w:p w14:paraId="3C8223A3" w14:textId="2D536668" w:rsidR="002666EF" w:rsidRPr="002666EF" w:rsidRDefault="002666EF" w:rsidP="002666EF">
      <w:pPr>
        <w:pStyle w:val="NormalWeb"/>
        <w:numPr>
          <w:ilvl w:val="0"/>
          <w:numId w:val="38"/>
        </w:numPr>
        <w:autoSpaceDE/>
        <w:autoSpaceDN/>
        <w:adjustRightInd/>
        <w:ind w:left="0"/>
        <w:rPr>
          <w:rFonts w:asciiTheme="minorHAnsi" w:hAnsiTheme="minorHAnsi"/>
          <w:color w:val="000000"/>
        </w:rPr>
      </w:pPr>
      <w:r w:rsidRPr="002666EF">
        <w:rPr>
          <w:rFonts w:asciiTheme="minorHAnsi" w:hAnsiTheme="minorHAnsi"/>
          <w:color w:val="000000"/>
        </w:rPr>
        <w:t>No te alejes del evangelio: Jesús murió, te reconcilió y te dio acceso al Padre.</w:t>
      </w:r>
    </w:p>
    <w:p w14:paraId="679DFF8D" w14:textId="77777777" w:rsidR="002666EF" w:rsidRPr="002666EF" w:rsidRDefault="002666EF" w:rsidP="002666EF">
      <w:pPr>
        <w:pStyle w:val="NormalWeb"/>
        <w:numPr>
          <w:ilvl w:val="0"/>
          <w:numId w:val="38"/>
        </w:numPr>
        <w:autoSpaceDE/>
        <w:autoSpaceDN/>
        <w:adjustRightInd/>
        <w:ind w:left="0"/>
        <w:rPr>
          <w:rFonts w:asciiTheme="minorHAnsi" w:hAnsiTheme="minorHAnsi"/>
          <w:color w:val="000000"/>
        </w:rPr>
      </w:pPr>
      <w:r w:rsidRPr="002666EF">
        <w:rPr>
          <w:rFonts w:asciiTheme="minorHAnsi" w:hAnsiTheme="minorHAnsi"/>
          <w:color w:val="000000"/>
        </w:rPr>
        <w:t>Decide hoy permanecer firme, incluso cuando la fe sea probada.</w:t>
      </w:r>
    </w:p>
    <w:p w14:paraId="0993C563" w14:textId="77777777" w:rsidR="002C60F2" w:rsidRDefault="002C60F2" w:rsidP="002666EF">
      <w:pPr>
        <w:pStyle w:val="NormalWeb"/>
        <w:rPr>
          <w:rFonts w:asciiTheme="minorHAnsi" w:hAnsiTheme="minorHAnsi"/>
          <w:i/>
          <w:iCs/>
          <w:color w:val="000000"/>
        </w:rPr>
      </w:pPr>
    </w:p>
    <w:p w14:paraId="4563A1AE" w14:textId="31C86EB8" w:rsidR="002666EF" w:rsidRPr="002666EF" w:rsidRDefault="002666EF" w:rsidP="002666EF">
      <w:pPr>
        <w:pStyle w:val="NormalWeb"/>
        <w:rPr>
          <w:rFonts w:asciiTheme="minorHAnsi" w:hAnsiTheme="minorHAnsi"/>
          <w:color w:val="000000"/>
        </w:rPr>
      </w:pPr>
      <w:r w:rsidRPr="002666EF">
        <w:rPr>
          <w:rFonts w:asciiTheme="minorHAnsi" w:hAnsiTheme="minorHAnsi"/>
          <w:i/>
          <w:iCs/>
          <w:color w:val="000000"/>
        </w:rPr>
        <w:t xml:space="preserve">Señor Jesús, gracias porque ya no estoy lejos de Ti. Gracias porque por medio de </w:t>
      </w:r>
      <w:r w:rsidR="00A0590F">
        <w:rPr>
          <w:rFonts w:asciiTheme="minorHAnsi" w:hAnsiTheme="minorHAnsi"/>
          <w:i/>
          <w:iCs/>
          <w:color w:val="000000"/>
        </w:rPr>
        <w:t>Ti</w:t>
      </w:r>
      <w:r w:rsidRPr="002666EF">
        <w:rPr>
          <w:rFonts w:asciiTheme="minorHAnsi" w:hAnsiTheme="minorHAnsi"/>
          <w:i/>
          <w:iCs/>
          <w:color w:val="000000"/>
        </w:rPr>
        <w:t xml:space="preserve"> me reconciliaste y hoy puedo acercarme sin culpa ni condenación. Ayúdame a continuar creyendo, a mantenerme firme en la verdad del evangelio y a no apartarme de la seguridad que recibí cuando escuché Tu buena noticia. Amén</w:t>
      </w:r>
      <w:r w:rsidRPr="002666EF">
        <w:rPr>
          <w:rFonts w:asciiTheme="minorHAnsi" w:hAnsiTheme="minorHAnsi"/>
          <w:color w:val="000000"/>
        </w:rPr>
        <w:t>.</w:t>
      </w:r>
    </w:p>
    <w:bookmarkEnd w:id="213"/>
    <w:p w14:paraId="47B1D2BC" w14:textId="77777777" w:rsidR="002666EF" w:rsidRDefault="002666EF" w:rsidP="002666EF">
      <w:pPr>
        <w:rPr>
          <w:rFonts w:asciiTheme="minorHAnsi" w:hAnsiTheme="minorHAnsi"/>
        </w:rPr>
      </w:pPr>
    </w:p>
    <w:p w14:paraId="0AC69A05" w14:textId="77777777" w:rsidR="002B4EED" w:rsidRPr="00377981" w:rsidRDefault="002B4EED" w:rsidP="002666EF">
      <w:pPr>
        <w:rPr>
          <w:rFonts w:asciiTheme="minorHAnsi" w:hAnsiTheme="minorHAnsi"/>
        </w:rPr>
      </w:pPr>
    </w:p>
    <w:p w14:paraId="68C7CA43" w14:textId="77777777" w:rsidR="002B4EED" w:rsidRPr="00377981" w:rsidRDefault="002B4EED" w:rsidP="002666EF">
      <w:pPr>
        <w:rPr>
          <w:rFonts w:asciiTheme="minorHAnsi" w:hAnsiTheme="minorHAnsi"/>
        </w:rPr>
      </w:pPr>
    </w:p>
    <w:p w14:paraId="5694CB7B" w14:textId="77777777" w:rsidR="002B4EED" w:rsidRPr="00377981" w:rsidRDefault="002B4EED" w:rsidP="002666EF">
      <w:pPr>
        <w:rPr>
          <w:rFonts w:asciiTheme="minorHAnsi" w:hAnsiTheme="minorHAnsi"/>
        </w:rPr>
      </w:pPr>
    </w:p>
    <w:p w14:paraId="210C91C5" w14:textId="77777777" w:rsidR="00D623D6" w:rsidRPr="00D623D6" w:rsidRDefault="00D623D6" w:rsidP="006F3878">
      <w:pPr>
        <w:rPr>
          <w:rFonts w:asciiTheme="minorHAnsi" w:hAnsiTheme="minorHAnsi"/>
          <w:b/>
          <w:bCs/>
          <w:color w:val="000000"/>
          <w:sz w:val="28"/>
          <w:szCs w:val="28"/>
        </w:rPr>
      </w:pPr>
      <w:bookmarkStart w:id="214" w:name="OLE_LINK218"/>
      <w:r w:rsidRPr="00D623D6">
        <w:rPr>
          <w:rFonts w:asciiTheme="minorHAnsi" w:hAnsiTheme="minorHAnsi"/>
          <w:b/>
          <w:bCs/>
          <w:color w:val="000000"/>
          <w:sz w:val="28"/>
          <w:szCs w:val="28"/>
        </w:rPr>
        <w:t xml:space="preserve">Su fiel amor perdura para siempre. </w:t>
      </w:r>
    </w:p>
    <w:p w14:paraId="47F3A28D" w14:textId="7538D9E8" w:rsidR="006F3878" w:rsidRPr="00377981" w:rsidRDefault="00377981" w:rsidP="006F3878">
      <w:pPr>
        <w:rPr>
          <w:rFonts w:asciiTheme="minorHAnsi" w:hAnsiTheme="minorHAnsi"/>
          <w:color w:val="000000"/>
        </w:rPr>
      </w:pPr>
      <w:r w:rsidRPr="00377981">
        <w:rPr>
          <w:rFonts w:asciiTheme="minorHAnsi" w:hAnsiTheme="minorHAnsi"/>
          <w:b/>
          <w:bCs/>
          <w:color w:val="000000"/>
        </w:rPr>
        <w:t>Salmos 136:1 (NTV)</w:t>
      </w:r>
      <w:r w:rsidRPr="00377981">
        <w:rPr>
          <w:rFonts w:asciiTheme="minorHAnsi" w:hAnsiTheme="minorHAnsi"/>
          <w:i/>
          <w:iCs/>
          <w:color w:val="000000"/>
        </w:rPr>
        <w:t xml:space="preserve"> "</w:t>
      </w:r>
      <w:r w:rsidRPr="00377981">
        <w:rPr>
          <w:rFonts w:asciiTheme="minorHAnsi" w:hAnsiTheme="minorHAnsi"/>
          <w:i/>
          <w:iCs/>
          <w:color w:val="0070C0"/>
        </w:rPr>
        <w:t>Den gracias al Señor, porque él es bueno; su fiel amor perdura para siempre</w:t>
      </w:r>
      <w:r w:rsidRPr="00377981">
        <w:rPr>
          <w:rFonts w:asciiTheme="minorHAnsi" w:hAnsiTheme="minorHAnsi"/>
          <w:i/>
          <w:iCs/>
          <w:color w:val="000000"/>
        </w:rPr>
        <w:t>.</w:t>
      </w:r>
    </w:p>
    <w:p w14:paraId="38A9C01F" w14:textId="77777777" w:rsidR="006F3878" w:rsidRPr="00377981" w:rsidRDefault="006F3878" w:rsidP="006F3878">
      <w:pPr>
        <w:pStyle w:val="NormalWeb"/>
        <w:rPr>
          <w:rStyle w:val="Fuerte"/>
          <w:rFonts w:asciiTheme="minorHAnsi" w:hAnsiTheme="minorHAnsi"/>
          <w:color w:val="000000"/>
        </w:rPr>
      </w:pPr>
    </w:p>
    <w:p w14:paraId="0E6B9047" w14:textId="69C4A98F" w:rsidR="006F3878" w:rsidRPr="00377981" w:rsidRDefault="006F3878" w:rsidP="006F3878">
      <w:pPr>
        <w:pStyle w:val="NormalWeb"/>
        <w:rPr>
          <w:rFonts w:asciiTheme="minorHAnsi" w:hAnsiTheme="minorHAnsi"/>
          <w:color w:val="000000"/>
        </w:rPr>
      </w:pPr>
      <w:r w:rsidRPr="00377981">
        <w:rPr>
          <w:rFonts w:asciiTheme="minorHAnsi" w:hAnsiTheme="minorHAnsi"/>
          <w:color w:val="000000"/>
        </w:rPr>
        <w:t>Este salmo no comienza con una emoción, comienza con una</w:t>
      </w:r>
      <w:r w:rsidRPr="00377981">
        <w:rPr>
          <w:rStyle w:val="apple-converted-space"/>
          <w:rFonts w:asciiTheme="minorHAnsi" w:hAnsiTheme="minorHAnsi"/>
          <w:color w:val="000000"/>
        </w:rPr>
        <w:t> </w:t>
      </w:r>
      <w:r w:rsidRPr="00377981">
        <w:rPr>
          <w:rStyle w:val="Fuerte"/>
          <w:rFonts w:asciiTheme="minorHAnsi" w:hAnsiTheme="minorHAnsi"/>
          <w:color w:val="000000"/>
        </w:rPr>
        <w:t>instrucción</w:t>
      </w:r>
      <w:r w:rsidRPr="00377981">
        <w:rPr>
          <w:rFonts w:asciiTheme="minorHAnsi" w:hAnsiTheme="minorHAnsi"/>
          <w:color w:val="000000"/>
        </w:rPr>
        <w:t>:</w:t>
      </w:r>
      <w:r w:rsidRPr="00377981">
        <w:rPr>
          <w:rStyle w:val="apple-converted-space"/>
          <w:rFonts w:asciiTheme="minorHAnsi" w:hAnsiTheme="minorHAnsi"/>
          <w:color w:val="000000"/>
        </w:rPr>
        <w:t> </w:t>
      </w:r>
      <w:r w:rsidRPr="000822BE">
        <w:rPr>
          <w:rStyle w:val="nfasis"/>
          <w:rFonts w:asciiTheme="minorHAnsi" w:hAnsiTheme="minorHAnsi"/>
          <w:b/>
          <w:bCs/>
          <w:color w:val="000000"/>
        </w:rPr>
        <w:t>den gracias</w:t>
      </w:r>
      <w:r w:rsidRPr="000822BE">
        <w:rPr>
          <w:rFonts w:asciiTheme="minorHAnsi" w:hAnsiTheme="minorHAnsi"/>
          <w:b/>
          <w:bCs/>
          <w:color w:val="000000"/>
        </w:rPr>
        <w:t xml:space="preserve">. </w:t>
      </w:r>
      <w:r w:rsidRPr="00377981">
        <w:rPr>
          <w:rFonts w:asciiTheme="minorHAnsi" w:hAnsiTheme="minorHAnsi"/>
          <w:color w:val="000000"/>
        </w:rPr>
        <w:t>No dice “den gracias cuando todo va bien” ni “den gracias cuando entiendan lo que Dios está haciendo”. Dice simplemente:</w:t>
      </w:r>
      <w:r w:rsidRPr="00377981">
        <w:rPr>
          <w:rStyle w:val="apple-converted-space"/>
          <w:rFonts w:asciiTheme="minorHAnsi" w:hAnsiTheme="minorHAnsi"/>
          <w:color w:val="000000"/>
        </w:rPr>
        <w:t> </w:t>
      </w:r>
      <w:r w:rsidRPr="00377981">
        <w:rPr>
          <w:rStyle w:val="Fuerte"/>
          <w:rFonts w:asciiTheme="minorHAnsi" w:hAnsiTheme="minorHAnsi"/>
          <w:color w:val="000000"/>
        </w:rPr>
        <w:t>den gracias</w:t>
      </w:r>
      <w:r w:rsidRPr="00377981">
        <w:rPr>
          <w:rFonts w:asciiTheme="minorHAnsi" w:hAnsiTheme="minorHAnsi"/>
          <w:color w:val="000000"/>
        </w:rPr>
        <w:t>.</w:t>
      </w:r>
    </w:p>
    <w:p w14:paraId="4093E9F2" w14:textId="77777777" w:rsidR="004725D2" w:rsidRDefault="004725D2" w:rsidP="006F3878">
      <w:pPr>
        <w:pStyle w:val="NormalWeb"/>
        <w:rPr>
          <w:rFonts w:asciiTheme="minorHAnsi" w:hAnsiTheme="minorHAnsi"/>
          <w:color w:val="000000"/>
        </w:rPr>
      </w:pPr>
    </w:p>
    <w:p w14:paraId="4F8AB55B" w14:textId="268FB64A" w:rsidR="006F3878" w:rsidRDefault="006F3878" w:rsidP="006F3878">
      <w:pPr>
        <w:pStyle w:val="NormalWeb"/>
        <w:rPr>
          <w:rFonts w:asciiTheme="minorHAnsi" w:hAnsiTheme="minorHAnsi"/>
          <w:color w:val="000000"/>
        </w:rPr>
      </w:pPr>
      <w:r w:rsidRPr="001F4091">
        <w:rPr>
          <w:rFonts w:asciiTheme="minorHAnsi" w:hAnsiTheme="minorHAnsi"/>
          <w:color w:val="EE0000"/>
        </w:rPr>
        <w:t>¿Por qué?</w:t>
      </w:r>
      <w:r w:rsidR="004725D2" w:rsidRPr="001F4091">
        <w:rPr>
          <w:rFonts w:asciiTheme="minorHAnsi" w:hAnsiTheme="minorHAnsi"/>
          <w:color w:val="EE0000"/>
        </w:rPr>
        <w:t xml:space="preserve"> </w:t>
      </w:r>
      <w:r w:rsidRPr="00377981">
        <w:rPr>
          <w:rFonts w:asciiTheme="minorHAnsi" w:hAnsiTheme="minorHAnsi"/>
          <w:color w:val="000000"/>
        </w:rPr>
        <w:t>Porque</w:t>
      </w:r>
      <w:r w:rsidRPr="00377981">
        <w:rPr>
          <w:rStyle w:val="apple-converted-space"/>
          <w:rFonts w:asciiTheme="minorHAnsi" w:hAnsiTheme="minorHAnsi"/>
          <w:color w:val="000000"/>
        </w:rPr>
        <w:t> </w:t>
      </w:r>
      <w:r w:rsidRPr="00377981">
        <w:rPr>
          <w:rStyle w:val="Fuerte"/>
          <w:rFonts w:asciiTheme="minorHAnsi" w:hAnsiTheme="minorHAnsi"/>
          <w:color w:val="000000"/>
        </w:rPr>
        <w:t>Dios es bueno</w:t>
      </w:r>
      <w:r w:rsidRPr="00377981">
        <w:rPr>
          <w:rFonts w:asciiTheme="minorHAnsi" w:hAnsiTheme="minorHAnsi"/>
          <w:color w:val="000000"/>
        </w:rPr>
        <w:t>, aun cuando las circunstancias no lo parezcan. Y porque su amor no es inestable, no depende de nuestro desempeño ni de nuestro estado de ánimo.</w:t>
      </w:r>
      <w:r w:rsidRPr="00377981">
        <w:rPr>
          <w:rStyle w:val="apple-converted-space"/>
          <w:rFonts w:asciiTheme="minorHAnsi" w:hAnsiTheme="minorHAnsi"/>
          <w:color w:val="000000"/>
        </w:rPr>
        <w:t> </w:t>
      </w:r>
      <w:r w:rsidRPr="00377981">
        <w:rPr>
          <w:rStyle w:val="Fuerte"/>
          <w:rFonts w:asciiTheme="minorHAnsi" w:hAnsiTheme="minorHAnsi"/>
          <w:color w:val="000000"/>
        </w:rPr>
        <w:t>Su</w:t>
      </w:r>
      <w:r w:rsidR="004725D2">
        <w:rPr>
          <w:rStyle w:val="Fuerte"/>
          <w:rFonts w:asciiTheme="minorHAnsi" w:hAnsiTheme="minorHAnsi"/>
          <w:color w:val="000000"/>
        </w:rPr>
        <w:t xml:space="preserve"> fiel</w:t>
      </w:r>
      <w:r w:rsidRPr="00377981">
        <w:rPr>
          <w:rStyle w:val="Fuerte"/>
          <w:rFonts w:asciiTheme="minorHAnsi" w:hAnsiTheme="minorHAnsi"/>
          <w:color w:val="000000"/>
        </w:rPr>
        <w:t xml:space="preserve"> amor perdura para siempre</w:t>
      </w:r>
      <w:r w:rsidRPr="00377981">
        <w:rPr>
          <w:rFonts w:asciiTheme="minorHAnsi" w:hAnsiTheme="minorHAnsi"/>
          <w:color w:val="000000"/>
        </w:rPr>
        <w:t>.</w:t>
      </w:r>
    </w:p>
    <w:p w14:paraId="067BA083" w14:textId="77777777" w:rsidR="004725D2" w:rsidRPr="00377981" w:rsidRDefault="004725D2" w:rsidP="006F3878">
      <w:pPr>
        <w:pStyle w:val="NormalWeb"/>
        <w:rPr>
          <w:rFonts w:asciiTheme="minorHAnsi" w:hAnsiTheme="minorHAnsi"/>
          <w:color w:val="000000"/>
        </w:rPr>
      </w:pPr>
    </w:p>
    <w:p w14:paraId="175C3B6E" w14:textId="77777777" w:rsidR="006F3878" w:rsidRDefault="006F3878" w:rsidP="006F3878">
      <w:pPr>
        <w:pStyle w:val="NormalWeb"/>
        <w:rPr>
          <w:rFonts w:asciiTheme="minorHAnsi" w:hAnsiTheme="minorHAnsi"/>
          <w:color w:val="000000"/>
        </w:rPr>
      </w:pPr>
      <w:r w:rsidRPr="00377981">
        <w:rPr>
          <w:rFonts w:asciiTheme="minorHAnsi" w:hAnsiTheme="minorHAnsi"/>
          <w:color w:val="000000"/>
        </w:rPr>
        <w:t xml:space="preserve">El pueblo de Dios repitió esta frase una y otra vez a lo largo del </w:t>
      </w:r>
      <w:r w:rsidRPr="004725D2">
        <w:rPr>
          <w:rFonts w:asciiTheme="minorHAnsi" w:hAnsiTheme="minorHAnsi"/>
          <w:b/>
          <w:bCs/>
          <w:color w:val="000000"/>
        </w:rPr>
        <w:t>Salmo 136</w:t>
      </w:r>
      <w:r w:rsidRPr="00377981">
        <w:rPr>
          <w:rFonts w:asciiTheme="minorHAnsi" w:hAnsiTheme="minorHAnsi"/>
          <w:color w:val="000000"/>
        </w:rPr>
        <w:t>, como un recordatorio constante de que la historia, aun con momentos difíciles, siempre está sostenida por la fidelidad de Dios. A veces necesitamos repetir verdades eternas hasta que nuestro corazón las crea por encima de lo que ven nuestros ojos.</w:t>
      </w:r>
    </w:p>
    <w:p w14:paraId="04560D97" w14:textId="77777777" w:rsidR="00025F66" w:rsidRPr="00377981" w:rsidRDefault="00025F66" w:rsidP="006F3878">
      <w:pPr>
        <w:pStyle w:val="NormalWeb"/>
        <w:rPr>
          <w:rFonts w:asciiTheme="minorHAnsi" w:hAnsiTheme="minorHAnsi"/>
          <w:color w:val="000000"/>
        </w:rPr>
      </w:pPr>
    </w:p>
    <w:p w14:paraId="4860967E" w14:textId="77777777" w:rsidR="006F3878" w:rsidRDefault="006F3878" w:rsidP="006F3878">
      <w:pPr>
        <w:pStyle w:val="NormalWeb"/>
        <w:rPr>
          <w:rFonts w:asciiTheme="minorHAnsi" w:hAnsiTheme="minorHAnsi"/>
          <w:color w:val="000000"/>
        </w:rPr>
      </w:pPr>
      <w:r w:rsidRPr="00377981">
        <w:rPr>
          <w:rFonts w:asciiTheme="minorHAnsi" w:hAnsiTheme="minorHAnsi"/>
          <w:color w:val="000000"/>
        </w:rPr>
        <w:t>Dar gracias no cambia inmediatamente la situación, pero</w:t>
      </w:r>
      <w:r w:rsidRPr="00377981">
        <w:rPr>
          <w:rStyle w:val="apple-converted-space"/>
          <w:rFonts w:asciiTheme="minorHAnsi" w:hAnsiTheme="minorHAnsi"/>
          <w:color w:val="000000"/>
        </w:rPr>
        <w:t> </w:t>
      </w:r>
      <w:r w:rsidRPr="00377981">
        <w:rPr>
          <w:rStyle w:val="Fuerte"/>
          <w:rFonts w:asciiTheme="minorHAnsi" w:hAnsiTheme="minorHAnsi"/>
          <w:color w:val="000000"/>
        </w:rPr>
        <w:t>sí cambia la postura del corazón</w:t>
      </w:r>
      <w:r w:rsidRPr="00377981">
        <w:rPr>
          <w:rFonts w:asciiTheme="minorHAnsi" w:hAnsiTheme="minorHAnsi"/>
          <w:color w:val="000000"/>
        </w:rPr>
        <w:t>. La gratitud nos saca del centro y vuelve a colocar a Dios en el lugar correcto: el trono. Cuando agradecemos, reconocemos que Él sigue siendo bueno, aunque no tengamos todas las respuestas.</w:t>
      </w:r>
    </w:p>
    <w:p w14:paraId="4C82CC5D" w14:textId="77777777" w:rsidR="00EE02A3" w:rsidRPr="00377981" w:rsidRDefault="00EE02A3" w:rsidP="006F3878">
      <w:pPr>
        <w:pStyle w:val="NormalWeb"/>
        <w:rPr>
          <w:rFonts w:asciiTheme="minorHAnsi" w:hAnsiTheme="minorHAnsi"/>
          <w:color w:val="000000"/>
        </w:rPr>
      </w:pPr>
    </w:p>
    <w:p w14:paraId="3C7A4E12" w14:textId="77777777" w:rsidR="006F3878" w:rsidRPr="00377981" w:rsidRDefault="006F3878" w:rsidP="006F3878">
      <w:pPr>
        <w:pStyle w:val="NormalWeb"/>
        <w:rPr>
          <w:rFonts w:asciiTheme="minorHAnsi" w:hAnsiTheme="minorHAnsi"/>
          <w:color w:val="000000"/>
        </w:rPr>
      </w:pPr>
      <w:r w:rsidRPr="00377981">
        <w:rPr>
          <w:rFonts w:asciiTheme="minorHAnsi" w:hAnsiTheme="minorHAnsi"/>
          <w:color w:val="000000"/>
        </w:rPr>
        <w:t>Hoy, la invitación es clara:</w:t>
      </w:r>
      <w:r w:rsidRPr="00377981">
        <w:rPr>
          <w:rStyle w:val="apple-converted-space"/>
          <w:rFonts w:asciiTheme="minorHAnsi" w:hAnsiTheme="minorHAnsi"/>
          <w:color w:val="000000"/>
        </w:rPr>
        <w:t> </w:t>
      </w:r>
      <w:r w:rsidRPr="00377981">
        <w:rPr>
          <w:rStyle w:val="Fuerte"/>
          <w:rFonts w:asciiTheme="minorHAnsi" w:hAnsiTheme="minorHAnsi"/>
          <w:color w:val="000000"/>
        </w:rPr>
        <w:t>elige agradecer</w:t>
      </w:r>
      <w:r w:rsidRPr="00377981">
        <w:rPr>
          <w:rFonts w:asciiTheme="minorHAnsi" w:hAnsiTheme="minorHAnsi"/>
          <w:color w:val="000000"/>
        </w:rPr>
        <w:t>. No porque todo sea perfecto, sino porque Dios sigue siendo fiel.</w:t>
      </w:r>
    </w:p>
    <w:p w14:paraId="1B11CC73" w14:textId="77777777" w:rsidR="00377981" w:rsidRDefault="00377981" w:rsidP="006F3878">
      <w:pPr>
        <w:pStyle w:val="NormalWeb"/>
        <w:rPr>
          <w:rFonts w:asciiTheme="minorHAnsi" w:hAnsiTheme="minorHAnsi"/>
          <w:color w:val="000000"/>
        </w:rPr>
      </w:pPr>
    </w:p>
    <w:p w14:paraId="5E5B8B05" w14:textId="62A6BC90" w:rsidR="006F3878" w:rsidRPr="009015D8" w:rsidRDefault="006F3878" w:rsidP="006F3878">
      <w:pPr>
        <w:pStyle w:val="NormalWeb"/>
        <w:rPr>
          <w:rFonts w:asciiTheme="minorHAnsi" w:hAnsiTheme="minorHAnsi"/>
          <w:i/>
          <w:iCs/>
          <w:color w:val="000000"/>
        </w:rPr>
      </w:pPr>
      <w:r w:rsidRPr="009015D8">
        <w:rPr>
          <w:rFonts w:asciiTheme="minorHAnsi" w:hAnsiTheme="minorHAnsi"/>
          <w:i/>
          <w:iCs/>
          <w:color w:val="000000"/>
        </w:rPr>
        <w:t>Señor</w:t>
      </w:r>
      <w:r w:rsidR="00EE02A3" w:rsidRPr="009015D8">
        <w:rPr>
          <w:rFonts w:asciiTheme="minorHAnsi" w:hAnsiTheme="minorHAnsi"/>
          <w:i/>
          <w:iCs/>
          <w:color w:val="000000"/>
        </w:rPr>
        <w:t xml:space="preserve"> Jesús</w:t>
      </w:r>
      <w:r w:rsidRPr="009015D8">
        <w:rPr>
          <w:rFonts w:asciiTheme="minorHAnsi" w:hAnsiTheme="minorHAnsi"/>
          <w:i/>
          <w:iCs/>
          <w:color w:val="000000"/>
        </w:rPr>
        <w:t>, hoy decido darte gracias.</w:t>
      </w:r>
      <w:r w:rsidR="00EE02A3" w:rsidRPr="009015D8">
        <w:rPr>
          <w:rFonts w:asciiTheme="minorHAnsi" w:hAnsiTheme="minorHAnsi"/>
          <w:i/>
          <w:iCs/>
          <w:color w:val="000000"/>
        </w:rPr>
        <w:t xml:space="preserve"> </w:t>
      </w:r>
      <w:r w:rsidRPr="009015D8">
        <w:rPr>
          <w:rFonts w:asciiTheme="minorHAnsi" w:hAnsiTheme="minorHAnsi"/>
          <w:i/>
          <w:iCs/>
          <w:color w:val="000000"/>
        </w:rPr>
        <w:t>Gracias porque Tú eres bueno, aun cuando no entiendo todo.</w:t>
      </w:r>
      <w:r w:rsidR="00EE02A3" w:rsidRPr="009015D8">
        <w:rPr>
          <w:rFonts w:asciiTheme="minorHAnsi" w:hAnsiTheme="minorHAnsi"/>
          <w:i/>
          <w:iCs/>
          <w:color w:val="000000"/>
        </w:rPr>
        <w:t xml:space="preserve"> </w:t>
      </w:r>
      <w:r w:rsidRPr="009015D8">
        <w:rPr>
          <w:rFonts w:asciiTheme="minorHAnsi" w:hAnsiTheme="minorHAnsi"/>
          <w:i/>
          <w:iCs/>
          <w:color w:val="000000"/>
        </w:rPr>
        <w:t>Gracias porque tu amor no se agota, no se cansa y no cambia.</w:t>
      </w:r>
      <w:r w:rsidR="00EE02A3" w:rsidRPr="009015D8">
        <w:rPr>
          <w:rFonts w:asciiTheme="minorHAnsi" w:hAnsiTheme="minorHAnsi"/>
          <w:i/>
          <w:iCs/>
          <w:color w:val="000000"/>
        </w:rPr>
        <w:t xml:space="preserve"> </w:t>
      </w:r>
      <w:r w:rsidRPr="009015D8">
        <w:rPr>
          <w:rFonts w:asciiTheme="minorHAnsi" w:hAnsiTheme="minorHAnsi"/>
          <w:i/>
          <w:iCs/>
          <w:color w:val="000000"/>
        </w:rPr>
        <w:t>Ayúdame a vivir con un corazón agradecido,</w:t>
      </w:r>
      <w:r w:rsidR="00CA4BFD" w:rsidRPr="009015D8">
        <w:rPr>
          <w:rFonts w:asciiTheme="minorHAnsi" w:hAnsiTheme="minorHAnsi"/>
          <w:i/>
          <w:iCs/>
          <w:color w:val="000000"/>
        </w:rPr>
        <w:t xml:space="preserve"> </w:t>
      </w:r>
      <w:r w:rsidRPr="009015D8">
        <w:rPr>
          <w:rFonts w:asciiTheme="minorHAnsi" w:hAnsiTheme="minorHAnsi"/>
          <w:i/>
          <w:iCs/>
          <w:color w:val="000000"/>
        </w:rPr>
        <w:t>no solo con palabras, sino con una vida que te honre.</w:t>
      </w:r>
      <w:r w:rsidR="00CA4BFD" w:rsidRPr="009015D8">
        <w:rPr>
          <w:rFonts w:asciiTheme="minorHAnsi" w:hAnsiTheme="minorHAnsi"/>
          <w:i/>
          <w:iCs/>
          <w:color w:val="000000"/>
        </w:rPr>
        <w:t xml:space="preserve"> </w:t>
      </w:r>
      <w:r w:rsidRPr="009015D8">
        <w:rPr>
          <w:rFonts w:asciiTheme="minorHAnsi" w:hAnsiTheme="minorHAnsi"/>
          <w:i/>
          <w:iCs/>
          <w:color w:val="000000"/>
        </w:rPr>
        <w:t>En medio de cualquier circunstancia, hoy declaro:</w:t>
      </w:r>
      <w:r w:rsidRPr="009015D8">
        <w:rPr>
          <w:rFonts w:asciiTheme="minorHAnsi" w:hAnsiTheme="minorHAnsi"/>
          <w:i/>
          <w:iCs/>
          <w:color w:val="000000"/>
        </w:rPr>
        <w:br/>
      </w:r>
      <w:r w:rsidRPr="009015D8">
        <w:rPr>
          <w:rStyle w:val="Fuerte"/>
          <w:rFonts w:asciiTheme="minorHAnsi" w:hAnsiTheme="minorHAnsi"/>
          <w:i/>
          <w:iCs/>
          <w:color w:val="000000"/>
        </w:rPr>
        <w:t xml:space="preserve">Tu </w:t>
      </w:r>
      <w:r w:rsidR="00CA4BFD" w:rsidRPr="009015D8">
        <w:rPr>
          <w:rStyle w:val="Fuerte"/>
          <w:rFonts w:asciiTheme="minorHAnsi" w:hAnsiTheme="minorHAnsi"/>
          <w:i/>
          <w:iCs/>
          <w:color w:val="000000"/>
        </w:rPr>
        <w:t xml:space="preserve">fiel </w:t>
      </w:r>
      <w:r w:rsidRPr="009015D8">
        <w:rPr>
          <w:rStyle w:val="Fuerte"/>
          <w:rFonts w:asciiTheme="minorHAnsi" w:hAnsiTheme="minorHAnsi"/>
          <w:i/>
          <w:iCs/>
          <w:color w:val="000000"/>
        </w:rPr>
        <w:t>amor perdura para siempre.</w:t>
      </w:r>
      <w:r w:rsidR="00CA4BFD" w:rsidRPr="009015D8">
        <w:rPr>
          <w:rFonts w:asciiTheme="minorHAnsi" w:hAnsiTheme="minorHAnsi"/>
          <w:i/>
          <w:iCs/>
          <w:color w:val="000000"/>
        </w:rPr>
        <w:t xml:space="preserve"> </w:t>
      </w:r>
      <w:r w:rsidRPr="009015D8">
        <w:rPr>
          <w:rFonts w:asciiTheme="minorHAnsi" w:hAnsiTheme="minorHAnsi"/>
          <w:i/>
          <w:iCs/>
          <w:color w:val="000000"/>
        </w:rPr>
        <w:t>Amén.</w:t>
      </w:r>
    </w:p>
    <w:bookmarkEnd w:id="214"/>
    <w:p w14:paraId="51C6FD5F" w14:textId="18514EC7" w:rsidR="002B4EED" w:rsidRPr="00377981" w:rsidRDefault="002B4EED" w:rsidP="002B4EED">
      <w:pPr>
        <w:pStyle w:val="NormalWeb"/>
        <w:rPr>
          <w:rFonts w:asciiTheme="minorHAnsi" w:hAnsiTheme="minorHAnsi"/>
          <w:color w:val="000000"/>
        </w:rPr>
      </w:pPr>
    </w:p>
    <w:p w14:paraId="64142F06" w14:textId="77777777" w:rsidR="002B4EED" w:rsidRDefault="002B4EED" w:rsidP="002666EF">
      <w:pPr>
        <w:rPr>
          <w:rFonts w:asciiTheme="minorHAnsi" w:hAnsiTheme="minorHAnsi"/>
        </w:rPr>
      </w:pPr>
    </w:p>
    <w:p w14:paraId="40103FDE" w14:textId="77777777" w:rsidR="008378BD" w:rsidRDefault="008378BD" w:rsidP="002666EF">
      <w:pPr>
        <w:rPr>
          <w:rFonts w:asciiTheme="minorHAnsi" w:hAnsiTheme="minorHAnsi"/>
        </w:rPr>
      </w:pPr>
    </w:p>
    <w:p w14:paraId="216A9522" w14:textId="77777777" w:rsidR="008378BD" w:rsidRDefault="008378BD" w:rsidP="002666EF">
      <w:pPr>
        <w:rPr>
          <w:rFonts w:asciiTheme="minorHAnsi" w:hAnsiTheme="minorHAnsi"/>
        </w:rPr>
      </w:pPr>
    </w:p>
    <w:p w14:paraId="2FD3ABE4" w14:textId="77777777" w:rsidR="008378BD" w:rsidRDefault="008378BD" w:rsidP="002666EF">
      <w:pPr>
        <w:rPr>
          <w:rFonts w:asciiTheme="minorHAnsi" w:hAnsiTheme="minorHAnsi"/>
        </w:rPr>
      </w:pPr>
    </w:p>
    <w:p w14:paraId="5BE47892" w14:textId="77777777" w:rsidR="008378BD" w:rsidRDefault="008378BD" w:rsidP="002666EF">
      <w:pPr>
        <w:rPr>
          <w:rFonts w:asciiTheme="minorHAnsi" w:hAnsiTheme="minorHAnsi"/>
        </w:rPr>
      </w:pPr>
    </w:p>
    <w:p w14:paraId="2C4C6540" w14:textId="108AD50E" w:rsidR="00AE7F25" w:rsidRPr="002104AE" w:rsidRDefault="00A43797" w:rsidP="002666EF">
      <w:pPr>
        <w:rPr>
          <w:rFonts w:asciiTheme="minorHAnsi" w:hAnsiTheme="minorHAnsi"/>
          <w:b/>
          <w:bCs/>
        </w:rPr>
      </w:pPr>
      <w:bookmarkStart w:id="215" w:name="OLE_LINK219"/>
      <w:r w:rsidRPr="002104AE">
        <w:rPr>
          <w:rFonts w:asciiTheme="minorHAnsi" w:hAnsiTheme="minorHAnsi"/>
          <w:b/>
          <w:bCs/>
        </w:rPr>
        <w:t>E</w:t>
      </w:r>
      <w:r w:rsidR="00D3377D" w:rsidRPr="002104AE">
        <w:rPr>
          <w:rFonts w:asciiTheme="minorHAnsi" w:hAnsiTheme="minorHAnsi"/>
          <w:b/>
          <w:bCs/>
        </w:rPr>
        <w:t xml:space="preserve">sfuerzo </w:t>
      </w:r>
      <w:r w:rsidRPr="002104AE">
        <w:rPr>
          <w:rFonts w:asciiTheme="minorHAnsi" w:hAnsiTheme="minorHAnsi"/>
          <w:b/>
          <w:bCs/>
        </w:rPr>
        <w:t>con propósito</w:t>
      </w:r>
      <w:r w:rsidR="00D3377D" w:rsidRPr="002104AE">
        <w:rPr>
          <w:rFonts w:asciiTheme="minorHAnsi" w:hAnsiTheme="minorHAnsi"/>
          <w:b/>
          <w:bCs/>
        </w:rPr>
        <w:t xml:space="preserve">. </w:t>
      </w:r>
    </w:p>
    <w:p w14:paraId="4B84CED7" w14:textId="2D1E0D6E" w:rsidR="00AE7F25" w:rsidRPr="002104AE" w:rsidRDefault="00AE7F25" w:rsidP="002666EF">
      <w:pPr>
        <w:rPr>
          <w:rFonts w:asciiTheme="minorHAnsi" w:hAnsiTheme="minorHAnsi"/>
          <w:lang w:val="es-ES"/>
        </w:rPr>
      </w:pPr>
      <w:r w:rsidRPr="002104AE">
        <w:rPr>
          <w:rFonts w:asciiTheme="minorHAnsi" w:hAnsiTheme="minorHAnsi"/>
          <w:b/>
          <w:bCs/>
        </w:rPr>
        <w:t xml:space="preserve">Colosenses </w:t>
      </w:r>
      <w:r w:rsidR="008378BD" w:rsidRPr="002104AE">
        <w:rPr>
          <w:rFonts w:asciiTheme="minorHAnsi" w:hAnsiTheme="minorHAnsi"/>
          <w:b/>
          <w:bCs/>
        </w:rPr>
        <w:t>1:28-29 NTV</w:t>
      </w:r>
      <w:r w:rsidR="008378BD" w:rsidRPr="002104AE">
        <w:rPr>
          <w:rFonts w:asciiTheme="minorHAnsi" w:hAnsiTheme="minorHAnsi"/>
        </w:rPr>
        <w:t xml:space="preserve">. </w:t>
      </w:r>
      <w:r w:rsidR="008378BD" w:rsidRPr="002104AE">
        <w:rPr>
          <w:rFonts w:asciiTheme="minorHAnsi" w:hAnsiTheme="minorHAnsi"/>
          <w:i/>
          <w:iCs/>
          <w:color w:val="0070C0"/>
          <w:lang w:val="es-ES"/>
        </w:rPr>
        <w:t xml:space="preserve">Por lo tanto, hablamos a otros de Cristo, advertimos a todos y enseñamos a todos con toda la sabiduría que Dios nos ha dado. Queremos presentarlos a Dios perfectos en su relación con Cristo. </w:t>
      </w:r>
      <w:r w:rsidR="008378BD" w:rsidRPr="002104AE">
        <w:rPr>
          <w:rFonts w:asciiTheme="minorHAnsi" w:hAnsiTheme="minorHAnsi"/>
          <w:i/>
          <w:iCs/>
          <w:color w:val="0070C0"/>
          <w:vertAlign w:val="superscript"/>
          <w:lang w:val="es-ES"/>
        </w:rPr>
        <w:t>29 </w:t>
      </w:r>
      <w:r w:rsidR="008378BD" w:rsidRPr="002104AE">
        <w:rPr>
          <w:rFonts w:asciiTheme="minorHAnsi" w:hAnsiTheme="minorHAnsi"/>
          <w:b/>
          <w:bCs/>
          <w:i/>
          <w:iCs/>
          <w:color w:val="0070C0"/>
          <w:lang w:val="es-ES"/>
        </w:rPr>
        <w:t>Es por eso que trabajo y lucho con tanto empeño</w:t>
      </w:r>
      <w:r w:rsidR="008378BD" w:rsidRPr="002104AE">
        <w:rPr>
          <w:rFonts w:asciiTheme="minorHAnsi" w:hAnsiTheme="minorHAnsi"/>
          <w:i/>
          <w:iCs/>
          <w:color w:val="0070C0"/>
          <w:lang w:val="es-ES"/>
        </w:rPr>
        <w:t>, apoyado en el gran poder de Cristo que actúa dentro de mí</w:t>
      </w:r>
      <w:r w:rsidR="008378BD" w:rsidRPr="002104AE">
        <w:rPr>
          <w:rFonts w:asciiTheme="minorHAnsi" w:hAnsiTheme="minorHAnsi"/>
          <w:lang w:val="es-ES"/>
        </w:rPr>
        <w:t>.</w:t>
      </w:r>
    </w:p>
    <w:p w14:paraId="0DFF701A" w14:textId="77777777" w:rsidR="00F06222" w:rsidRPr="002104AE" w:rsidRDefault="00F06222" w:rsidP="002666EF">
      <w:pPr>
        <w:rPr>
          <w:rFonts w:asciiTheme="minorHAnsi" w:hAnsiTheme="minorHAnsi"/>
          <w:lang w:val="es-ES"/>
        </w:rPr>
      </w:pPr>
    </w:p>
    <w:p w14:paraId="61AE90FB" w14:textId="77777777" w:rsidR="002104AE" w:rsidRPr="002104AE" w:rsidRDefault="002104AE" w:rsidP="002104AE">
      <w:pPr>
        <w:pStyle w:val="NormalWeb"/>
        <w:rPr>
          <w:rFonts w:asciiTheme="minorHAnsi" w:hAnsiTheme="minorHAnsi"/>
          <w:color w:val="EE0000"/>
          <w:lang w:val="es-US"/>
        </w:rPr>
      </w:pPr>
      <w:r w:rsidRPr="002104AE">
        <w:rPr>
          <w:rStyle w:val="Fuerte"/>
          <w:rFonts w:asciiTheme="minorHAnsi" w:hAnsiTheme="minorHAnsi"/>
          <w:color w:val="EE0000"/>
        </w:rPr>
        <w:t>¿Dónde estás poniendo tu esfuerzo y tu empeño? ¿Por qué luchas cada día?</w:t>
      </w:r>
    </w:p>
    <w:p w14:paraId="00FCD543" w14:textId="77777777" w:rsidR="002104AE" w:rsidRPr="002104AE" w:rsidRDefault="002104AE" w:rsidP="002104AE">
      <w:pPr>
        <w:pStyle w:val="NormalWeb"/>
        <w:rPr>
          <w:rFonts w:asciiTheme="minorHAnsi" w:hAnsiTheme="minorHAnsi"/>
          <w:color w:val="000000"/>
        </w:rPr>
      </w:pPr>
      <w:r w:rsidRPr="002104AE">
        <w:rPr>
          <w:rFonts w:asciiTheme="minorHAnsi" w:hAnsiTheme="minorHAnsi"/>
          <w:color w:val="000000"/>
        </w:rPr>
        <w:t>El apóstol Pablo tenía algo muy claro: él había recibido un</w:t>
      </w:r>
      <w:r w:rsidRPr="002104AE">
        <w:rPr>
          <w:rStyle w:val="apple-converted-space"/>
          <w:rFonts w:asciiTheme="minorHAnsi" w:hAnsiTheme="minorHAnsi"/>
          <w:color w:val="000000"/>
        </w:rPr>
        <w:t> </w:t>
      </w:r>
      <w:r w:rsidRPr="002104AE">
        <w:rPr>
          <w:rStyle w:val="Fuerte"/>
          <w:rFonts w:asciiTheme="minorHAnsi" w:hAnsiTheme="minorHAnsi"/>
          <w:color w:val="000000"/>
        </w:rPr>
        <w:t>llamado</w:t>
      </w:r>
      <w:r w:rsidRPr="002104AE">
        <w:rPr>
          <w:rFonts w:asciiTheme="minorHAnsi" w:hAnsiTheme="minorHAnsi"/>
          <w:color w:val="000000"/>
        </w:rPr>
        <w:t>, una</w:t>
      </w:r>
      <w:r w:rsidRPr="002104AE">
        <w:rPr>
          <w:rStyle w:val="apple-converted-space"/>
          <w:rFonts w:asciiTheme="minorHAnsi" w:hAnsiTheme="minorHAnsi"/>
          <w:color w:val="000000"/>
        </w:rPr>
        <w:t> </w:t>
      </w:r>
      <w:r w:rsidRPr="002104AE">
        <w:rPr>
          <w:rStyle w:val="Fuerte"/>
          <w:rFonts w:asciiTheme="minorHAnsi" w:hAnsiTheme="minorHAnsi"/>
          <w:color w:val="000000"/>
        </w:rPr>
        <w:t>tarea</w:t>
      </w:r>
      <w:r w:rsidRPr="002104AE">
        <w:rPr>
          <w:rStyle w:val="apple-converted-space"/>
          <w:rFonts w:asciiTheme="minorHAnsi" w:hAnsiTheme="minorHAnsi"/>
          <w:color w:val="000000"/>
        </w:rPr>
        <w:t> </w:t>
      </w:r>
      <w:r w:rsidRPr="002104AE">
        <w:rPr>
          <w:rFonts w:asciiTheme="minorHAnsi" w:hAnsiTheme="minorHAnsi"/>
          <w:color w:val="000000"/>
        </w:rPr>
        <w:t>y una</w:t>
      </w:r>
      <w:r w:rsidRPr="002104AE">
        <w:rPr>
          <w:rStyle w:val="apple-converted-space"/>
          <w:rFonts w:asciiTheme="minorHAnsi" w:hAnsiTheme="minorHAnsi"/>
          <w:color w:val="000000"/>
        </w:rPr>
        <w:t> </w:t>
      </w:r>
      <w:r w:rsidRPr="002104AE">
        <w:rPr>
          <w:rStyle w:val="Fuerte"/>
          <w:rFonts w:asciiTheme="minorHAnsi" w:hAnsiTheme="minorHAnsi"/>
          <w:color w:val="000000"/>
        </w:rPr>
        <w:t>responsabilidad</w:t>
      </w:r>
      <w:r w:rsidRPr="002104AE">
        <w:rPr>
          <w:rFonts w:asciiTheme="minorHAnsi" w:hAnsiTheme="minorHAnsi"/>
          <w:color w:val="000000"/>
        </w:rPr>
        <w:t>. Su vida no giraba alrededor de la comodidad ni del reconocimiento personal, sino de una causa eterna:</w:t>
      </w:r>
      <w:r w:rsidRPr="002104AE">
        <w:rPr>
          <w:rStyle w:val="apple-converted-space"/>
          <w:rFonts w:asciiTheme="minorHAnsi" w:hAnsiTheme="minorHAnsi"/>
          <w:color w:val="000000"/>
        </w:rPr>
        <w:t> </w:t>
      </w:r>
      <w:r w:rsidRPr="002104AE">
        <w:rPr>
          <w:rStyle w:val="Fuerte"/>
          <w:rFonts w:asciiTheme="minorHAnsi" w:hAnsiTheme="minorHAnsi"/>
          <w:color w:val="000000"/>
        </w:rPr>
        <w:t>Cristo y las personas</w:t>
      </w:r>
      <w:r w:rsidRPr="002104AE">
        <w:rPr>
          <w:rFonts w:asciiTheme="minorHAnsi" w:hAnsiTheme="minorHAnsi"/>
          <w:color w:val="000000"/>
        </w:rPr>
        <w:t>.</w:t>
      </w:r>
    </w:p>
    <w:p w14:paraId="10DEF572" w14:textId="77777777" w:rsidR="00FF7D91" w:rsidRDefault="00FF7D91" w:rsidP="002104AE">
      <w:pPr>
        <w:pStyle w:val="NormalWeb"/>
        <w:rPr>
          <w:rFonts w:asciiTheme="minorHAnsi" w:hAnsiTheme="minorHAnsi"/>
          <w:color w:val="000000"/>
        </w:rPr>
      </w:pPr>
    </w:p>
    <w:p w14:paraId="7E8E2A47" w14:textId="6529D50B" w:rsidR="002104AE" w:rsidRDefault="002104AE" w:rsidP="002104AE">
      <w:pPr>
        <w:pStyle w:val="NormalWeb"/>
        <w:rPr>
          <w:rFonts w:asciiTheme="minorHAnsi" w:hAnsiTheme="minorHAnsi"/>
          <w:color w:val="000000"/>
        </w:rPr>
      </w:pPr>
      <w:r w:rsidRPr="002104AE">
        <w:rPr>
          <w:rFonts w:asciiTheme="minorHAnsi" w:hAnsiTheme="minorHAnsi"/>
          <w:color w:val="000000"/>
        </w:rPr>
        <w:t>Pablo entendió que quien ha conocido la verdad de Cristo y ha experimentado su amor,</w:t>
      </w:r>
      <w:r w:rsidRPr="002104AE">
        <w:rPr>
          <w:rStyle w:val="apple-converted-space"/>
          <w:rFonts w:asciiTheme="minorHAnsi" w:hAnsiTheme="minorHAnsi"/>
          <w:color w:val="000000"/>
        </w:rPr>
        <w:t> </w:t>
      </w:r>
      <w:r w:rsidRPr="002104AE">
        <w:rPr>
          <w:rStyle w:val="Fuerte"/>
          <w:rFonts w:asciiTheme="minorHAnsi" w:hAnsiTheme="minorHAnsi"/>
          <w:color w:val="000000"/>
        </w:rPr>
        <w:t>no puede vivir distraído ni desenfocado</w:t>
      </w:r>
      <w:r w:rsidRPr="002104AE">
        <w:rPr>
          <w:rFonts w:asciiTheme="minorHAnsi" w:hAnsiTheme="minorHAnsi"/>
          <w:color w:val="000000"/>
        </w:rPr>
        <w:t>. No se puede perder el tiempo ni descuidar la misión diaria de compartir el mensaje que salva, sana y transforma vidas.</w:t>
      </w:r>
    </w:p>
    <w:p w14:paraId="5635B33B" w14:textId="77777777" w:rsidR="00FF7D91" w:rsidRPr="002104AE" w:rsidRDefault="00FF7D91" w:rsidP="002104AE">
      <w:pPr>
        <w:pStyle w:val="NormalWeb"/>
        <w:rPr>
          <w:rFonts w:asciiTheme="minorHAnsi" w:hAnsiTheme="minorHAnsi"/>
          <w:color w:val="000000"/>
        </w:rPr>
      </w:pPr>
    </w:p>
    <w:p w14:paraId="2EF8D5D0" w14:textId="77777777" w:rsidR="002104AE" w:rsidRDefault="002104AE" w:rsidP="002104AE">
      <w:pPr>
        <w:pStyle w:val="NormalWeb"/>
        <w:rPr>
          <w:rFonts w:asciiTheme="minorHAnsi" w:hAnsiTheme="minorHAnsi"/>
          <w:color w:val="000000"/>
        </w:rPr>
      </w:pPr>
      <w:r w:rsidRPr="002104AE">
        <w:rPr>
          <w:rFonts w:asciiTheme="minorHAnsi" w:hAnsiTheme="minorHAnsi"/>
          <w:color w:val="000000"/>
        </w:rPr>
        <w:t>A pesar de las incomodidades, persecuciones, prisiones y sufrimientos, Pablo no se detuvo. Con insistencia habló, advirtió y enseñó, con un solo propósito:</w:t>
      </w:r>
      <w:r w:rsidRPr="002104AE">
        <w:rPr>
          <w:rStyle w:val="apple-converted-space"/>
          <w:rFonts w:asciiTheme="minorHAnsi" w:hAnsiTheme="minorHAnsi"/>
          <w:color w:val="000000"/>
        </w:rPr>
        <w:t> </w:t>
      </w:r>
      <w:r w:rsidRPr="002104AE">
        <w:rPr>
          <w:rStyle w:val="Fuerte"/>
          <w:rFonts w:asciiTheme="minorHAnsi" w:hAnsiTheme="minorHAnsi"/>
          <w:color w:val="000000"/>
        </w:rPr>
        <w:t>que otros llegaran a tener una relación madura con Cristo y pudieran presentarse delante de Dios como aprobados</w:t>
      </w:r>
      <w:r w:rsidRPr="002104AE">
        <w:rPr>
          <w:rFonts w:asciiTheme="minorHAnsi" w:hAnsiTheme="minorHAnsi"/>
          <w:color w:val="000000"/>
        </w:rPr>
        <w:t>.</w:t>
      </w:r>
    </w:p>
    <w:p w14:paraId="137CAF75" w14:textId="77777777" w:rsidR="003642A6" w:rsidRPr="002104AE" w:rsidRDefault="003642A6" w:rsidP="002104AE">
      <w:pPr>
        <w:pStyle w:val="NormalWeb"/>
        <w:rPr>
          <w:rFonts w:asciiTheme="minorHAnsi" w:hAnsiTheme="minorHAnsi"/>
          <w:color w:val="000000"/>
        </w:rPr>
      </w:pPr>
    </w:p>
    <w:p w14:paraId="1B2F60B6" w14:textId="2776ADF4" w:rsidR="002104AE" w:rsidRPr="002104AE" w:rsidRDefault="002104AE" w:rsidP="002104AE">
      <w:pPr>
        <w:pStyle w:val="NormalWeb"/>
        <w:rPr>
          <w:rFonts w:asciiTheme="minorHAnsi" w:hAnsiTheme="minorHAnsi"/>
          <w:color w:val="000000"/>
        </w:rPr>
      </w:pPr>
      <w:r w:rsidRPr="002104AE">
        <w:rPr>
          <w:rFonts w:asciiTheme="minorHAnsi" w:hAnsiTheme="minorHAnsi"/>
          <w:color w:val="000000"/>
        </w:rPr>
        <w:t>Hoy el llamado es también para nosotros:</w:t>
      </w:r>
      <w:r w:rsidRPr="002104AE">
        <w:rPr>
          <w:rFonts w:asciiTheme="minorHAnsi" w:hAnsiTheme="minorHAnsi"/>
          <w:color w:val="000000"/>
        </w:rPr>
        <w:br/>
      </w:r>
      <w:r w:rsidRPr="008E29CC">
        <w:rPr>
          <w:rStyle w:val="Fuerte"/>
          <w:rFonts w:asciiTheme="minorHAnsi" w:hAnsiTheme="minorHAnsi"/>
          <w:b w:val="0"/>
          <w:bCs w:val="0"/>
          <w:i/>
          <w:iCs/>
          <w:color w:val="EE0000"/>
        </w:rPr>
        <w:t>¿Vives con ese mismo propósito?</w:t>
      </w:r>
      <w:r w:rsidRPr="008E29CC">
        <w:rPr>
          <w:rFonts w:asciiTheme="minorHAnsi" w:hAnsiTheme="minorHAnsi"/>
          <w:b/>
          <w:bCs/>
          <w:i/>
          <w:iCs/>
          <w:color w:val="EE0000"/>
        </w:rPr>
        <w:br/>
      </w:r>
      <w:r w:rsidRPr="008E29CC">
        <w:rPr>
          <w:rStyle w:val="Fuerte"/>
          <w:rFonts w:asciiTheme="minorHAnsi" w:hAnsiTheme="minorHAnsi"/>
          <w:b w:val="0"/>
          <w:bCs w:val="0"/>
          <w:i/>
          <w:iCs/>
          <w:color w:val="EE0000"/>
        </w:rPr>
        <w:t>¿Te importa que las personas a tu alrededor conozcan a Cristo y vivan una relación real con Él?</w:t>
      </w:r>
    </w:p>
    <w:p w14:paraId="43C8EF73" w14:textId="77777777" w:rsidR="008E29CC" w:rsidRDefault="008E29CC" w:rsidP="002104AE">
      <w:pPr>
        <w:pStyle w:val="NormalWeb"/>
        <w:rPr>
          <w:rFonts w:asciiTheme="minorHAnsi" w:hAnsiTheme="minorHAnsi"/>
          <w:color w:val="000000"/>
        </w:rPr>
      </w:pPr>
    </w:p>
    <w:p w14:paraId="039DD8EC" w14:textId="07402B47" w:rsidR="002104AE" w:rsidRPr="002104AE" w:rsidRDefault="002104AE" w:rsidP="002104AE">
      <w:pPr>
        <w:pStyle w:val="NormalWeb"/>
        <w:rPr>
          <w:rFonts w:asciiTheme="minorHAnsi" w:hAnsiTheme="minorHAnsi"/>
          <w:color w:val="000000"/>
        </w:rPr>
      </w:pPr>
      <w:r w:rsidRPr="002104AE">
        <w:rPr>
          <w:rFonts w:asciiTheme="minorHAnsi" w:hAnsiTheme="minorHAnsi"/>
          <w:color w:val="000000"/>
        </w:rPr>
        <w:t>El tiempo es valioso y la vida es corta. No guardes para ti el único mensaje que puede cambiar destinos eternos.</w:t>
      </w:r>
      <w:r w:rsidRPr="002104AE">
        <w:rPr>
          <w:rStyle w:val="apple-converted-space"/>
          <w:rFonts w:asciiTheme="minorHAnsi" w:hAnsiTheme="minorHAnsi"/>
          <w:color w:val="000000"/>
        </w:rPr>
        <w:t> </w:t>
      </w:r>
      <w:r w:rsidRPr="002104AE">
        <w:rPr>
          <w:rStyle w:val="Fuerte"/>
          <w:rFonts w:asciiTheme="minorHAnsi" w:hAnsiTheme="minorHAnsi"/>
          <w:color w:val="000000"/>
        </w:rPr>
        <w:t>Que tu esfuerzo tenga propósito. Que tu lucha tenga sentido. Vive para Cristo y compártelo con otros.</w:t>
      </w:r>
    </w:p>
    <w:p w14:paraId="5A6E9173" w14:textId="77777777" w:rsidR="008E29CC" w:rsidRDefault="008E29CC" w:rsidP="002104AE">
      <w:pPr>
        <w:pStyle w:val="NormalWeb"/>
        <w:rPr>
          <w:rFonts w:asciiTheme="minorHAnsi" w:hAnsiTheme="minorHAnsi"/>
          <w:color w:val="000000"/>
        </w:rPr>
      </w:pPr>
    </w:p>
    <w:p w14:paraId="2657E434" w14:textId="343E707F" w:rsidR="002104AE" w:rsidRPr="002104AE" w:rsidRDefault="002104AE" w:rsidP="002104AE">
      <w:pPr>
        <w:pStyle w:val="NormalWeb"/>
        <w:rPr>
          <w:rFonts w:asciiTheme="minorHAnsi" w:hAnsiTheme="minorHAnsi"/>
          <w:color w:val="000000"/>
        </w:rPr>
      </w:pPr>
      <w:r w:rsidRPr="008561AB">
        <w:rPr>
          <w:rFonts w:asciiTheme="minorHAnsi" w:hAnsiTheme="minorHAnsi"/>
          <w:i/>
          <w:iCs/>
          <w:color w:val="000000"/>
        </w:rPr>
        <w:t>Señor Jesús, gracias por perdonar nuestros pecados. Gracias porque obras en nosotros con tu poder para fortalecer nuestra relación contigo. Renueva nuestro compromiso, despierta nuestra pasión por las personas y úsanos para que muchos puedan conocerte y recibir tu salvación. Amén</w:t>
      </w:r>
      <w:r w:rsidRPr="002104AE">
        <w:rPr>
          <w:rFonts w:asciiTheme="minorHAnsi" w:hAnsiTheme="minorHAnsi"/>
          <w:color w:val="000000"/>
        </w:rPr>
        <w:t>.</w:t>
      </w:r>
    </w:p>
    <w:bookmarkEnd w:id="215"/>
    <w:p w14:paraId="5842EF91" w14:textId="77777777" w:rsidR="00D50F83" w:rsidRDefault="00D50F83" w:rsidP="002666EF">
      <w:pPr>
        <w:rPr>
          <w:rFonts w:asciiTheme="minorHAnsi" w:hAnsiTheme="minorHAnsi"/>
        </w:rPr>
      </w:pPr>
    </w:p>
    <w:p w14:paraId="7120872B" w14:textId="77777777" w:rsidR="007C685D" w:rsidRDefault="007C685D" w:rsidP="002666EF">
      <w:pPr>
        <w:rPr>
          <w:rFonts w:asciiTheme="minorHAnsi" w:hAnsiTheme="minorHAnsi"/>
        </w:rPr>
      </w:pPr>
    </w:p>
    <w:p w14:paraId="61CD4CB1" w14:textId="77777777" w:rsidR="007C685D" w:rsidRPr="009E6C46" w:rsidRDefault="007C685D" w:rsidP="002666EF">
      <w:pPr>
        <w:rPr>
          <w:rFonts w:asciiTheme="minorHAnsi" w:hAnsiTheme="minorHAnsi"/>
        </w:rPr>
      </w:pPr>
    </w:p>
    <w:p w14:paraId="0EB5416A" w14:textId="77777777" w:rsidR="00DD6C52" w:rsidRDefault="00DD6C52" w:rsidP="002666EF">
      <w:pPr>
        <w:rPr>
          <w:rFonts w:asciiTheme="minorHAnsi" w:hAnsiTheme="minorHAnsi"/>
          <w:b/>
          <w:bCs/>
        </w:rPr>
      </w:pPr>
    </w:p>
    <w:p w14:paraId="10EB491B" w14:textId="77777777" w:rsidR="00DD6C52" w:rsidRDefault="00DD6C52" w:rsidP="002666EF">
      <w:pPr>
        <w:rPr>
          <w:rFonts w:asciiTheme="minorHAnsi" w:hAnsiTheme="minorHAnsi"/>
          <w:b/>
          <w:bCs/>
        </w:rPr>
      </w:pPr>
    </w:p>
    <w:p w14:paraId="64B7AD31" w14:textId="77777777" w:rsidR="00DD6C52" w:rsidRDefault="00DD6C52" w:rsidP="002666EF">
      <w:pPr>
        <w:rPr>
          <w:rFonts w:asciiTheme="minorHAnsi" w:hAnsiTheme="minorHAnsi"/>
          <w:b/>
          <w:bCs/>
        </w:rPr>
      </w:pPr>
    </w:p>
    <w:p w14:paraId="3811E94E" w14:textId="77777777" w:rsidR="00DD6C52" w:rsidRDefault="00DD6C52" w:rsidP="002666EF">
      <w:pPr>
        <w:rPr>
          <w:rFonts w:asciiTheme="minorHAnsi" w:hAnsiTheme="minorHAnsi"/>
          <w:b/>
          <w:bCs/>
        </w:rPr>
      </w:pPr>
    </w:p>
    <w:p w14:paraId="2AE281CD" w14:textId="77777777" w:rsidR="00DD6C52" w:rsidRDefault="00DD6C52" w:rsidP="002666EF">
      <w:pPr>
        <w:rPr>
          <w:rFonts w:asciiTheme="minorHAnsi" w:hAnsiTheme="minorHAnsi"/>
          <w:b/>
          <w:bCs/>
        </w:rPr>
      </w:pPr>
    </w:p>
    <w:p w14:paraId="131DBF39" w14:textId="77777777" w:rsidR="00DD6C52" w:rsidRDefault="00DD6C52" w:rsidP="002666EF">
      <w:pPr>
        <w:rPr>
          <w:rFonts w:asciiTheme="minorHAnsi" w:hAnsiTheme="minorHAnsi"/>
          <w:b/>
          <w:bCs/>
        </w:rPr>
      </w:pPr>
    </w:p>
    <w:p w14:paraId="63FA7410" w14:textId="4E9A5E3A" w:rsidR="007C685D" w:rsidRPr="009E6C46" w:rsidRDefault="0078649A" w:rsidP="002666EF">
      <w:pPr>
        <w:rPr>
          <w:rFonts w:asciiTheme="minorHAnsi" w:hAnsiTheme="minorHAnsi"/>
          <w:b/>
          <w:bCs/>
        </w:rPr>
      </w:pPr>
      <w:bookmarkStart w:id="216" w:name="OLE_LINK220"/>
      <w:r w:rsidRPr="009E6C46">
        <w:rPr>
          <w:rFonts w:asciiTheme="minorHAnsi" w:hAnsiTheme="minorHAnsi"/>
          <w:b/>
          <w:bCs/>
        </w:rPr>
        <w:t>Fiel colaborador</w:t>
      </w:r>
      <w:r w:rsidR="00A058D8" w:rsidRPr="009E6C46">
        <w:rPr>
          <w:rFonts w:asciiTheme="minorHAnsi" w:hAnsiTheme="minorHAnsi"/>
          <w:b/>
          <w:bCs/>
        </w:rPr>
        <w:t xml:space="preserve"> de Cristo. </w:t>
      </w:r>
    </w:p>
    <w:p w14:paraId="27866181" w14:textId="2DFEADB2" w:rsidR="007C685D" w:rsidRPr="009E6C46" w:rsidRDefault="00676AE6" w:rsidP="002666EF">
      <w:pPr>
        <w:rPr>
          <w:rFonts w:asciiTheme="minorHAnsi" w:hAnsiTheme="minorHAnsi"/>
          <w:lang w:val="es-ES"/>
        </w:rPr>
      </w:pPr>
      <w:r w:rsidRPr="009E6C46">
        <w:rPr>
          <w:rFonts w:asciiTheme="minorHAnsi" w:hAnsiTheme="minorHAnsi"/>
          <w:b/>
          <w:bCs/>
          <w:lang w:val="es-ES"/>
        </w:rPr>
        <w:t>Colosenses 1:7 NTV</w:t>
      </w:r>
      <w:r w:rsidRPr="009E6C46">
        <w:rPr>
          <w:rFonts w:asciiTheme="minorHAnsi" w:hAnsiTheme="minorHAnsi"/>
          <w:lang w:val="es-ES"/>
        </w:rPr>
        <w:t xml:space="preserve">. </w:t>
      </w:r>
      <w:r w:rsidR="007C685D" w:rsidRPr="009E6C46">
        <w:rPr>
          <w:rFonts w:asciiTheme="minorHAnsi" w:hAnsiTheme="minorHAnsi"/>
          <w:i/>
          <w:iCs/>
          <w:color w:val="0070C0"/>
          <w:lang w:val="es-ES"/>
        </w:rPr>
        <w:t>Ustedes se enteraron de la Buena Noticia por medio de Epafras, nuestro amado colaborador; él es un fiel servidor de Cristo y nos ayuda en nombre de ustedes</w:t>
      </w:r>
      <w:r w:rsidR="007C685D" w:rsidRPr="009E6C46">
        <w:rPr>
          <w:rFonts w:asciiTheme="minorHAnsi" w:hAnsiTheme="minorHAnsi"/>
          <w:lang w:val="es-ES"/>
        </w:rPr>
        <w:t>.</w:t>
      </w:r>
    </w:p>
    <w:p w14:paraId="08A1F0FC" w14:textId="77777777" w:rsidR="00676AE6" w:rsidRPr="009E6C46" w:rsidRDefault="00676AE6" w:rsidP="002666EF">
      <w:pPr>
        <w:rPr>
          <w:rFonts w:asciiTheme="minorHAnsi" w:hAnsiTheme="minorHAnsi"/>
          <w:lang w:val="es-ES"/>
        </w:rPr>
      </w:pPr>
    </w:p>
    <w:p w14:paraId="12F7A440" w14:textId="77777777" w:rsidR="00284324" w:rsidRPr="009E6C46" w:rsidRDefault="0078649A" w:rsidP="00284324">
      <w:pPr>
        <w:pStyle w:val="NormalWeb"/>
        <w:rPr>
          <w:rFonts w:asciiTheme="minorHAnsi" w:eastAsia="Times New Roman" w:hAnsiTheme="minorHAnsi"/>
          <w:color w:val="000000"/>
          <w:lang w:val="es-US" w:eastAsia="es-MX"/>
          <w14:ligatures w14:val="none"/>
        </w:rPr>
      </w:pPr>
      <w:r w:rsidRPr="009E6C46">
        <w:rPr>
          <w:rFonts w:asciiTheme="minorHAnsi" w:hAnsiTheme="minorHAnsi"/>
        </w:rPr>
        <w:t xml:space="preserve"> </w:t>
      </w:r>
      <w:r w:rsidR="00284324" w:rsidRPr="009E6C46">
        <w:rPr>
          <w:rFonts w:asciiTheme="minorHAnsi" w:eastAsia="Times New Roman" w:hAnsiTheme="minorHAnsi"/>
          <w:color w:val="000000"/>
          <w:lang w:val="es-US" w:eastAsia="es-MX"/>
          <w14:ligatures w14:val="none"/>
        </w:rPr>
        <w:t>Durante un viaje a Corea del Sur, tuve la oportunidad de visitar un cementerio de misioneros. Allí nos compartieron la historia de hombres y mujeres que llegaron a esa región con un solo propósito: predicar el evangelio de Jesucristo. Me impactó profundamente el respeto y el cuidado con el que los hermanos coreanos preservaban aquellas tumbas. Ese momento me ayudó a valorar a todos los que fueron obedientes para que hoy nosotros conociéramos el mensaje de Jesús y nuestra fe estuviera afirmada en la verdad.</w:t>
      </w:r>
    </w:p>
    <w:p w14:paraId="4164ECD0" w14:textId="715C49F1" w:rsidR="00284324" w:rsidRPr="00284324" w:rsidRDefault="00284324" w:rsidP="00284324">
      <w:pPr>
        <w:spacing w:before="100" w:beforeAutospacing="1" w:after="100" w:afterAutospacing="1"/>
        <w:rPr>
          <w:rFonts w:asciiTheme="minorHAnsi" w:hAnsiTheme="minorHAnsi"/>
          <w:color w:val="000000"/>
        </w:rPr>
      </w:pPr>
      <w:r w:rsidRPr="00284324">
        <w:rPr>
          <w:rFonts w:asciiTheme="minorHAnsi" w:hAnsiTheme="minorHAnsi"/>
          <w:color w:val="000000"/>
        </w:rPr>
        <w:t xml:space="preserve">El apóstol Pablo recuerda a la iglesia de Colosas que ellos conocieron la Buena Noticia por medio de Epafras, un siervo fiel de Cristo. Dios utilizó la obediencia de una persona para llevar Su mensaje a otros. Así como alguien obedeció para que el evangelio llegara hasta nosotros, hoy somos llamados a honrar ese legado viviendo y </w:t>
      </w:r>
      <w:r w:rsidR="00016C91">
        <w:rPr>
          <w:rFonts w:asciiTheme="minorHAnsi" w:hAnsiTheme="minorHAnsi"/>
          <w:color w:val="000000"/>
        </w:rPr>
        <w:t>compartiéndolo de</w:t>
      </w:r>
      <w:r w:rsidRPr="00284324">
        <w:rPr>
          <w:rFonts w:asciiTheme="minorHAnsi" w:hAnsiTheme="minorHAnsi"/>
          <w:color w:val="000000"/>
        </w:rPr>
        <w:t xml:space="preserve"> la misma </w:t>
      </w:r>
      <w:r w:rsidR="00564575">
        <w:rPr>
          <w:rFonts w:asciiTheme="minorHAnsi" w:hAnsiTheme="minorHAnsi"/>
          <w:color w:val="000000"/>
        </w:rPr>
        <w:t>manera</w:t>
      </w:r>
      <w:r w:rsidRPr="00284324">
        <w:rPr>
          <w:rFonts w:asciiTheme="minorHAnsi" w:hAnsiTheme="minorHAnsi"/>
          <w:color w:val="000000"/>
        </w:rPr>
        <w:t>.</w:t>
      </w:r>
    </w:p>
    <w:p w14:paraId="57DDBEEE" w14:textId="79328A0F" w:rsidR="00284324" w:rsidRPr="00284324" w:rsidRDefault="00284324" w:rsidP="00284324">
      <w:pPr>
        <w:spacing w:before="100" w:beforeAutospacing="1" w:after="100" w:afterAutospacing="1"/>
        <w:rPr>
          <w:rFonts w:asciiTheme="minorHAnsi" w:hAnsiTheme="minorHAnsi"/>
          <w:i/>
          <w:iCs/>
          <w:color w:val="7030A0"/>
        </w:rPr>
      </w:pPr>
      <w:r w:rsidRPr="00284324">
        <w:rPr>
          <w:rFonts w:asciiTheme="minorHAnsi" w:hAnsiTheme="minorHAnsi"/>
          <w:i/>
          <w:iCs/>
          <w:color w:val="7030A0"/>
        </w:rPr>
        <w:t>Dios usa la obediencia de personas fieles para llevar el mensaje de Jesús de generación en generación.</w:t>
      </w:r>
    </w:p>
    <w:p w14:paraId="70F2825B" w14:textId="22E755F7" w:rsidR="00284324" w:rsidRPr="00284324" w:rsidRDefault="00284324" w:rsidP="00284324">
      <w:pPr>
        <w:spacing w:before="100" w:beforeAutospacing="1" w:after="100" w:afterAutospacing="1"/>
        <w:rPr>
          <w:rFonts w:asciiTheme="minorHAnsi" w:hAnsiTheme="minorHAnsi"/>
          <w:color w:val="000000"/>
        </w:rPr>
      </w:pPr>
      <w:r w:rsidRPr="00284324">
        <w:rPr>
          <w:rFonts w:asciiTheme="minorHAnsi" w:hAnsiTheme="minorHAnsi"/>
          <w:i/>
          <w:iCs/>
          <w:color w:val="000000"/>
        </w:rPr>
        <w:t>Señor Jesús, gracias por aquellos que fueron obedientes y llevaron el mensaje a lugares donde no se te conocía. Bendice y guarda a quienes se esforzaron y entregaron su vida para que hoy nosotros conociéramos el evangelio. Ayúdame a vivir con la misma fidelidad y obediencia. Amén</w:t>
      </w:r>
      <w:r w:rsidRPr="00284324">
        <w:rPr>
          <w:rFonts w:asciiTheme="minorHAnsi" w:hAnsiTheme="minorHAnsi"/>
          <w:color w:val="000000"/>
        </w:rPr>
        <w:t>.</w:t>
      </w:r>
    </w:p>
    <w:bookmarkEnd w:id="216"/>
    <w:p w14:paraId="35CCFE8B" w14:textId="227FCB5B" w:rsidR="00B90CA5" w:rsidRDefault="00B90CA5" w:rsidP="002666EF">
      <w:pPr>
        <w:rPr>
          <w:rFonts w:asciiTheme="minorHAnsi" w:hAnsiTheme="minorHAnsi"/>
        </w:rPr>
      </w:pPr>
    </w:p>
    <w:p w14:paraId="28080856" w14:textId="77777777" w:rsidR="004527CB" w:rsidRDefault="004527CB" w:rsidP="002666EF">
      <w:pPr>
        <w:rPr>
          <w:rFonts w:asciiTheme="minorHAnsi" w:hAnsiTheme="minorHAnsi"/>
        </w:rPr>
      </w:pPr>
    </w:p>
    <w:p w14:paraId="41D01ED2" w14:textId="77777777" w:rsidR="00666C3E" w:rsidRDefault="00666C3E" w:rsidP="002666EF">
      <w:pPr>
        <w:rPr>
          <w:rFonts w:asciiTheme="minorHAnsi" w:hAnsiTheme="minorHAnsi"/>
          <w:b/>
          <w:bCs/>
          <w:sz w:val="28"/>
          <w:szCs w:val="28"/>
        </w:rPr>
      </w:pPr>
    </w:p>
    <w:p w14:paraId="455DF29C" w14:textId="77777777" w:rsidR="00666C3E" w:rsidRDefault="00666C3E" w:rsidP="002666EF">
      <w:pPr>
        <w:rPr>
          <w:rFonts w:asciiTheme="minorHAnsi" w:hAnsiTheme="minorHAnsi"/>
          <w:b/>
          <w:bCs/>
          <w:sz w:val="28"/>
          <w:szCs w:val="28"/>
        </w:rPr>
      </w:pPr>
    </w:p>
    <w:p w14:paraId="3FA037C5" w14:textId="77777777" w:rsidR="00B078AC" w:rsidRDefault="00B078AC" w:rsidP="002666EF">
      <w:pPr>
        <w:rPr>
          <w:rFonts w:asciiTheme="minorHAnsi" w:hAnsiTheme="minorHAnsi"/>
          <w:b/>
          <w:bCs/>
          <w:sz w:val="28"/>
          <w:szCs w:val="28"/>
        </w:rPr>
      </w:pPr>
    </w:p>
    <w:p w14:paraId="097FBF47" w14:textId="77777777" w:rsidR="00B078AC" w:rsidRDefault="00B078AC" w:rsidP="002666EF">
      <w:pPr>
        <w:rPr>
          <w:rFonts w:asciiTheme="minorHAnsi" w:hAnsiTheme="minorHAnsi"/>
          <w:b/>
          <w:bCs/>
          <w:sz w:val="28"/>
          <w:szCs w:val="28"/>
        </w:rPr>
      </w:pPr>
    </w:p>
    <w:p w14:paraId="2EC63203" w14:textId="77777777" w:rsidR="00B078AC" w:rsidRDefault="00B078AC" w:rsidP="002666EF">
      <w:pPr>
        <w:rPr>
          <w:rFonts w:asciiTheme="minorHAnsi" w:hAnsiTheme="minorHAnsi"/>
          <w:b/>
          <w:bCs/>
          <w:sz w:val="28"/>
          <w:szCs w:val="28"/>
        </w:rPr>
      </w:pPr>
    </w:p>
    <w:p w14:paraId="3DEAC2B7" w14:textId="77777777" w:rsidR="00B078AC" w:rsidRDefault="00B078AC" w:rsidP="002666EF">
      <w:pPr>
        <w:rPr>
          <w:rFonts w:asciiTheme="minorHAnsi" w:hAnsiTheme="minorHAnsi"/>
          <w:b/>
          <w:bCs/>
          <w:sz w:val="28"/>
          <w:szCs w:val="28"/>
        </w:rPr>
      </w:pPr>
    </w:p>
    <w:p w14:paraId="2FEEDB92" w14:textId="1DB807BB" w:rsidR="004527CB" w:rsidRPr="00666C3E" w:rsidRDefault="00595CCF" w:rsidP="002666EF">
      <w:pPr>
        <w:rPr>
          <w:rFonts w:asciiTheme="minorHAnsi" w:hAnsiTheme="minorHAnsi"/>
          <w:b/>
          <w:bCs/>
          <w:sz w:val="28"/>
          <w:szCs w:val="28"/>
        </w:rPr>
      </w:pPr>
      <w:bookmarkStart w:id="217" w:name="OLE_LINK222"/>
      <w:r w:rsidRPr="00666C3E">
        <w:rPr>
          <w:rFonts w:asciiTheme="minorHAnsi" w:hAnsiTheme="minorHAnsi"/>
          <w:b/>
          <w:bCs/>
          <w:sz w:val="28"/>
          <w:szCs w:val="28"/>
        </w:rPr>
        <w:t xml:space="preserve">La </w:t>
      </w:r>
      <w:r w:rsidR="00A44EF5">
        <w:rPr>
          <w:rFonts w:asciiTheme="minorHAnsi" w:hAnsiTheme="minorHAnsi"/>
          <w:b/>
          <w:bCs/>
          <w:sz w:val="28"/>
          <w:szCs w:val="28"/>
        </w:rPr>
        <w:t>V</w:t>
      </w:r>
      <w:r w:rsidRPr="00666C3E">
        <w:rPr>
          <w:rFonts w:asciiTheme="minorHAnsi" w:hAnsiTheme="minorHAnsi"/>
          <w:b/>
          <w:bCs/>
          <w:sz w:val="28"/>
          <w:szCs w:val="28"/>
        </w:rPr>
        <w:t xml:space="preserve">erdad por encima. </w:t>
      </w:r>
    </w:p>
    <w:p w14:paraId="19044FEF" w14:textId="6B123194" w:rsidR="004527CB" w:rsidRPr="00E41D44" w:rsidRDefault="004527CB" w:rsidP="002666EF">
      <w:pPr>
        <w:rPr>
          <w:rFonts w:asciiTheme="minorHAnsi" w:hAnsiTheme="minorHAnsi"/>
          <w:lang w:val="es-ES"/>
        </w:rPr>
      </w:pPr>
      <w:r w:rsidRPr="00E41D44">
        <w:rPr>
          <w:rFonts w:asciiTheme="minorHAnsi" w:hAnsiTheme="minorHAnsi"/>
          <w:b/>
          <w:bCs/>
        </w:rPr>
        <w:t>Colosenses 2:21-22 NTV</w:t>
      </w:r>
      <w:r w:rsidRPr="00E41D44">
        <w:rPr>
          <w:rFonts w:asciiTheme="minorHAnsi" w:hAnsiTheme="minorHAnsi"/>
        </w:rPr>
        <w:t xml:space="preserve">. </w:t>
      </w:r>
      <w:r w:rsidRPr="00E41D44">
        <w:rPr>
          <w:rFonts w:asciiTheme="minorHAnsi" w:hAnsiTheme="minorHAnsi"/>
          <w:i/>
          <w:iCs/>
          <w:color w:val="0070C0"/>
          <w:lang w:val="es-ES"/>
        </w:rPr>
        <w:t xml:space="preserve">«¡No toques esto! ¡No pruebes eso! ¡No te acerques a aquello!»? </w:t>
      </w:r>
      <w:r w:rsidRPr="00E41D44">
        <w:rPr>
          <w:rFonts w:asciiTheme="minorHAnsi" w:hAnsiTheme="minorHAnsi"/>
          <w:i/>
          <w:iCs/>
          <w:color w:val="0070C0"/>
          <w:vertAlign w:val="superscript"/>
          <w:lang w:val="es-ES"/>
        </w:rPr>
        <w:t>22 </w:t>
      </w:r>
      <w:r w:rsidRPr="00E41D44">
        <w:rPr>
          <w:rFonts w:asciiTheme="minorHAnsi" w:hAnsiTheme="minorHAnsi"/>
          <w:i/>
          <w:iCs/>
          <w:color w:val="0070C0"/>
          <w:lang w:val="es-ES"/>
        </w:rPr>
        <w:t>Esas reglas son simples enseñanzas humanas acerca de cosas que se deterioran con el uso</w:t>
      </w:r>
      <w:r w:rsidRPr="00E41D44">
        <w:rPr>
          <w:rFonts w:asciiTheme="minorHAnsi" w:hAnsiTheme="minorHAnsi"/>
          <w:lang w:val="es-ES"/>
        </w:rPr>
        <w:t>.</w:t>
      </w:r>
    </w:p>
    <w:p w14:paraId="0E0F7332" w14:textId="77777777" w:rsidR="004527CB" w:rsidRPr="00E41D44" w:rsidRDefault="004527CB" w:rsidP="002666EF">
      <w:pPr>
        <w:rPr>
          <w:rFonts w:asciiTheme="minorHAnsi" w:hAnsiTheme="minorHAnsi"/>
          <w:lang w:val="es-ES"/>
        </w:rPr>
      </w:pPr>
    </w:p>
    <w:p w14:paraId="4F7D0678" w14:textId="03BFB604" w:rsidR="00595CCF" w:rsidRPr="00E41D44" w:rsidRDefault="00595CCF" w:rsidP="00595CCF">
      <w:pPr>
        <w:pStyle w:val="NormalWeb"/>
        <w:rPr>
          <w:rFonts w:asciiTheme="minorHAnsi" w:hAnsiTheme="minorHAnsi"/>
          <w:color w:val="000000"/>
        </w:rPr>
      </w:pPr>
      <w:r w:rsidRPr="00E41D44">
        <w:rPr>
          <w:rFonts w:asciiTheme="minorHAnsi" w:hAnsiTheme="minorHAnsi"/>
          <w:color w:val="000000"/>
        </w:rPr>
        <w:t xml:space="preserve">El apóstol Pablo advierte a la iglesia sobre un peligro: permitir que las reglas humanas ocupen el lugar que solo le corresponde a la </w:t>
      </w:r>
      <w:r w:rsidRPr="00BD36CB">
        <w:rPr>
          <w:rFonts w:asciiTheme="minorHAnsi" w:hAnsiTheme="minorHAnsi"/>
          <w:b/>
          <w:bCs/>
          <w:color w:val="000000"/>
        </w:rPr>
        <w:t>Palabra de Dios</w:t>
      </w:r>
      <w:r w:rsidRPr="00E41D44">
        <w:rPr>
          <w:rFonts w:asciiTheme="minorHAnsi" w:hAnsiTheme="minorHAnsi"/>
          <w:color w:val="000000"/>
        </w:rPr>
        <w:t>. Con el paso del tiempo, muchas normas que comenzaron como tradiciones o buenas intenciones terminaron siendo tratadas como mandamientos espirituales.</w:t>
      </w:r>
    </w:p>
    <w:p w14:paraId="02AA363A" w14:textId="77777777" w:rsidR="00595CCF" w:rsidRPr="00E41D44" w:rsidRDefault="00595CCF" w:rsidP="00595CCF">
      <w:pPr>
        <w:pStyle w:val="NormalWeb"/>
        <w:rPr>
          <w:rFonts w:asciiTheme="minorHAnsi" w:hAnsiTheme="minorHAnsi"/>
          <w:color w:val="000000"/>
        </w:rPr>
      </w:pPr>
    </w:p>
    <w:p w14:paraId="0A6DFD38" w14:textId="2D326DC7" w:rsidR="00595CCF" w:rsidRPr="00E41D44" w:rsidRDefault="00595CCF" w:rsidP="00595CCF">
      <w:pPr>
        <w:pStyle w:val="NormalWeb"/>
        <w:rPr>
          <w:rFonts w:asciiTheme="minorHAnsi" w:hAnsiTheme="minorHAnsi"/>
          <w:color w:val="000000"/>
        </w:rPr>
      </w:pPr>
      <w:r w:rsidRPr="00E41D44">
        <w:rPr>
          <w:rFonts w:asciiTheme="minorHAnsi" w:hAnsiTheme="minorHAnsi"/>
          <w:color w:val="000000"/>
        </w:rPr>
        <w:t>Estas reglas pueden parecer piadosas, pero no tienen poder eterno ni transforman el corazón. Se enfocan en lo externo y visible, mientras descuidan la obra profunda que solo Cristo puede hacer por medio de su verdad.</w:t>
      </w:r>
    </w:p>
    <w:p w14:paraId="28309E55" w14:textId="77777777" w:rsidR="00595CCF" w:rsidRPr="00E41D44" w:rsidRDefault="00595CCF" w:rsidP="00595CCF">
      <w:pPr>
        <w:pStyle w:val="NormalWeb"/>
        <w:rPr>
          <w:rFonts w:asciiTheme="minorHAnsi" w:hAnsiTheme="minorHAnsi"/>
          <w:color w:val="000000"/>
        </w:rPr>
      </w:pPr>
    </w:p>
    <w:p w14:paraId="3897F5BB" w14:textId="56EEF4C2" w:rsidR="00595CCF" w:rsidRPr="00E41D44" w:rsidRDefault="00595CCF" w:rsidP="00595CCF">
      <w:pPr>
        <w:pStyle w:val="NormalWeb"/>
        <w:rPr>
          <w:rFonts w:asciiTheme="minorHAnsi" w:hAnsiTheme="minorHAnsi"/>
          <w:color w:val="000000"/>
        </w:rPr>
      </w:pPr>
      <w:r w:rsidRPr="00E41D44">
        <w:rPr>
          <w:rFonts w:asciiTheme="minorHAnsi" w:hAnsiTheme="minorHAnsi"/>
          <w:color w:val="000000"/>
        </w:rPr>
        <w:t>La vida cristiana no se sostiene por restricciones impuestas, sino por una</w:t>
      </w:r>
      <w:r w:rsidRPr="00E41D44">
        <w:rPr>
          <w:rStyle w:val="apple-converted-space"/>
          <w:rFonts w:asciiTheme="minorHAnsi" w:hAnsiTheme="minorHAnsi"/>
          <w:color w:val="000000"/>
        </w:rPr>
        <w:t> </w:t>
      </w:r>
      <w:r w:rsidRPr="00E41D44">
        <w:rPr>
          <w:rStyle w:val="Fuerte"/>
          <w:rFonts w:asciiTheme="minorHAnsi" w:hAnsiTheme="minorHAnsi"/>
          <w:color w:val="000000"/>
        </w:rPr>
        <w:t>relación viva con Jesús</w:t>
      </w:r>
      <w:r w:rsidRPr="00E41D44">
        <w:rPr>
          <w:rFonts w:asciiTheme="minorHAnsi" w:hAnsiTheme="minorHAnsi"/>
          <w:color w:val="000000"/>
        </w:rPr>
        <w:t>. Cuando vivimos aferrados a la Palabra, caminamos en libertad, obediencia genuina y gozo.</w:t>
      </w:r>
    </w:p>
    <w:p w14:paraId="47DE10AC" w14:textId="77777777" w:rsidR="00595CCF" w:rsidRPr="00E41D44" w:rsidRDefault="00595CCF" w:rsidP="00595CCF">
      <w:pPr>
        <w:pStyle w:val="NormalWeb"/>
        <w:rPr>
          <w:rFonts w:asciiTheme="minorHAnsi" w:hAnsiTheme="minorHAnsi"/>
          <w:color w:val="000000"/>
        </w:rPr>
      </w:pPr>
    </w:p>
    <w:p w14:paraId="38BADD1A" w14:textId="0E0DF0DD" w:rsidR="00595CCF" w:rsidRPr="00E41D44" w:rsidRDefault="00595CCF" w:rsidP="00595CCF">
      <w:pPr>
        <w:pStyle w:val="NormalWeb"/>
        <w:rPr>
          <w:rFonts w:asciiTheme="minorHAnsi" w:hAnsiTheme="minorHAnsi"/>
          <w:i/>
          <w:iCs/>
          <w:color w:val="7030A0"/>
        </w:rPr>
      </w:pPr>
      <w:r w:rsidRPr="00E41D44">
        <w:rPr>
          <w:rFonts w:asciiTheme="minorHAnsi" w:hAnsiTheme="minorHAnsi"/>
          <w:i/>
          <w:iCs/>
          <w:color w:val="7030A0"/>
        </w:rPr>
        <w:t>Que nuestra fe esté siempre fundamentada en</w:t>
      </w:r>
      <w:r w:rsidRPr="00E41D44">
        <w:rPr>
          <w:rStyle w:val="apple-converted-space"/>
          <w:rFonts w:asciiTheme="minorHAnsi" w:hAnsiTheme="minorHAnsi"/>
          <w:i/>
          <w:iCs/>
          <w:color w:val="7030A0"/>
        </w:rPr>
        <w:t> </w:t>
      </w:r>
      <w:r w:rsidRPr="00E41D44">
        <w:rPr>
          <w:rStyle w:val="Fuerte"/>
          <w:rFonts w:asciiTheme="minorHAnsi" w:hAnsiTheme="minorHAnsi"/>
          <w:i/>
          <w:iCs/>
          <w:color w:val="7030A0"/>
        </w:rPr>
        <w:t>la verdad por encima de toda tradición humana</w:t>
      </w:r>
      <w:r w:rsidRPr="00E41D44">
        <w:rPr>
          <w:rFonts w:asciiTheme="minorHAnsi" w:hAnsiTheme="minorHAnsi"/>
          <w:i/>
          <w:iCs/>
          <w:color w:val="7030A0"/>
        </w:rPr>
        <w:t>.</w:t>
      </w:r>
    </w:p>
    <w:p w14:paraId="26FD1A40" w14:textId="77777777" w:rsidR="00595CCF" w:rsidRPr="00E41D44" w:rsidRDefault="00595CCF" w:rsidP="00595CCF">
      <w:pPr>
        <w:pStyle w:val="NormalWeb"/>
        <w:rPr>
          <w:rFonts w:asciiTheme="minorHAnsi" w:hAnsiTheme="minorHAnsi"/>
          <w:color w:val="000000"/>
        </w:rPr>
      </w:pPr>
    </w:p>
    <w:p w14:paraId="5B04F588" w14:textId="7B098725" w:rsidR="00595CCF" w:rsidRPr="00E41D44" w:rsidRDefault="00595CCF" w:rsidP="00595CCF">
      <w:pPr>
        <w:pStyle w:val="NormalWeb"/>
        <w:rPr>
          <w:rFonts w:asciiTheme="minorHAnsi" w:hAnsiTheme="minorHAnsi"/>
          <w:color w:val="000000"/>
        </w:rPr>
      </w:pPr>
      <w:r w:rsidRPr="00E41D44">
        <w:rPr>
          <w:rFonts w:asciiTheme="minorHAnsi" w:hAnsiTheme="minorHAnsi"/>
          <w:i/>
          <w:iCs/>
          <w:color w:val="000000"/>
        </w:rPr>
        <w:t>Señor</w:t>
      </w:r>
      <w:r w:rsidR="00E41D44" w:rsidRPr="00E41D44">
        <w:rPr>
          <w:rFonts w:asciiTheme="minorHAnsi" w:hAnsiTheme="minorHAnsi"/>
          <w:i/>
          <w:iCs/>
          <w:color w:val="000000"/>
        </w:rPr>
        <w:t xml:space="preserve"> Jesús</w:t>
      </w:r>
      <w:r w:rsidRPr="00E41D44">
        <w:rPr>
          <w:rFonts w:asciiTheme="minorHAnsi" w:hAnsiTheme="minorHAnsi"/>
          <w:i/>
          <w:iCs/>
          <w:color w:val="000000"/>
        </w:rPr>
        <w:t>, ayúdanos a poner tu Palabra por encima de toda regla, costumbre o enseñanza humana. Límpianos de cargas que no vienen de Ti y guíanos a vivir una fe sincera, obediente y libre, centrada en Cristo. Amén</w:t>
      </w:r>
      <w:r w:rsidRPr="00E41D44">
        <w:rPr>
          <w:rFonts w:asciiTheme="minorHAnsi" w:hAnsiTheme="minorHAnsi"/>
          <w:color w:val="000000"/>
        </w:rPr>
        <w:t>.</w:t>
      </w:r>
    </w:p>
    <w:bookmarkEnd w:id="217"/>
    <w:p w14:paraId="41524514" w14:textId="77777777" w:rsidR="004527CB" w:rsidRDefault="004527CB" w:rsidP="002666EF">
      <w:pPr>
        <w:rPr>
          <w:lang w:val="es-ES"/>
        </w:rPr>
      </w:pPr>
    </w:p>
    <w:p w14:paraId="4BA5FE93" w14:textId="77777777" w:rsidR="004527CB" w:rsidRDefault="004527CB" w:rsidP="002666EF">
      <w:pPr>
        <w:rPr>
          <w:rFonts w:asciiTheme="minorHAnsi" w:hAnsiTheme="minorHAnsi"/>
        </w:rPr>
      </w:pPr>
    </w:p>
    <w:p w14:paraId="1BB65BC3" w14:textId="77777777" w:rsidR="0050229E" w:rsidRDefault="0050229E" w:rsidP="002666EF">
      <w:pPr>
        <w:rPr>
          <w:rFonts w:asciiTheme="minorHAnsi" w:hAnsiTheme="minorHAnsi"/>
        </w:rPr>
      </w:pPr>
    </w:p>
    <w:p w14:paraId="3393C696" w14:textId="77777777" w:rsidR="00E55E10" w:rsidRDefault="00E55E10" w:rsidP="002666EF">
      <w:pPr>
        <w:rPr>
          <w:rFonts w:asciiTheme="minorHAnsi" w:hAnsiTheme="minorHAnsi"/>
        </w:rPr>
      </w:pPr>
    </w:p>
    <w:p w14:paraId="1241017F" w14:textId="77777777" w:rsidR="00A445F8" w:rsidRPr="00334FC5" w:rsidRDefault="00A445F8" w:rsidP="002666EF">
      <w:pPr>
        <w:rPr>
          <w:rFonts w:asciiTheme="minorHAnsi" w:hAnsiTheme="minorHAnsi"/>
          <w:b/>
          <w:bCs/>
          <w:sz w:val="28"/>
          <w:szCs w:val="28"/>
        </w:rPr>
      </w:pPr>
      <w:bookmarkStart w:id="218" w:name="OLE_LINK223"/>
      <w:r w:rsidRPr="00334FC5">
        <w:rPr>
          <w:rFonts w:asciiTheme="minorHAnsi" w:hAnsiTheme="minorHAnsi"/>
          <w:b/>
          <w:bCs/>
          <w:sz w:val="28"/>
          <w:szCs w:val="28"/>
        </w:rPr>
        <w:t xml:space="preserve">Pensando en lo eterno. </w:t>
      </w:r>
    </w:p>
    <w:p w14:paraId="7C30B327" w14:textId="330CEF31" w:rsidR="0050229E" w:rsidRPr="00BE3000" w:rsidRDefault="0050229E" w:rsidP="009624EF">
      <w:pPr>
        <w:rPr>
          <w:rFonts w:asciiTheme="minorHAnsi" w:hAnsiTheme="minorHAnsi"/>
          <w:i/>
          <w:iCs/>
          <w:color w:val="0070C0"/>
          <w:lang w:val="es-ES"/>
        </w:rPr>
      </w:pPr>
      <w:r w:rsidRPr="00BE3000">
        <w:rPr>
          <w:rFonts w:asciiTheme="minorHAnsi" w:hAnsiTheme="minorHAnsi"/>
          <w:b/>
          <w:bCs/>
        </w:rPr>
        <w:t xml:space="preserve">Colosenses </w:t>
      </w:r>
      <w:r w:rsidR="00E51FF6" w:rsidRPr="00BE3000">
        <w:rPr>
          <w:rFonts w:asciiTheme="minorHAnsi" w:hAnsiTheme="minorHAnsi"/>
          <w:b/>
          <w:bCs/>
        </w:rPr>
        <w:t xml:space="preserve"> 3:2-3 NTV</w:t>
      </w:r>
      <w:r w:rsidR="00E51FF6" w:rsidRPr="00BE3000">
        <w:rPr>
          <w:rFonts w:asciiTheme="minorHAnsi" w:hAnsiTheme="minorHAnsi"/>
        </w:rPr>
        <w:t xml:space="preserve">. </w:t>
      </w:r>
      <w:r w:rsidR="00E51FF6" w:rsidRPr="00BE3000">
        <w:rPr>
          <w:rFonts w:asciiTheme="minorHAnsi" w:hAnsiTheme="minorHAnsi"/>
          <w:i/>
          <w:iCs/>
          <w:color w:val="0070C0"/>
          <w:lang w:val="es-ES"/>
        </w:rPr>
        <w:t xml:space="preserve">Piensen en las cosas del cielo, no en las de la tierra. </w:t>
      </w:r>
      <w:r w:rsidR="00E51FF6" w:rsidRPr="00BE3000">
        <w:rPr>
          <w:rFonts w:asciiTheme="minorHAnsi" w:hAnsiTheme="minorHAnsi"/>
          <w:i/>
          <w:iCs/>
          <w:color w:val="0070C0"/>
          <w:vertAlign w:val="superscript"/>
          <w:lang w:val="es-ES"/>
        </w:rPr>
        <w:t>3 </w:t>
      </w:r>
      <w:r w:rsidR="00E51FF6" w:rsidRPr="00BE3000">
        <w:rPr>
          <w:rFonts w:asciiTheme="minorHAnsi" w:hAnsiTheme="minorHAnsi"/>
          <w:i/>
          <w:iCs/>
          <w:color w:val="0070C0"/>
          <w:lang w:val="es-ES"/>
        </w:rPr>
        <w:t>Pues ustedes han muerto a esta vida, y su verdadera vida está escondida con Cristo en Dios.</w:t>
      </w:r>
    </w:p>
    <w:p w14:paraId="3D7D6210" w14:textId="16E44C76" w:rsidR="00E55E10" w:rsidRPr="009624EF" w:rsidRDefault="00E55E10" w:rsidP="009624EF">
      <w:pPr>
        <w:rPr>
          <w:rFonts w:asciiTheme="minorHAnsi" w:hAnsiTheme="minorHAnsi"/>
          <w:color w:val="000000" w:themeColor="text1"/>
          <w:lang w:val="es-ES"/>
        </w:rPr>
      </w:pPr>
    </w:p>
    <w:p w14:paraId="32E55B3B" w14:textId="77777777" w:rsidR="009624EF" w:rsidRPr="009624EF" w:rsidRDefault="00A445F8" w:rsidP="009624EF">
      <w:pPr>
        <w:pStyle w:val="NormalWeb"/>
        <w:rPr>
          <w:rFonts w:asciiTheme="minorHAnsi" w:eastAsia="Times New Roman" w:hAnsiTheme="minorHAnsi"/>
          <w:color w:val="EE0000"/>
          <w:lang w:val="es-US" w:eastAsia="es-MX"/>
          <w14:ligatures w14:val="none"/>
        </w:rPr>
      </w:pPr>
      <w:r w:rsidRPr="009624EF">
        <w:rPr>
          <w:rFonts w:asciiTheme="minorHAnsi" w:hAnsiTheme="minorHAnsi"/>
          <w:color w:val="EE0000"/>
          <w:lang w:val="es-ES"/>
        </w:rPr>
        <w:t xml:space="preserve"> </w:t>
      </w:r>
      <w:r w:rsidR="009624EF" w:rsidRPr="009624EF">
        <w:rPr>
          <w:rFonts w:asciiTheme="minorHAnsi" w:eastAsia="Times New Roman" w:hAnsiTheme="minorHAnsi"/>
          <w:color w:val="EE0000"/>
          <w:lang w:val="es-US" w:eastAsia="es-MX"/>
          <w14:ligatures w14:val="none"/>
        </w:rPr>
        <w:t>¿Cuántas veces has pensado realmente en las cosas del cielo?</w:t>
      </w:r>
    </w:p>
    <w:p w14:paraId="7F9D9BFA" w14:textId="77777777" w:rsidR="009624EF" w:rsidRDefault="009624EF" w:rsidP="009624EF">
      <w:pPr>
        <w:rPr>
          <w:rFonts w:asciiTheme="minorHAnsi" w:hAnsiTheme="minorHAnsi"/>
          <w:color w:val="000000"/>
        </w:rPr>
      </w:pPr>
    </w:p>
    <w:p w14:paraId="23E9C811" w14:textId="5949CF2B" w:rsidR="009624EF" w:rsidRPr="009624EF" w:rsidRDefault="009624EF" w:rsidP="009624EF">
      <w:pPr>
        <w:rPr>
          <w:rFonts w:asciiTheme="minorHAnsi" w:hAnsiTheme="minorHAnsi"/>
          <w:color w:val="000000"/>
        </w:rPr>
      </w:pPr>
      <w:r w:rsidRPr="009624EF">
        <w:rPr>
          <w:rFonts w:asciiTheme="minorHAnsi" w:hAnsiTheme="minorHAnsi"/>
          <w:color w:val="000000"/>
        </w:rPr>
        <w:t>Este domingo leía este pasaje a la iglesia. Soy muy dado a motivar a la congregación a pensar en la eternidad, conscientes de que cada uno de nosotros, cuando nacimos en Cristo, </w:t>
      </w:r>
      <w:r w:rsidRPr="009624EF">
        <w:rPr>
          <w:rFonts w:asciiTheme="minorHAnsi" w:hAnsiTheme="minorHAnsi"/>
          <w:b/>
          <w:bCs/>
          <w:color w:val="000000"/>
        </w:rPr>
        <w:t>ya comenzamos a vivir la eternidad</w:t>
      </w:r>
      <w:r w:rsidRPr="009624EF">
        <w:rPr>
          <w:rFonts w:asciiTheme="minorHAnsi" w:hAnsiTheme="minorHAnsi"/>
          <w:color w:val="000000"/>
        </w:rPr>
        <w:t>. Lo único que ocurrirá en un momento determinado es que, por medio de la muerte, pasaremos de esta dimensión a la otra.</w:t>
      </w:r>
    </w:p>
    <w:p w14:paraId="2F42EE72" w14:textId="77777777" w:rsidR="009624EF" w:rsidRDefault="009624EF" w:rsidP="009624EF">
      <w:pPr>
        <w:rPr>
          <w:rFonts w:asciiTheme="minorHAnsi" w:hAnsiTheme="minorHAnsi"/>
          <w:color w:val="000000"/>
        </w:rPr>
      </w:pPr>
    </w:p>
    <w:p w14:paraId="5AAD01A6" w14:textId="5C75D395" w:rsidR="009624EF" w:rsidRPr="009624EF" w:rsidRDefault="009624EF" w:rsidP="009624EF">
      <w:pPr>
        <w:rPr>
          <w:rFonts w:asciiTheme="minorHAnsi" w:hAnsiTheme="minorHAnsi"/>
          <w:color w:val="000000"/>
        </w:rPr>
      </w:pPr>
      <w:r w:rsidRPr="009624EF">
        <w:rPr>
          <w:rFonts w:asciiTheme="minorHAnsi" w:hAnsiTheme="minorHAnsi"/>
          <w:color w:val="000000"/>
        </w:rPr>
        <w:t>Si en verdad has muerto a esta vida y has resucitado a una nueva vida con Cristo, entonces puedes pensar con alegría en las cosas del cielo. La eternidad deja de ser un temor y se convierte en una esperanza viva.</w:t>
      </w:r>
    </w:p>
    <w:p w14:paraId="7B157E6A" w14:textId="77777777" w:rsidR="009624EF" w:rsidRDefault="009624EF" w:rsidP="009624EF">
      <w:pPr>
        <w:rPr>
          <w:rFonts w:asciiTheme="minorHAnsi" w:hAnsiTheme="minorHAnsi"/>
          <w:color w:val="000000"/>
        </w:rPr>
      </w:pPr>
    </w:p>
    <w:p w14:paraId="3A253677" w14:textId="35C253CC" w:rsidR="009624EF" w:rsidRPr="009624EF" w:rsidRDefault="009624EF" w:rsidP="009624EF">
      <w:pPr>
        <w:rPr>
          <w:rFonts w:asciiTheme="minorHAnsi" w:hAnsiTheme="minorHAnsi"/>
          <w:color w:val="000000"/>
        </w:rPr>
      </w:pPr>
      <w:r w:rsidRPr="009624EF">
        <w:rPr>
          <w:rFonts w:asciiTheme="minorHAnsi" w:hAnsiTheme="minorHAnsi"/>
          <w:color w:val="000000"/>
        </w:rPr>
        <w:t>Hoy te digo: </w:t>
      </w:r>
      <w:r w:rsidRPr="009624EF">
        <w:rPr>
          <w:rFonts w:asciiTheme="minorHAnsi" w:hAnsiTheme="minorHAnsi"/>
          <w:b/>
          <w:bCs/>
          <w:color w:val="000000"/>
        </w:rPr>
        <w:t>asegúrate de haber nacido de nuevo en Cristo</w:t>
      </w:r>
      <w:r w:rsidRPr="009624EF">
        <w:rPr>
          <w:rFonts w:asciiTheme="minorHAnsi" w:hAnsiTheme="minorHAnsi"/>
          <w:color w:val="000000"/>
        </w:rPr>
        <w:t>, porque solo así podrás disfrutar plenamente tu presente y tu eternidad.</w:t>
      </w:r>
      <w:r w:rsidRPr="009624EF">
        <w:rPr>
          <w:rFonts w:asciiTheme="minorHAnsi" w:hAnsiTheme="minorHAnsi"/>
          <w:color w:val="000000"/>
        </w:rPr>
        <w:br/>
        <w:t>Es bueno y agradable que nuestros pensamientos estén en las cosas del cielo, porque allí está nuestra verdadera vida.</w:t>
      </w:r>
    </w:p>
    <w:p w14:paraId="4231FEA0" w14:textId="77777777" w:rsidR="009624EF" w:rsidRDefault="009624EF" w:rsidP="009624EF">
      <w:pPr>
        <w:rPr>
          <w:rFonts w:asciiTheme="minorHAnsi" w:hAnsiTheme="minorHAnsi"/>
          <w:i/>
          <w:iCs/>
          <w:color w:val="7030A0"/>
        </w:rPr>
      </w:pPr>
    </w:p>
    <w:p w14:paraId="40A7420E" w14:textId="029FA963" w:rsidR="009624EF" w:rsidRPr="009624EF" w:rsidRDefault="009624EF" w:rsidP="009624EF">
      <w:pPr>
        <w:rPr>
          <w:rFonts w:asciiTheme="minorHAnsi" w:hAnsiTheme="minorHAnsi"/>
          <w:i/>
          <w:iCs/>
          <w:color w:val="7030A0"/>
        </w:rPr>
      </w:pPr>
      <w:r w:rsidRPr="009624EF">
        <w:rPr>
          <w:rFonts w:asciiTheme="minorHAnsi" w:hAnsiTheme="minorHAnsi"/>
          <w:i/>
          <w:iCs/>
          <w:color w:val="7030A0"/>
        </w:rPr>
        <w:t>Cuando nacemos en Cristo, la eternidad deja de ser futura y se convierte en nuestro presente.</w:t>
      </w:r>
    </w:p>
    <w:p w14:paraId="52CA9FFB" w14:textId="77777777" w:rsidR="009624EF" w:rsidRDefault="009624EF" w:rsidP="009624EF">
      <w:pPr>
        <w:rPr>
          <w:rFonts w:asciiTheme="minorHAnsi" w:hAnsiTheme="minorHAnsi"/>
          <w:i/>
          <w:iCs/>
          <w:color w:val="000000"/>
        </w:rPr>
      </w:pPr>
    </w:p>
    <w:p w14:paraId="6B9DF038" w14:textId="13021ACB" w:rsidR="009624EF" w:rsidRPr="009624EF" w:rsidRDefault="009624EF" w:rsidP="009624EF">
      <w:pPr>
        <w:rPr>
          <w:rFonts w:asciiTheme="minorHAnsi" w:hAnsiTheme="minorHAnsi"/>
          <w:color w:val="000000"/>
        </w:rPr>
      </w:pPr>
      <w:r w:rsidRPr="009624EF">
        <w:rPr>
          <w:rFonts w:asciiTheme="minorHAnsi" w:hAnsiTheme="minorHAnsi"/>
          <w:i/>
          <w:iCs/>
          <w:color w:val="000000"/>
        </w:rPr>
        <w:t>Señor Jesús, qué alegría saber que hemos nacido de nuevo y que nuestra vida está segura en tus manos. Ayúdame a pensar más en las cosas del cielo, porque ese es mi destino y también mi presente. Amén</w:t>
      </w:r>
      <w:r w:rsidRPr="009624EF">
        <w:rPr>
          <w:rFonts w:asciiTheme="minorHAnsi" w:hAnsiTheme="minorHAnsi"/>
          <w:color w:val="000000"/>
        </w:rPr>
        <w:t>.</w:t>
      </w:r>
    </w:p>
    <w:bookmarkEnd w:id="218"/>
    <w:p w14:paraId="6C2387DA" w14:textId="25158C15" w:rsidR="00A445F8" w:rsidRDefault="00A445F8" w:rsidP="002666EF">
      <w:pPr>
        <w:rPr>
          <w:color w:val="000000" w:themeColor="text1"/>
          <w:lang w:val="es-ES"/>
        </w:rPr>
      </w:pPr>
    </w:p>
    <w:p w14:paraId="3BB0175A" w14:textId="77777777" w:rsidR="00D57ABB" w:rsidRDefault="00D57ABB" w:rsidP="002666EF">
      <w:pPr>
        <w:rPr>
          <w:color w:val="000000" w:themeColor="text1"/>
          <w:lang w:val="es-ES"/>
        </w:rPr>
      </w:pPr>
    </w:p>
    <w:p w14:paraId="2498E00B" w14:textId="77777777" w:rsidR="00D57ABB" w:rsidRDefault="00D57ABB" w:rsidP="002666EF">
      <w:pPr>
        <w:rPr>
          <w:color w:val="000000" w:themeColor="text1"/>
          <w:lang w:val="es-ES"/>
        </w:rPr>
      </w:pPr>
    </w:p>
    <w:p w14:paraId="60BCC895" w14:textId="77777777" w:rsidR="00D57ABB" w:rsidRDefault="00D57ABB" w:rsidP="002666EF">
      <w:pPr>
        <w:rPr>
          <w:color w:val="000000" w:themeColor="text1"/>
          <w:lang w:val="es-ES"/>
        </w:rPr>
      </w:pPr>
    </w:p>
    <w:p w14:paraId="26514522" w14:textId="77777777" w:rsidR="00D57ABB" w:rsidRPr="0058195C" w:rsidRDefault="00D57ABB" w:rsidP="00D57ABB">
      <w:pPr>
        <w:rPr>
          <w:rFonts w:asciiTheme="minorHAnsi" w:hAnsiTheme="minorHAnsi"/>
          <w:b/>
          <w:bCs/>
          <w:sz w:val="28"/>
          <w:szCs w:val="28"/>
          <w:lang w:val="es-ES"/>
        </w:rPr>
      </w:pPr>
      <w:bookmarkStart w:id="219" w:name="OLE_LINK225"/>
      <w:r w:rsidRPr="0058195C">
        <w:rPr>
          <w:rFonts w:asciiTheme="minorHAnsi" w:hAnsiTheme="minorHAnsi"/>
          <w:b/>
          <w:bCs/>
          <w:sz w:val="28"/>
          <w:szCs w:val="28"/>
          <w:lang w:val="es-ES"/>
        </w:rPr>
        <w:t xml:space="preserve">Si supiéramos… viviríamos diferente. </w:t>
      </w:r>
    </w:p>
    <w:p w14:paraId="16D5ED8A" w14:textId="77777777" w:rsidR="00D57ABB" w:rsidRPr="0058195C" w:rsidRDefault="00D57ABB" w:rsidP="00D57ABB">
      <w:pPr>
        <w:rPr>
          <w:rFonts w:asciiTheme="minorHAnsi" w:hAnsiTheme="minorHAnsi"/>
        </w:rPr>
      </w:pPr>
      <w:r w:rsidRPr="0058195C">
        <w:rPr>
          <w:rFonts w:asciiTheme="minorHAnsi" w:hAnsiTheme="minorHAnsi"/>
          <w:b/>
          <w:bCs/>
          <w:lang w:val="es-ES"/>
        </w:rPr>
        <w:t>Juan 4:10 NTV</w:t>
      </w:r>
      <w:r w:rsidRPr="0058195C">
        <w:rPr>
          <w:rFonts w:asciiTheme="minorHAnsi" w:hAnsiTheme="minorHAnsi"/>
          <w:i/>
          <w:iCs/>
          <w:color w:val="0070C0"/>
          <w:lang w:val="es-ES"/>
        </w:rPr>
        <w:t>. Jesús contestó: —Si tan sólo supieras el regalo que Dios tiene para ti y con quién estás hablando, tú me pedirías a mí, y yo te daría agua viva</w:t>
      </w:r>
      <w:r w:rsidRPr="0058195C">
        <w:rPr>
          <w:rFonts w:asciiTheme="minorHAnsi" w:hAnsiTheme="minorHAnsi"/>
          <w:lang w:val="es-ES"/>
        </w:rPr>
        <w:t>.</w:t>
      </w:r>
    </w:p>
    <w:p w14:paraId="280685D9" w14:textId="77777777" w:rsidR="00D57ABB" w:rsidRPr="0058195C" w:rsidRDefault="00D57ABB" w:rsidP="00D57ABB">
      <w:pPr>
        <w:spacing w:before="100" w:beforeAutospacing="1" w:after="100" w:afterAutospacing="1"/>
        <w:rPr>
          <w:rFonts w:asciiTheme="minorHAnsi" w:hAnsiTheme="minorHAnsi"/>
          <w:color w:val="000000"/>
        </w:rPr>
      </w:pPr>
      <w:r w:rsidRPr="0058195C">
        <w:rPr>
          <w:rFonts w:asciiTheme="minorHAnsi" w:hAnsiTheme="minorHAnsi"/>
          <w:color w:val="000000"/>
        </w:rPr>
        <w:t>Para la mujer samaritana, aquel día parecía uno más: sin esperanza, despreciada e ignorada. Pero Jesús lo convirtió en un día señalado y le habló al corazón con estas palabras: “</w:t>
      </w:r>
      <w:r w:rsidRPr="0058195C">
        <w:rPr>
          <w:rFonts w:asciiTheme="minorHAnsi" w:hAnsiTheme="minorHAnsi"/>
          <w:i/>
          <w:iCs/>
          <w:color w:val="0070C0"/>
        </w:rPr>
        <w:t>Si tan solo supieras el regalo que Dios tiene para ti</w:t>
      </w:r>
      <w:r w:rsidRPr="0058195C">
        <w:rPr>
          <w:rFonts w:asciiTheme="minorHAnsi" w:hAnsiTheme="minorHAnsi"/>
          <w:color w:val="000000"/>
        </w:rPr>
        <w:t>”. Lo que parecía un día común se transformó en un encuentro que cambió su historia.</w:t>
      </w:r>
    </w:p>
    <w:p w14:paraId="1D49B0F3" w14:textId="77777777" w:rsidR="00D57ABB" w:rsidRPr="0058195C" w:rsidRDefault="00D57ABB" w:rsidP="00D57ABB">
      <w:pPr>
        <w:spacing w:before="100" w:beforeAutospacing="1" w:after="100" w:afterAutospacing="1"/>
        <w:rPr>
          <w:rFonts w:asciiTheme="minorHAnsi" w:hAnsiTheme="minorHAnsi"/>
          <w:color w:val="000000"/>
        </w:rPr>
      </w:pPr>
      <w:r w:rsidRPr="0058195C">
        <w:rPr>
          <w:rFonts w:asciiTheme="minorHAnsi" w:hAnsiTheme="minorHAnsi"/>
          <w:color w:val="000000"/>
        </w:rPr>
        <w:t>Hoy también es un día señalado. </w:t>
      </w:r>
      <w:r w:rsidRPr="0058195C">
        <w:rPr>
          <w:rFonts w:asciiTheme="minorHAnsi" w:hAnsiTheme="minorHAnsi"/>
          <w:b/>
          <w:bCs/>
          <w:color w:val="000000"/>
        </w:rPr>
        <w:t>Un regalo de Dios</w:t>
      </w:r>
      <w:r w:rsidRPr="0058195C">
        <w:rPr>
          <w:rFonts w:asciiTheme="minorHAnsi" w:hAnsiTheme="minorHAnsi"/>
          <w:color w:val="000000"/>
        </w:rPr>
        <w:t>. No para ser vivido con preocupación ni con pesadez, sino como una oportunidad para caminar con propósito. Cada nuevo día es una expresión de la gracia de Dios, una puerta abierta para creer, confiar y vivir diferentes.</w:t>
      </w:r>
    </w:p>
    <w:p w14:paraId="2F1608F6" w14:textId="77777777" w:rsidR="00D57ABB" w:rsidRPr="0058195C" w:rsidRDefault="00D57ABB" w:rsidP="00D57ABB">
      <w:pPr>
        <w:spacing w:before="100" w:beforeAutospacing="1" w:after="100" w:afterAutospacing="1"/>
        <w:rPr>
          <w:rFonts w:asciiTheme="minorHAnsi" w:hAnsiTheme="minorHAnsi"/>
          <w:color w:val="000000"/>
        </w:rPr>
      </w:pPr>
      <w:r w:rsidRPr="0058195C">
        <w:rPr>
          <w:rFonts w:asciiTheme="minorHAnsi" w:hAnsiTheme="minorHAnsi"/>
          <w:color w:val="000000"/>
        </w:rPr>
        <w:t>Vive el día de hoy como un regalo. Permite que Dios te use, </w:t>
      </w:r>
      <w:r w:rsidRPr="0058195C">
        <w:rPr>
          <w:rFonts w:asciiTheme="minorHAnsi" w:hAnsiTheme="minorHAnsi"/>
          <w:b/>
          <w:bCs/>
          <w:color w:val="000000"/>
        </w:rPr>
        <w:t>sé canal de su gracia</w:t>
      </w:r>
      <w:r w:rsidRPr="0058195C">
        <w:rPr>
          <w:rFonts w:asciiTheme="minorHAnsi" w:hAnsiTheme="minorHAnsi"/>
          <w:color w:val="000000"/>
        </w:rPr>
        <w:t>, para que otros, como aquella mujer, descubran a través de ti lo que Dios tiene preparado para sus vidas.</w:t>
      </w:r>
    </w:p>
    <w:p w14:paraId="7B627F0F" w14:textId="77777777" w:rsidR="00D57ABB" w:rsidRPr="0058195C" w:rsidRDefault="00D57ABB" w:rsidP="00D57ABB">
      <w:pPr>
        <w:spacing w:before="100" w:beforeAutospacing="1" w:after="100" w:afterAutospacing="1"/>
        <w:rPr>
          <w:rFonts w:asciiTheme="minorHAnsi" w:hAnsiTheme="minorHAnsi"/>
          <w:b/>
          <w:bCs/>
          <w:color w:val="000000"/>
        </w:rPr>
      </w:pPr>
      <w:r w:rsidRPr="0058195C">
        <w:rPr>
          <w:rFonts w:asciiTheme="minorHAnsi" w:hAnsiTheme="minorHAnsi"/>
          <w:i/>
          <w:iCs/>
          <w:color w:val="7030A0"/>
        </w:rPr>
        <w:t xml:space="preserve">Si supiéramos el valor del día que Dios nos da, no lo dejaríamos pasar </w:t>
      </w:r>
      <w:r>
        <w:rPr>
          <w:i/>
          <w:iCs/>
          <w:color w:val="7030A0"/>
        </w:rPr>
        <w:t xml:space="preserve">desapercibido. </w:t>
      </w:r>
      <w:r w:rsidRPr="0058195C">
        <w:rPr>
          <w:rFonts w:asciiTheme="minorHAnsi" w:hAnsiTheme="minorHAnsi"/>
          <w:i/>
          <w:iCs/>
          <w:color w:val="7030A0"/>
        </w:rPr>
        <w:t xml:space="preserve"> </w:t>
      </w:r>
    </w:p>
    <w:p w14:paraId="0CB15D69" w14:textId="77777777" w:rsidR="00D57ABB" w:rsidRPr="0058195C" w:rsidRDefault="00D57ABB" w:rsidP="00D57ABB">
      <w:pPr>
        <w:spacing w:before="100" w:beforeAutospacing="1" w:after="100" w:afterAutospacing="1"/>
        <w:rPr>
          <w:rFonts w:asciiTheme="minorHAnsi" w:hAnsiTheme="minorHAnsi"/>
          <w:color w:val="000000"/>
        </w:rPr>
      </w:pPr>
      <w:r w:rsidRPr="0058195C">
        <w:rPr>
          <w:rFonts w:asciiTheme="minorHAnsi" w:hAnsiTheme="minorHAnsi"/>
          <w:i/>
          <w:iCs/>
          <w:color w:val="000000"/>
        </w:rPr>
        <w:t>Señor</w:t>
      </w:r>
      <w:r w:rsidRPr="0058195C">
        <w:rPr>
          <w:i/>
          <w:iCs/>
          <w:color w:val="000000"/>
        </w:rPr>
        <w:t xml:space="preserve"> Jesús</w:t>
      </w:r>
      <w:r w:rsidRPr="0058195C">
        <w:rPr>
          <w:rFonts w:asciiTheme="minorHAnsi" w:hAnsiTheme="minorHAnsi"/>
          <w:i/>
          <w:iCs/>
          <w:color w:val="000000"/>
        </w:rPr>
        <w:t>, gracias por el día que hoy me regalas. Abre mis ojos para reconocer su valor y vivirlo con gratitud y propósito. Úsame como instrumento de tu gracia para que otros puedan encontrarte a través de mi vida. Ayúdame a vivir este día consciente de que viene de Ti.</w:t>
      </w:r>
      <w:r w:rsidRPr="0058195C">
        <w:rPr>
          <w:i/>
          <w:iCs/>
          <w:color w:val="000000"/>
        </w:rPr>
        <w:t xml:space="preserve"> </w:t>
      </w:r>
      <w:r w:rsidRPr="0058195C">
        <w:rPr>
          <w:rFonts w:asciiTheme="minorHAnsi" w:hAnsiTheme="minorHAnsi"/>
          <w:i/>
          <w:iCs/>
          <w:color w:val="000000"/>
        </w:rPr>
        <w:t>Amén</w:t>
      </w:r>
      <w:r w:rsidRPr="0058195C">
        <w:rPr>
          <w:rFonts w:asciiTheme="minorHAnsi" w:hAnsiTheme="minorHAnsi"/>
          <w:color w:val="000000"/>
        </w:rPr>
        <w:t>.</w:t>
      </w:r>
    </w:p>
    <w:bookmarkEnd w:id="219"/>
    <w:p w14:paraId="0B593B79" w14:textId="77777777" w:rsidR="00D57ABB" w:rsidRPr="0058195C" w:rsidRDefault="00D57ABB" w:rsidP="00D57ABB">
      <w:pPr>
        <w:rPr>
          <w:rFonts w:asciiTheme="minorHAnsi" w:hAnsiTheme="minorHAnsi"/>
        </w:rPr>
      </w:pPr>
    </w:p>
    <w:p w14:paraId="3D8805BF" w14:textId="77777777" w:rsidR="00D57ABB" w:rsidRDefault="00D57ABB" w:rsidP="002666EF">
      <w:pPr>
        <w:rPr>
          <w:color w:val="000000" w:themeColor="text1"/>
          <w:lang w:val="es-ES"/>
        </w:rPr>
      </w:pPr>
    </w:p>
    <w:p w14:paraId="4AF5DCFD" w14:textId="79DF1C6C" w:rsidR="00D57ABB" w:rsidRPr="00283DF3" w:rsidRDefault="00885EF7" w:rsidP="002666EF">
      <w:pPr>
        <w:rPr>
          <w:rFonts w:asciiTheme="minorHAnsi" w:hAnsiTheme="minorHAnsi"/>
          <w:b/>
          <w:bCs/>
          <w:color w:val="000000" w:themeColor="text1"/>
          <w:lang w:val="es-ES"/>
        </w:rPr>
      </w:pPr>
      <w:bookmarkStart w:id="220" w:name="OLE_LINK226"/>
      <w:r w:rsidRPr="00283DF3">
        <w:rPr>
          <w:rFonts w:asciiTheme="minorHAnsi" w:hAnsiTheme="minorHAnsi"/>
          <w:b/>
          <w:bCs/>
          <w:color w:val="000000" w:themeColor="text1"/>
        </w:rPr>
        <w:t xml:space="preserve">Identidad que se ve. </w:t>
      </w:r>
    </w:p>
    <w:p w14:paraId="09D99537" w14:textId="491312E4" w:rsidR="00D57ABB" w:rsidRPr="00283DF3" w:rsidRDefault="00597D1C" w:rsidP="00AF156D">
      <w:pPr>
        <w:rPr>
          <w:rFonts w:asciiTheme="minorHAnsi" w:hAnsiTheme="minorHAnsi"/>
          <w:lang w:val="es-ES"/>
        </w:rPr>
      </w:pPr>
      <w:r w:rsidRPr="00283DF3">
        <w:rPr>
          <w:rFonts w:asciiTheme="minorHAnsi" w:hAnsiTheme="minorHAnsi"/>
          <w:b/>
          <w:bCs/>
          <w:color w:val="000000" w:themeColor="text1"/>
          <w:lang w:val="es-ES"/>
        </w:rPr>
        <w:t>Colosenses 3:10 NTV</w:t>
      </w:r>
      <w:r w:rsidRPr="00283DF3">
        <w:rPr>
          <w:rFonts w:asciiTheme="minorHAnsi" w:hAnsiTheme="minorHAnsi"/>
          <w:color w:val="000000" w:themeColor="text1"/>
          <w:lang w:val="es-ES"/>
        </w:rPr>
        <w:t xml:space="preserve">. </w:t>
      </w:r>
      <w:r w:rsidRPr="00283DF3">
        <w:rPr>
          <w:rFonts w:asciiTheme="minorHAnsi" w:hAnsiTheme="minorHAnsi"/>
          <w:i/>
          <w:iCs/>
          <w:color w:val="0070C0"/>
          <w:lang w:val="es-ES"/>
        </w:rPr>
        <w:t>Vístanse con la nueva naturaleza y se renovarán a medida que aprendan a conocer a su Creador y se parezcan más a él</w:t>
      </w:r>
      <w:r w:rsidRPr="00283DF3">
        <w:rPr>
          <w:rFonts w:asciiTheme="minorHAnsi" w:hAnsiTheme="minorHAnsi"/>
          <w:lang w:val="es-ES"/>
        </w:rPr>
        <w:t>.</w:t>
      </w:r>
    </w:p>
    <w:p w14:paraId="261200E3" w14:textId="77777777" w:rsidR="00597D1C" w:rsidRPr="00283DF3" w:rsidRDefault="00597D1C" w:rsidP="00AF156D">
      <w:pPr>
        <w:rPr>
          <w:rFonts w:asciiTheme="minorHAnsi" w:hAnsiTheme="minorHAnsi"/>
          <w:lang w:val="es-ES"/>
        </w:rPr>
      </w:pPr>
    </w:p>
    <w:p w14:paraId="47D137E8" w14:textId="18F85D22" w:rsidR="00AF156D" w:rsidRPr="00AF156D" w:rsidRDefault="00AF156D" w:rsidP="00AF156D">
      <w:pPr>
        <w:rPr>
          <w:rFonts w:asciiTheme="minorHAnsi" w:hAnsiTheme="minorHAnsi"/>
          <w:color w:val="000000"/>
        </w:rPr>
      </w:pPr>
      <w:r w:rsidRPr="00AF156D">
        <w:rPr>
          <w:rFonts w:asciiTheme="minorHAnsi" w:hAnsiTheme="minorHAnsi"/>
          <w:color w:val="000000"/>
          <w:lang w:val="es-ES"/>
        </w:rPr>
        <w:t xml:space="preserve">Cada mañana elegimos qué ropa usar, y tratamos de que combine con el lugar </w:t>
      </w:r>
      <w:r w:rsidRPr="00283DF3">
        <w:rPr>
          <w:rFonts w:asciiTheme="minorHAnsi" w:hAnsiTheme="minorHAnsi"/>
          <w:color w:val="000000"/>
          <w:lang w:val="es-ES"/>
        </w:rPr>
        <w:t>dónde</w:t>
      </w:r>
      <w:r w:rsidRPr="00AF156D">
        <w:rPr>
          <w:rFonts w:asciiTheme="minorHAnsi" w:hAnsiTheme="minorHAnsi"/>
          <w:color w:val="000000"/>
          <w:lang w:val="es-ES"/>
        </w:rPr>
        <w:t xml:space="preserve"> vamos o con lo que necesitamos hacer. Pero la Biblia nos habla de una vestidura que no cambia según la ocasión: la nueva naturaleza en Cristo. Esta identidad no es un</w:t>
      </w:r>
      <w:r w:rsidRPr="00AF156D">
        <w:rPr>
          <w:rFonts w:asciiTheme="minorHAnsi" w:hAnsiTheme="minorHAnsi"/>
          <w:color w:val="000000"/>
        </w:rPr>
        <w:t xml:space="preserve"> atuendo que se usa por momentos; es la marca constante de quienes hemos sido transformados. Es la manera en que vivimos, reaccionamos y respondemos, porque lo que traemos puesto espiritualmente siempre se nota.</w:t>
      </w:r>
    </w:p>
    <w:p w14:paraId="1E53A1A1" w14:textId="77777777" w:rsidR="00AF156D" w:rsidRPr="00283DF3" w:rsidRDefault="00AF156D" w:rsidP="00AF156D">
      <w:pPr>
        <w:rPr>
          <w:rFonts w:asciiTheme="minorHAnsi" w:hAnsiTheme="minorHAnsi"/>
          <w:color w:val="000000"/>
        </w:rPr>
      </w:pPr>
    </w:p>
    <w:p w14:paraId="405A88F0" w14:textId="38FEB432" w:rsidR="00AF156D" w:rsidRPr="00AF156D" w:rsidRDefault="00AF156D" w:rsidP="00AF156D">
      <w:pPr>
        <w:rPr>
          <w:rFonts w:asciiTheme="minorHAnsi" w:hAnsiTheme="minorHAnsi"/>
          <w:color w:val="000000"/>
        </w:rPr>
      </w:pPr>
      <w:r w:rsidRPr="00AF156D">
        <w:rPr>
          <w:rFonts w:asciiTheme="minorHAnsi" w:hAnsiTheme="minorHAnsi"/>
          <w:color w:val="000000"/>
        </w:rPr>
        <w:t>Lo hermoso es que esta vestidura no se envejece, sino que se renueva mientras conocemos más a Jesús. Cuanto más caminamos con Él, más Su carácter se refleja en nosotros. Y aunque la vieja naturaleza a veces quiera asomar, la nueva identidad nos llama a actuar conforme a quien ahora somos, no conforme a quien fuimos.</w:t>
      </w:r>
    </w:p>
    <w:p w14:paraId="204D4D26" w14:textId="77777777" w:rsidR="00AF156D" w:rsidRPr="00283DF3" w:rsidRDefault="00AF156D" w:rsidP="00AF156D">
      <w:pPr>
        <w:rPr>
          <w:rFonts w:asciiTheme="minorHAnsi" w:hAnsiTheme="minorHAnsi"/>
          <w:color w:val="000000"/>
        </w:rPr>
      </w:pPr>
    </w:p>
    <w:p w14:paraId="03DDDEDC" w14:textId="096C7190" w:rsidR="00AF156D" w:rsidRPr="00283DF3" w:rsidRDefault="00AF156D" w:rsidP="00AF156D">
      <w:pPr>
        <w:rPr>
          <w:rFonts w:asciiTheme="minorHAnsi" w:hAnsiTheme="minorHAnsi"/>
          <w:color w:val="000000"/>
        </w:rPr>
      </w:pPr>
      <w:r w:rsidRPr="00AF156D">
        <w:rPr>
          <w:rFonts w:asciiTheme="minorHAnsi" w:hAnsiTheme="minorHAnsi"/>
          <w:b/>
          <w:bCs/>
          <w:color w:val="000000"/>
        </w:rPr>
        <w:t>Hoy vale la pena preguntarnos</w:t>
      </w:r>
      <w:r w:rsidRPr="00AF156D">
        <w:rPr>
          <w:rFonts w:asciiTheme="minorHAnsi" w:hAnsiTheme="minorHAnsi"/>
          <w:color w:val="000000"/>
        </w:rPr>
        <w:t xml:space="preserve">: </w:t>
      </w:r>
      <w:r w:rsidRPr="00AF156D">
        <w:rPr>
          <w:rFonts w:asciiTheme="minorHAnsi" w:hAnsiTheme="minorHAnsi"/>
          <w:color w:val="7030A0"/>
        </w:rPr>
        <w:t xml:space="preserve">¿qué identidad está viendo la gente en nosotros? ¿La vida de Cristo o los impulsos de la carne? </w:t>
      </w:r>
    </w:p>
    <w:p w14:paraId="0ECD10A2" w14:textId="77777777" w:rsidR="00AF156D" w:rsidRPr="00283DF3" w:rsidRDefault="00AF156D" w:rsidP="00AF156D">
      <w:pPr>
        <w:rPr>
          <w:rFonts w:asciiTheme="minorHAnsi" w:hAnsiTheme="minorHAnsi"/>
          <w:color w:val="000000"/>
        </w:rPr>
      </w:pPr>
    </w:p>
    <w:p w14:paraId="6C4427DE" w14:textId="5095683F" w:rsidR="00AF156D" w:rsidRPr="00AF156D" w:rsidRDefault="00AF156D" w:rsidP="00AF156D">
      <w:pPr>
        <w:rPr>
          <w:rFonts w:asciiTheme="minorHAnsi" w:hAnsiTheme="minorHAnsi"/>
          <w:color w:val="000000"/>
        </w:rPr>
      </w:pPr>
      <w:r w:rsidRPr="00AF156D">
        <w:rPr>
          <w:rFonts w:asciiTheme="minorHAnsi" w:hAnsiTheme="minorHAnsi"/>
          <w:b/>
          <w:bCs/>
          <w:i/>
          <w:iCs/>
          <w:color w:val="000000"/>
        </w:rPr>
        <w:t>Señor Jesús</w:t>
      </w:r>
      <w:r w:rsidRPr="00AF156D">
        <w:rPr>
          <w:rFonts w:asciiTheme="minorHAnsi" w:hAnsiTheme="minorHAnsi"/>
          <w:i/>
          <w:iCs/>
          <w:color w:val="000000"/>
        </w:rPr>
        <w:t>, gracias por vestirnos con Tu nueva naturaleza. Renueva cada día nuestro interior para que nuestra identidad en Ti sea visible en todo lo que hacemos. Amén</w:t>
      </w:r>
      <w:r w:rsidRPr="00AF156D">
        <w:rPr>
          <w:rFonts w:asciiTheme="minorHAnsi" w:hAnsiTheme="minorHAnsi"/>
          <w:color w:val="000000"/>
        </w:rPr>
        <w:t>.</w:t>
      </w:r>
    </w:p>
    <w:bookmarkEnd w:id="220"/>
    <w:p w14:paraId="00E6D6C4" w14:textId="1C329299" w:rsidR="00AD5774" w:rsidRDefault="00AD5774" w:rsidP="002666EF">
      <w:pPr>
        <w:rPr>
          <w:color w:val="000000" w:themeColor="text1"/>
        </w:rPr>
      </w:pPr>
    </w:p>
    <w:p w14:paraId="4E06E06C" w14:textId="77777777" w:rsidR="00D2375E" w:rsidRPr="00653D0F" w:rsidRDefault="00D2375E" w:rsidP="00653D0F">
      <w:pPr>
        <w:rPr>
          <w:rFonts w:asciiTheme="minorHAnsi" w:hAnsiTheme="minorHAnsi"/>
          <w:color w:val="000000" w:themeColor="text1"/>
        </w:rPr>
      </w:pPr>
    </w:p>
    <w:p w14:paraId="3D7AEFC3" w14:textId="2F87E5D7" w:rsidR="00D2375E" w:rsidRPr="00653D0F" w:rsidRDefault="00676437" w:rsidP="00653D0F">
      <w:pPr>
        <w:rPr>
          <w:rFonts w:asciiTheme="minorHAnsi" w:hAnsiTheme="minorHAnsi"/>
          <w:b/>
          <w:bCs/>
          <w:color w:val="000000" w:themeColor="text1"/>
          <w:sz w:val="28"/>
          <w:szCs w:val="28"/>
        </w:rPr>
      </w:pPr>
      <w:bookmarkStart w:id="221" w:name="OLE_LINK227"/>
      <w:r w:rsidRPr="00653D0F">
        <w:rPr>
          <w:rFonts w:asciiTheme="minorHAnsi" w:hAnsiTheme="minorHAnsi"/>
          <w:b/>
          <w:bCs/>
          <w:color w:val="000000" w:themeColor="text1"/>
          <w:sz w:val="28"/>
          <w:szCs w:val="28"/>
        </w:rPr>
        <w:t>Ora m</w:t>
      </w:r>
      <w:r w:rsidR="007559D9">
        <w:rPr>
          <w:rFonts w:asciiTheme="minorHAnsi" w:hAnsiTheme="minorHAnsi"/>
          <w:b/>
          <w:bCs/>
          <w:color w:val="000000" w:themeColor="text1"/>
          <w:sz w:val="28"/>
          <w:szCs w:val="28"/>
        </w:rPr>
        <w:t>á</w:t>
      </w:r>
      <w:r w:rsidRPr="00653D0F">
        <w:rPr>
          <w:rFonts w:asciiTheme="minorHAnsi" w:hAnsiTheme="minorHAnsi"/>
          <w:b/>
          <w:bCs/>
          <w:color w:val="000000" w:themeColor="text1"/>
          <w:sz w:val="28"/>
          <w:szCs w:val="28"/>
        </w:rPr>
        <w:t xml:space="preserve">s. </w:t>
      </w:r>
    </w:p>
    <w:p w14:paraId="259A7421" w14:textId="10EE8042" w:rsidR="007401FA" w:rsidRDefault="00D2375E" w:rsidP="00653D0F">
      <w:pPr>
        <w:rPr>
          <w:rFonts w:asciiTheme="minorHAnsi" w:hAnsiTheme="minorHAnsi"/>
          <w:lang w:val="es-ES"/>
        </w:rPr>
      </w:pPr>
      <w:r w:rsidRPr="00653D0F">
        <w:rPr>
          <w:rFonts w:asciiTheme="minorHAnsi" w:hAnsiTheme="minorHAnsi"/>
          <w:b/>
          <w:bCs/>
          <w:color w:val="000000" w:themeColor="text1"/>
        </w:rPr>
        <w:t xml:space="preserve">Colosenses </w:t>
      </w:r>
      <w:r w:rsidR="00192CD4" w:rsidRPr="00653D0F">
        <w:rPr>
          <w:rFonts w:asciiTheme="minorHAnsi" w:hAnsiTheme="minorHAnsi"/>
          <w:b/>
          <w:bCs/>
          <w:color w:val="000000" w:themeColor="text1"/>
        </w:rPr>
        <w:t>4:2 NTV</w:t>
      </w:r>
      <w:r w:rsidR="00192CD4" w:rsidRPr="00653D0F">
        <w:rPr>
          <w:rFonts w:asciiTheme="minorHAnsi" w:hAnsiTheme="minorHAnsi"/>
          <w:color w:val="000000" w:themeColor="text1"/>
        </w:rPr>
        <w:t xml:space="preserve">. </w:t>
      </w:r>
      <w:r w:rsidR="00192CD4" w:rsidRPr="00653D0F">
        <w:rPr>
          <w:rFonts w:asciiTheme="minorHAnsi" w:hAnsiTheme="minorHAnsi"/>
          <w:i/>
          <w:iCs/>
          <w:color w:val="0070C0"/>
          <w:lang w:val="es-ES"/>
        </w:rPr>
        <w:t>Dedíquense a la oración con una mente alerta y un corazón agradecido</w:t>
      </w:r>
      <w:r w:rsidR="00192CD4" w:rsidRPr="00653D0F">
        <w:rPr>
          <w:rFonts w:asciiTheme="minorHAnsi" w:hAnsiTheme="minorHAnsi"/>
          <w:lang w:val="es-ES"/>
        </w:rPr>
        <w:t xml:space="preserve">. </w:t>
      </w:r>
    </w:p>
    <w:p w14:paraId="57E87CD0" w14:textId="77777777" w:rsidR="00650EEE" w:rsidRPr="001D604D" w:rsidRDefault="00650EEE" w:rsidP="00653D0F">
      <w:pPr>
        <w:rPr>
          <w:rFonts w:asciiTheme="minorHAnsi" w:hAnsiTheme="minorHAnsi"/>
          <w:lang w:val="es-ES"/>
        </w:rPr>
      </w:pPr>
    </w:p>
    <w:p w14:paraId="3CCDBC94" w14:textId="77777777" w:rsidR="00653D0F" w:rsidRPr="00653D0F" w:rsidRDefault="00653D0F" w:rsidP="00653D0F">
      <w:pPr>
        <w:rPr>
          <w:rFonts w:asciiTheme="minorHAnsi" w:hAnsiTheme="minorHAnsi"/>
          <w:color w:val="000000"/>
        </w:rPr>
      </w:pPr>
      <w:r w:rsidRPr="00653D0F">
        <w:rPr>
          <w:rFonts w:asciiTheme="minorHAnsi" w:hAnsiTheme="minorHAnsi"/>
          <w:color w:val="000000"/>
        </w:rPr>
        <w:t>Estas palabras nos hacen reflexionar profundamente cuando recordamos que fueron escritas por el apóstol Pablo </w:t>
      </w:r>
      <w:r w:rsidRPr="00653D0F">
        <w:rPr>
          <w:rFonts w:asciiTheme="minorHAnsi" w:hAnsiTheme="minorHAnsi"/>
          <w:b/>
          <w:bCs/>
          <w:color w:val="000000"/>
        </w:rPr>
        <w:t>desde una prisión</w:t>
      </w:r>
      <w:r w:rsidRPr="00653D0F">
        <w:rPr>
          <w:rFonts w:asciiTheme="minorHAnsi" w:hAnsiTheme="minorHAnsi"/>
          <w:color w:val="000000"/>
        </w:rPr>
        <w:t>. Aun privado de libertad, Pablo no se enfoca en su sufrimiento, sino que continúa exhortando, animando y afirmando verdades esenciales a la iglesia. Esto nos enseña que la oración no depende de las circunstancias favorables, sino de una vida consciente de su necesidad de Dios.</w:t>
      </w:r>
    </w:p>
    <w:p w14:paraId="23C213BB" w14:textId="77777777" w:rsidR="00653D0F" w:rsidRDefault="00653D0F" w:rsidP="00653D0F">
      <w:pPr>
        <w:rPr>
          <w:rFonts w:asciiTheme="minorHAnsi" w:hAnsiTheme="minorHAnsi"/>
          <w:color w:val="000000"/>
        </w:rPr>
      </w:pPr>
    </w:p>
    <w:p w14:paraId="3BC84080" w14:textId="785659DB" w:rsidR="00653D0F" w:rsidRPr="00653D0F" w:rsidRDefault="00653D0F" w:rsidP="00653D0F">
      <w:pPr>
        <w:rPr>
          <w:rFonts w:asciiTheme="minorHAnsi" w:hAnsiTheme="minorHAnsi"/>
          <w:color w:val="000000"/>
        </w:rPr>
      </w:pPr>
      <w:r w:rsidRPr="00653D0F">
        <w:rPr>
          <w:rFonts w:asciiTheme="minorHAnsi" w:hAnsiTheme="minorHAnsi"/>
          <w:color w:val="000000"/>
        </w:rPr>
        <w:t>En este pasaje, Pablo no solo nos invita a orar, sino a </w:t>
      </w:r>
      <w:r w:rsidRPr="00653D0F">
        <w:rPr>
          <w:rFonts w:asciiTheme="minorHAnsi" w:hAnsiTheme="minorHAnsi"/>
          <w:b/>
          <w:bCs/>
          <w:color w:val="000000"/>
        </w:rPr>
        <w:t>dedicarnos</w:t>
      </w:r>
      <w:r w:rsidRPr="00653D0F">
        <w:rPr>
          <w:rFonts w:asciiTheme="minorHAnsi" w:hAnsiTheme="minorHAnsi"/>
          <w:color w:val="000000"/>
        </w:rPr>
        <w:t> a la oración. Eso implica constancia, intención y prioridad. Además, nos llama a hacerlo con una </w:t>
      </w:r>
      <w:r w:rsidRPr="00653D0F">
        <w:rPr>
          <w:rFonts w:asciiTheme="minorHAnsi" w:hAnsiTheme="minorHAnsi"/>
          <w:b/>
          <w:bCs/>
          <w:color w:val="000000"/>
        </w:rPr>
        <w:t>mente alerta</w:t>
      </w:r>
      <w:r w:rsidRPr="00653D0F">
        <w:rPr>
          <w:rFonts w:asciiTheme="minorHAnsi" w:hAnsiTheme="minorHAnsi"/>
          <w:color w:val="000000"/>
        </w:rPr>
        <w:t>, es decir, atentos a lo que Dios quiere hablar y a cómo Él obra a nuestro alrededor, y con un </w:t>
      </w:r>
      <w:r w:rsidRPr="00653D0F">
        <w:rPr>
          <w:rFonts w:asciiTheme="minorHAnsi" w:hAnsiTheme="minorHAnsi"/>
          <w:b/>
          <w:bCs/>
          <w:color w:val="000000"/>
        </w:rPr>
        <w:t>corazón agradecido</w:t>
      </w:r>
      <w:r w:rsidRPr="00653D0F">
        <w:rPr>
          <w:rFonts w:asciiTheme="minorHAnsi" w:hAnsiTheme="minorHAnsi"/>
          <w:color w:val="000000"/>
        </w:rPr>
        <w:t>, reconociendo que Dios ya ha sido bueno y sigue obrando aun cuando no vemos todas las respuestas.</w:t>
      </w:r>
    </w:p>
    <w:p w14:paraId="1085C2A0" w14:textId="77777777" w:rsidR="00653D0F" w:rsidRDefault="00653D0F" w:rsidP="00653D0F">
      <w:pPr>
        <w:rPr>
          <w:rFonts w:asciiTheme="minorHAnsi" w:hAnsiTheme="minorHAnsi"/>
          <w:color w:val="000000"/>
        </w:rPr>
      </w:pPr>
    </w:p>
    <w:p w14:paraId="0C5F33F6" w14:textId="677BB96F" w:rsidR="00653D0F" w:rsidRPr="00653D0F" w:rsidRDefault="00653D0F" w:rsidP="00653D0F">
      <w:pPr>
        <w:rPr>
          <w:rFonts w:asciiTheme="minorHAnsi" w:hAnsiTheme="minorHAnsi"/>
          <w:color w:val="000000"/>
        </w:rPr>
      </w:pPr>
      <w:r w:rsidRPr="00653D0F">
        <w:rPr>
          <w:rFonts w:asciiTheme="minorHAnsi" w:hAnsiTheme="minorHAnsi"/>
          <w:color w:val="000000"/>
        </w:rPr>
        <w:t>Orar nos beneficia a nosotros. La oración nos alinea con la voluntad de Dios, nos hace más sensibles a Su voz y transforma nuestra actitud. Cuando oramos con gratitud, dejamos de enfocarnos solo en lo que falta y comenzamos a descansar en Aquel que tiene el control de todo.</w:t>
      </w:r>
    </w:p>
    <w:p w14:paraId="194580AB" w14:textId="77777777" w:rsidR="00653D0F" w:rsidRDefault="00653D0F" w:rsidP="00653D0F">
      <w:pPr>
        <w:rPr>
          <w:rFonts w:asciiTheme="minorHAnsi" w:hAnsiTheme="minorHAnsi"/>
          <w:b/>
          <w:bCs/>
          <w:color w:val="000000"/>
        </w:rPr>
      </w:pPr>
    </w:p>
    <w:p w14:paraId="3B592674" w14:textId="61050960" w:rsidR="00653D0F" w:rsidRPr="00653D0F" w:rsidRDefault="00653D0F" w:rsidP="00653D0F">
      <w:pPr>
        <w:rPr>
          <w:rFonts w:asciiTheme="minorHAnsi" w:hAnsiTheme="minorHAnsi"/>
          <w:color w:val="000000"/>
        </w:rPr>
      </w:pPr>
      <w:r w:rsidRPr="00653D0F">
        <w:rPr>
          <w:rFonts w:asciiTheme="minorHAnsi" w:hAnsiTheme="minorHAnsi"/>
          <w:b/>
          <w:bCs/>
          <w:i/>
          <w:iCs/>
          <w:color w:val="000000"/>
        </w:rPr>
        <w:t>Señor Jesús</w:t>
      </w:r>
      <w:r w:rsidRPr="00653D0F">
        <w:rPr>
          <w:rFonts w:asciiTheme="minorHAnsi" w:hAnsiTheme="minorHAnsi"/>
          <w:i/>
          <w:iCs/>
          <w:color w:val="000000"/>
        </w:rPr>
        <w:t>, gracias por recordarnos a través de tu Palabra la necesidad que tenemos de orar. Ayúdanos a entender que la oración nos transforma a nosotros, nos hace más sensibles a ti, nos somete a tu voluntad y nos enseña a vivir con un corazón agradecido. Amén</w:t>
      </w:r>
      <w:r w:rsidRPr="00653D0F">
        <w:rPr>
          <w:rFonts w:asciiTheme="minorHAnsi" w:hAnsiTheme="minorHAnsi"/>
          <w:color w:val="000000"/>
        </w:rPr>
        <w:t>.</w:t>
      </w:r>
    </w:p>
    <w:bookmarkEnd w:id="221"/>
    <w:p w14:paraId="1C610624" w14:textId="77777777" w:rsidR="00653D0F" w:rsidRDefault="00653D0F" w:rsidP="002666EF">
      <w:pPr>
        <w:rPr>
          <w:color w:val="000000" w:themeColor="text1"/>
        </w:rPr>
      </w:pPr>
    </w:p>
    <w:p w14:paraId="186EB3CE" w14:textId="77777777" w:rsidR="00F94583" w:rsidRDefault="00F94583" w:rsidP="002666EF">
      <w:pPr>
        <w:rPr>
          <w:color w:val="000000" w:themeColor="text1"/>
        </w:rPr>
      </w:pPr>
    </w:p>
    <w:p w14:paraId="69D24AE7" w14:textId="16A54965" w:rsidR="00F94583" w:rsidRPr="009241D9" w:rsidRDefault="00435F12" w:rsidP="005A777B">
      <w:pPr>
        <w:rPr>
          <w:rFonts w:asciiTheme="minorHAnsi" w:hAnsiTheme="minorHAnsi"/>
          <w:b/>
          <w:bCs/>
          <w:color w:val="000000" w:themeColor="text1"/>
          <w:sz w:val="28"/>
          <w:szCs w:val="28"/>
          <w:lang w:val="es-ES"/>
        </w:rPr>
      </w:pPr>
      <w:bookmarkStart w:id="222" w:name="OLE_LINK228"/>
      <w:r w:rsidRPr="009241D9">
        <w:rPr>
          <w:rFonts w:asciiTheme="minorHAnsi" w:hAnsiTheme="minorHAnsi"/>
          <w:b/>
          <w:bCs/>
          <w:color w:val="000000" w:themeColor="text1"/>
          <w:sz w:val="28"/>
          <w:szCs w:val="28"/>
          <w:lang w:val="es-ES"/>
        </w:rPr>
        <w:t xml:space="preserve">Presencia con </w:t>
      </w:r>
      <w:r w:rsidR="009241D9" w:rsidRPr="009241D9">
        <w:rPr>
          <w:rFonts w:asciiTheme="minorHAnsi" w:hAnsiTheme="minorHAnsi"/>
          <w:b/>
          <w:bCs/>
          <w:color w:val="000000" w:themeColor="text1"/>
          <w:sz w:val="28"/>
          <w:szCs w:val="28"/>
          <w:lang w:val="es-ES"/>
        </w:rPr>
        <w:t>propósito</w:t>
      </w:r>
      <w:r w:rsidR="0059415F" w:rsidRPr="009241D9">
        <w:rPr>
          <w:rFonts w:asciiTheme="minorHAnsi" w:hAnsiTheme="minorHAnsi"/>
          <w:b/>
          <w:bCs/>
          <w:color w:val="000000" w:themeColor="text1"/>
          <w:sz w:val="28"/>
          <w:szCs w:val="28"/>
          <w:lang w:val="es-ES"/>
        </w:rPr>
        <w:t xml:space="preserve">. </w:t>
      </w:r>
    </w:p>
    <w:p w14:paraId="7AB5FF56" w14:textId="66FD61D9" w:rsidR="0059415F" w:rsidRPr="009241D9" w:rsidRDefault="00550996" w:rsidP="005A777B">
      <w:pPr>
        <w:rPr>
          <w:rFonts w:asciiTheme="minorHAnsi" w:hAnsiTheme="minorHAnsi"/>
          <w:lang w:val="es-ES"/>
        </w:rPr>
      </w:pPr>
      <w:r w:rsidRPr="009241D9">
        <w:rPr>
          <w:rFonts w:asciiTheme="minorHAnsi" w:hAnsiTheme="minorHAnsi"/>
          <w:b/>
          <w:bCs/>
          <w:color w:val="000000" w:themeColor="text1"/>
          <w:lang w:val="es-ES"/>
        </w:rPr>
        <w:t>Colosenses</w:t>
      </w:r>
      <w:r w:rsidR="00F76584" w:rsidRPr="009241D9">
        <w:rPr>
          <w:rFonts w:asciiTheme="minorHAnsi" w:hAnsiTheme="minorHAnsi"/>
          <w:b/>
          <w:bCs/>
          <w:color w:val="000000" w:themeColor="text1"/>
          <w:lang w:val="es-ES"/>
        </w:rPr>
        <w:t xml:space="preserve"> 4:</w:t>
      </w:r>
      <w:r w:rsidRPr="009241D9">
        <w:rPr>
          <w:rFonts w:asciiTheme="minorHAnsi" w:hAnsiTheme="minorHAnsi"/>
          <w:b/>
          <w:bCs/>
          <w:color w:val="000000" w:themeColor="text1"/>
          <w:lang w:val="es-ES"/>
        </w:rPr>
        <w:t>5-6 NTV</w:t>
      </w:r>
      <w:r w:rsidRPr="009241D9">
        <w:rPr>
          <w:rFonts w:asciiTheme="minorHAnsi" w:hAnsiTheme="minorHAnsi"/>
          <w:color w:val="000000" w:themeColor="text1"/>
          <w:lang w:val="es-ES"/>
        </w:rPr>
        <w:t xml:space="preserve">. </w:t>
      </w:r>
      <w:r w:rsidRPr="009241D9">
        <w:rPr>
          <w:rFonts w:asciiTheme="minorHAnsi" w:hAnsiTheme="minorHAnsi"/>
          <w:i/>
          <w:iCs/>
          <w:color w:val="0070C0"/>
          <w:lang w:val="es-ES"/>
        </w:rPr>
        <w:t xml:space="preserve">Vivan sabiamente entre los que no creen en Cristo y aprovechen al máximo cada oportunidad. </w:t>
      </w:r>
      <w:r w:rsidRPr="009241D9">
        <w:rPr>
          <w:rFonts w:asciiTheme="minorHAnsi" w:hAnsiTheme="minorHAnsi"/>
          <w:i/>
          <w:iCs/>
          <w:color w:val="0070C0"/>
          <w:vertAlign w:val="superscript"/>
          <w:lang w:val="es-ES"/>
        </w:rPr>
        <w:t>6 </w:t>
      </w:r>
      <w:r w:rsidRPr="009241D9">
        <w:rPr>
          <w:rFonts w:asciiTheme="minorHAnsi" w:hAnsiTheme="minorHAnsi"/>
          <w:i/>
          <w:iCs/>
          <w:color w:val="0070C0"/>
          <w:lang w:val="es-ES"/>
        </w:rPr>
        <w:t>Que sus conversaciones sean cordiales y agradables, a fin de que ustedes tengan la respuesta adecuada para cada persona</w:t>
      </w:r>
      <w:r w:rsidRPr="009241D9">
        <w:rPr>
          <w:rFonts w:asciiTheme="minorHAnsi" w:hAnsiTheme="minorHAnsi"/>
          <w:lang w:val="es-ES"/>
        </w:rPr>
        <w:t>.</w:t>
      </w:r>
    </w:p>
    <w:p w14:paraId="43A46679" w14:textId="77777777" w:rsidR="0059415F" w:rsidRPr="009241D9" w:rsidRDefault="0059415F" w:rsidP="005A777B">
      <w:pPr>
        <w:rPr>
          <w:rFonts w:asciiTheme="minorHAnsi" w:hAnsiTheme="minorHAnsi"/>
          <w:color w:val="000000" w:themeColor="text1"/>
          <w:lang w:val="es-ES"/>
        </w:rPr>
      </w:pPr>
    </w:p>
    <w:p w14:paraId="777EB8CD" w14:textId="73BDC246" w:rsidR="00863624" w:rsidRPr="00863624" w:rsidRDefault="00863624" w:rsidP="005A777B">
      <w:pPr>
        <w:rPr>
          <w:rFonts w:asciiTheme="minorHAnsi" w:hAnsiTheme="minorHAnsi"/>
          <w:color w:val="000000"/>
          <w:lang w:val="es-ES"/>
        </w:rPr>
      </w:pPr>
      <w:r w:rsidRPr="00863624">
        <w:rPr>
          <w:rFonts w:asciiTheme="minorHAnsi" w:hAnsiTheme="minorHAnsi"/>
          <w:color w:val="000000"/>
          <w:lang w:val="es-ES"/>
        </w:rPr>
        <w:t>Dios nos llama a estar </w:t>
      </w:r>
      <w:r w:rsidRPr="00863624">
        <w:rPr>
          <w:rFonts w:asciiTheme="minorHAnsi" w:hAnsiTheme="minorHAnsi"/>
          <w:b/>
          <w:bCs/>
          <w:color w:val="000000"/>
          <w:lang w:val="es-ES"/>
        </w:rPr>
        <w:t>presentes</w:t>
      </w:r>
      <w:r w:rsidRPr="00863624">
        <w:rPr>
          <w:rFonts w:asciiTheme="minorHAnsi" w:hAnsiTheme="minorHAnsi"/>
          <w:color w:val="000000"/>
          <w:lang w:val="es-ES"/>
        </w:rPr>
        <w:t xml:space="preserve"> entre los que no creen, no como espectadores, sino </w:t>
      </w:r>
      <w:r w:rsidRPr="00863624">
        <w:rPr>
          <w:rFonts w:asciiTheme="minorHAnsi" w:hAnsiTheme="minorHAnsi"/>
          <w:b/>
          <w:bCs/>
          <w:color w:val="000000"/>
          <w:lang w:val="es-ES"/>
        </w:rPr>
        <w:t>con propósito</w:t>
      </w:r>
      <w:r w:rsidRPr="00863624">
        <w:rPr>
          <w:rFonts w:asciiTheme="minorHAnsi" w:hAnsiTheme="minorHAnsi"/>
          <w:color w:val="000000"/>
          <w:lang w:val="es-ES"/>
        </w:rPr>
        <w:t xml:space="preserve">. Vivir sabiamente implica caminar cerca, compartir la vida y discernir las oportunidades que Dios </w:t>
      </w:r>
      <w:r w:rsidR="002A5841" w:rsidRPr="009241D9">
        <w:rPr>
          <w:rFonts w:asciiTheme="minorHAnsi" w:hAnsiTheme="minorHAnsi"/>
          <w:color w:val="000000"/>
          <w:lang w:val="es-ES"/>
        </w:rPr>
        <w:t>nos da</w:t>
      </w:r>
      <w:r w:rsidRPr="00863624">
        <w:rPr>
          <w:rFonts w:asciiTheme="minorHAnsi" w:hAnsiTheme="minorHAnsi"/>
          <w:color w:val="000000"/>
          <w:lang w:val="es-ES"/>
        </w:rPr>
        <w:t xml:space="preserve"> a través de esa cercanía.</w:t>
      </w:r>
    </w:p>
    <w:p w14:paraId="35154BC3" w14:textId="77777777" w:rsidR="005A777B" w:rsidRPr="009241D9" w:rsidRDefault="005A777B" w:rsidP="005A777B">
      <w:pPr>
        <w:rPr>
          <w:rFonts w:asciiTheme="minorHAnsi" w:hAnsiTheme="minorHAnsi"/>
          <w:color w:val="000000"/>
          <w:lang w:val="es-ES"/>
        </w:rPr>
      </w:pPr>
    </w:p>
    <w:p w14:paraId="5384989E" w14:textId="7A62A307" w:rsidR="00863624" w:rsidRPr="00863624" w:rsidRDefault="00863624" w:rsidP="005A777B">
      <w:pPr>
        <w:rPr>
          <w:rFonts w:asciiTheme="minorHAnsi" w:hAnsiTheme="minorHAnsi"/>
          <w:color w:val="000000"/>
          <w:lang w:val="es-ES"/>
        </w:rPr>
      </w:pPr>
      <w:r w:rsidRPr="00863624">
        <w:rPr>
          <w:rFonts w:asciiTheme="minorHAnsi" w:hAnsiTheme="minorHAnsi"/>
          <w:color w:val="000000"/>
          <w:lang w:val="es-ES"/>
        </w:rPr>
        <w:t>Cuando nuestras conversaciones están llenas de gracia y vivimos como testimonios vivos de Cristo, Dios usa esa presencia intencional para responder a las dudas y necesidades del corazón en el momento justo.</w:t>
      </w:r>
    </w:p>
    <w:p w14:paraId="147A0325" w14:textId="77777777" w:rsidR="005A777B" w:rsidRPr="009241D9" w:rsidRDefault="005A777B" w:rsidP="005A777B">
      <w:pPr>
        <w:rPr>
          <w:rFonts w:asciiTheme="minorHAnsi" w:hAnsiTheme="minorHAnsi"/>
          <w:color w:val="000000"/>
          <w:lang w:val="es-ES"/>
        </w:rPr>
      </w:pPr>
    </w:p>
    <w:p w14:paraId="20DFC0E3" w14:textId="0D085A39" w:rsidR="00863624" w:rsidRPr="00863624" w:rsidRDefault="00863624" w:rsidP="005A777B">
      <w:pPr>
        <w:rPr>
          <w:rFonts w:asciiTheme="minorHAnsi" w:hAnsiTheme="minorHAnsi"/>
          <w:color w:val="000000"/>
          <w:lang w:val="es-ES"/>
        </w:rPr>
      </w:pPr>
      <w:r w:rsidRPr="00863624">
        <w:rPr>
          <w:rFonts w:asciiTheme="minorHAnsi" w:hAnsiTheme="minorHAnsi"/>
          <w:color w:val="000000"/>
          <w:lang w:val="es-ES"/>
        </w:rPr>
        <w:t xml:space="preserve">Nuestra cercanía </w:t>
      </w:r>
      <w:r w:rsidRPr="00863624">
        <w:rPr>
          <w:rFonts w:asciiTheme="minorHAnsi" w:hAnsiTheme="minorHAnsi"/>
          <w:b/>
          <w:bCs/>
          <w:color w:val="000000"/>
          <w:lang w:val="es-ES"/>
        </w:rPr>
        <w:t>no es casualidad</w:t>
      </w:r>
      <w:r w:rsidRPr="00863624">
        <w:rPr>
          <w:rFonts w:asciiTheme="minorHAnsi" w:hAnsiTheme="minorHAnsi"/>
          <w:color w:val="000000"/>
          <w:lang w:val="es-ES"/>
        </w:rPr>
        <w:t>; es parte del plan de Dios. Él nos pone cerca para que, con sabiduría y amor, seamos instrumentos de Su respuesta para cada persona.</w:t>
      </w:r>
    </w:p>
    <w:p w14:paraId="6D5BE7D1" w14:textId="77777777" w:rsidR="005A777B" w:rsidRPr="009241D9" w:rsidRDefault="005A777B" w:rsidP="005A777B">
      <w:pPr>
        <w:rPr>
          <w:rFonts w:asciiTheme="minorHAnsi" w:hAnsiTheme="minorHAnsi"/>
          <w:b/>
          <w:bCs/>
          <w:color w:val="000000"/>
          <w:lang w:val="es-ES"/>
        </w:rPr>
      </w:pPr>
    </w:p>
    <w:p w14:paraId="42F795FD" w14:textId="098C7B1E" w:rsidR="00863624" w:rsidRPr="00863624" w:rsidRDefault="00863624" w:rsidP="005A777B">
      <w:pPr>
        <w:rPr>
          <w:rFonts w:asciiTheme="minorHAnsi" w:hAnsiTheme="minorHAnsi"/>
          <w:color w:val="7030A0"/>
          <w:lang w:val="es-ES"/>
        </w:rPr>
      </w:pPr>
      <w:r w:rsidRPr="00863624">
        <w:rPr>
          <w:rFonts w:asciiTheme="minorHAnsi" w:hAnsiTheme="minorHAnsi"/>
          <w:i/>
          <w:iCs/>
          <w:color w:val="7030A0"/>
          <w:lang w:val="es-ES"/>
        </w:rPr>
        <w:t>Dios nos pone cerca para responder en el momento oportuno.</w:t>
      </w:r>
    </w:p>
    <w:p w14:paraId="1ECE93FE" w14:textId="77777777" w:rsidR="005A777B" w:rsidRPr="009241D9" w:rsidRDefault="005A777B" w:rsidP="005A777B">
      <w:pPr>
        <w:rPr>
          <w:rFonts w:asciiTheme="minorHAnsi" w:hAnsiTheme="minorHAnsi"/>
          <w:b/>
          <w:bCs/>
          <w:color w:val="000000"/>
          <w:lang w:val="es-ES"/>
        </w:rPr>
      </w:pPr>
    </w:p>
    <w:p w14:paraId="2F41D65D" w14:textId="1AA3F3D9" w:rsidR="00863624" w:rsidRPr="00863624" w:rsidRDefault="00863624" w:rsidP="005A777B">
      <w:pPr>
        <w:rPr>
          <w:rFonts w:asciiTheme="minorHAnsi" w:hAnsiTheme="minorHAnsi"/>
          <w:color w:val="000000"/>
          <w:lang w:val="es-ES"/>
        </w:rPr>
      </w:pPr>
      <w:r w:rsidRPr="00863624">
        <w:rPr>
          <w:rFonts w:asciiTheme="minorHAnsi" w:hAnsiTheme="minorHAnsi"/>
          <w:b/>
          <w:bCs/>
          <w:i/>
          <w:iCs/>
          <w:color w:val="000000"/>
          <w:lang w:val="es-ES"/>
        </w:rPr>
        <w:t>Señor Jesús</w:t>
      </w:r>
      <w:r w:rsidRPr="00863624">
        <w:rPr>
          <w:rFonts w:asciiTheme="minorHAnsi" w:hAnsiTheme="minorHAnsi"/>
          <w:i/>
          <w:iCs/>
          <w:color w:val="000000"/>
          <w:lang w:val="es-ES"/>
        </w:rPr>
        <w:t>, ayúdame a vivir con presencia y propósito entre los que no te conocen. Enséñame a caminar cerca, a hablar con gracia y a discernir cada oportunidad para responder conforme a tu voluntad. Usa mi vida para reflejar tu esperanza. Amén</w:t>
      </w:r>
      <w:r w:rsidRPr="00863624">
        <w:rPr>
          <w:rFonts w:asciiTheme="minorHAnsi" w:hAnsiTheme="minorHAnsi"/>
          <w:color w:val="000000"/>
          <w:lang w:val="es-ES"/>
        </w:rPr>
        <w:t>.</w:t>
      </w:r>
    </w:p>
    <w:bookmarkEnd w:id="222"/>
    <w:p w14:paraId="62CDA2E9" w14:textId="77777777" w:rsidR="00EF3C91" w:rsidRDefault="00EF3C91" w:rsidP="002666EF">
      <w:pPr>
        <w:rPr>
          <w:rFonts w:asciiTheme="minorHAnsi" w:hAnsiTheme="minorHAnsi"/>
          <w:color w:val="000000" w:themeColor="text1"/>
        </w:rPr>
      </w:pPr>
    </w:p>
    <w:p w14:paraId="4BD7A589" w14:textId="77777777" w:rsidR="00A8003A" w:rsidRDefault="00A8003A" w:rsidP="002666EF">
      <w:pPr>
        <w:rPr>
          <w:rFonts w:asciiTheme="minorHAnsi" w:hAnsiTheme="minorHAnsi"/>
          <w:color w:val="000000" w:themeColor="text1"/>
        </w:rPr>
      </w:pPr>
    </w:p>
    <w:p w14:paraId="491661F6" w14:textId="77777777" w:rsidR="00A8003A" w:rsidRDefault="00A8003A" w:rsidP="002666EF">
      <w:pPr>
        <w:rPr>
          <w:rFonts w:asciiTheme="minorHAnsi" w:hAnsiTheme="minorHAnsi"/>
          <w:color w:val="000000" w:themeColor="text1"/>
        </w:rPr>
      </w:pPr>
    </w:p>
    <w:p w14:paraId="51EFC66B" w14:textId="44B43A22" w:rsidR="00582E5B" w:rsidRPr="004100F6" w:rsidRDefault="004100F6" w:rsidP="002666EF">
      <w:pPr>
        <w:rPr>
          <w:rFonts w:asciiTheme="minorHAnsi" w:hAnsiTheme="minorHAnsi"/>
          <w:b/>
          <w:bCs/>
          <w:sz w:val="28"/>
          <w:szCs w:val="28"/>
          <w:lang w:val="es-ES"/>
        </w:rPr>
      </w:pPr>
      <w:bookmarkStart w:id="223" w:name="OLE_LINK229"/>
      <w:r w:rsidRPr="004100F6">
        <w:rPr>
          <w:rFonts w:asciiTheme="minorHAnsi" w:hAnsiTheme="minorHAnsi"/>
          <w:b/>
          <w:bCs/>
          <w:sz w:val="28"/>
          <w:szCs w:val="28"/>
          <w:lang w:val="es-ES"/>
        </w:rPr>
        <w:t xml:space="preserve">Un embarazo diferente. </w:t>
      </w:r>
    </w:p>
    <w:p w14:paraId="24EAA203" w14:textId="40853930" w:rsidR="00A8003A" w:rsidRPr="004100F6" w:rsidRDefault="00582E5B" w:rsidP="006E51B4">
      <w:pPr>
        <w:rPr>
          <w:rFonts w:asciiTheme="minorHAnsi" w:hAnsiTheme="minorHAnsi"/>
          <w:lang w:val="es-ES"/>
        </w:rPr>
      </w:pPr>
      <w:r w:rsidRPr="004100F6">
        <w:rPr>
          <w:rFonts w:asciiTheme="minorHAnsi" w:hAnsiTheme="minorHAnsi"/>
          <w:b/>
          <w:bCs/>
          <w:lang w:val="es-ES"/>
        </w:rPr>
        <w:t>Mateo 1:18 NTV</w:t>
      </w:r>
      <w:r w:rsidRPr="004100F6">
        <w:rPr>
          <w:rFonts w:asciiTheme="minorHAnsi" w:hAnsiTheme="minorHAnsi"/>
          <w:lang w:val="es-ES"/>
        </w:rPr>
        <w:t xml:space="preserve">. </w:t>
      </w:r>
      <w:r w:rsidRPr="004100F6">
        <w:rPr>
          <w:rFonts w:asciiTheme="minorHAnsi" w:hAnsiTheme="minorHAnsi"/>
          <w:i/>
          <w:iCs/>
          <w:color w:val="0070C0"/>
          <w:lang w:val="es-ES"/>
        </w:rPr>
        <w:t>Este es el relato de cómo nació Jesús el Mesías. Su madre, María, estaba comprometida para casarse con José, pero antes de que la boda se realizara, mientras todavía era virgen, quedó embarazada mediante el poder del Espíritu Santo</w:t>
      </w:r>
      <w:r w:rsidRPr="004100F6">
        <w:rPr>
          <w:rFonts w:asciiTheme="minorHAnsi" w:hAnsiTheme="minorHAnsi"/>
          <w:lang w:val="es-ES"/>
        </w:rPr>
        <w:t>.</w:t>
      </w:r>
    </w:p>
    <w:p w14:paraId="568DDAA7" w14:textId="77777777" w:rsidR="00582E5B" w:rsidRPr="006E51B4" w:rsidRDefault="00582E5B" w:rsidP="006E51B4">
      <w:pPr>
        <w:rPr>
          <w:rFonts w:asciiTheme="minorHAnsi" w:hAnsiTheme="minorHAnsi"/>
          <w:lang w:val="es-ES"/>
        </w:rPr>
      </w:pPr>
    </w:p>
    <w:p w14:paraId="36EDD49B" w14:textId="77777777" w:rsidR="006E51B4" w:rsidRPr="006E51B4" w:rsidRDefault="006B7F22" w:rsidP="006E51B4">
      <w:pPr>
        <w:pStyle w:val="NormalWeb"/>
        <w:rPr>
          <w:rFonts w:asciiTheme="minorHAnsi" w:eastAsia="Times New Roman" w:hAnsiTheme="minorHAnsi"/>
          <w:color w:val="000000"/>
          <w:lang w:val="es-US" w:eastAsia="es-MX"/>
          <w14:ligatures w14:val="none"/>
        </w:rPr>
      </w:pPr>
      <w:r w:rsidRPr="006E51B4">
        <w:rPr>
          <w:rFonts w:asciiTheme="minorHAnsi" w:hAnsiTheme="minorHAnsi"/>
          <w:color w:val="000000" w:themeColor="text1"/>
        </w:rPr>
        <w:t xml:space="preserve"> </w:t>
      </w:r>
      <w:r w:rsidR="006E51B4" w:rsidRPr="006E51B4">
        <w:rPr>
          <w:rFonts w:asciiTheme="minorHAnsi" w:eastAsia="Times New Roman" w:hAnsiTheme="minorHAnsi"/>
          <w:color w:val="000000"/>
          <w:lang w:val="es-US" w:eastAsia="es-MX"/>
          <w14:ligatures w14:val="none"/>
        </w:rPr>
        <w:t>La Biblia no deja espacio para la confusión. Antes de este versículo, Mateo presenta cuidadosamente la genealogía de Jesús, mostrando su línea legal a través de José hasta Abraham. Sin embargo, al llegar a este punto, el evangelio enfatiza algo fundamental: </w:t>
      </w:r>
      <w:r w:rsidR="006E51B4" w:rsidRPr="006E51B4">
        <w:rPr>
          <w:rFonts w:asciiTheme="minorHAnsi" w:eastAsia="Times New Roman" w:hAnsiTheme="minorHAnsi"/>
          <w:b/>
          <w:bCs/>
          <w:color w:val="000000"/>
          <w:lang w:val="es-US" w:eastAsia="es-MX"/>
          <w14:ligatures w14:val="none"/>
        </w:rPr>
        <w:t>Jesús no nació por voluntad humana</w:t>
      </w:r>
      <w:r w:rsidR="006E51B4" w:rsidRPr="006E51B4">
        <w:rPr>
          <w:rFonts w:asciiTheme="minorHAnsi" w:eastAsia="Times New Roman" w:hAnsiTheme="minorHAnsi"/>
          <w:color w:val="000000"/>
          <w:lang w:val="es-US" w:eastAsia="es-MX"/>
          <w14:ligatures w14:val="none"/>
        </w:rPr>
        <w:t>, sino por una intervención directa y sobrenatural de Dios.</w:t>
      </w:r>
    </w:p>
    <w:p w14:paraId="45E1CA3C" w14:textId="77777777" w:rsidR="006E51B4" w:rsidRDefault="006E51B4" w:rsidP="006E51B4">
      <w:pPr>
        <w:rPr>
          <w:rFonts w:asciiTheme="minorHAnsi" w:hAnsiTheme="minorHAnsi"/>
          <w:color w:val="000000"/>
        </w:rPr>
      </w:pPr>
    </w:p>
    <w:p w14:paraId="5D02112E" w14:textId="2DCF7DCF" w:rsidR="006E51B4" w:rsidRPr="006E51B4" w:rsidRDefault="006E51B4" w:rsidP="006E51B4">
      <w:pPr>
        <w:rPr>
          <w:rFonts w:asciiTheme="minorHAnsi" w:hAnsiTheme="minorHAnsi"/>
          <w:color w:val="000000"/>
        </w:rPr>
      </w:pPr>
      <w:r w:rsidRPr="006E51B4">
        <w:rPr>
          <w:rFonts w:asciiTheme="minorHAnsi" w:hAnsiTheme="minorHAnsi"/>
          <w:color w:val="000000"/>
        </w:rPr>
        <w:t>María, siendo virgen y aún no casada, quedó embarazada </w:t>
      </w:r>
      <w:r w:rsidRPr="006E51B4">
        <w:rPr>
          <w:rFonts w:asciiTheme="minorHAnsi" w:hAnsiTheme="minorHAnsi"/>
          <w:b/>
          <w:bCs/>
          <w:color w:val="000000"/>
        </w:rPr>
        <w:t>exclusivamente por obra del Espíritu Santo</w:t>
      </w:r>
      <w:r w:rsidRPr="006E51B4">
        <w:rPr>
          <w:rFonts w:asciiTheme="minorHAnsi" w:hAnsiTheme="minorHAnsi"/>
          <w:color w:val="000000"/>
        </w:rPr>
        <w:t>. Este embarazo no fue simbólico, sino un milagro real, santo y único en la historia. Desde su concepción, Dios deja claro que Jesús no es simplemente un hombre más, sino el Hijo eterno de Dios manifestado en carne.</w:t>
      </w:r>
    </w:p>
    <w:p w14:paraId="6B6CB89F" w14:textId="77777777" w:rsidR="006E51B4" w:rsidRDefault="006E51B4" w:rsidP="006E51B4">
      <w:pPr>
        <w:rPr>
          <w:rFonts w:asciiTheme="minorHAnsi" w:hAnsiTheme="minorHAnsi"/>
          <w:i/>
          <w:iCs/>
          <w:color w:val="7030A0"/>
        </w:rPr>
      </w:pPr>
    </w:p>
    <w:p w14:paraId="3359E781" w14:textId="0FB3450D" w:rsidR="006E51B4" w:rsidRPr="006E51B4" w:rsidRDefault="006E51B4" w:rsidP="006E51B4">
      <w:pPr>
        <w:rPr>
          <w:rFonts w:asciiTheme="minorHAnsi" w:hAnsiTheme="minorHAnsi"/>
          <w:color w:val="7030A0"/>
        </w:rPr>
      </w:pPr>
      <w:r w:rsidRPr="006E51B4">
        <w:rPr>
          <w:rFonts w:asciiTheme="minorHAnsi" w:hAnsiTheme="minorHAnsi"/>
          <w:i/>
          <w:iCs/>
          <w:color w:val="7030A0"/>
        </w:rPr>
        <w:t>Desde su concepción, Jesús revela que Dios estaba obrando.</w:t>
      </w:r>
    </w:p>
    <w:p w14:paraId="4EB7E6EA" w14:textId="77777777" w:rsidR="006E51B4" w:rsidRDefault="006E51B4" w:rsidP="006E51B4">
      <w:pPr>
        <w:rPr>
          <w:rFonts w:asciiTheme="minorHAnsi" w:hAnsiTheme="minorHAnsi"/>
          <w:color w:val="000000"/>
        </w:rPr>
      </w:pPr>
    </w:p>
    <w:p w14:paraId="1B1318E1" w14:textId="44F38EBE" w:rsidR="006E51B4" w:rsidRPr="006E51B4" w:rsidRDefault="006E51B4" w:rsidP="006E51B4">
      <w:pPr>
        <w:rPr>
          <w:rFonts w:asciiTheme="minorHAnsi" w:hAnsiTheme="minorHAnsi"/>
          <w:color w:val="000000"/>
        </w:rPr>
      </w:pPr>
      <w:r w:rsidRPr="006E51B4">
        <w:rPr>
          <w:rFonts w:asciiTheme="minorHAnsi" w:hAnsiTheme="minorHAnsi"/>
          <w:i/>
          <w:iCs/>
          <w:color w:val="000000"/>
        </w:rPr>
        <w:t>Señor Jesús, gracias por tu Palabra, que con claridad y verdad nos revela el milagro de tu nacimiento. Todo en ti es extraordinario y santo. Amén</w:t>
      </w:r>
      <w:r w:rsidRPr="006E51B4">
        <w:rPr>
          <w:rFonts w:asciiTheme="minorHAnsi" w:hAnsiTheme="minorHAnsi"/>
          <w:color w:val="000000"/>
        </w:rPr>
        <w:t>.</w:t>
      </w:r>
    </w:p>
    <w:p w14:paraId="7A7AD14E" w14:textId="06C2FA0B" w:rsidR="00844250" w:rsidRPr="00650C62" w:rsidRDefault="00C974F3" w:rsidP="00E62114">
      <w:pPr>
        <w:rPr>
          <w:rFonts w:asciiTheme="minorHAnsi" w:hAnsiTheme="minorHAnsi"/>
          <w:b/>
          <w:bCs/>
          <w:color w:val="000000" w:themeColor="text1"/>
          <w:sz w:val="28"/>
          <w:szCs w:val="28"/>
          <w:lang w:val="es-ES"/>
        </w:rPr>
      </w:pPr>
      <w:bookmarkStart w:id="224" w:name="OLE_LINK230"/>
      <w:bookmarkEnd w:id="223"/>
      <w:r w:rsidRPr="00650C62">
        <w:rPr>
          <w:rFonts w:asciiTheme="minorHAnsi" w:hAnsiTheme="minorHAnsi"/>
          <w:b/>
          <w:bCs/>
          <w:color w:val="000000" w:themeColor="text1"/>
          <w:sz w:val="28"/>
          <w:szCs w:val="28"/>
          <w:lang w:val="es-ES"/>
        </w:rPr>
        <w:t xml:space="preserve">Una llegada inesperada. </w:t>
      </w:r>
    </w:p>
    <w:p w14:paraId="5A52DA2F" w14:textId="56FB531F" w:rsidR="00C974F3" w:rsidRPr="002F39FA" w:rsidRDefault="00C974F3" w:rsidP="002F39FA">
      <w:pPr>
        <w:rPr>
          <w:rFonts w:asciiTheme="minorHAnsi" w:hAnsiTheme="minorHAnsi"/>
          <w:lang w:val="es-ES"/>
        </w:rPr>
      </w:pPr>
      <w:r w:rsidRPr="00E62114">
        <w:rPr>
          <w:rFonts w:asciiTheme="minorHAnsi" w:hAnsiTheme="minorHAnsi"/>
          <w:b/>
          <w:bCs/>
          <w:color w:val="000000" w:themeColor="text1"/>
        </w:rPr>
        <w:t>Mateo 2:1 NTV</w:t>
      </w:r>
      <w:r w:rsidRPr="00E62114">
        <w:rPr>
          <w:rFonts w:asciiTheme="minorHAnsi" w:hAnsiTheme="minorHAnsi"/>
          <w:color w:val="000000" w:themeColor="text1"/>
        </w:rPr>
        <w:t xml:space="preserve">. </w:t>
      </w:r>
      <w:r w:rsidRPr="00E62114">
        <w:rPr>
          <w:rFonts w:asciiTheme="minorHAnsi" w:hAnsiTheme="minorHAnsi"/>
          <w:i/>
          <w:iCs/>
          <w:color w:val="0070C0"/>
          <w:lang w:val="es-ES"/>
        </w:rPr>
        <w:t xml:space="preserve">Jesús nació en Belén de Judea durante el reinado de Herodes. Por </w:t>
      </w:r>
      <w:r w:rsidRPr="002F39FA">
        <w:rPr>
          <w:rFonts w:asciiTheme="minorHAnsi" w:hAnsiTheme="minorHAnsi"/>
          <w:i/>
          <w:iCs/>
          <w:color w:val="0070C0"/>
          <w:lang w:val="es-ES"/>
        </w:rPr>
        <w:t>ese tiempo, algunos sabios de países del oriente llegaron a Jerusalén</w:t>
      </w:r>
      <w:r w:rsidRPr="002F39FA">
        <w:rPr>
          <w:rFonts w:asciiTheme="minorHAnsi" w:hAnsiTheme="minorHAnsi"/>
          <w:lang w:val="es-ES"/>
        </w:rPr>
        <w:t>…</w:t>
      </w:r>
    </w:p>
    <w:p w14:paraId="68A086ED" w14:textId="77777777" w:rsidR="00C974F3" w:rsidRPr="002F39FA" w:rsidRDefault="00C974F3" w:rsidP="002F39FA">
      <w:pPr>
        <w:rPr>
          <w:rFonts w:asciiTheme="minorHAnsi" w:hAnsiTheme="minorHAnsi"/>
          <w:color w:val="000000"/>
        </w:rPr>
      </w:pPr>
    </w:p>
    <w:p w14:paraId="6CE688FE" w14:textId="77777777" w:rsidR="002F39FA" w:rsidRPr="002F39FA" w:rsidRDefault="002F39FA" w:rsidP="002F39FA">
      <w:pPr>
        <w:rPr>
          <w:rFonts w:asciiTheme="minorHAnsi" w:hAnsiTheme="minorHAnsi"/>
          <w:color w:val="000000"/>
        </w:rPr>
      </w:pPr>
      <w:r w:rsidRPr="002F39FA">
        <w:rPr>
          <w:rFonts w:asciiTheme="minorHAnsi" w:hAnsiTheme="minorHAnsi"/>
          <w:color w:val="000000"/>
        </w:rPr>
        <w:t>El nacimiento de Jesús no fue una casualidad ni un evento improvisado. Fue parte del plan eterno de Dios. El Hijo vino en un momento específico de la historia, en medio de un contexto difícil y bajo un gobierno injusto. Allí, cuando parecía que la oscuridad dominaba, Dios decidió enviar al Salvador.</w:t>
      </w:r>
    </w:p>
    <w:p w14:paraId="437B357F" w14:textId="77777777" w:rsidR="002F39FA" w:rsidRDefault="002F39FA" w:rsidP="002F39FA">
      <w:pPr>
        <w:rPr>
          <w:rFonts w:asciiTheme="minorHAnsi" w:hAnsiTheme="minorHAnsi"/>
          <w:color w:val="000000"/>
        </w:rPr>
      </w:pPr>
    </w:p>
    <w:p w14:paraId="63225FF9" w14:textId="059F187D" w:rsidR="002F39FA" w:rsidRPr="002F39FA" w:rsidRDefault="002F39FA" w:rsidP="002F39FA">
      <w:pPr>
        <w:rPr>
          <w:rFonts w:asciiTheme="minorHAnsi" w:hAnsiTheme="minorHAnsi"/>
          <w:color w:val="000000"/>
        </w:rPr>
      </w:pPr>
      <w:r w:rsidRPr="002F39FA">
        <w:rPr>
          <w:rFonts w:asciiTheme="minorHAnsi" w:hAnsiTheme="minorHAnsi"/>
          <w:color w:val="000000"/>
        </w:rPr>
        <w:t>Años atrás, al visitar a los kurdos en Irak, escuchamos cómo ellos compartían con orgullo la idea de que los sabios del oriente pudieron haber provenido de regiones cercanas a su pueblo. Históricamente, esas tierras formaban parte del mundo antiguo donde hombres sabios observaban los cielos y estudiaban las señales celestes. Más allá del detalle histórico, este hecho nos recuerda que desde su nacimiento, Jesús fue anunciado más allá de Israel. </w:t>
      </w:r>
      <w:r w:rsidRPr="002F39FA">
        <w:rPr>
          <w:rFonts w:asciiTheme="minorHAnsi" w:hAnsiTheme="minorHAnsi"/>
          <w:b/>
          <w:bCs/>
          <w:color w:val="000000"/>
        </w:rPr>
        <w:t>La primera Navidad ya llevaba un mensaje misionero: el Salvador es para todas las naciones.</w:t>
      </w:r>
    </w:p>
    <w:p w14:paraId="2F3B54C9" w14:textId="77777777" w:rsidR="002F39FA" w:rsidRDefault="002F39FA" w:rsidP="002F39FA">
      <w:pPr>
        <w:rPr>
          <w:rFonts w:asciiTheme="minorHAnsi" w:hAnsiTheme="minorHAnsi"/>
          <w:color w:val="000000"/>
        </w:rPr>
      </w:pPr>
    </w:p>
    <w:p w14:paraId="1549E7E6" w14:textId="68C02AEA" w:rsidR="002F39FA" w:rsidRPr="002F39FA" w:rsidRDefault="002F39FA" w:rsidP="002F39FA">
      <w:pPr>
        <w:rPr>
          <w:rFonts w:asciiTheme="minorHAnsi" w:hAnsiTheme="minorHAnsi"/>
          <w:color w:val="000000"/>
        </w:rPr>
      </w:pPr>
      <w:r w:rsidRPr="002F39FA">
        <w:rPr>
          <w:rFonts w:asciiTheme="minorHAnsi" w:hAnsiTheme="minorHAnsi"/>
          <w:color w:val="000000"/>
        </w:rPr>
        <w:t>En esta Navidad, más que discutir fechas, somos llamados a celebrar el mensaje. Jesús nació en Belén para salvar al mundo. No perdamos el enfoque: la Navidad no es un debate, es un anuncio.</w:t>
      </w:r>
    </w:p>
    <w:p w14:paraId="66E86FF9" w14:textId="77777777" w:rsidR="002F39FA" w:rsidRDefault="002F39FA" w:rsidP="002F39FA">
      <w:pPr>
        <w:rPr>
          <w:rFonts w:asciiTheme="minorHAnsi" w:hAnsiTheme="minorHAnsi"/>
          <w:b/>
          <w:bCs/>
          <w:color w:val="000000"/>
        </w:rPr>
      </w:pPr>
    </w:p>
    <w:p w14:paraId="07EBF46B" w14:textId="12306D94" w:rsidR="002F39FA" w:rsidRPr="002F39FA" w:rsidRDefault="002F39FA" w:rsidP="002F39FA">
      <w:pPr>
        <w:rPr>
          <w:rFonts w:asciiTheme="minorHAnsi" w:hAnsiTheme="minorHAnsi"/>
          <w:i/>
          <w:iCs/>
          <w:color w:val="7030A0"/>
        </w:rPr>
      </w:pPr>
      <w:r w:rsidRPr="002F39FA">
        <w:rPr>
          <w:rFonts w:asciiTheme="minorHAnsi" w:hAnsiTheme="minorHAnsi"/>
          <w:i/>
          <w:iCs/>
          <w:color w:val="7030A0"/>
        </w:rPr>
        <w:t>Jesús llegó en el momento perfecto para traer salvación al mundo.</w:t>
      </w:r>
    </w:p>
    <w:p w14:paraId="2B2FA289" w14:textId="77777777" w:rsidR="002F39FA" w:rsidRDefault="002F39FA" w:rsidP="002F39FA">
      <w:pPr>
        <w:rPr>
          <w:rFonts w:asciiTheme="minorHAnsi" w:hAnsiTheme="minorHAnsi"/>
          <w:color w:val="000000"/>
        </w:rPr>
      </w:pPr>
    </w:p>
    <w:p w14:paraId="020C73AF" w14:textId="7E1C9FE9" w:rsidR="002F39FA" w:rsidRPr="002F39FA" w:rsidRDefault="002F39FA" w:rsidP="002F39FA">
      <w:pPr>
        <w:rPr>
          <w:rFonts w:asciiTheme="minorHAnsi" w:hAnsiTheme="minorHAnsi"/>
          <w:i/>
          <w:iCs/>
          <w:color w:val="000000"/>
        </w:rPr>
      </w:pPr>
      <w:r w:rsidRPr="002F39FA">
        <w:rPr>
          <w:rFonts w:asciiTheme="minorHAnsi" w:hAnsiTheme="minorHAnsi"/>
          <w:i/>
          <w:iCs/>
          <w:color w:val="000000"/>
        </w:rPr>
        <w:t>Señor Jesús, gracias por nacer entre nosotros y entrar en nuestra historia para salvarnos del pecado. Reconocemos que tú eres el Hijo de Dios y nuestro Salvador. Amén.</w:t>
      </w:r>
    </w:p>
    <w:bookmarkEnd w:id="224"/>
    <w:p w14:paraId="3C944D59" w14:textId="77777777" w:rsidR="00C327A9" w:rsidRDefault="00C327A9" w:rsidP="00E62114">
      <w:pPr>
        <w:rPr>
          <w:rFonts w:asciiTheme="minorHAnsi" w:hAnsiTheme="minorHAnsi"/>
          <w:color w:val="000000" w:themeColor="text1"/>
        </w:rPr>
      </w:pPr>
    </w:p>
    <w:p w14:paraId="280005E3" w14:textId="77777777" w:rsidR="00503DD4" w:rsidRDefault="00503DD4" w:rsidP="00E62114">
      <w:pPr>
        <w:rPr>
          <w:rFonts w:asciiTheme="minorHAnsi" w:hAnsiTheme="minorHAnsi"/>
          <w:color w:val="000000" w:themeColor="text1"/>
        </w:rPr>
      </w:pPr>
    </w:p>
    <w:p w14:paraId="1589035E" w14:textId="09C16DE2" w:rsidR="00503DD4" w:rsidRPr="007F4A77" w:rsidRDefault="007F4A77" w:rsidP="007F4A77">
      <w:pPr>
        <w:rPr>
          <w:rFonts w:asciiTheme="minorHAnsi" w:hAnsiTheme="minorHAnsi"/>
          <w:b/>
          <w:bCs/>
          <w:color w:val="000000" w:themeColor="text1"/>
          <w:sz w:val="28"/>
          <w:szCs w:val="28"/>
        </w:rPr>
      </w:pPr>
      <w:r w:rsidRPr="007F4A77">
        <w:rPr>
          <w:rFonts w:asciiTheme="minorHAnsi" w:hAnsiTheme="minorHAnsi"/>
          <w:b/>
          <w:bCs/>
          <w:color w:val="000000"/>
          <w:sz w:val="28"/>
          <w:szCs w:val="28"/>
        </w:rPr>
        <w:t>Cuando Dios cambia el camino</w:t>
      </w:r>
      <w:r w:rsidR="008E240E">
        <w:rPr>
          <w:rFonts w:asciiTheme="minorHAnsi" w:hAnsiTheme="minorHAnsi"/>
          <w:b/>
          <w:bCs/>
          <w:color w:val="000000"/>
          <w:sz w:val="28"/>
          <w:szCs w:val="28"/>
        </w:rPr>
        <w:t>.</w:t>
      </w:r>
    </w:p>
    <w:p w14:paraId="3D630768" w14:textId="64473F63" w:rsidR="00910947" w:rsidRPr="007F4A77" w:rsidRDefault="00E478EB" w:rsidP="007F4A77">
      <w:pPr>
        <w:rPr>
          <w:rFonts w:asciiTheme="minorHAnsi" w:hAnsiTheme="minorHAnsi"/>
          <w:lang w:val="es-ES"/>
        </w:rPr>
      </w:pPr>
      <w:r w:rsidRPr="007F4A77">
        <w:rPr>
          <w:rFonts w:asciiTheme="minorHAnsi" w:hAnsiTheme="minorHAnsi"/>
          <w:b/>
          <w:bCs/>
          <w:color w:val="000000" w:themeColor="text1"/>
        </w:rPr>
        <w:t>Mateo 2:12 NTV</w:t>
      </w:r>
      <w:r w:rsidRPr="007F4A77">
        <w:rPr>
          <w:rFonts w:asciiTheme="minorHAnsi" w:hAnsiTheme="minorHAnsi"/>
          <w:color w:val="000000" w:themeColor="text1"/>
        </w:rPr>
        <w:t xml:space="preserve">. </w:t>
      </w:r>
      <w:r w:rsidRPr="007F4A77">
        <w:rPr>
          <w:rFonts w:asciiTheme="minorHAnsi" w:hAnsiTheme="minorHAnsi"/>
          <w:i/>
          <w:iCs/>
          <w:color w:val="0070C0"/>
          <w:lang w:val="es-ES"/>
        </w:rPr>
        <w:t>Cuando llegó el momento de irse, volvieron a su tierra por otro camino, ya que Dios les advirtió en un sueño que no regresaran a Herodes</w:t>
      </w:r>
      <w:r w:rsidRPr="007F4A77">
        <w:rPr>
          <w:rFonts w:asciiTheme="minorHAnsi" w:hAnsiTheme="minorHAnsi"/>
          <w:lang w:val="es-ES"/>
        </w:rPr>
        <w:t>.</w:t>
      </w:r>
    </w:p>
    <w:p w14:paraId="6661E1D0" w14:textId="77777777" w:rsidR="007F4A77" w:rsidRDefault="007F4A77" w:rsidP="007F4A77">
      <w:pPr>
        <w:rPr>
          <w:rFonts w:asciiTheme="minorHAnsi" w:hAnsiTheme="minorHAnsi"/>
          <w:color w:val="000000"/>
        </w:rPr>
      </w:pPr>
    </w:p>
    <w:p w14:paraId="25E6C877" w14:textId="180A8375" w:rsidR="00910947" w:rsidRPr="00910947" w:rsidRDefault="00910947" w:rsidP="007F4A77">
      <w:pPr>
        <w:rPr>
          <w:rFonts w:asciiTheme="minorHAnsi" w:hAnsiTheme="minorHAnsi"/>
          <w:color w:val="000000"/>
        </w:rPr>
      </w:pPr>
      <w:r w:rsidRPr="00910947">
        <w:rPr>
          <w:rFonts w:asciiTheme="minorHAnsi" w:hAnsiTheme="minorHAnsi"/>
          <w:color w:val="000000"/>
        </w:rPr>
        <w:t>Los sabios tenían una ruta definida y un compromiso asumido con Herodes, pero Dios intervino y cambió el plan. Escuchar la voz de Dios no siempre confirma nuestros caminos; muchas veces los redirige. Obedecer implicó tomar una decisión silenciosa, sin explicaciones, pero llena de confianza en Dios.</w:t>
      </w:r>
    </w:p>
    <w:p w14:paraId="0C21694E" w14:textId="77777777" w:rsidR="007F4A77" w:rsidRDefault="007F4A77" w:rsidP="007F4A77">
      <w:pPr>
        <w:rPr>
          <w:rFonts w:asciiTheme="minorHAnsi" w:hAnsiTheme="minorHAnsi"/>
          <w:color w:val="000000"/>
        </w:rPr>
      </w:pPr>
    </w:p>
    <w:p w14:paraId="21A53581" w14:textId="5420DF3F" w:rsidR="00910947" w:rsidRPr="00910947" w:rsidRDefault="00910947" w:rsidP="007F4A77">
      <w:pPr>
        <w:rPr>
          <w:rFonts w:asciiTheme="minorHAnsi" w:hAnsiTheme="minorHAnsi"/>
          <w:color w:val="000000"/>
        </w:rPr>
      </w:pPr>
      <w:r w:rsidRPr="00910947">
        <w:rPr>
          <w:rFonts w:asciiTheme="minorHAnsi" w:hAnsiTheme="minorHAnsi"/>
          <w:color w:val="000000"/>
        </w:rPr>
        <w:t>Ese cambio de rumbo protegió la vida de Jesús y frustró el plan del mal. Así también hoy, cuando Dios cambia nuestro camino y decidimos obedecer, aunque no entendamos todo, su propósito se cumple y su protección se manifiesta más allá de lo que vemos.</w:t>
      </w:r>
    </w:p>
    <w:p w14:paraId="175B1DAE" w14:textId="77777777" w:rsidR="007F4A77" w:rsidRDefault="007F4A77" w:rsidP="007F4A77">
      <w:pPr>
        <w:rPr>
          <w:rFonts w:asciiTheme="minorHAnsi" w:hAnsiTheme="minorHAnsi"/>
          <w:i/>
          <w:iCs/>
          <w:color w:val="000000"/>
        </w:rPr>
      </w:pPr>
    </w:p>
    <w:p w14:paraId="5A025926" w14:textId="78D17AA6" w:rsidR="00910947" w:rsidRPr="00910947" w:rsidRDefault="00910947" w:rsidP="007F4A77">
      <w:pPr>
        <w:rPr>
          <w:rFonts w:asciiTheme="minorHAnsi" w:hAnsiTheme="minorHAnsi"/>
          <w:color w:val="7030A0"/>
        </w:rPr>
      </w:pPr>
      <w:r w:rsidRPr="00910947">
        <w:rPr>
          <w:rFonts w:asciiTheme="minorHAnsi" w:hAnsiTheme="minorHAnsi"/>
          <w:i/>
          <w:iCs/>
          <w:color w:val="7030A0"/>
        </w:rPr>
        <w:t>La obediencia a la voz de Dios puede cambiar el destino.</w:t>
      </w:r>
    </w:p>
    <w:p w14:paraId="2722E4FE" w14:textId="3F26F051" w:rsidR="00910947" w:rsidRPr="00910947" w:rsidRDefault="00910947" w:rsidP="007F4A77">
      <w:pPr>
        <w:rPr>
          <w:rFonts w:asciiTheme="minorHAnsi" w:hAnsiTheme="minorHAnsi"/>
          <w:i/>
          <w:iCs/>
          <w:color w:val="000000"/>
        </w:rPr>
      </w:pPr>
      <w:r w:rsidRPr="00910947">
        <w:rPr>
          <w:rFonts w:asciiTheme="minorHAnsi" w:hAnsiTheme="minorHAnsi"/>
          <w:color w:val="000000"/>
        </w:rPr>
        <w:br/>
      </w:r>
      <w:r w:rsidRPr="00910947">
        <w:rPr>
          <w:rFonts w:asciiTheme="minorHAnsi" w:hAnsiTheme="minorHAnsi"/>
          <w:i/>
          <w:iCs/>
          <w:color w:val="000000"/>
        </w:rPr>
        <w:t>Señor</w:t>
      </w:r>
      <w:r w:rsidR="0051394D">
        <w:rPr>
          <w:rFonts w:asciiTheme="minorHAnsi" w:hAnsiTheme="minorHAnsi"/>
          <w:i/>
          <w:iCs/>
          <w:color w:val="000000"/>
        </w:rPr>
        <w:t xml:space="preserve"> Jesús</w:t>
      </w:r>
      <w:r w:rsidRPr="00910947">
        <w:rPr>
          <w:rFonts w:asciiTheme="minorHAnsi" w:hAnsiTheme="minorHAnsi"/>
          <w:i/>
          <w:iCs/>
          <w:color w:val="000000"/>
        </w:rPr>
        <w:t>, enséñame a reconocer tu voz y dame un corazón obediente cuando Tú decidas cambiar mi camino. Confío en que tus instrucciones siempre conducen a vida. Amén.</w:t>
      </w:r>
    </w:p>
    <w:p w14:paraId="35CA2CD4" w14:textId="77777777" w:rsidR="00910947" w:rsidRDefault="00910947" w:rsidP="007F4A77">
      <w:pPr>
        <w:rPr>
          <w:rFonts w:asciiTheme="minorHAnsi" w:hAnsiTheme="minorHAnsi"/>
          <w:color w:val="000000" w:themeColor="text1"/>
        </w:rPr>
      </w:pPr>
    </w:p>
    <w:p w14:paraId="2FD76E00" w14:textId="77777777" w:rsidR="006E43DA" w:rsidRDefault="006E43DA" w:rsidP="007F4A77">
      <w:pPr>
        <w:rPr>
          <w:rFonts w:asciiTheme="minorHAnsi" w:hAnsiTheme="minorHAnsi"/>
          <w:color w:val="000000" w:themeColor="text1"/>
        </w:rPr>
      </w:pPr>
    </w:p>
    <w:p w14:paraId="033B95DF" w14:textId="77777777" w:rsidR="006E43DA" w:rsidRDefault="006E43DA" w:rsidP="007F4A77">
      <w:pPr>
        <w:rPr>
          <w:rFonts w:asciiTheme="minorHAnsi" w:hAnsiTheme="minorHAnsi"/>
          <w:color w:val="000000" w:themeColor="text1"/>
        </w:rPr>
      </w:pPr>
    </w:p>
    <w:p w14:paraId="04207B78" w14:textId="76819BC4" w:rsidR="006E43DA" w:rsidRPr="00AC536B" w:rsidRDefault="00870666" w:rsidP="007F4A77">
      <w:pPr>
        <w:rPr>
          <w:rFonts w:asciiTheme="minorHAnsi" w:hAnsiTheme="minorHAnsi"/>
          <w:b/>
          <w:bCs/>
          <w:color w:val="000000" w:themeColor="text1"/>
          <w:sz w:val="28"/>
          <w:szCs w:val="28"/>
        </w:rPr>
      </w:pPr>
      <w:bookmarkStart w:id="225" w:name="OLE_LINK231"/>
      <w:r>
        <w:rPr>
          <w:rFonts w:asciiTheme="minorHAnsi" w:hAnsiTheme="minorHAnsi"/>
          <w:b/>
          <w:bCs/>
          <w:color w:val="000000" w:themeColor="text1"/>
          <w:sz w:val="28"/>
          <w:szCs w:val="28"/>
        </w:rPr>
        <w:t xml:space="preserve">Jesús fue </w:t>
      </w:r>
      <w:r w:rsidR="00AC536B" w:rsidRPr="00AC536B">
        <w:rPr>
          <w:rFonts w:asciiTheme="minorHAnsi" w:hAnsiTheme="minorHAnsi"/>
          <w:b/>
          <w:bCs/>
          <w:color w:val="000000" w:themeColor="text1"/>
          <w:sz w:val="28"/>
          <w:szCs w:val="28"/>
        </w:rPr>
        <w:t>I</w:t>
      </w:r>
      <w:r w:rsidR="00BD34E2" w:rsidRPr="00AC536B">
        <w:rPr>
          <w:rFonts w:asciiTheme="minorHAnsi" w:hAnsiTheme="minorHAnsi"/>
          <w:b/>
          <w:bCs/>
          <w:color w:val="000000" w:themeColor="text1"/>
          <w:sz w:val="28"/>
          <w:szCs w:val="28"/>
        </w:rPr>
        <w:t xml:space="preserve">nmigrante. </w:t>
      </w:r>
    </w:p>
    <w:p w14:paraId="03FA4B0F" w14:textId="14C9CB9F" w:rsidR="00BD34E2" w:rsidRPr="00870666" w:rsidRDefault="00BD34E2" w:rsidP="00870666">
      <w:pPr>
        <w:rPr>
          <w:rFonts w:asciiTheme="minorHAnsi" w:hAnsiTheme="minorHAnsi"/>
          <w:lang w:val="es-ES"/>
        </w:rPr>
      </w:pPr>
      <w:r w:rsidRPr="00AC536B">
        <w:rPr>
          <w:rFonts w:asciiTheme="minorHAnsi" w:hAnsiTheme="minorHAnsi"/>
          <w:b/>
          <w:bCs/>
          <w:color w:val="000000" w:themeColor="text1"/>
        </w:rPr>
        <w:t>Mateo 2:15 NTV</w:t>
      </w:r>
      <w:r w:rsidRPr="00AC536B">
        <w:rPr>
          <w:rFonts w:asciiTheme="minorHAnsi" w:hAnsiTheme="minorHAnsi"/>
          <w:color w:val="000000" w:themeColor="text1"/>
        </w:rPr>
        <w:t xml:space="preserve">. </w:t>
      </w:r>
      <w:r w:rsidRPr="00AC536B">
        <w:rPr>
          <w:rFonts w:asciiTheme="minorHAnsi" w:hAnsiTheme="minorHAnsi"/>
          <w:i/>
          <w:iCs/>
          <w:color w:val="0070C0"/>
          <w:lang w:val="es-ES"/>
        </w:rPr>
        <w:t xml:space="preserve">Después de que los sabios se fueron, un ángel del Señor se le apareció a José en un sueño. «¡Levántate! </w:t>
      </w:r>
      <w:r w:rsidRPr="00AC536B">
        <w:rPr>
          <w:rFonts w:asciiTheme="minorHAnsi" w:hAnsiTheme="minorHAnsi"/>
          <w:b/>
          <w:bCs/>
          <w:i/>
          <w:iCs/>
          <w:color w:val="0070C0"/>
          <w:lang w:val="es-ES"/>
        </w:rPr>
        <w:t>Huye a Egipto con el niño y su madre</w:t>
      </w:r>
      <w:r w:rsidRPr="00AC536B">
        <w:rPr>
          <w:rFonts w:asciiTheme="minorHAnsi" w:hAnsiTheme="minorHAnsi"/>
          <w:i/>
          <w:iCs/>
          <w:color w:val="0070C0"/>
          <w:lang w:val="es-ES"/>
        </w:rPr>
        <w:t xml:space="preserve"> —</w:t>
      </w:r>
      <w:r w:rsidRPr="00870666">
        <w:rPr>
          <w:rFonts w:asciiTheme="minorHAnsi" w:hAnsiTheme="minorHAnsi"/>
          <w:i/>
          <w:iCs/>
          <w:color w:val="0070C0"/>
          <w:lang w:val="es-ES"/>
        </w:rPr>
        <w:t xml:space="preserve">dijo el ángel—. </w:t>
      </w:r>
      <w:r w:rsidRPr="00870666">
        <w:rPr>
          <w:rFonts w:asciiTheme="minorHAnsi" w:hAnsiTheme="minorHAnsi"/>
          <w:b/>
          <w:bCs/>
          <w:i/>
          <w:iCs/>
          <w:color w:val="0070C0"/>
          <w:lang w:val="es-ES"/>
        </w:rPr>
        <w:t>Quédate allí hasta que yo te diga que regreses</w:t>
      </w:r>
      <w:r w:rsidRPr="00870666">
        <w:rPr>
          <w:rFonts w:asciiTheme="minorHAnsi" w:hAnsiTheme="minorHAnsi"/>
          <w:i/>
          <w:iCs/>
          <w:color w:val="0070C0"/>
          <w:lang w:val="es-ES"/>
        </w:rPr>
        <w:t>, porque Herodes buscará al niño para matarlo»</w:t>
      </w:r>
      <w:r w:rsidRPr="00870666">
        <w:rPr>
          <w:rFonts w:asciiTheme="minorHAnsi" w:hAnsiTheme="minorHAnsi"/>
          <w:lang w:val="es-ES"/>
        </w:rPr>
        <w:t>.</w:t>
      </w:r>
    </w:p>
    <w:p w14:paraId="3E3D0E7F" w14:textId="77777777" w:rsidR="00B75DBC" w:rsidRPr="00870666" w:rsidRDefault="00B75DBC" w:rsidP="00870666">
      <w:pPr>
        <w:rPr>
          <w:rFonts w:asciiTheme="minorHAnsi" w:hAnsiTheme="minorHAnsi"/>
          <w:lang w:val="es-ES"/>
        </w:rPr>
      </w:pPr>
    </w:p>
    <w:p w14:paraId="47086EF0" w14:textId="77777777" w:rsidR="00870666" w:rsidRDefault="00870666" w:rsidP="00870666">
      <w:pPr>
        <w:rPr>
          <w:rFonts w:asciiTheme="minorHAnsi" w:hAnsiTheme="minorHAnsi"/>
          <w:color w:val="000000"/>
        </w:rPr>
      </w:pPr>
      <w:r w:rsidRPr="00870666">
        <w:rPr>
          <w:rFonts w:asciiTheme="minorHAnsi" w:hAnsiTheme="minorHAnsi"/>
          <w:color w:val="000000"/>
        </w:rPr>
        <w:t>Jesús, el Hijo de Dios y Salvador del mundo, vivió una etapa de su vida como inmigrante. No salió de su tierra por comodidad ni por ambición, sino porque su vida corría peligro. Desde niño conoció lo que es huir, dejarlo todo atrás y depender completamente de Dios en tierra ajena.</w:t>
      </w:r>
    </w:p>
    <w:p w14:paraId="6F7A9EBC" w14:textId="77777777" w:rsidR="00870666" w:rsidRPr="00870666" w:rsidRDefault="00870666" w:rsidP="00870666">
      <w:pPr>
        <w:rPr>
          <w:rFonts w:asciiTheme="minorHAnsi" w:hAnsiTheme="minorHAnsi"/>
          <w:color w:val="000000"/>
        </w:rPr>
      </w:pPr>
    </w:p>
    <w:p w14:paraId="2994B7E5" w14:textId="77777777" w:rsidR="00870666" w:rsidRDefault="00870666" w:rsidP="00870666">
      <w:pPr>
        <w:rPr>
          <w:rFonts w:asciiTheme="minorHAnsi" w:hAnsiTheme="minorHAnsi"/>
          <w:color w:val="000000"/>
        </w:rPr>
      </w:pPr>
      <w:r w:rsidRPr="00870666">
        <w:rPr>
          <w:rFonts w:asciiTheme="minorHAnsi" w:hAnsiTheme="minorHAnsi"/>
          <w:color w:val="000000"/>
        </w:rPr>
        <w:t>Este pasaje nos muestra algo clave: Jesús no solo se identifica con nuestra fe, también con nuestras luchas. Y nos enseña que los movimientos importantes de la vida deben hacerse bajo la </w:t>
      </w:r>
      <w:r w:rsidRPr="00870666">
        <w:rPr>
          <w:rFonts w:asciiTheme="minorHAnsi" w:hAnsiTheme="minorHAnsi"/>
          <w:b/>
          <w:bCs/>
          <w:color w:val="000000"/>
        </w:rPr>
        <w:t>dirección de Dios</w:t>
      </w:r>
      <w:r w:rsidRPr="00870666">
        <w:rPr>
          <w:rFonts w:asciiTheme="minorHAnsi" w:hAnsiTheme="minorHAnsi"/>
          <w:color w:val="000000"/>
        </w:rPr>
        <w:t>. José no actuó por miedo, actuó por obediencia. Donde Dios envía, Él también guarda.</w:t>
      </w:r>
    </w:p>
    <w:p w14:paraId="03A8FFC6" w14:textId="77777777" w:rsidR="00870666" w:rsidRPr="00870666" w:rsidRDefault="00870666" w:rsidP="00870666">
      <w:pPr>
        <w:rPr>
          <w:rFonts w:asciiTheme="minorHAnsi" w:hAnsiTheme="minorHAnsi"/>
          <w:color w:val="000000"/>
        </w:rPr>
      </w:pPr>
    </w:p>
    <w:p w14:paraId="46868131" w14:textId="77777777" w:rsidR="00870666" w:rsidRDefault="00870666" w:rsidP="00870666">
      <w:pPr>
        <w:rPr>
          <w:rFonts w:asciiTheme="minorHAnsi" w:hAnsiTheme="minorHAnsi"/>
          <w:color w:val="000000"/>
        </w:rPr>
      </w:pPr>
      <w:r w:rsidRPr="00870666">
        <w:rPr>
          <w:rFonts w:asciiTheme="minorHAnsi" w:hAnsiTheme="minorHAnsi"/>
          <w:color w:val="000000"/>
        </w:rPr>
        <w:t>Si eres inmigrante, o si estás pensando en emigrar, no tomes decisiones solo por presión o necesidad. Busca primero la voz de Dios. Su guía no siempre elimina el riesgo, pero sí asegura Su presencia contigo dondequiera que vayas.</w:t>
      </w:r>
    </w:p>
    <w:p w14:paraId="2823C63D" w14:textId="77777777" w:rsidR="00870666" w:rsidRPr="00870666" w:rsidRDefault="00870666" w:rsidP="00870666">
      <w:pPr>
        <w:rPr>
          <w:rFonts w:asciiTheme="minorHAnsi" w:hAnsiTheme="minorHAnsi"/>
          <w:color w:val="000000"/>
        </w:rPr>
      </w:pPr>
    </w:p>
    <w:p w14:paraId="703E6E74" w14:textId="6A046AEA" w:rsidR="00870666" w:rsidRDefault="00870666" w:rsidP="00870666">
      <w:pPr>
        <w:rPr>
          <w:rFonts w:asciiTheme="minorHAnsi" w:hAnsiTheme="minorHAnsi"/>
          <w:i/>
          <w:iCs/>
          <w:color w:val="7030A0"/>
        </w:rPr>
      </w:pPr>
      <w:r w:rsidRPr="00870666">
        <w:rPr>
          <w:rFonts w:asciiTheme="minorHAnsi" w:hAnsiTheme="minorHAnsi"/>
          <w:i/>
          <w:iCs/>
          <w:color w:val="7030A0"/>
        </w:rPr>
        <w:t>Donde Dios te envía, Él va contigo.</w:t>
      </w:r>
    </w:p>
    <w:p w14:paraId="5CCBF021" w14:textId="77777777" w:rsidR="00870666" w:rsidRPr="00870666" w:rsidRDefault="00870666" w:rsidP="00870666">
      <w:pPr>
        <w:rPr>
          <w:rFonts w:asciiTheme="minorHAnsi" w:hAnsiTheme="minorHAnsi"/>
          <w:color w:val="7030A0"/>
        </w:rPr>
      </w:pPr>
    </w:p>
    <w:p w14:paraId="26204DC8" w14:textId="3116FF6E" w:rsidR="00870666" w:rsidRPr="00870666" w:rsidRDefault="00870666" w:rsidP="00870666">
      <w:pPr>
        <w:rPr>
          <w:rFonts w:asciiTheme="minorHAnsi" w:hAnsiTheme="minorHAnsi"/>
          <w:color w:val="000000"/>
        </w:rPr>
      </w:pPr>
      <w:r w:rsidRPr="00870666">
        <w:rPr>
          <w:rFonts w:asciiTheme="minorHAnsi" w:hAnsiTheme="minorHAnsi"/>
          <w:i/>
          <w:iCs/>
          <w:color w:val="000000"/>
        </w:rPr>
        <w:t>Señor Jesús, gracias porque Tú entiendes nuestro caminar y nuestras incertidumbres. Ayúdanos a buscar siempre Tu dirección y a obedecer Tu voz. Que Tu Espíritu nos guíe y nos guarde dondequiera que estemos. Amén</w:t>
      </w:r>
      <w:r w:rsidRPr="00870666">
        <w:rPr>
          <w:rFonts w:asciiTheme="minorHAnsi" w:hAnsiTheme="minorHAnsi"/>
          <w:color w:val="000000"/>
        </w:rPr>
        <w:t>.</w:t>
      </w:r>
    </w:p>
    <w:bookmarkEnd w:id="225"/>
    <w:p w14:paraId="1744319F" w14:textId="77777777" w:rsidR="00AC536B" w:rsidRDefault="00AC536B" w:rsidP="007F4A77">
      <w:pPr>
        <w:rPr>
          <w:rFonts w:asciiTheme="minorHAnsi" w:hAnsiTheme="minorHAnsi"/>
          <w:color w:val="000000" w:themeColor="text1"/>
        </w:rPr>
      </w:pPr>
    </w:p>
    <w:p w14:paraId="2F191456" w14:textId="77777777" w:rsidR="009B3F4B" w:rsidRDefault="009B3F4B" w:rsidP="007F4A77">
      <w:pPr>
        <w:rPr>
          <w:rFonts w:asciiTheme="minorHAnsi" w:hAnsiTheme="minorHAnsi"/>
          <w:color w:val="000000" w:themeColor="text1"/>
        </w:rPr>
      </w:pPr>
    </w:p>
    <w:p w14:paraId="304B3009" w14:textId="77777777" w:rsidR="009B3F4B" w:rsidRDefault="009B3F4B" w:rsidP="007F4A77">
      <w:pPr>
        <w:rPr>
          <w:rFonts w:asciiTheme="minorHAnsi" w:hAnsiTheme="minorHAnsi"/>
          <w:color w:val="000000" w:themeColor="text1"/>
        </w:rPr>
      </w:pPr>
    </w:p>
    <w:p w14:paraId="42AF604E" w14:textId="1862C4C8" w:rsidR="007A46D3" w:rsidRPr="00DB5428" w:rsidRDefault="007A46D3" w:rsidP="007F4A77">
      <w:pPr>
        <w:rPr>
          <w:rFonts w:asciiTheme="minorHAnsi" w:hAnsiTheme="minorHAnsi"/>
          <w:b/>
          <w:bCs/>
          <w:color w:val="000000" w:themeColor="text1"/>
          <w:sz w:val="28"/>
          <w:szCs w:val="28"/>
        </w:rPr>
      </w:pPr>
      <w:bookmarkStart w:id="226" w:name="OLE_LINK232"/>
      <w:r w:rsidRPr="00DB5428">
        <w:rPr>
          <w:rFonts w:asciiTheme="minorHAnsi" w:hAnsiTheme="minorHAnsi"/>
          <w:b/>
          <w:bCs/>
          <w:color w:val="000000" w:themeColor="text1"/>
          <w:sz w:val="28"/>
          <w:szCs w:val="28"/>
        </w:rPr>
        <w:t xml:space="preserve">Dios habla en medio del caos. </w:t>
      </w:r>
    </w:p>
    <w:p w14:paraId="4513DF93" w14:textId="70C14CE2" w:rsidR="009B3F4B" w:rsidRPr="00DB5428" w:rsidRDefault="007F01A6" w:rsidP="00DB5428">
      <w:pPr>
        <w:rPr>
          <w:rFonts w:asciiTheme="minorHAnsi" w:hAnsiTheme="minorHAnsi"/>
          <w:lang w:val="es-ES"/>
        </w:rPr>
      </w:pPr>
      <w:r w:rsidRPr="00DB5428">
        <w:rPr>
          <w:rFonts w:asciiTheme="minorHAnsi" w:hAnsiTheme="minorHAnsi"/>
          <w:b/>
          <w:bCs/>
          <w:lang w:val="es-ES"/>
        </w:rPr>
        <w:t>Lucas 2:10 NTV</w:t>
      </w:r>
      <w:r w:rsidRPr="00DB5428">
        <w:rPr>
          <w:rFonts w:asciiTheme="minorHAnsi" w:hAnsiTheme="minorHAnsi"/>
          <w:lang w:val="es-ES"/>
        </w:rPr>
        <w:t xml:space="preserve">. </w:t>
      </w:r>
      <w:r w:rsidR="00F46887" w:rsidRPr="00DB5428">
        <w:rPr>
          <w:rFonts w:asciiTheme="minorHAnsi" w:hAnsiTheme="minorHAnsi"/>
          <w:i/>
          <w:iCs/>
          <w:color w:val="0070C0"/>
          <w:lang w:val="es-ES"/>
        </w:rPr>
        <w:t>pero el ángel los tranquilizó. «</w:t>
      </w:r>
      <w:r w:rsidR="00F46887" w:rsidRPr="00DB5428">
        <w:rPr>
          <w:rFonts w:asciiTheme="minorHAnsi" w:hAnsiTheme="minorHAnsi"/>
          <w:b/>
          <w:bCs/>
          <w:i/>
          <w:iCs/>
          <w:color w:val="0070C0"/>
          <w:lang w:val="es-ES"/>
        </w:rPr>
        <w:t>No tengan miedo</w:t>
      </w:r>
      <w:r w:rsidR="00F46887" w:rsidRPr="00DB5428">
        <w:rPr>
          <w:rFonts w:asciiTheme="minorHAnsi" w:hAnsiTheme="minorHAnsi"/>
          <w:i/>
          <w:iCs/>
          <w:color w:val="0070C0"/>
          <w:lang w:val="es-ES"/>
        </w:rPr>
        <w:t xml:space="preserve"> —dijo—. </w:t>
      </w:r>
      <w:r w:rsidR="00F46887" w:rsidRPr="00DB5428">
        <w:rPr>
          <w:rFonts w:asciiTheme="minorHAnsi" w:hAnsiTheme="minorHAnsi"/>
          <w:b/>
          <w:bCs/>
          <w:i/>
          <w:iCs/>
          <w:color w:val="0070C0"/>
          <w:lang w:val="es-ES"/>
        </w:rPr>
        <w:t>Les traigo buenas noticias que darán gran alegría a toda la gente</w:t>
      </w:r>
      <w:r w:rsidR="00F46887" w:rsidRPr="00DB5428">
        <w:rPr>
          <w:rFonts w:asciiTheme="minorHAnsi" w:hAnsiTheme="minorHAnsi"/>
          <w:lang w:val="es-ES"/>
        </w:rPr>
        <w:t>.</w:t>
      </w:r>
    </w:p>
    <w:p w14:paraId="2FEABF25" w14:textId="77777777" w:rsidR="007F01A6" w:rsidRPr="00DB5428" w:rsidRDefault="007F01A6" w:rsidP="00DB5428">
      <w:pPr>
        <w:rPr>
          <w:rFonts w:asciiTheme="minorHAnsi" w:hAnsiTheme="minorHAnsi"/>
          <w:lang w:val="es-ES"/>
        </w:rPr>
      </w:pPr>
    </w:p>
    <w:p w14:paraId="76BB9B7A" w14:textId="3CF4BBEC" w:rsidR="00DB5428" w:rsidRPr="00DB5428" w:rsidRDefault="00DB5428" w:rsidP="00DB5428">
      <w:pPr>
        <w:pStyle w:val="NormalWeb"/>
        <w:rPr>
          <w:rFonts w:asciiTheme="minorHAnsi" w:eastAsia="Times New Roman" w:hAnsiTheme="minorHAnsi"/>
          <w:color w:val="000000"/>
          <w:lang w:val="es-US" w:eastAsia="es-MX"/>
          <w14:ligatures w14:val="none"/>
        </w:rPr>
      </w:pPr>
      <w:r w:rsidRPr="00DB5428">
        <w:rPr>
          <w:rFonts w:asciiTheme="minorHAnsi" w:eastAsia="Times New Roman" w:hAnsiTheme="minorHAnsi"/>
          <w:color w:val="000000"/>
          <w:lang w:val="es-US" w:eastAsia="es-MX"/>
          <w14:ligatures w14:val="none"/>
        </w:rPr>
        <w:t>En medio del ruido, la confusión y el temor, </w:t>
      </w:r>
      <w:r w:rsidRPr="00DB5428">
        <w:rPr>
          <w:rFonts w:asciiTheme="minorHAnsi" w:eastAsia="Times New Roman" w:hAnsiTheme="minorHAnsi"/>
          <w:b/>
          <w:bCs/>
          <w:color w:val="000000"/>
          <w:lang w:val="es-US" w:eastAsia="es-MX"/>
          <w14:ligatures w14:val="none"/>
        </w:rPr>
        <w:t>Dios sigue hablando</w:t>
      </w:r>
      <w:r w:rsidRPr="00DB5428">
        <w:rPr>
          <w:rFonts w:asciiTheme="minorHAnsi" w:eastAsia="Times New Roman" w:hAnsiTheme="minorHAnsi"/>
          <w:color w:val="000000"/>
          <w:lang w:val="es-US" w:eastAsia="es-MX"/>
          <w14:ligatures w14:val="none"/>
        </w:rPr>
        <w:t>. Este pasaje nos recuerda dos frases urgentes para nuestro tiempo: </w:t>
      </w:r>
      <w:r w:rsidRPr="00DB5428">
        <w:rPr>
          <w:rFonts w:asciiTheme="minorHAnsi" w:eastAsia="Times New Roman" w:hAnsiTheme="minorHAnsi"/>
          <w:b/>
          <w:bCs/>
          <w:color w:val="000000"/>
          <w:lang w:val="es-US" w:eastAsia="es-MX"/>
          <w14:ligatures w14:val="none"/>
        </w:rPr>
        <w:t>“No tengan miedo”</w:t>
      </w:r>
      <w:r w:rsidRPr="00DB5428">
        <w:rPr>
          <w:rFonts w:asciiTheme="minorHAnsi" w:eastAsia="Times New Roman" w:hAnsiTheme="minorHAnsi"/>
          <w:color w:val="000000"/>
          <w:lang w:val="es-US" w:eastAsia="es-MX"/>
          <w14:ligatures w14:val="none"/>
        </w:rPr>
        <w:t> y </w:t>
      </w:r>
      <w:r w:rsidRPr="00DB5428">
        <w:rPr>
          <w:rFonts w:asciiTheme="minorHAnsi" w:eastAsia="Times New Roman" w:hAnsiTheme="minorHAnsi"/>
          <w:b/>
          <w:bCs/>
          <w:color w:val="000000"/>
          <w:lang w:val="es-US" w:eastAsia="es-MX"/>
          <w14:ligatures w14:val="none"/>
        </w:rPr>
        <w:t>“buenas noticias”</w:t>
      </w:r>
      <w:r w:rsidRPr="00DB5428">
        <w:rPr>
          <w:rFonts w:asciiTheme="minorHAnsi" w:eastAsia="Times New Roman" w:hAnsiTheme="minorHAnsi"/>
          <w:color w:val="000000"/>
          <w:lang w:val="es-US" w:eastAsia="es-MX"/>
          <w14:ligatures w14:val="none"/>
        </w:rPr>
        <w:t>. Cuando todo parece inestable, el cielo no guarda silencio.</w:t>
      </w:r>
    </w:p>
    <w:p w14:paraId="6912ABAE" w14:textId="77777777" w:rsidR="00183D0F" w:rsidRDefault="00183D0F" w:rsidP="00DB5428">
      <w:pPr>
        <w:rPr>
          <w:rFonts w:asciiTheme="minorHAnsi" w:hAnsiTheme="minorHAnsi"/>
          <w:b/>
          <w:bCs/>
          <w:color w:val="000000"/>
        </w:rPr>
      </w:pPr>
    </w:p>
    <w:p w14:paraId="164880E6" w14:textId="2F86FFDE" w:rsidR="00DB5428" w:rsidRPr="00DB5428" w:rsidRDefault="00DB5428" w:rsidP="00DB5428">
      <w:pPr>
        <w:rPr>
          <w:rFonts w:asciiTheme="minorHAnsi" w:hAnsiTheme="minorHAnsi"/>
          <w:color w:val="000000"/>
        </w:rPr>
      </w:pPr>
      <w:r w:rsidRPr="00DB5428">
        <w:rPr>
          <w:rFonts w:asciiTheme="minorHAnsi" w:hAnsiTheme="minorHAnsi"/>
          <w:b/>
          <w:bCs/>
          <w:color w:val="000000"/>
        </w:rPr>
        <w:t>Cuando todo parece perdido, Dios sigue hablando y su voz trae esperanza.</w:t>
      </w:r>
      <w:r w:rsidRPr="00DB5428">
        <w:rPr>
          <w:rFonts w:asciiTheme="minorHAnsi" w:hAnsiTheme="minorHAnsi"/>
          <w:color w:val="000000"/>
        </w:rPr>
        <w:t> El mundo actual, en todos los niveles —social, político y económico— vive una profunda crisis de incertidumbre e inseguridad. Sin embargo, la verdadera respuesta para el ser humano no se encuentra en sistemas ni en soluciones temporales, sino en </w:t>
      </w:r>
      <w:r w:rsidRPr="00DB5428">
        <w:rPr>
          <w:rFonts w:asciiTheme="minorHAnsi" w:hAnsiTheme="minorHAnsi"/>
          <w:b/>
          <w:bCs/>
          <w:color w:val="000000"/>
        </w:rPr>
        <w:t>Jesús</w:t>
      </w:r>
      <w:r w:rsidRPr="00DB5428">
        <w:rPr>
          <w:rFonts w:asciiTheme="minorHAnsi" w:hAnsiTheme="minorHAnsi"/>
          <w:color w:val="000000"/>
        </w:rPr>
        <w:t>. El mayor peligro no es el caos que nos rodea, sino la ceguera espiritual que impide reconocer que Dios ya habló y sigue hablando.</w:t>
      </w:r>
    </w:p>
    <w:p w14:paraId="633EBCD0" w14:textId="77777777" w:rsidR="00DB5428" w:rsidRDefault="00DB5428" w:rsidP="00DB5428">
      <w:pPr>
        <w:rPr>
          <w:rFonts w:asciiTheme="minorHAnsi" w:hAnsiTheme="minorHAnsi"/>
          <w:color w:val="000000"/>
        </w:rPr>
      </w:pPr>
    </w:p>
    <w:p w14:paraId="401F5242" w14:textId="6E162963" w:rsidR="00DB5428" w:rsidRPr="00DB5428" w:rsidRDefault="00DB5428" w:rsidP="00DB5428">
      <w:pPr>
        <w:rPr>
          <w:rFonts w:asciiTheme="minorHAnsi" w:hAnsiTheme="minorHAnsi"/>
          <w:color w:val="000000"/>
        </w:rPr>
      </w:pPr>
      <w:r w:rsidRPr="00DB5428">
        <w:rPr>
          <w:rFonts w:asciiTheme="minorHAnsi" w:hAnsiTheme="minorHAnsi"/>
          <w:color w:val="000000"/>
        </w:rPr>
        <w:t>Nosotros hemos recibido esas buenas noticias, y por eso somos llamados a compartirlas con intención y convicción. Así como los ángeles anunciaron el mensaje en Belén, hoy nos toca proclamar al mundo que </w:t>
      </w:r>
      <w:r w:rsidRPr="00DB5428">
        <w:rPr>
          <w:rFonts w:asciiTheme="minorHAnsi" w:hAnsiTheme="minorHAnsi"/>
          <w:b/>
          <w:bCs/>
          <w:color w:val="000000"/>
        </w:rPr>
        <w:t>el Salvador, el Mesías, nació para que todos puedan ser salvos</w:t>
      </w:r>
      <w:r w:rsidRPr="00DB5428">
        <w:rPr>
          <w:rFonts w:asciiTheme="minorHAnsi" w:hAnsiTheme="minorHAnsi"/>
          <w:color w:val="000000"/>
        </w:rPr>
        <w:t>. Cuando Dios habla, el caos no tiene la última palabra.</w:t>
      </w:r>
    </w:p>
    <w:p w14:paraId="21A062D6" w14:textId="77777777" w:rsidR="00183D0F" w:rsidRDefault="00183D0F" w:rsidP="00DB5428">
      <w:pPr>
        <w:rPr>
          <w:rFonts w:asciiTheme="minorHAnsi" w:hAnsiTheme="minorHAnsi"/>
          <w:color w:val="000000"/>
        </w:rPr>
      </w:pPr>
    </w:p>
    <w:p w14:paraId="009D67FB" w14:textId="0C512FB8" w:rsidR="00DB5428" w:rsidRPr="00DB5428" w:rsidRDefault="00DB5428" w:rsidP="00DB5428">
      <w:pPr>
        <w:rPr>
          <w:rFonts w:asciiTheme="minorHAnsi" w:hAnsiTheme="minorHAnsi"/>
          <w:color w:val="000000"/>
        </w:rPr>
      </w:pPr>
      <w:r w:rsidRPr="00DB5428">
        <w:rPr>
          <w:rFonts w:asciiTheme="minorHAnsi" w:hAnsiTheme="minorHAnsi"/>
          <w:i/>
          <w:iCs/>
          <w:color w:val="000000"/>
        </w:rPr>
        <w:t>Señor Jesús, gracias por venir al mundo y entregar tu vida para salvarnos. Gracias porque, aun en medio del caos, tu voz trae paz y esperanza. Ayúdame a ser un mensajero fiel de estas buenas noticias, para que muchos te conozcan, crean en ti y sean salvos. Amén</w:t>
      </w:r>
      <w:r w:rsidRPr="00DB5428">
        <w:rPr>
          <w:rFonts w:asciiTheme="minorHAnsi" w:hAnsiTheme="minorHAnsi"/>
          <w:color w:val="000000"/>
        </w:rPr>
        <w:t>.</w:t>
      </w:r>
    </w:p>
    <w:bookmarkEnd w:id="226"/>
    <w:p w14:paraId="0B63FE0E" w14:textId="31AAADE0" w:rsidR="002C7DBC" w:rsidRDefault="002C7DBC" w:rsidP="007F4A77">
      <w:pPr>
        <w:rPr>
          <w:rFonts w:asciiTheme="minorHAnsi" w:hAnsiTheme="minorHAnsi"/>
          <w:color w:val="000000" w:themeColor="text1"/>
        </w:rPr>
      </w:pPr>
    </w:p>
    <w:p w14:paraId="71EC98BD" w14:textId="77777777" w:rsidR="008A27AE" w:rsidRDefault="008A27AE" w:rsidP="007F4A77">
      <w:pPr>
        <w:rPr>
          <w:rFonts w:asciiTheme="minorHAnsi" w:hAnsiTheme="minorHAnsi"/>
          <w:color w:val="000000" w:themeColor="text1"/>
        </w:rPr>
      </w:pPr>
    </w:p>
    <w:p w14:paraId="222FD3D8" w14:textId="77777777" w:rsidR="008A27AE" w:rsidRDefault="008A27AE" w:rsidP="007F4A77">
      <w:pPr>
        <w:rPr>
          <w:rFonts w:asciiTheme="minorHAnsi" w:hAnsiTheme="minorHAnsi"/>
          <w:color w:val="000000" w:themeColor="text1"/>
        </w:rPr>
      </w:pPr>
    </w:p>
    <w:p w14:paraId="4249A0F8" w14:textId="77777777" w:rsidR="008A27AE" w:rsidRDefault="008A27AE" w:rsidP="007F4A77">
      <w:pPr>
        <w:rPr>
          <w:rFonts w:asciiTheme="minorHAnsi" w:hAnsiTheme="minorHAnsi"/>
          <w:color w:val="000000" w:themeColor="text1"/>
        </w:rPr>
      </w:pPr>
    </w:p>
    <w:p w14:paraId="7F6D6782" w14:textId="13A8E8DF" w:rsidR="00750331" w:rsidRPr="0037729B" w:rsidRDefault="00A24CCF" w:rsidP="007F4A77">
      <w:pPr>
        <w:rPr>
          <w:rFonts w:asciiTheme="minorHAnsi" w:hAnsiTheme="minorHAnsi"/>
          <w:b/>
          <w:bCs/>
          <w:color w:val="000000" w:themeColor="text1"/>
          <w:sz w:val="28"/>
          <w:szCs w:val="28"/>
          <w:lang w:val="es-ES"/>
        </w:rPr>
      </w:pPr>
      <w:bookmarkStart w:id="227" w:name="OLE_LINK234"/>
      <w:r w:rsidRPr="0037729B">
        <w:rPr>
          <w:rFonts w:asciiTheme="minorHAnsi" w:hAnsiTheme="minorHAnsi"/>
          <w:b/>
          <w:bCs/>
          <w:color w:val="000000" w:themeColor="text1"/>
          <w:sz w:val="28"/>
          <w:szCs w:val="28"/>
          <w:lang w:val="es-ES"/>
        </w:rPr>
        <w:t>Una</w:t>
      </w:r>
      <w:r w:rsidR="00750331" w:rsidRPr="0037729B">
        <w:rPr>
          <w:rFonts w:asciiTheme="minorHAnsi" w:hAnsiTheme="minorHAnsi"/>
          <w:b/>
          <w:bCs/>
          <w:color w:val="000000" w:themeColor="text1"/>
          <w:sz w:val="28"/>
          <w:szCs w:val="28"/>
          <w:lang w:val="es-ES"/>
        </w:rPr>
        <w:t xml:space="preserve"> señal</w:t>
      </w:r>
      <w:r w:rsidR="005A5F7E" w:rsidRPr="0037729B">
        <w:rPr>
          <w:rFonts w:asciiTheme="minorHAnsi" w:hAnsiTheme="minorHAnsi"/>
          <w:b/>
          <w:bCs/>
          <w:color w:val="000000" w:themeColor="text1"/>
          <w:sz w:val="28"/>
          <w:szCs w:val="28"/>
          <w:lang w:val="es-ES"/>
        </w:rPr>
        <w:t xml:space="preserve"> </w:t>
      </w:r>
      <w:r w:rsidRPr="0037729B">
        <w:rPr>
          <w:rFonts w:asciiTheme="minorHAnsi" w:hAnsiTheme="minorHAnsi"/>
          <w:b/>
          <w:bCs/>
          <w:color w:val="000000" w:themeColor="text1"/>
          <w:sz w:val="28"/>
          <w:szCs w:val="28"/>
          <w:lang w:val="es-ES"/>
        </w:rPr>
        <w:t>que te lleva a Cristo</w:t>
      </w:r>
      <w:r w:rsidR="005A5F7E" w:rsidRPr="0037729B">
        <w:rPr>
          <w:rFonts w:asciiTheme="minorHAnsi" w:hAnsiTheme="minorHAnsi"/>
          <w:b/>
          <w:bCs/>
          <w:color w:val="000000" w:themeColor="text1"/>
          <w:sz w:val="28"/>
          <w:szCs w:val="28"/>
          <w:lang w:val="es-ES"/>
        </w:rPr>
        <w:t>.</w:t>
      </w:r>
    </w:p>
    <w:p w14:paraId="2F51FE48" w14:textId="7F31213D" w:rsidR="008A27AE" w:rsidRPr="0037729B" w:rsidRDefault="00F052B8" w:rsidP="00FF3AA5">
      <w:pPr>
        <w:rPr>
          <w:rFonts w:asciiTheme="minorHAnsi" w:hAnsiTheme="minorHAnsi"/>
          <w:lang w:val="es-ES"/>
        </w:rPr>
      </w:pPr>
      <w:r w:rsidRPr="0037729B">
        <w:rPr>
          <w:rFonts w:asciiTheme="minorHAnsi" w:hAnsiTheme="minorHAnsi"/>
          <w:b/>
          <w:bCs/>
          <w:lang w:val="es-ES"/>
        </w:rPr>
        <w:t>Lucas 2:12 RV</w:t>
      </w:r>
      <w:r w:rsidR="00750331" w:rsidRPr="0037729B">
        <w:rPr>
          <w:rFonts w:asciiTheme="minorHAnsi" w:hAnsiTheme="minorHAnsi"/>
          <w:b/>
          <w:bCs/>
          <w:lang w:val="es-ES"/>
        </w:rPr>
        <w:t>A</w:t>
      </w:r>
      <w:r w:rsidRPr="0037729B">
        <w:rPr>
          <w:rFonts w:asciiTheme="minorHAnsi" w:hAnsiTheme="minorHAnsi"/>
          <w:lang w:val="es-ES"/>
        </w:rPr>
        <w:t xml:space="preserve">. </w:t>
      </w:r>
      <w:r w:rsidRPr="0037729B">
        <w:rPr>
          <w:rFonts w:asciiTheme="minorHAnsi" w:hAnsiTheme="minorHAnsi"/>
          <w:i/>
          <w:iCs/>
          <w:color w:val="0070C0"/>
          <w:lang w:val="es-ES"/>
        </w:rPr>
        <w:t xml:space="preserve">Esto os </w:t>
      </w:r>
      <w:r w:rsidRPr="0037729B">
        <w:rPr>
          <w:rFonts w:asciiTheme="minorHAnsi" w:hAnsiTheme="minorHAnsi"/>
          <w:b/>
          <w:bCs/>
          <w:i/>
          <w:iCs/>
          <w:color w:val="0070C0"/>
          <w:lang w:val="es-ES"/>
        </w:rPr>
        <w:t>servirá de señal</w:t>
      </w:r>
      <w:r w:rsidRPr="0037729B">
        <w:rPr>
          <w:rFonts w:asciiTheme="minorHAnsi" w:hAnsiTheme="minorHAnsi"/>
          <w:i/>
          <w:iCs/>
          <w:color w:val="0070C0"/>
          <w:lang w:val="es-ES"/>
        </w:rPr>
        <w:t>: hallaréis al niño envuelto en pañales, acostado en un pesebre</w:t>
      </w:r>
      <w:r w:rsidRPr="0037729B">
        <w:rPr>
          <w:rFonts w:asciiTheme="minorHAnsi" w:hAnsiTheme="minorHAnsi"/>
          <w:lang w:val="es-ES"/>
        </w:rPr>
        <w:t>.</w:t>
      </w:r>
    </w:p>
    <w:p w14:paraId="5906212B" w14:textId="77777777" w:rsidR="00750331" w:rsidRPr="0037729B" w:rsidRDefault="00750331" w:rsidP="00FF3AA5">
      <w:pPr>
        <w:rPr>
          <w:rFonts w:asciiTheme="minorHAnsi" w:hAnsiTheme="minorHAnsi"/>
          <w:lang w:val="es-ES"/>
        </w:rPr>
      </w:pPr>
    </w:p>
    <w:p w14:paraId="22617D14" w14:textId="77777777" w:rsidR="00BA39C4" w:rsidRPr="00BA39C4" w:rsidRDefault="00BA39C4" w:rsidP="008F7CAD">
      <w:pPr>
        <w:rPr>
          <w:rFonts w:asciiTheme="minorHAnsi" w:hAnsiTheme="minorHAnsi"/>
          <w:color w:val="000000"/>
          <w:lang w:val="es-ES"/>
        </w:rPr>
      </w:pPr>
      <w:r w:rsidRPr="00BA39C4">
        <w:rPr>
          <w:rFonts w:asciiTheme="minorHAnsi" w:hAnsiTheme="minorHAnsi"/>
          <w:color w:val="000000"/>
          <w:lang w:val="es-ES"/>
        </w:rPr>
        <w:t xml:space="preserve">Dios nunca deja al ser humano sin dirección. Aquella noche, el ángel dio a los pastores una señal clara y sencilla que los conduciría directamente a Jesús. No fue una señal espectacular, sino humilde, accesible y precisa. Dios usó algo común para revelar algo eterno: </w:t>
      </w:r>
      <w:r w:rsidRPr="00BA39C4">
        <w:rPr>
          <w:rFonts w:asciiTheme="minorHAnsi" w:hAnsiTheme="minorHAnsi"/>
          <w:b/>
          <w:bCs/>
          <w:color w:val="000000"/>
          <w:lang w:val="es-ES"/>
        </w:rPr>
        <w:t>el Salvador había llegado</w:t>
      </w:r>
      <w:r w:rsidRPr="00BA39C4">
        <w:rPr>
          <w:rFonts w:asciiTheme="minorHAnsi" w:hAnsiTheme="minorHAnsi"/>
          <w:color w:val="000000"/>
          <w:lang w:val="es-ES"/>
        </w:rPr>
        <w:t>.</w:t>
      </w:r>
    </w:p>
    <w:p w14:paraId="7C0997B4" w14:textId="77777777" w:rsidR="00FF3AA5" w:rsidRPr="0037729B" w:rsidRDefault="00FF3AA5" w:rsidP="008F7CAD">
      <w:pPr>
        <w:rPr>
          <w:rFonts w:asciiTheme="minorHAnsi" w:hAnsiTheme="minorHAnsi"/>
          <w:color w:val="000000"/>
          <w:lang w:val="es-ES"/>
        </w:rPr>
      </w:pPr>
    </w:p>
    <w:p w14:paraId="33BC0C58" w14:textId="46F62284" w:rsidR="0083370F" w:rsidRPr="0037729B" w:rsidRDefault="00EB291F" w:rsidP="008F7CAD">
      <w:pPr>
        <w:rPr>
          <w:rFonts w:asciiTheme="minorHAnsi" w:hAnsiTheme="minorHAnsi"/>
          <w:color w:val="000000"/>
          <w:lang w:val="es-ES"/>
        </w:rPr>
      </w:pPr>
      <w:r w:rsidRPr="0037729B">
        <w:rPr>
          <w:rFonts w:asciiTheme="minorHAnsi" w:hAnsiTheme="minorHAnsi"/>
          <w:color w:val="000000"/>
          <w:lang w:val="es-ES"/>
        </w:rPr>
        <w:t xml:space="preserve">Hoy, Dios sigue usando señales para llevar a muchos hasta Jesús. Hemos conversado con personas que </w:t>
      </w:r>
      <w:r w:rsidR="008F7CAD" w:rsidRPr="0037729B">
        <w:rPr>
          <w:rFonts w:asciiTheme="minorHAnsi" w:hAnsiTheme="minorHAnsi"/>
          <w:color w:val="000000"/>
          <w:lang w:val="es-ES"/>
        </w:rPr>
        <w:t>eran musulmanas</w:t>
      </w:r>
      <w:r w:rsidRPr="0037729B">
        <w:rPr>
          <w:rFonts w:asciiTheme="minorHAnsi" w:hAnsiTheme="minorHAnsi"/>
          <w:color w:val="000000"/>
          <w:lang w:val="es-ES"/>
        </w:rPr>
        <w:t xml:space="preserve">, </w:t>
      </w:r>
      <w:r w:rsidR="0037729B">
        <w:rPr>
          <w:rFonts w:asciiTheme="minorHAnsi" w:hAnsiTheme="minorHAnsi"/>
          <w:color w:val="000000"/>
          <w:lang w:val="es-ES"/>
        </w:rPr>
        <w:t xml:space="preserve">y </w:t>
      </w:r>
      <w:r w:rsidRPr="0037729B">
        <w:rPr>
          <w:rFonts w:asciiTheme="minorHAnsi" w:hAnsiTheme="minorHAnsi"/>
          <w:color w:val="000000"/>
          <w:lang w:val="es-ES"/>
        </w:rPr>
        <w:t xml:space="preserve">llegaron a Cristo después de tener </w:t>
      </w:r>
      <w:r w:rsidR="0037729B" w:rsidRPr="006D1366">
        <w:rPr>
          <w:rFonts w:asciiTheme="minorHAnsi" w:hAnsiTheme="minorHAnsi"/>
          <w:b/>
          <w:bCs/>
          <w:color w:val="000000"/>
          <w:lang w:val="es-ES"/>
        </w:rPr>
        <w:t xml:space="preserve">un </w:t>
      </w:r>
      <w:r w:rsidRPr="006D1366">
        <w:rPr>
          <w:rFonts w:asciiTheme="minorHAnsi" w:hAnsiTheme="minorHAnsi"/>
          <w:b/>
          <w:bCs/>
          <w:color w:val="000000"/>
          <w:lang w:val="es-ES"/>
        </w:rPr>
        <w:t xml:space="preserve">sueño o </w:t>
      </w:r>
      <w:r w:rsidR="0037729B" w:rsidRPr="006D1366">
        <w:rPr>
          <w:rFonts w:asciiTheme="minorHAnsi" w:hAnsiTheme="minorHAnsi"/>
          <w:b/>
          <w:bCs/>
          <w:color w:val="000000"/>
          <w:lang w:val="es-ES"/>
        </w:rPr>
        <w:t>una visión</w:t>
      </w:r>
      <w:r w:rsidRPr="0037729B">
        <w:rPr>
          <w:rFonts w:asciiTheme="minorHAnsi" w:hAnsiTheme="minorHAnsi"/>
          <w:color w:val="000000"/>
          <w:lang w:val="es-ES"/>
        </w:rPr>
        <w:t xml:space="preserve"> en las que Jesús se les presentó y les habló. </w:t>
      </w:r>
    </w:p>
    <w:p w14:paraId="06E6F0E3" w14:textId="49DEF7AB" w:rsidR="00FF3AA5" w:rsidRPr="0037729B" w:rsidRDefault="00EB291F" w:rsidP="008F7CAD">
      <w:pPr>
        <w:rPr>
          <w:rFonts w:asciiTheme="minorHAnsi" w:hAnsiTheme="minorHAnsi"/>
          <w:color w:val="000000"/>
          <w:lang w:val="es-ES"/>
        </w:rPr>
      </w:pPr>
      <w:r w:rsidRPr="0037729B">
        <w:rPr>
          <w:rFonts w:asciiTheme="minorHAnsi" w:hAnsiTheme="minorHAnsi"/>
          <w:color w:val="000000"/>
          <w:lang w:val="es-ES"/>
        </w:rPr>
        <w:t xml:space="preserve">Las señales no son el destino final, pero sí </w:t>
      </w:r>
      <w:r w:rsidR="0083370F" w:rsidRPr="0037729B">
        <w:rPr>
          <w:rFonts w:asciiTheme="minorHAnsi" w:hAnsiTheme="minorHAnsi"/>
          <w:color w:val="000000"/>
          <w:lang w:val="es-ES"/>
        </w:rPr>
        <w:t xml:space="preserve">pueden ser </w:t>
      </w:r>
      <w:r w:rsidRPr="0037729B">
        <w:rPr>
          <w:rFonts w:asciiTheme="minorHAnsi" w:hAnsiTheme="minorHAnsi"/>
          <w:color w:val="000000"/>
          <w:lang w:val="es-ES"/>
        </w:rPr>
        <w:t>el camino que Dios utiliza para guiarnos hacia su Hijo.</w:t>
      </w:r>
    </w:p>
    <w:p w14:paraId="15EE87A9" w14:textId="77777777" w:rsidR="008F7CAD" w:rsidRPr="0037729B" w:rsidRDefault="008F7CAD" w:rsidP="008F7CAD">
      <w:pPr>
        <w:rPr>
          <w:rFonts w:asciiTheme="minorHAnsi" w:hAnsiTheme="minorHAnsi"/>
          <w:i/>
          <w:iCs/>
          <w:color w:val="7030A0"/>
          <w:lang w:val="es-ES"/>
        </w:rPr>
      </w:pPr>
    </w:p>
    <w:p w14:paraId="0005EF39" w14:textId="170DC90F" w:rsidR="00BA39C4" w:rsidRPr="00BA39C4" w:rsidRDefault="00BA39C4" w:rsidP="008F7CAD">
      <w:pPr>
        <w:rPr>
          <w:rFonts w:asciiTheme="minorHAnsi" w:hAnsiTheme="minorHAnsi"/>
          <w:i/>
          <w:iCs/>
          <w:color w:val="7030A0"/>
          <w:lang w:val="es-ES"/>
        </w:rPr>
      </w:pPr>
      <w:r w:rsidRPr="00BA39C4">
        <w:rPr>
          <w:rFonts w:asciiTheme="minorHAnsi" w:hAnsiTheme="minorHAnsi"/>
          <w:i/>
          <w:iCs/>
          <w:color w:val="7030A0"/>
          <w:lang w:val="es-ES"/>
        </w:rPr>
        <w:t>Dios sigue usando señales sencillas para llevar a muchos hasta Jesús.</w:t>
      </w:r>
    </w:p>
    <w:p w14:paraId="632F4D3B" w14:textId="77777777" w:rsidR="00FF3AA5" w:rsidRPr="0037729B" w:rsidRDefault="00FF3AA5" w:rsidP="00FF3AA5">
      <w:pPr>
        <w:rPr>
          <w:rFonts w:asciiTheme="minorHAnsi" w:hAnsiTheme="minorHAnsi"/>
          <w:i/>
          <w:iCs/>
          <w:color w:val="000000"/>
          <w:lang w:val="es-ES"/>
        </w:rPr>
      </w:pPr>
    </w:p>
    <w:p w14:paraId="7EB71C32" w14:textId="64B3DCED" w:rsidR="00BA39C4" w:rsidRPr="00BA39C4" w:rsidRDefault="00BA39C4" w:rsidP="00FF3AA5">
      <w:pPr>
        <w:rPr>
          <w:rFonts w:asciiTheme="minorHAnsi" w:hAnsiTheme="minorHAnsi"/>
          <w:color w:val="000000"/>
          <w:lang w:val="es-ES"/>
        </w:rPr>
      </w:pPr>
      <w:r w:rsidRPr="00BA39C4">
        <w:rPr>
          <w:rFonts w:asciiTheme="minorHAnsi" w:hAnsiTheme="minorHAnsi"/>
          <w:b/>
          <w:bCs/>
          <w:i/>
          <w:iCs/>
          <w:color w:val="000000"/>
          <w:lang w:val="es-ES"/>
        </w:rPr>
        <w:t>Señor Jesús</w:t>
      </w:r>
      <w:r w:rsidRPr="00BA39C4">
        <w:rPr>
          <w:rFonts w:asciiTheme="minorHAnsi" w:hAnsiTheme="minorHAnsi"/>
          <w:i/>
          <w:iCs/>
          <w:color w:val="000000"/>
          <w:lang w:val="es-ES"/>
        </w:rPr>
        <w:t>, gracias porque sigues guiando a las personas hacia Ti. Gracias por las señales que usaste para que también nosotros pudiéramos encontrarte. Permite que nuestra vida sea una señal que apunte a Ti y lleve a otros a conocerte. Amén</w:t>
      </w:r>
      <w:r w:rsidRPr="00BA39C4">
        <w:rPr>
          <w:rFonts w:asciiTheme="minorHAnsi" w:hAnsiTheme="minorHAnsi"/>
          <w:color w:val="000000"/>
          <w:lang w:val="es-ES"/>
        </w:rPr>
        <w:t>.</w:t>
      </w:r>
    </w:p>
    <w:bookmarkEnd w:id="227"/>
    <w:p w14:paraId="6507D3E4" w14:textId="43EBDF38" w:rsidR="005004EA" w:rsidRDefault="005004EA" w:rsidP="00FF3AA5">
      <w:pPr>
        <w:rPr>
          <w:rFonts w:asciiTheme="minorHAnsi" w:hAnsiTheme="minorHAnsi"/>
          <w:color w:val="000000" w:themeColor="text1"/>
          <w:lang w:val="es-ES"/>
        </w:rPr>
      </w:pPr>
    </w:p>
    <w:p w14:paraId="5F21768B" w14:textId="77777777" w:rsidR="00CE0749" w:rsidRPr="00CE0749" w:rsidRDefault="00CE0749" w:rsidP="00CE0749">
      <w:pPr>
        <w:rPr>
          <w:rFonts w:asciiTheme="minorHAnsi" w:hAnsiTheme="minorHAnsi"/>
          <w:lang w:val="es-ES"/>
        </w:rPr>
      </w:pPr>
    </w:p>
    <w:p w14:paraId="65FDABDE" w14:textId="77777777" w:rsidR="00CE0749" w:rsidRDefault="00CE0749" w:rsidP="00CE0749">
      <w:pPr>
        <w:rPr>
          <w:rFonts w:asciiTheme="minorHAnsi" w:hAnsiTheme="minorHAnsi"/>
          <w:color w:val="000000" w:themeColor="text1"/>
          <w:lang w:val="es-ES"/>
        </w:rPr>
      </w:pPr>
    </w:p>
    <w:p w14:paraId="48566130" w14:textId="34DB4A4D" w:rsidR="00CE0749" w:rsidRDefault="00CE0749" w:rsidP="00CE0749">
      <w:pPr>
        <w:tabs>
          <w:tab w:val="left" w:pos="1698"/>
        </w:tabs>
        <w:rPr>
          <w:rFonts w:asciiTheme="minorHAnsi" w:hAnsiTheme="minorHAnsi"/>
          <w:lang w:val="es-ES"/>
        </w:rPr>
      </w:pPr>
      <w:r>
        <w:rPr>
          <w:rFonts w:asciiTheme="minorHAnsi" w:hAnsiTheme="minorHAnsi"/>
          <w:lang w:val="es-ES"/>
        </w:rPr>
        <w:tab/>
      </w:r>
    </w:p>
    <w:p w14:paraId="2BC2E2AB" w14:textId="77777777" w:rsidR="00CE0749" w:rsidRPr="00C54BF6" w:rsidRDefault="00CE0749" w:rsidP="00C54BF6">
      <w:pPr>
        <w:tabs>
          <w:tab w:val="left" w:pos="1698"/>
        </w:tabs>
        <w:rPr>
          <w:rFonts w:asciiTheme="minorHAnsi" w:hAnsiTheme="minorHAnsi"/>
          <w:lang w:val="es-ES"/>
        </w:rPr>
      </w:pPr>
    </w:p>
    <w:p w14:paraId="08C598A1" w14:textId="3222E77E" w:rsidR="00CE0749" w:rsidRPr="00C54BF6" w:rsidRDefault="003C32DA" w:rsidP="00C54BF6">
      <w:pPr>
        <w:tabs>
          <w:tab w:val="left" w:pos="1698"/>
        </w:tabs>
        <w:rPr>
          <w:rFonts w:asciiTheme="minorHAnsi" w:hAnsiTheme="minorHAnsi"/>
          <w:b/>
          <w:bCs/>
          <w:sz w:val="28"/>
          <w:szCs w:val="28"/>
          <w:lang w:val="es-ES"/>
        </w:rPr>
      </w:pPr>
      <w:bookmarkStart w:id="228" w:name="OLE_LINK237"/>
      <w:r w:rsidRPr="00C54BF6">
        <w:rPr>
          <w:rFonts w:asciiTheme="minorHAnsi" w:hAnsiTheme="minorHAnsi"/>
          <w:b/>
          <w:bCs/>
          <w:sz w:val="28"/>
          <w:szCs w:val="28"/>
          <w:lang w:val="es-ES"/>
        </w:rPr>
        <w:t xml:space="preserve">Dios </w:t>
      </w:r>
      <w:r w:rsidR="00BB7BC6" w:rsidRPr="00C54BF6">
        <w:rPr>
          <w:rFonts w:asciiTheme="minorHAnsi" w:hAnsiTheme="minorHAnsi"/>
          <w:b/>
          <w:bCs/>
          <w:sz w:val="28"/>
          <w:szCs w:val="28"/>
          <w:lang w:val="es-ES"/>
        </w:rPr>
        <w:t xml:space="preserve">hecho fragilidad. </w:t>
      </w:r>
    </w:p>
    <w:p w14:paraId="5DF05488" w14:textId="77777777" w:rsidR="00F15DDB" w:rsidRPr="00C54BF6" w:rsidRDefault="00827848" w:rsidP="00C54BF6">
      <w:pPr>
        <w:rPr>
          <w:rFonts w:asciiTheme="minorHAnsi" w:hAnsiTheme="minorHAnsi"/>
          <w:color w:val="000000"/>
        </w:rPr>
      </w:pPr>
      <w:r w:rsidRPr="002E1AF9">
        <w:rPr>
          <w:rFonts w:asciiTheme="minorHAnsi" w:hAnsiTheme="minorHAnsi"/>
          <w:b/>
          <w:bCs/>
          <w:lang w:val="es-ES"/>
        </w:rPr>
        <w:t>Juan 1:14 NTV</w:t>
      </w:r>
      <w:r w:rsidRPr="00C54BF6">
        <w:rPr>
          <w:rFonts w:asciiTheme="minorHAnsi" w:hAnsiTheme="minorHAnsi"/>
          <w:lang w:val="es-ES"/>
        </w:rPr>
        <w:t xml:space="preserve"> </w:t>
      </w:r>
      <w:r w:rsidR="00F15DDB" w:rsidRPr="00C54BF6">
        <w:rPr>
          <w:rFonts w:asciiTheme="minorHAnsi" w:hAnsiTheme="minorHAnsi"/>
          <w:i/>
          <w:iCs/>
          <w:color w:val="0070C0"/>
          <w:lang w:val="es-ES"/>
        </w:rPr>
        <w:t xml:space="preserve">Entonces </w:t>
      </w:r>
      <w:r w:rsidR="00F15DDB" w:rsidRPr="00C54BF6">
        <w:rPr>
          <w:rFonts w:asciiTheme="minorHAnsi" w:hAnsiTheme="minorHAnsi"/>
          <w:b/>
          <w:bCs/>
          <w:i/>
          <w:iCs/>
          <w:color w:val="0070C0"/>
          <w:lang w:val="es-ES"/>
        </w:rPr>
        <w:t>la Palabra se hizo hombre y vino a vivir entre nosotros</w:t>
      </w:r>
      <w:r w:rsidR="00F15DDB" w:rsidRPr="00C54BF6">
        <w:rPr>
          <w:rFonts w:asciiTheme="minorHAnsi" w:hAnsiTheme="minorHAnsi"/>
          <w:i/>
          <w:iCs/>
          <w:color w:val="0070C0"/>
          <w:lang w:val="es-ES"/>
        </w:rPr>
        <w:t>. Estaba lleno de fidelidad y amor inagotable. Y hemos visto su gloria, la gloria del único Hijo del Padre</w:t>
      </w:r>
      <w:r w:rsidR="00F15DDB" w:rsidRPr="00C54BF6">
        <w:rPr>
          <w:rFonts w:asciiTheme="minorHAnsi" w:hAnsiTheme="minorHAnsi"/>
          <w:lang w:val="es-ES"/>
        </w:rPr>
        <w:t>.</w:t>
      </w:r>
    </w:p>
    <w:p w14:paraId="67D6C131" w14:textId="77777777" w:rsidR="00C54BF6" w:rsidRPr="0059108D" w:rsidRDefault="00C54BF6" w:rsidP="0059108D">
      <w:pPr>
        <w:rPr>
          <w:rFonts w:asciiTheme="minorHAnsi" w:hAnsiTheme="minorHAnsi"/>
          <w:color w:val="000000"/>
        </w:rPr>
      </w:pPr>
    </w:p>
    <w:p w14:paraId="74049815" w14:textId="77777777" w:rsidR="002E5F37" w:rsidRDefault="002E5F37" w:rsidP="0059108D">
      <w:pPr>
        <w:rPr>
          <w:rFonts w:asciiTheme="minorHAnsi" w:hAnsiTheme="minorHAnsi"/>
          <w:color w:val="000000"/>
        </w:rPr>
      </w:pPr>
      <w:r w:rsidRPr="002E5F37">
        <w:rPr>
          <w:rFonts w:asciiTheme="minorHAnsi" w:hAnsiTheme="minorHAnsi"/>
          <w:color w:val="000000"/>
        </w:rPr>
        <w:t>Hace poco vi nacer a mi nieta. Tan pequeña, tan frágil, tan completamente dependiente, que aun después de una semana, por temor a hacerle daño, no me he atrevido a cargarla. Al verla en los brazos de mi hija, no pude dejar de pensar en Jesús. Me impacta profundamente saber que el Dios eterno eligió habitar en una fragilidad así. No vino con fuerza visible ni con poder imponente, sino en el cuerpo indefenso de un niño recién nacido.</w:t>
      </w:r>
    </w:p>
    <w:p w14:paraId="2767765D" w14:textId="77777777" w:rsidR="0059108D" w:rsidRPr="002E5F37" w:rsidRDefault="0059108D" w:rsidP="0059108D">
      <w:pPr>
        <w:rPr>
          <w:rFonts w:asciiTheme="minorHAnsi" w:hAnsiTheme="minorHAnsi"/>
          <w:color w:val="000000"/>
          <w:lang w:val="es-ES"/>
        </w:rPr>
      </w:pPr>
    </w:p>
    <w:p w14:paraId="6F4B4E05" w14:textId="6273D062" w:rsidR="002E5F37" w:rsidRPr="002E5F37" w:rsidRDefault="002E5F37" w:rsidP="0059108D">
      <w:pPr>
        <w:rPr>
          <w:rFonts w:asciiTheme="minorHAnsi" w:hAnsiTheme="minorHAnsi"/>
          <w:color w:val="000000"/>
          <w:lang w:val="es-ES"/>
        </w:rPr>
      </w:pPr>
      <w:r w:rsidRPr="002E5F37">
        <w:rPr>
          <w:rFonts w:asciiTheme="minorHAnsi" w:hAnsiTheme="minorHAnsi"/>
          <w:color w:val="000000"/>
          <w:lang w:val="es-ES"/>
        </w:rPr>
        <w:t xml:space="preserve">Lo otro que me sorprende es que había un enemigo tan poderoso como Herodes muy cerca de Él, que quería matarlo </w:t>
      </w:r>
      <w:r w:rsidR="00406F9A" w:rsidRPr="00AA16DD">
        <w:rPr>
          <w:rFonts w:asciiTheme="minorHAnsi" w:hAnsiTheme="minorHAnsi"/>
          <w:color w:val="000000"/>
          <w:lang w:val="es-ES"/>
        </w:rPr>
        <w:t>acabado de nacer</w:t>
      </w:r>
      <w:r w:rsidRPr="002E5F37">
        <w:rPr>
          <w:rFonts w:asciiTheme="minorHAnsi" w:hAnsiTheme="minorHAnsi"/>
          <w:color w:val="000000"/>
          <w:lang w:val="es-ES"/>
        </w:rPr>
        <w:t>, y aun así eso no detuvo a Dios. Nada lo asustó ni lo hizo retroceder en su decisión de venir.</w:t>
      </w:r>
    </w:p>
    <w:p w14:paraId="49ADBB32" w14:textId="77777777" w:rsidR="0059108D" w:rsidRPr="00AA16DD" w:rsidRDefault="0059108D" w:rsidP="0059108D">
      <w:pPr>
        <w:rPr>
          <w:rFonts w:asciiTheme="minorHAnsi" w:hAnsiTheme="minorHAnsi"/>
          <w:color w:val="000000"/>
          <w:lang w:val="es-ES"/>
        </w:rPr>
      </w:pPr>
    </w:p>
    <w:p w14:paraId="36FD0157" w14:textId="7579CB1C" w:rsidR="002E5F37" w:rsidRPr="002E5F37" w:rsidRDefault="002E5F37" w:rsidP="0059108D">
      <w:pPr>
        <w:rPr>
          <w:rFonts w:asciiTheme="minorHAnsi" w:hAnsiTheme="minorHAnsi"/>
          <w:color w:val="000000"/>
        </w:rPr>
      </w:pPr>
      <w:r w:rsidRPr="002E5F37">
        <w:rPr>
          <w:rFonts w:asciiTheme="minorHAnsi" w:hAnsiTheme="minorHAnsi"/>
          <w:color w:val="000000"/>
        </w:rPr>
        <w:t>Esta Navidad nos recuerda que Dios no tuvo miedo de la debilidad humana. El Dios grande se hizo pequeño. El Creador aceptó la fragilidad para caminar con nosotros, acompañarnos y mostrarnos que su amor no se impone desde lejos, sino que se acerca y permanece.</w:t>
      </w:r>
    </w:p>
    <w:p w14:paraId="4A342F6C" w14:textId="77777777" w:rsidR="00C54BF6" w:rsidRPr="0059108D" w:rsidRDefault="00C54BF6" w:rsidP="0059108D">
      <w:pPr>
        <w:rPr>
          <w:rFonts w:asciiTheme="minorHAnsi" w:hAnsiTheme="minorHAnsi"/>
          <w:i/>
          <w:iCs/>
          <w:color w:val="7030A0"/>
        </w:rPr>
      </w:pPr>
    </w:p>
    <w:p w14:paraId="1866B1B3" w14:textId="30635FE8" w:rsidR="007F529F" w:rsidRPr="007F529F" w:rsidRDefault="004D624E" w:rsidP="00C54BF6">
      <w:pPr>
        <w:rPr>
          <w:rFonts w:asciiTheme="minorHAnsi" w:hAnsiTheme="minorHAnsi"/>
          <w:color w:val="7030A0"/>
        </w:rPr>
      </w:pPr>
      <w:r>
        <w:rPr>
          <w:rFonts w:asciiTheme="minorHAnsi" w:hAnsiTheme="minorHAnsi"/>
          <w:i/>
          <w:iCs/>
          <w:color w:val="7030A0"/>
        </w:rPr>
        <w:t xml:space="preserve">El </w:t>
      </w:r>
      <w:r w:rsidR="007F529F" w:rsidRPr="007F529F">
        <w:rPr>
          <w:rFonts w:asciiTheme="minorHAnsi" w:hAnsiTheme="minorHAnsi"/>
          <w:i/>
          <w:iCs/>
          <w:color w:val="7030A0"/>
        </w:rPr>
        <w:t xml:space="preserve">Dios eterno, </w:t>
      </w:r>
      <w:r w:rsidR="005C5918">
        <w:rPr>
          <w:rFonts w:asciiTheme="minorHAnsi" w:hAnsiTheme="minorHAnsi"/>
          <w:i/>
          <w:iCs/>
          <w:color w:val="7030A0"/>
        </w:rPr>
        <w:t>se hizo</w:t>
      </w:r>
      <w:r w:rsidR="007F529F" w:rsidRPr="007F529F">
        <w:rPr>
          <w:rFonts w:asciiTheme="minorHAnsi" w:hAnsiTheme="minorHAnsi"/>
          <w:i/>
          <w:iCs/>
          <w:color w:val="7030A0"/>
        </w:rPr>
        <w:t xml:space="preserve"> fr</w:t>
      </w:r>
      <w:r w:rsidR="000568C2">
        <w:rPr>
          <w:rFonts w:asciiTheme="minorHAnsi" w:hAnsiTheme="minorHAnsi"/>
          <w:i/>
          <w:iCs/>
          <w:color w:val="7030A0"/>
        </w:rPr>
        <w:t>á</w:t>
      </w:r>
      <w:r w:rsidR="007F529F" w:rsidRPr="007F529F">
        <w:rPr>
          <w:rFonts w:asciiTheme="minorHAnsi" w:hAnsiTheme="minorHAnsi"/>
          <w:i/>
          <w:iCs/>
          <w:color w:val="7030A0"/>
        </w:rPr>
        <w:t>gil, para estar con nosotros.</w:t>
      </w:r>
    </w:p>
    <w:p w14:paraId="1DC36068" w14:textId="77777777" w:rsidR="00C54BF6" w:rsidRDefault="00C54BF6" w:rsidP="00C54BF6">
      <w:pPr>
        <w:rPr>
          <w:rFonts w:asciiTheme="minorHAnsi" w:hAnsiTheme="minorHAnsi"/>
          <w:color w:val="000000"/>
        </w:rPr>
      </w:pPr>
    </w:p>
    <w:p w14:paraId="36BBD00F" w14:textId="4F0C1661" w:rsidR="007F529F" w:rsidRPr="007F529F" w:rsidRDefault="007F529F" w:rsidP="00C54BF6">
      <w:pPr>
        <w:rPr>
          <w:rFonts w:asciiTheme="minorHAnsi" w:hAnsiTheme="minorHAnsi"/>
          <w:i/>
          <w:iCs/>
          <w:color w:val="000000"/>
        </w:rPr>
      </w:pPr>
      <w:r w:rsidRPr="007F529F">
        <w:rPr>
          <w:rFonts w:asciiTheme="minorHAnsi" w:hAnsiTheme="minorHAnsi"/>
          <w:i/>
          <w:iCs/>
          <w:color w:val="000000"/>
        </w:rPr>
        <w:t>Señor</w:t>
      </w:r>
      <w:r w:rsidR="002A1AE6" w:rsidRPr="000568C2">
        <w:rPr>
          <w:rFonts w:asciiTheme="minorHAnsi" w:hAnsiTheme="minorHAnsi"/>
          <w:i/>
          <w:iCs/>
          <w:color w:val="000000"/>
        </w:rPr>
        <w:t xml:space="preserve"> Jesús</w:t>
      </w:r>
      <w:r w:rsidRPr="007F529F">
        <w:rPr>
          <w:rFonts w:asciiTheme="minorHAnsi" w:hAnsiTheme="minorHAnsi"/>
          <w:i/>
          <w:iCs/>
          <w:color w:val="000000"/>
        </w:rPr>
        <w:t>, gracias porque te hiciste pequeño para acercarte a mi vida. Gracias por recordarme que aun en mi fragilidad, Tú estás presente y me sostienes. Amén.</w:t>
      </w:r>
    </w:p>
    <w:bookmarkEnd w:id="228"/>
    <w:p w14:paraId="5E92872D" w14:textId="77777777" w:rsidR="003C32DA" w:rsidRDefault="003C32DA" w:rsidP="00CE0749">
      <w:pPr>
        <w:tabs>
          <w:tab w:val="left" w:pos="1698"/>
        </w:tabs>
        <w:rPr>
          <w:rFonts w:asciiTheme="minorHAnsi" w:hAnsiTheme="minorHAnsi"/>
        </w:rPr>
      </w:pPr>
    </w:p>
    <w:p w14:paraId="54F145EA" w14:textId="77777777" w:rsidR="00187C37" w:rsidRDefault="00187C37" w:rsidP="00CE0749">
      <w:pPr>
        <w:tabs>
          <w:tab w:val="left" w:pos="1698"/>
        </w:tabs>
        <w:rPr>
          <w:rFonts w:asciiTheme="minorHAnsi" w:hAnsiTheme="minorHAnsi"/>
        </w:rPr>
      </w:pPr>
    </w:p>
    <w:p w14:paraId="65A2FAA3" w14:textId="77777777" w:rsidR="00187C37" w:rsidRDefault="00187C37" w:rsidP="00CE0749">
      <w:pPr>
        <w:tabs>
          <w:tab w:val="left" w:pos="1698"/>
        </w:tabs>
        <w:rPr>
          <w:rFonts w:asciiTheme="minorHAnsi" w:hAnsiTheme="minorHAnsi"/>
        </w:rPr>
      </w:pPr>
    </w:p>
    <w:p w14:paraId="2B37FFDF" w14:textId="77777777" w:rsidR="00187C37" w:rsidRDefault="00187C37" w:rsidP="00CE0749">
      <w:pPr>
        <w:tabs>
          <w:tab w:val="left" w:pos="1698"/>
        </w:tabs>
        <w:rPr>
          <w:b/>
          <w:bCs/>
          <w:color w:val="000000"/>
          <w:sz w:val="36"/>
          <w:szCs w:val="36"/>
        </w:rPr>
      </w:pPr>
    </w:p>
    <w:p w14:paraId="048948C5" w14:textId="77777777" w:rsidR="002D70F5" w:rsidRDefault="002D70F5" w:rsidP="00CE0749">
      <w:pPr>
        <w:tabs>
          <w:tab w:val="left" w:pos="1698"/>
        </w:tabs>
        <w:rPr>
          <w:b/>
          <w:bCs/>
          <w:color w:val="000000"/>
          <w:sz w:val="36"/>
          <w:szCs w:val="36"/>
        </w:rPr>
      </w:pPr>
    </w:p>
    <w:p w14:paraId="66ED4AEC" w14:textId="77777777" w:rsidR="00E06B71" w:rsidRPr="00E06B71" w:rsidRDefault="002D70F5" w:rsidP="00E06B71">
      <w:pPr>
        <w:pStyle w:val="Ttulo2"/>
        <w:spacing w:before="0" w:after="0"/>
        <w:rPr>
          <w:rStyle w:val="Fuerte"/>
          <w:rFonts w:asciiTheme="minorHAnsi" w:hAnsiTheme="minorHAnsi"/>
          <w:color w:val="000000"/>
          <w:sz w:val="28"/>
          <w:szCs w:val="28"/>
        </w:rPr>
      </w:pPr>
      <w:r w:rsidRPr="00E06B71">
        <w:rPr>
          <w:rStyle w:val="Fuerte"/>
          <w:rFonts w:asciiTheme="minorHAnsi" w:hAnsiTheme="minorHAnsi"/>
          <w:color w:val="000000"/>
          <w:sz w:val="28"/>
          <w:szCs w:val="28"/>
        </w:rPr>
        <w:t>La paz verdadera</w:t>
      </w:r>
    </w:p>
    <w:p w14:paraId="685ED8A4" w14:textId="35BFC61E" w:rsidR="002D70F5" w:rsidRPr="00E06B71" w:rsidRDefault="002D70F5" w:rsidP="00E06B71">
      <w:pPr>
        <w:pStyle w:val="Ttulo2"/>
        <w:spacing w:before="0" w:after="0"/>
        <w:rPr>
          <w:rStyle w:val="Fuerte"/>
          <w:rFonts w:asciiTheme="minorHAnsi" w:hAnsiTheme="minorHAnsi" w:cs="Times New Roman"/>
          <w:b w:val="0"/>
          <w:bCs w:val="0"/>
          <w:i/>
          <w:iCs/>
          <w:color w:val="0070C0"/>
          <w:sz w:val="24"/>
          <w:szCs w:val="24"/>
          <w:lang w:val="es-US"/>
        </w:rPr>
      </w:pPr>
      <w:r w:rsidRPr="00E06B71">
        <w:rPr>
          <w:rStyle w:val="Fuerte"/>
          <w:rFonts w:asciiTheme="minorHAnsi" w:hAnsiTheme="minorHAnsi"/>
          <w:color w:val="000000"/>
          <w:sz w:val="24"/>
          <w:szCs w:val="24"/>
        </w:rPr>
        <w:t>Lucas 2:14 NTV</w:t>
      </w:r>
      <w:r w:rsidRPr="00E06B71">
        <w:rPr>
          <w:rStyle w:val="Fuerte"/>
          <w:rFonts w:asciiTheme="minorHAnsi" w:hAnsiTheme="minorHAnsi"/>
          <w:i/>
          <w:iCs/>
          <w:color w:val="0070C0"/>
          <w:sz w:val="24"/>
          <w:szCs w:val="24"/>
        </w:rPr>
        <w:t xml:space="preserve">. </w:t>
      </w:r>
      <w:r w:rsidR="00E06B71" w:rsidRPr="00E06B71">
        <w:rPr>
          <w:rFonts w:asciiTheme="minorHAnsi" w:hAnsiTheme="minorHAnsi"/>
          <w:i/>
          <w:iCs/>
          <w:color w:val="0070C0"/>
          <w:sz w:val="24"/>
          <w:szCs w:val="24"/>
          <w:lang w:val="es-ES"/>
        </w:rPr>
        <w:t>«Gloria a Dios en el cielo más alto y paz en la tierra para aquellos en quienes Dios se complace».</w:t>
      </w:r>
    </w:p>
    <w:p w14:paraId="3B3B5A1F" w14:textId="45DC6847" w:rsidR="002D70F5" w:rsidRPr="00E06B71" w:rsidRDefault="002D70F5" w:rsidP="00E06B71">
      <w:pPr>
        <w:pStyle w:val="NormalWeb"/>
        <w:rPr>
          <w:rStyle w:val="Fuerte"/>
          <w:rFonts w:asciiTheme="minorHAnsi" w:hAnsiTheme="minorHAnsi"/>
          <w:color w:val="000000"/>
        </w:rPr>
      </w:pPr>
    </w:p>
    <w:p w14:paraId="19A9EB57" w14:textId="577193AE" w:rsidR="002D70F5" w:rsidRPr="00E06B71" w:rsidRDefault="002D70F5" w:rsidP="00E06B71">
      <w:pPr>
        <w:pStyle w:val="NormalWeb"/>
        <w:rPr>
          <w:rFonts w:asciiTheme="minorHAnsi" w:hAnsiTheme="minorHAnsi"/>
          <w:b/>
          <w:bCs/>
          <w:i/>
          <w:iCs/>
          <w:color w:val="7030A0"/>
        </w:rPr>
      </w:pPr>
      <w:r w:rsidRPr="00E06B71">
        <w:rPr>
          <w:rStyle w:val="Fuerte"/>
          <w:rFonts w:asciiTheme="minorHAnsi" w:hAnsiTheme="minorHAnsi"/>
          <w:b w:val="0"/>
          <w:bCs w:val="0"/>
          <w:i/>
          <w:iCs/>
          <w:color w:val="7030A0"/>
        </w:rPr>
        <w:t>La paz verdadera nace cuando Dios se hace presente en medio nuestro.</w:t>
      </w:r>
    </w:p>
    <w:p w14:paraId="64EC4720" w14:textId="77777777" w:rsidR="002D70F5" w:rsidRPr="00E06B71" w:rsidRDefault="002D70F5" w:rsidP="00E06B71">
      <w:pPr>
        <w:pStyle w:val="NormalWeb"/>
        <w:rPr>
          <w:rFonts w:asciiTheme="minorHAnsi" w:hAnsiTheme="minorHAnsi"/>
          <w:color w:val="000000"/>
        </w:rPr>
      </w:pPr>
    </w:p>
    <w:p w14:paraId="26B62154" w14:textId="423C1239" w:rsidR="002D70F5" w:rsidRPr="00E06B71" w:rsidRDefault="002D70F5" w:rsidP="00E06B71">
      <w:pPr>
        <w:pStyle w:val="NormalWeb"/>
        <w:rPr>
          <w:rFonts w:asciiTheme="minorHAnsi" w:hAnsiTheme="minorHAnsi"/>
          <w:color w:val="000000"/>
        </w:rPr>
      </w:pPr>
      <w:r w:rsidRPr="00E06B71">
        <w:rPr>
          <w:rFonts w:asciiTheme="minorHAnsi" w:hAnsiTheme="minorHAnsi"/>
          <w:color w:val="000000"/>
        </w:rPr>
        <w:t>Antes de que los ángeles cantaran, Dios ya había hablado en varias ocasiones. Anunció a María que daría a luz al Hijo de Dios, afirmó a José en medio de su temor y proclamó a los pastores que el Salvador había nacido. Dios no actuó en silencio; preparó el corazón de las personas a través de mensajes celestiales. Cuando todo estuvo dicho, el cielo hizo lo que mejor sabe hacer:</w:t>
      </w:r>
      <w:r w:rsidRPr="00E06B71">
        <w:rPr>
          <w:rStyle w:val="apple-converted-space"/>
          <w:rFonts w:asciiTheme="minorHAnsi" w:hAnsiTheme="minorHAnsi"/>
          <w:color w:val="000000"/>
        </w:rPr>
        <w:t> </w:t>
      </w:r>
      <w:r w:rsidRPr="00E06B71">
        <w:rPr>
          <w:rStyle w:val="Fuerte"/>
          <w:rFonts w:asciiTheme="minorHAnsi" w:hAnsiTheme="minorHAnsi"/>
          <w:color w:val="000000"/>
        </w:rPr>
        <w:t>adorar</w:t>
      </w:r>
      <w:r w:rsidR="00E17FE5">
        <w:rPr>
          <w:rStyle w:val="Fuerte"/>
          <w:rFonts w:asciiTheme="minorHAnsi" w:hAnsiTheme="minorHAnsi"/>
          <w:color w:val="000000"/>
        </w:rPr>
        <w:t xml:space="preserve"> a Dios</w:t>
      </w:r>
      <w:r w:rsidRPr="00E06B71">
        <w:rPr>
          <w:rFonts w:asciiTheme="minorHAnsi" w:hAnsiTheme="minorHAnsi"/>
          <w:color w:val="000000"/>
        </w:rPr>
        <w:t>.</w:t>
      </w:r>
    </w:p>
    <w:p w14:paraId="34295A40" w14:textId="77777777" w:rsidR="002D70F5" w:rsidRPr="00E06B71" w:rsidRDefault="002D70F5" w:rsidP="00E06B71">
      <w:pPr>
        <w:pStyle w:val="NormalWeb"/>
        <w:rPr>
          <w:rFonts w:asciiTheme="minorHAnsi" w:hAnsiTheme="minorHAnsi"/>
          <w:color w:val="000000"/>
        </w:rPr>
      </w:pPr>
      <w:r w:rsidRPr="00E06B71">
        <w:rPr>
          <w:rFonts w:asciiTheme="minorHAnsi" w:hAnsiTheme="minorHAnsi"/>
          <w:color w:val="000000"/>
        </w:rPr>
        <w:t>La primera reacción del cielo ante el nacimiento de Jesús no fue un discurso, fue adoración. Los ángeles proclamaron gloria a Dios porque, en ese momento, Él había decidido acercarse como nunca antes. La gloria que pertenecía al cielo ahora se manifestaba en la tierra, envuelta en la vida de un niño.</w:t>
      </w:r>
    </w:p>
    <w:p w14:paraId="12F91CC3" w14:textId="77777777" w:rsidR="002D70F5" w:rsidRPr="00E06B71" w:rsidRDefault="002D70F5" w:rsidP="00E06B71">
      <w:pPr>
        <w:pStyle w:val="NormalWeb"/>
        <w:rPr>
          <w:rFonts w:asciiTheme="minorHAnsi" w:hAnsiTheme="minorHAnsi"/>
          <w:color w:val="000000"/>
        </w:rPr>
      </w:pPr>
    </w:p>
    <w:p w14:paraId="31780EB6" w14:textId="05D33732" w:rsidR="002D70F5" w:rsidRPr="00E06B71" w:rsidRDefault="002D70F5" w:rsidP="00E06B71">
      <w:pPr>
        <w:pStyle w:val="NormalWeb"/>
        <w:rPr>
          <w:rFonts w:asciiTheme="minorHAnsi" w:hAnsiTheme="minorHAnsi"/>
          <w:color w:val="000000"/>
        </w:rPr>
      </w:pPr>
      <w:r w:rsidRPr="00E06B71">
        <w:rPr>
          <w:rFonts w:asciiTheme="minorHAnsi" w:hAnsiTheme="minorHAnsi"/>
          <w:color w:val="000000"/>
        </w:rPr>
        <w:t>Por eso la proclamación angelical une dos realidades inseparables:</w:t>
      </w:r>
      <w:r w:rsidRPr="00E06B71">
        <w:rPr>
          <w:rStyle w:val="apple-converted-space"/>
          <w:rFonts w:asciiTheme="minorHAnsi" w:hAnsiTheme="minorHAnsi"/>
          <w:color w:val="000000"/>
        </w:rPr>
        <w:t> </w:t>
      </w:r>
      <w:r w:rsidRPr="00E06B71">
        <w:rPr>
          <w:rStyle w:val="Fuerte"/>
          <w:rFonts w:asciiTheme="minorHAnsi" w:hAnsiTheme="minorHAnsi"/>
          <w:color w:val="000000"/>
        </w:rPr>
        <w:t>gloria en el cielo y paz en la tierra</w:t>
      </w:r>
      <w:r w:rsidRPr="00E06B71">
        <w:rPr>
          <w:rFonts w:asciiTheme="minorHAnsi" w:hAnsiTheme="minorHAnsi"/>
          <w:color w:val="000000"/>
        </w:rPr>
        <w:t>. La paz no surge de un mundo ordenado ni de circunstancias ideales, sino de la presencia de Dios con nosotros. Cuando Dios se hace cercano, la paz comienza a gobernar el corazón, aun en medio de un mundo roto.</w:t>
      </w:r>
    </w:p>
    <w:p w14:paraId="02A818FC" w14:textId="77777777" w:rsidR="002D70F5" w:rsidRPr="00E06B71" w:rsidRDefault="002D70F5" w:rsidP="00E06B71">
      <w:pPr>
        <w:pStyle w:val="NormalWeb"/>
        <w:rPr>
          <w:rStyle w:val="Fuerte"/>
          <w:rFonts w:asciiTheme="minorHAnsi" w:hAnsiTheme="minorHAnsi"/>
          <w:color w:val="000000"/>
        </w:rPr>
      </w:pPr>
    </w:p>
    <w:p w14:paraId="65D91E34" w14:textId="1F7C6FE6" w:rsidR="002D70F5" w:rsidRPr="00E17FE5" w:rsidRDefault="002D70F5" w:rsidP="00E06B71">
      <w:pPr>
        <w:pStyle w:val="NormalWeb"/>
        <w:rPr>
          <w:rFonts w:asciiTheme="minorHAnsi" w:hAnsiTheme="minorHAnsi"/>
          <w:i/>
          <w:iCs/>
          <w:color w:val="000000"/>
        </w:rPr>
      </w:pPr>
      <w:r w:rsidRPr="00E17FE5">
        <w:rPr>
          <w:rFonts w:asciiTheme="minorHAnsi" w:hAnsiTheme="minorHAnsi"/>
          <w:i/>
          <w:iCs/>
          <w:color w:val="000000"/>
        </w:rPr>
        <w:t>Señor</w:t>
      </w:r>
      <w:r w:rsidR="00E17FE5">
        <w:rPr>
          <w:rFonts w:asciiTheme="minorHAnsi" w:hAnsiTheme="minorHAnsi"/>
          <w:i/>
          <w:iCs/>
          <w:color w:val="000000"/>
        </w:rPr>
        <w:t xml:space="preserve"> Jesús</w:t>
      </w:r>
      <w:r w:rsidRPr="00E17FE5">
        <w:rPr>
          <w:rFonts w:asciiTheme="minorHAnsi" w:hAnsiTheme="minorHAnsi"/>
          <w:i/>
          <w:iCs/>
          <w:color w:val="000000"/>
        </w:rPr>
        <w:t>, gracias por</w:t>
      </w:r>
      <w:r w:rsidR="006206E3">
        <w:rPr>
          <w:rFonts w:asciiTheme="minorHAnsi" w:hAnsiTheme="minorHAnsi"/>
          <w:i/>
          <w:iCs/>
          <w:color w:val="000000"/>
        </w:rPr>
        <w:t xml:space="preserve"> </w:t>
      </w:r>
      <w:r w:rsidRPr="00E17FE5">
        <w:rPr>
          <w:rFonts w:asciiTheme="minorHAnsi" w:hAnsiTheme="minorHAnsi"/>
          <w:i/>
          <w:iCs/>
          <w:color w:val="000000"/>
        </w:rPr>
        <w:t>acercaste a nosotros. Hoy recibo la paz verdadera que nace de tu presencia y descanso en ti. Amén.</w:t>
      </w:r>
    </w:p>
    <w:p w14:paraId="5EF45BE6" w14:textId="77777777" w:rsidR="00C470CA" w:rsidRDefault="00C470CA" w:rsidP="00E06B71">
      <w:pPr>
        <w:tabs>
          <w:tab w:val="left" w:pos="1698"/>
        </w:tabs>
        <w:rPr>
          <w:rFonts w:asciiTheme="minorHAnsi" w:hAnsiTheme="minorHAnsi"/>
        </w:rPr>
      </w:pPr>
    </w:p>
    <w:p w14:paraId="5B57149F" w14:textId="77777777" w:rsidR="00C470CA" w:rsidRDefault="00C470CA" w:rsidP="00E06B71">
      <w:pPr>
        <w:tabs>
          <w:tab w:val="left" w:pos="1698"/>
        </w:tabs>
        <w:rPr>
          <w:rFonts w:asciiTheme="minorHAnsi" w:hAnsiTheme="minorHAnsi"/>
        </w:rPr>
      </w:pPr>
    </w:p>
    <w:p w14:paraId="5772652B" w14:textId="77777777" w:rsidR="00C470CA" w:rsidRDefault="00C470CA" w:rsidP="00E06B71">
      <w:pPr>
        <w:tabs>
          <w:tab w:val="left" w:pos="1698"/>
        </w:tabs>
        <w:rPr>
          <w:rFonts w:asciiTheme="minorHAnsi" w:hAnsiTheme="minorHAnsi"/>
        </w:rPr>
      </w:pPr>
    </w:p>
    <w:p w14:paraId="4596D8B2" w14:textId="77777777" w:rsidR="00C470CA" w:rsidRDefault="00C470CA" w:rsidP="00E06B71">
      <w:pPr>
        <w:tabs>
          <w:tab w:val="left" w:pos="1698"/>
        </w:tabs>
        <w:rPr>
          <w:rFonts w:asciiTheme="minorHAnsi" w:hAnsiTheme="minorHAnsi"/>
        </w:rPr>
      </w:pPr>
    </w:p>
    <w:p w14:paraId="5A87C526" w14:textId="07B2BB3C" w:rsidR="00354950" w:rsidRPr="002C2848" w:rsidRDefault="00354950" w:rsidP="00354950">
      <w:pPr>
        <w:outlineLvl w:val="2"/>
        <w:rPr>
          <w:rFonts w:asciiTheme="minorHAnsi" w:hAnsiTheme="minorHAnsi"/>
          <w:b/>
          <w:bCs/>
          <w:sz w:val="28"/>
          <w:szCs w:val="28"/>
          <w:lang w:val="es-ES"/>
        </w:rPr>
      </w:pPr>
      <w:bookmarkStart w:id="229" w:name="OLE_LINK238"/>
      <w:r w:rsidRPr="002C2848">
        <w:rPr>
          <w:rFonts w:asciiTheme="minorHAnsi" w:hAnsiTheme="minorHAnsi"/>
          <w:b/>
          <w:bCs/>
          <w:sz w:val="28"/>
          <w:szCs w:val="28"/>
          <w:lang w:val="es-ES"/>
        </w:rPr>
        <w:t>Dios con nosotros, para siempre</w:t>
      </w:r>
      <w:r w:rsidR="00D21464" w:rsidRPr="002C2848">
        <w:rPr>
          <w:rFonts w:asciiTheme="minorHAnsi" w:hAnsiTheme="minorHAnsi"/>
          <w:b/>
          <w:bCs/>
          <w:sz w:val="28"/>
          <w:szCs w:val="28"/>
          <w:lang w:val="es-ES"/>
        </w:rPr>
        <w:t>.</w:t>
      </w:r>
    </w:p>
    <w:p w14:paraId="78E478B4" w14:textId="77777777" w:rsidR="00354950" w:rsidRPr="002C2848" w:rsidRDefault="00354950" w:rsidP="00354950">
      <w:pPr>
        <w:rPr>
          <w:rFonts w:asciiTheme="minorHAnsi" w:hAnsiTheme="minorHAnsi"/>
          <w:lang w:val="es-ES"/>
        </w:rPr>
      </w:pPr>
      <w:r w:rsidRPr="002C2848">
        <w:rPr>
          <w:rFonts w:asciiTheme="minorHAnsi" w:hAnsiTheme="minorHAnsi"/>
          <w:b/>
          <w:bCs/>
          <w:lang w:val="es-ES"/>
        </w:rPr>
        <w:t>Mateo 1:23 NTV</w:t>
      </w:r>
      <w:r w:rsidRPr="002C2848">
        <w:rPr>
          <w:rFonts w:asciiTheme="minorHAnsi" w:hAnsiTheme="minorHAnsi"/>
          <w:lang w:val="es-ES"/>
        </w:rPr>
        <w:t>. «</w:t>
      </w:r>
      <w:r w:rsidRPr="002C2848">
        <w:rPr>
          <w:rFonts w:asciiTheme="minorHAnsi" w:hAnsiTheme="minorHAnsi"/>
          <w:i/>
          <w:iCs/>
          <w:color w:val="0070C0"/>
          <w:lang w:val="es-ES"/>
        </w:rPr>
        <w:t>Miren, la virgen concebirá un niño, dará a luz un hijo y lo llamarán Emanuel, que significa “Dios está con nosotros</w:t>
      </w:r>
      <w:r w:rsidRPr="002C2848">
        <w:rPr>
          <w:rFonts w:asciiTheme="minorHAnsi" w:hAnsiTheme="minorHAnsi"/>
          <w:lang w:val="es-ES"/>
        </w:rPr>
        <w:t>”.</w:t>
      </w:r>
    </w:p>
    <w:p w14:paraId="144B95D8" w14:textId="77777777" w:rsidR="00EA2E46" w:rsidRPr="002C2848" w:rsidRDefault="00EA2E46" w:rsidP="00354950">
      <w:pPr>
        <w:rPr>
          <w:rFonts w:asciiTheme="minorHAnsi" w:hAnsiTheme="minorHAnsi"/>
          <w:lang w:val="es-ES"/>
        </w:rPr>
      </w:pPr>
    </w:p>
    <w:p w14:paraId="684B39D1" w14:textId="42983C38" w:rsidR="00354950" w:rsidRPr="002C2848" w:rsidRDefault="00354950" w:rsidP="00354950">
      <w:pPr>
        <w:rPr>
          <w:rFonts w:asciiTheme="minorHAnsi" w:hAnsiTheme="minorHAnsi"/>
          <w:lang w:val="es-ES"/>
        </w:rPr>
      </w:pPr>
      <w:r w:rsidRPr="002C2848">
        <w:rPr>
          <w:rFonts w:asciiTheme="minorHAnsi" w:hAnsiTheme="minorHAnsi"/>
          <w:lang w:val="es-ES"/>
        </w:rPr>
        <w:t>Durante un largo período de silencio en la historia, Dios no envió simplemente un mensaje más</w:t>
      </w:r>
      <w:r w:rsidR="008C0A40" w:rsidRPr="002C2848">
        <w:rPr>
          <w:rFonts w:asciiTheme="minorHAnsi" w:hAnsiTheme="minorHAnsi"/>
          <w:lang w:val="es-ES"/>
        </w:rPr>
        <w:t>,</w:t>
      </w:r>
      <w:r w:rsidRPr="002C2848">
        <w:rPr>
          <w:rFonts w:asciiTheme="minorHAnsi" w:hAnsiTheme="minorHAnsi"/>
          <w:lang w:val="es-ES"/>
        </w:rPr>
        <w:t xml:space="preserve"> ni levantó a otro mensajero. Cuando llegó el momento, Él mismo vino. Jesús es la respuesta de Dios a la necesidad más profunda del ser humano:</w:t>
      </w:r>
      <w:r w:rsidRPr="002C2848">
        <w:rPr>
          <w:rFonts w:asciiTheme="minorHAnsi" w:hAnsiTheme="minorHAnsi"/>
          <w:b/>
          <w:bCs/>
          <w:lang w:val="es-ES"/>
        </w:rPr>
        <w:t xml:space="preserve"> estar </w:t>
      </w:r>
      <w:r w:rsidR="002C2848" w:rsidRPr="002C2848">
        <w:rPr>
          <w:rFonts w:asciiTheme="minorHAnsi" w:hAnsiTheme="minorHAnsi"/>
          <w:b/>
          <w:bCs/>
          <w:lang w:val="es-ES"/>
        </w:rPr>
        <w:t>separado de su Creador</w:t>
      </w:r>
      <w:r w:rsidRPr="002C2848">
        <w:rPr>
          <w:rFonts w:asciiTheme="minorHAnsi" w:hAnsiTheme="minorHAnsi"/>
          <w:lang w:val="es-ES"/>
        </w:rPr>
        <w:t>. Emanuel no es un concepto poético, es una realidad viva: Dios decidió caminar con nosotros.</w:t>
      </w:r>
    </w:p>
    <w:p w14:paraId="067F92A5" w14:textId="77777777" w:rsidR="00354950" w:rsidRPr="002C2848" w:rsidRDefault="00354950" w:rsidP="00354950">
      <w:pPr>
        <w:rPr>
          <w:rFonts w:asciiTheme="minorHAnsi" w:hAnsiTheme="minorHAnsi"/>
          <w:lang w:val="es-ES"/>
        </w:rPr>
      </w:pPr>
    </w:p>
    <w:p w14:paraId="28F5E69C" w14:textId="6FF78A3F" w:rsidR="00354950" w:rsidRPr="002C2848" w:rsidRDefault="00354950" w:rsidP="00354950">
      <w:pPr>
        <w:rPr>
          <w:rFonts w:asciiTheme="minorHAnsi" w:hAnsiTheme="minorHAnsi"/>
          <w:lang w:val="es-ES"/>
        </w:rPr>
      </w:pPr>
      <w:r w:rsidRPr="002C2848">
        <w:rPr>
          <w:rFonts w:asciiTheme="minorHAnsi" w:hAnsiTheme="minorHAnsi"/>
          <w:lang w:val="es-ES"/>
        </w:rPr>
        <w:t>Jesús no vino de visita ni por un momento. Su encarnación fue una decisión eterna del Padre. Navidad no es solo el nacimiento de Cristo; es Dios estableciendo su presencia permanente entre nosotros. Emanuel no significa que todo será fácil, sino que nunca enfrentaremos nada solos. Como afirma la Palabra: “</w:t>
      </w:r>
      <w:r w:rsidRPr="000F389D">
        <w:rPr>
          <w:rFonts w:asciiTheme="minorHAnsi" w:hAnsiTheme="minorHAnsi"/>
          <w:b/>
          <w:bCs/>
          <w:i/>
          <w:iCs/>
          <w:color w:val="0070C0"/>
          <w:lang w:val="es-ES"/>
        </w:rPr>
        <w:t>Nunca te fallaré, jamás te abandonaré</w:t>
      </w:r>
      <w:r w:rsidRPr="002C2848">
        <w:rPr>
          <w:rFonts w:asciiTheme="minorHAnsi" w:hAnsiTheme="minorHAnsi"/>
          <w:lang w:val="es-ES"/>
        </w:rPr>
        <w:t>”.</w:t>
      </w:r>
    </w:p>
    <w:p w14:paraId="3B1C6976" w14:textId="77777777" w:rsidR="00354950" w:rsidRPr="002C2848" w:rsidRDefault="00354950" w:rsidP="00354950">
      <w:pPr>
        <w:rPr>
          <w:rFonts w:asciiTheme="minorHAnsi" w:hAnsiTheme="minorHAnsi"/>
          <w:lang w:val="es-ES"/>
        </w:rPr>
      </w:pPr>
    </w:p>
    <w:p w14:paraId="2D602F52" w14:textId="417724A1" w:rsidR="00354950" w:rsidRPr="002C2848" w:rsidRDefault="00354950" w:rsidP="00354950">
      <w:pPr>
        <w:rPr>
          <w:rFonts w:asciiTheme="minorHAnsi" w:hAnsiTheme="minorHAnsi"/>
          <w:i/>
          <w:iCs/>
          <w:color w:val="7030A0"/>
          <w:lang w:val="es-ES"/>
        </w:rPr>
      </w:pPr>
      <w:r w:rsidRPr="002C2848">
        <w:rPr>
          <w:rFonts w:asciiTheme="minorHAnsi" w:hAnsiTheme="minorHAnsi"/>
          <w:i/>
          <w:iCs/>
          <w:color w:val="7030A0"/>
          <w:lang w:val="es-ES"/>
        </w:rPr>
        <w:t>Dios no vino de paso</w:t>
      </w:r>
      <w:r w:rsidR="00AA659A" w:rsidRPr="002C2848">
        <w:rPr>
          <w:rFonts w:asciiTheme="minorHAnsi" w:hAnsiTheme="minorHAnsi"/>
          <w:i/>
          <w:iCs/>
          <w:color w:val="7030A0"/>
          <w:lang w:val="es-ES"/>
        </w:rPr>
        <w:t>, ni de visita</w:t>
      </w:r>
      <w:r w:rsidR="005248B0" w:rsidRPr="002C2848">
        <w:rPr>
          <w:rFonts w:asciiTheme="minorHAnsi" w:hAnsiTheme="minorHAnsi"/>
          <w:i/>
          <w:iCs/>
          <w:color w:val="7030A0"/>
          <w:lang w:val="es-ES"/>
        </w:rPr>
        <w:t>, El</w:t>
      </w:r>
      <w:r w:rsidRPr="002C2848">
        <w:rPr>
          <w:rFonts w:asciiTheme="minorHAnsi" w:hAnsiTheme="minorHAnsi"/>
          <w:i/>
          <w:iCs/>
          <w:color w:val="7030A0"/>
          <w:lang w:val="es-ES"/>
        </w:rPr>
        <w:t xml:space="preserve"> vino para quedarse.</w:t>
      </w:r>
    </w:p>
    <w:p w14:paraId="3490E977" w14:textId="77777777" w:rsidR="00354950" w:rsidRPr="002C2848" w:rsidRDefault="00354950" w:rsidP="00354950">
      <w:pPr>
        <w:rPr>
          <w:rFonts w:asciiTheme="minorHAnsi" w:hAnsiTheme="minorHAnsi"/>
          <w:lang w:val="es-ES"/>
        </w:rPr>
      </w:pPr>
    </w:p>
    <w:p w14:paraId="6BE817A2" w14:textId="4C069BB9" w:rsidR="00354950" w:rsidRPr="002C2848" w:rsidRDefault="00354950" w:rsidP="00354950">
      <w:pPr>
        <w:rPr>
          <w:rFonts w:asciiTheme="minorHAnsi" w:hAnsiTheme="minorHAnsi"/>
          <w:i/>
          <w:iCs/>
          <w:lang w:val="es-ES"/>
        </w:rPr>
      </w:pPr>
      <w:r w:rsidRPr="002C2848">
        <w:rPr>
          <w:rFonts w:asciiTheme="minorHAnsi" w:hAnsiTheme="minorHAnsi"/>
          <w:i/>
          <w:iCs/>
          <w:lang w:val="es-ES"/>
        </w:rPr>
        <w:t>Señor Jesús, gracias por venir a salvarnos y por vivir con nosotros para siempre. Tú eres nuestra salvación y nuestro protector. Ayúdame a confiar en tu presencia constante, aun en los días difíciles. Amén</w:t>
      </w:r>
    </w:p>
    <w:bookmarkEnd w:id="229"/>
    <w:p w14:paraId="08E57604" w14:textId="77777777" w:rsidR="00973FFE" w:rsidRDefault="00973FFE" w:rsidP="007519F9">
      <w:pPr>
        <w:tabs>
          <w:tab w:val="left" w:pos="1698"/>
        </w:tabs>
        <w:rPr>
          <w:rFonts w:asciiTheme="minorHAnsi" w:hAnsiTheme="minorHAnsi"/>
          <w:lang w:val="es-ES"/>
        </w:rPr>
      </w:pPr>
    </w:p>
    <w:p w14:paraId="55F3C560" w14:textId="77777777" w:rsidR="00973FFE" w:rsidRDefault="00973FFE" w:rsidP="007519F9">
      <w:pPr>
        <w:tabs>
          <w:tab w:val="left" w:pos="1698"/>
        </w:tabs>
        <w:rPr>
          <w:rFonts w:asciiTheme="minorHAnsi" w:hAnsiTheme="minorHAnsi"/>
          <w:lang w:val="es-ES"/>
        </w:rPr>
      </w:pPr>
    </w:p>
    <w:p w14:paraId="6ED176E4" w14:textId="77777777" w:rsidR="00973FFE" w:rsidRDefault="00973FFE" w:rsidP="007519F9">
      <w:pPr>
        <w:tabs>
          <w:tab w:val="left" w:pos="1698"/>
        </w:tabs>
        <w:rPr>
          <w:rFonts w:asciiTheme="minorHAnsi" w:hAnsiTheme="minorHAnsi"/>
          <w:lang w:val="es-ES"/>
        </w:rPr>
      </w:pPr>
    </w:p>
    <w:p w14:paraId="1C72EB50" w14:textId="53708EFD" w:rsidR="00CD2D19" w:rsidRPr="00CD2D19" w:rsidRDefault="00CD2D19" w:rsidP="00CD2D19">
      <w:pPr>
        <w:rPr>
          <w:rFonts w:asciiTheme="minorHAnsi" w:hAnsiTheme="minorHAnsi"/>
          <w:b/>
          <w:bCs/>
          <w:sz w:val="28"/>
          <w:szCs w:val="28"/>
          <w:lang w:val="es-ES"/>
        </w:rPr>
      </w:pPr>
      <w:bookmarkStart w:id="230" w:name="OLE_LINK239"/>
      <w:r w:rsidRPr="00CD2D19">
        <w:rPr>
          <w:rFonts w:asciiTheme="minorHAnsi" w:hAnsiTheme="minorHAnsi"/>
          <w:b/>
          <w:bCs/>
          <w:sz w:val="28"/>
          <w:szCs w:val="28"/>
          <w:lang w:val="es-ES"/>
        </w:rPr>
        <w:t xml:space="preserve">Cuando confiar es saber esperar. </w:t>
      </w:r>
    </w:p>
    <w:p w14:paraId="1B00AA74" w14:textId="1B6212AB" w:rsidR="0049745D" w:rsidRPr="00CD2D19" w:rsidRDefault="00DE241B" w:rsidP="00CD2D19">
      <w:pPr>
        <w:rPr>
          <w:rFonts w:asciiTheme="minorHAnsi" w:hAnsiTheme="minorHAnsi"/>
          <w:i/>
          <w:iCs/>
          <w:color w:val="0070C0"/>
        </w:rPr>
      </w:pPr>
      <w:r w:rsidRPr="00CD2D19">
        <w:rPr>
          <w:rFonts w:asciiTheme="minorHAnsi" w:hAnsiTheme="minorHAnsi"/>
          <w:b/>
          <w:bCs/>
          <w:lang w:val="es-ES"/>
        </w:rPr>
        <w:t>Lucas 2:25-</w:t>
      </w:r>
      <w:r w:rsidR="0049745D" w:rsidRPr="00CD2D19">
        <w:rPr>
          <w:rFonts w:asciiTheme="minorHAnsi" w:hAnsiTheme="minorHAnsi"/>
          <w:b/>
          <w:bCs/>
          <w:lang w:val="es-ES"/>
        </w:rPr>
        <w:t>32 NTV</w:t>
      </w:r>
      <w:r w:rsidR="0049745D" w:rsidRPr="00CD2D19">
        <w:rPr>
          <w:rFonts w:asciiTheme="minorHAnsi" w:hAnsiTheme="minorHAnsi"/>
          <w:lang w:val="es-ES"/>
        </w:rPr>
        <w:t xml:space="preserve">. </w:t>
      </w:r>
      <w:r w:rsidR="0049745D" w:rsidRPr="00CD2D19">
        <w:rPr>
          <w:rFonts w:asciiTheme="minorHAnsi" w:hAnsiTheme="minorHAnsi"/>
          <w:i/>
          <w:iCs/>
          <w:color w:val="0070C0"/>
          <w:lang w:val="es-ES"/>
        </w:rPr>
        <w:t xml:space="preserve">En ese tiempo, había en Jerusalén un hombre llamado Simeón. Era justo y devoto, y esperaba con anhelo que llegara el Mesías y rescatara a Israel. El Espíritu Santo estaba sobre él </w:t>
      </w:r>
      <w:r w:rsidR="0049745D" w:rsidRPr="00CD2D19">
        <w:rPr>
          <w:rFonts w:asciiTheme="minorHAnsi" w:hAnsiTheme="minorHAnsi"/>
          <w:i/>
          <w:iCs/>
          <w:color w:val="0070C0"/>
          <w:vertAlign w:val="superscript"/>
          <w:lang w:val="es-ES"/>
        </w:rPr>
        <w:t>26 </w:t>
      </w:r>
      <w:r w:rsidR="0049745D" w:rsidRPr="00CD2D19">
        <w:rPr>
          <w:rFonts w:asciiTheme="minorHAnsi" w:hAnsiTheme="minorHAnsi"/>
          <w:i/>
          <w:iCs/>
          <w:color w:val="0070C0"/>
          <w:lang w:val="es-ES"/>
        </w:rPr>
        <w:t xml:space="preserve">y le había revelado que no moriría sin antes ver al Mesías del Señor. </w:t>
      </w:r>
      <w:r w:rsidR="0049745D" w:rsidRPr="00CD2D19">
        <w:rPr>
          <w:rFonts w:asciiTheme="minorHAnsi" w:hAnsiTheme="minorHAnsi"/>
          <w:i/>
          <w:iCs/>
          <w:color w:val="0070C0"/>
          <w:vertAlign w:val="superscript"/>
          <w:lang w:val="es-ES"/>
        </w:rPr>
        <w:t>27 </w:t>
      </w:r>
      <w:r w:rsidR="0049745D" w:rsidRPr="00CD2D19">
        <w:rPr>
          <w:rFonts w:asciiTheme="minorHAnsi" w:hAnsiTheme="minorHAnsi"/>
          <w:i/>
          <w:iCs/>
          <w:color w:val="0070C0"/>
          <w:lang w:val="es-ES"/>
        </w:rPr>
        <w:t xml:space="preserve">Ese día, el Espíritu lo guió al templo. De manera que, cuando María y José llegaron para presentar al bebé Jesús ante el Señor como exigía la ley, </w:t>
      </w:r>
      <w:r w:rsidR="0049745D" w:rsidRPr="00CD2D19">
        <w:rPr>
          <w:rFonts w:asciiTheme="minorHAnsi" w:hAnsiTheme="minorHAnsi"/>
          <w:i/>
          <w:iCs/>
          <w:color w:val="0070C0"/>
          <w:vertAlign w:val="superscript"/>
          <w:lang w:val="es-ES"/>
        </w:rPr>
        <w:t>28 </w:t>
      </w:r>
      <w:r w:rsidR="0049745D" w:rsidRPr="00CD2D19">
        <w:rPr>
          <w:rFonts w:asciiTheme="minorHAnsi" w:hAnsiTheme="minorHAnsi"/>
          <w:i/>
          <w:iCs/>
          <w:color w:val="0070C0"/>
          <w:lang w:val="es-ES"/>
        </w:rPr>
        <w:t xml:space="preserve">Simeón estaba allí. Tomó al niño en sus brazos y alabó a Dios diciendo: </w:t>
      </w:r>
    </w:p>
    <w:p w14:paraId="74B5E8DE" w14:textId="174DC346" w:rsidR="0049745D" w:rsidRPr="00CD2D19" w:rsidRDefault="0049745D" w:rsidP="00CD2D19">
      <w:pPr>
        <w:rPr>
          <w:rFonts w:asciiTheme="minorHAnsi" w:hAnsiTheme="minorHAnsi"/>
          <w:i/>
          <w:iCs/>
          <w:color w:val="0070C0"/>
        </w:rPr>
      </w:pPr>
      <w:r w:rsidRPr="00CD2D19">
        <w:rPr>
          <w:rFonts w:asciiTheme="minorHAnsi" w:hAnsiTheme="minorHAnsi"/>
          <w:i/>
          <w:iCs/>
          <w:color w:val="0070C0"/>
          <w:vertAlign w:val="superscript"/>
          <w:lang w:val="es-ES"/>
        </w:rPr>
        <w:t>29 </w:t>
      </w:r>
      <w:r w:rsidRPr="00CD2D19">
        <w:rPr>
          <w:rFonts w:asciiTheme="minorHAnsi" w:hAnsiTheme="minorHAnsi"/>
          <w:i/>
          <w:iCs/>
          <w:color w:val="0070C0"/>
          <w:lang w:val="es-ES"/>
        </w:rPr>
        <w:t xml:space="preserve">«Soberano Señor, permite ahora que tu siervo muera en paz, como prometiste. </w:t>
      </w:r>
    </w:p>
    <w:p w14:paraId="5E778CA7" w14:textId="03F231A0" w:rsidR="0049745D" w:rsidRPr="00CD2D19" w:rsidRDefault="0049745D" w:rsidP="00CD2D19">
      <w:pPr>
        <w:rPr>
          <w:rFonts w:asciiTheme="minorHAnsi" w:hAnsiTheme="minorHAnsi"/>
          <w:i/>
          <w:iCs/>
          <w:color w:val="0070C0"/>
        </w:rPr>
      </w:pPr>
      <w:r w:rsidRPr="00CD2D19">
        <w:rPr>
          <w:rFonts w:asciiTheme="minorHAnsi" w:hAnsiTheme="minorHAnsi"/>
          <w:i/>
          <w:iCs/>
          <w:color w:val="0070C0"/>
          <w:vertAlign w:val="superscript"/>
          <w:lang w:val="es-ES"/>
        </w:rPr>
        <w:t>30 </w:t>
      </w:r>
      <w:r w:rsidRPr="00CD2D19">
        <w:rPr>
          <w:rFonts w:asciiTheme="minorHAnsi" w:hAnsiTheme="minorHAnsi"/>
          <w:i/>
          <w:iCs/>
          <w:color w:val="0070C0"/>
          <w:lang w:val="es-ES"/>
        </w:rPr>
        <w:t xml:space="preserve">He visto tu salvación, </w:t>
      </w:r>
      <w:r w:rsidRPr="00CD2D19">
        <w:rPr>
          <w:rFonts w:asciiTheme="minorHAnsi" w:hAnsiTheme="minorHAnsi"/>
          <w:i/>
          <w:iCs/>
          <w:color w:val="0070C0"/>
          <w:vertAlign w:val="superscript"/>
          <w:lang w:val="es-ES"/>
        </w:rPr>
        <w:t>31 </w:t>
      </w:r>
      <w:r w:rsidRPr="00CD2D19">
        <w:rPr>
          <w:rFonts w:asciiTheme="minorHAnsi" w:hAnsiTheme="minorHAnsi"/>
          <w:i/>
          <w:iCs/>
          <w:color w:val="0070C0"/>
          <w:lang w:val="es-ES"/>
        </w:rPr>
        <w:t xml:space="preserve">la que preparaste para toda la gente. </w:t>
      </w:r>
    </w:p>
    <w:p w14:paraId="7EFC07E8" w14:textId="691EF2C7" w:rsidR="00973FFE" w:rsidRPr="00FA7431" w:rsidRDefault="0049745D" w:rsidP="00FA7431">
      <w:pPr>
        <w:rPr>
          <w:rFonts w:asciiTheme="minorHAnsi" w:hAnsiTheme="minorHAnsi"/>
          <w:lang w:val="es-ES"/>
        </w:rPr>
      </w:pPr>
      <w:r w:rsidRPr="00FA7431">
        <w:rPr>
          <w:rFonts w:asciiTheme="minorHAnsi" w:hAnsiTheme="minorHAnsi"/>
          <w:i/>
          <w:iCs/>
          <w:color w:val="0070C0"/>
          <w:vertAlign w:val="superscript"/>
          <w:lang w:val="es-ES"/>
        </w:rPr>
        <w:t>32 </w:t>
      </w:r>
      <w:r w:rsidRPr="00FA7431">
        <w:rPr>
          <w:rFonts w:asciiTheme="minorHAnsi" w:hAnsiTheme="minorHAnsi"/>
          <w:i/>
          <w:iCs/>
          <w:color w:val="0070C0"/>
          <w:lang w:val="es-ES"/>
        </w:rPr>
        <w:t>Él es una luz para revelar a Dios a las naciones, ¡y es la gloria de tu pueblo Israel!</w:t>
      </w:r>
      <w:r w:rsidRPr="00FA7431">
        <w:rPr>
          <w:rFonts w:asciiTheme="minorHAnsi" w:hAnsiTheme="minorHAnsi"/>
          <w:lang w:val="es-ES"/>
        </w:rPr>
        <w:t>».</w:t>
      </w:r>
    </w:p>
    <w:p w14:paraId="373EEE25" w14:textId="1AC5B8DC" w:rsidR="00AE1C91" w:rsidRPr="00FA7431" w:rsidRDefault="00AE1C91" w:rsidP="00FA7431">
      <w:pPr>
        <w:rPr>
          <w:rFonts w:asciiTheme="minorHAnsi" w:hAnsiTheme="minorHAnsi"/>
          <w:color w:val="000000"/>
        </w:rPr>
      </w:pPr>
    </w:p>
    <w:p w14:paraId="458B70F9" w14:textId="77777777" w:rsidR="00FA7431" w:rsidRPr="00FA7431" w:rsidRDefault="00FA7431" w:rsidP="00FA7431">
      <w:pPr>
        <w:rPr>
          <w:rFonts w:asciiTheme="minorHAnsi" w:hAnsiTheme="minorHAnsi"/>
          <w:color w:val="000000"/>
        </w:rPr>
      </w:pPr>
      <w:r w:rsidRPr="00FA7431">
        <w:rPr>
          <w:rFonts w:asciiTheme="minorHAnsi" w:hAnsiTheme="minorHAnsi"/>
          <w:color w:val="000000"/>
        </w:rPr>
        <w:t>Simeón no es el personaje más visible del relato navideño, pero su fe nos deja una enseñanza profunda. La Biblia dice que era justo y devoto, y que esperaba con anhelo al Mesías. El Espíritu Santo le había prometido que no moriría sin verlo, y Simeón creyó. No puso fechas ni exigió explicaciones; confió y esperó el tiempo de Dios.</w:t>
      </w:r>
    </w:p>
    <w:p w14:paraId="66520A0B" w14:textId="77777777" w:rsidR="00FA7431" w:rsidRDefault="00FA7431" w:rsidP="00FA7431">
      <w:pPr>
        <w:rPr>
          <w:rFonts w:asciiTheme="minorHAnsi" w:hAnsiTheme="minorHAnsi"/>
          <w:color w:val="000000"/>
        </w:rPr>
      </w:pPr>
    </w:p>
    <w:p w14:paraId="1179E77D" w14:textId="4AAA3770" w:rsidR="00FA7431" w:rsidRPr="00FA7431" w:rsidRDefault="00FA7431" w:rsidP="00FA7431">
      <w:pPr>
        <w:rPr>
          <w:rFonts w:asciiTheme="minorHAnsi" w:hAnsiTheme="minorHAnsi"/>
          <w:color w:val="000000"/>
        </w:rPr>
      </w:pPr>
      <w:r w:rsidRPr="00FA7431">
        <w:rPr>
          <w:rFonts w:asciiTheme="minorHAnsi" w:hAnsiTheme="minorHAnsi"/>
          <w:color w:val="000000"/>
        </w:rPr>
        <w:t>El día llegó sin anuncios</w:t>
      </w:r>
      <w:r w:rsidR="00B62C1A">
        <w:rPr>
          <w:rFonts w:asciiTheme="minorHAnsi" w:hAnsiTheme="minorHAnsi"/>
          <w:color w:val="000000"/>
        </w:rPr>
        <w:t>,</w:t>
      </w:r>
      <w:r w:rsidRPr="00FA7431">
        <w:rPr>
          <w:rFonts w:asciiTheme="minorHAnsi" w:hAnsiTheme="minorHAnsi"/>
          <w:color w:val="000000"/>
        </w:rPr>
        <w:t xml:space="preserve"> </w:t>
      </w:r>
      <w:r w:rsidR="00B62C1A">
        <w:rPr>
          <w:rFonts w:asciiTheme="minorHAnsi" w:hAnsiTheme="minorHAnsi"/>
          <w:color w:val="000000"/>
        </w:rPr>
        <w:t>sin</w:t>
      </w:r>
      <w:r w:rsidRPr="00FA7431">
        <w:rPr>
          <w:rFonts w:asciiTheme="minorHAnsi" w:hAnsiTheme="minorHAnsi"/>
          <w:color w:val="000000"/>
        </w:rPr>
        <w:t xml:space="preserve"> escenarios extraordinarios. Movido por el Espíritu, Simeón fue al templo y allí reconoció al Salvador en los brazos de una familia sencilla. No le importaron las apariencias ni la posición social. El Espíritu le dio convicción, y eso fue suficiente. Al tomar al niño en sus brazos, declaró que había visto la salvación de Dios.</w:t>
      </w:r>
    </w:p>
    <w:p w14:paraId="76054A2B" w14:textId="77777777" w:rsidR="00FA7431" w:rsidRDefault="00FA7431" w:rsidP="00FA7431">
      <w:pPr>
        <w:rPr>
          <w:rFonts w:asciiTheme="minorHAnsi" w:hAnsiTheme="minorHAnsi"/>
          <w:color w:val="000000"/>
        </w:rPr>
      </w:pPr>
    </w:p>
    <w:p w14:paraId="0CB25086" w14:textId="74582EB8" w:rsidR="00FA7431" w:rsidRPr="00FA7431" w:rsidRDefault="00FA7431" w:rsidP="00FA7431">
      <w:pPr>
        <w:rPr>
          <w:rFonts w:asciiTheme="minorHAnsi" w:hAnsiTheme="minorHAnsi"/>
          <w:color w:val="000000"/>
        </w:rPr>
      </w:pPr>
      <w:r w:rsidRPr="00FA7431">
        <w:rPr>
          <w:rFonts w:asciiTheme="minorHAnsi" w:hAnsiTheme="minorHAnsi"/>
          <w:color w:val="000000"/>
        </w:rPr>
        <w:t>Este pasaje nos confronta hoy: </w:t>
      </w:r>
      <w:r w:rsidRPr="00FA7431">
        <w:rPr>
          <w:rFonts w:asciiTheme="minorHAnsi" w:hAnsiTheme="minorHAnsi"/>
          <w:b/>
          <w:bCs/>
          <w:i/>
          <w:iCs/>
          <w:color w:val="7030A0"/>
        </w:rPr>
        <w:t>confiar en Dios no es apurarlo, es permanecer fiel mientras Él cumple su promesa en su tiempo</w:t>
      </w:r>
      <w:r w:rsidRPr="00FA7431">
        <w:rPr>
          <w:rFonts w:asciiTheme="minorHAnsi" w:hAnsiTheme="minorHAnsi"/>
          <w:color w:val="000000"/>
        </w:rPr>
        <w:t xml:space="preserve">. Dios no miente ni se olvida de lo que ha dicho; la demora no cancela la promesa, pero sí revela nuestro corazón. Simeón esperó… y vio. </w:t>
      </w:r>
      <w:r w:rsidRPr="00FA7431">
        <w:rPr>
          <w:rFonts w:asciiTheme="minorHAnsi" w:hAnsiTheme="minorHAnsi"/>
          <w:b/>
          <w:bCs/>
          <w:color w:val="000000"/>
        </w:rPr>
        <w:t>La fe verdadera no se rinde mientras espera</w:t>
      </w:r>
      <w:r w:rsidRPr="00FA7431">
        <w:rPr>
          <w:rFonts w:asciiTheme="minorHAnsi" w:hAnsiTheme="minorHAnsi"/>
          <w:color w:val="000000"/>
        </w:rPr>
        <w:t>.</w:t>
      </w:r>
    </w:p>
    <w:p w14:paraId="3BB89BBF" w14:textId="77777777" w:rsidR="00FA7431" w:rsidRDefault="00FA7431" w:rsidP="00FA7431">
      <w:pPr>
        <w:rPr>
          <w:rFonts w:asciiTheme="minorHAnsi" w:hAnsiTheme="minorHAnsi"/>
          <w:b/>
          <w:bCs/>
          <w:color w:val="000000"/>
        </w:rPr>
      </w:pPr>
    </w:p>
    <w:p w14:paraId="3DED6880" w14:textId="3305DD19" w:rsidR="007C368F" w:rsidRPr="00AF07E6" w:rsidRDefault="00FA7431" w:rsidP="00AF07E6">
      <w:pPr>
        <w:rPr>
          <w:rFonts w:asciiTheme="minorHAnsi" w:hAnsiTheme="minorHAnsi"/>
          <w:i/>
          <w:iCs/>
          <w:color w:val="000000"/>
        </w:rPr>
      </w:pPr>
      <w:r w:rsidRPr="00FA7431">
        <w:rPr>
          <w:rFonts w:asciiTheme="minorHAnsi" w:hAnsiTheme="minorHAnsi"/>
          <w:i/>
          <w:iCs/>
          <w:color w:val="000000"/>
        </w:rPr>
        <w:t>Señor</w:t>
      </w:r>
      <w:r w:rsidR="00310033">
        <w:rPr>
          <w:rFonts w:asciiTheme="minorHAnsi" w:hAnsiTheme="minorHAnsi"/>
          <w:i/>
          <w:iCs/>
          <w:color w:val="000000"/>
        </w:rPr>
        <w:t xml:space="preserve"> Jesús</w:t>
      </w:r>
      <w:r w:rsidRPr="00FA7431">
        <w:rPr>
          <w:rFonts w:asciiTheme="minorHAnsi" w:hAnsiTheme="minorHAnsi"/>
          <w:i/>
          <w:iCs/>
          <w:color w:val="000000"/>
        </w:rPr>
        <w:t>, ayúdanos a confiar en Ti sin desesperarnos, a esperar en Tu tiempo y a permanecer fieles mientras cumples Tus promesas en nuestra vida. Amén.</w:t>
      </w:r>
      <w:bookmarkEnd w:id="230"/>
    </w:p>
    <w:p w14:paraId="33831222" w14:textId="77777777" w:rsidR="007C368F" w:rsidRDefault="007C368F" w:rsidP="00AE1C91">
      <w:pPr>
        <w:rPr>
          <w:rFonts w:asciiTheme="minorHAnsi" w:hAnsiTheme="minorHAnsi"/>
          <w:color w:val="7030A0"/>
        </w:rPr>
      </w:pPr>
    </w:p>
    <w:p w14:paraId="3CE3AA8E" w14:textId="77777777" w:rsidR="007C368F" w:rsidRDefault="007C368F" w:rsidP="00AE1C91">
      <w:pPr>
        <w:rPr>
          <w:rFonts w:asciiTheme="minorHAnsi" w:hAnsiTheme="minorHAnsi"/>
          <w:color w:val="7030A0"/>
        </w:rPr>
      </w:pPr>
    </w:p>
    <w:p w14:paraId="3DC8DF82" w14:textId="77777777" w:rsidR="007C368F" w:rsidRPr="007C368F" w:rsidRDefault="007C368F" w:rsidP="00AE1C91">
      <w:pPr>
        <w:rPr>
          <w:rFonts w:asciiTheme="minorHAnsi" w:hAnsiTheme="minorHAnsi"/>
          <w:color w:val="7030A0"/>
        </w:rPr>
      </w:pPr>
    </w:p>
    <w:p w14:paraId="3DA1A4E9" w14:textId="5DFBF3DF" w:rsidR="007C368F" w:rsidRPr="002A6A81" w:rsidRDefault="007C368F" w:rsidP="007C368F">
      <w:pPr>
        <w:pStyle w:val="Ttulo3"/>
        <w:rPr>
          <w:rFonts w:asciiTheme="minorHAnsi" w:hAnsiTheme="minorHAnsi" w:cs="Times New Roman"/>
          <w:color w:val="000000"/>
          <w:lang w:val="es-US"/>
        </w:rPr>
      </w:pPr>
      <w:bookmarkStart w:id="231" w:name="OLE_LINK241"/>
      <w:r w:rsidRPr="002A6A81">
        <w:rPr>
          <w:rStyle w:val="Fuerte"/>
          <w:rFonts w:asciiTheme="minorHAnsi" w:hAnsiTheme="minorHAnsi"/>
          <w:color w:val="000000"/>
        </w:rPr>
        <w:t>Dios está en control</w:t>
      </w:r>
      <w:r w:rsidR="005A38EB">
        <w:rPr>
          <w:rStyle w:val="Fuerte"/>
          <w:rFonts w:asciiTheme="minorHAnsi" w:hAnsiTheme="minorHAnsi"/>
          <w:color w:val="000000"/>
        </w:rPr>
        <w:t>.</w:t>
      </w:r>
    </w:p>
    <w:p w14:paraId="7D404440" w14:textId="1CBC5067" w:rsidR="007C368F" w:rsidRPr="002A6A81" w:rsidRDefault="002A6A81" w:rsidP="007C368F">
      <w:pPr>
        <w:pStyle w:val="NormalWeb"/>
        <w:rPr>
          <w:rFonts w:asciiTheme="minorHAnsi" w:hAnsiTheme="minorHAnsi"/>
          <w:color w:val="000000"/>
        </w:rPr>
      </w:pPr>
      <w:r w:rsidRPr="002A6A81">
        <w:rPr>
          <w:rStyle w:val="Fuerte"/>
          <w:rFonts w:asciiTheme="minorHAnsi" w:hAnsiTheme="minorHAnsi"/>
          <w:color w:val="000000"/>
        </w:rPr>
        <w:t>Hebreos 13:6 (NTV)</w:t>
      </w:r>
      <w:r w:rsidRPr="002A6A81">
        <w:rPr>
          <w:rFonts w:asciiTheme="minorHAnsi" w:hAnsiTheme="minorHAnsi"/>
          <w:color w:val="000000"/>
        </w:rPr>
        <w:t xml:space="preserve"> </w:t>
      </w:r>
      <w:r w:rsidR="007C368F" w:rsidRPr="002A6A81">
        <w:rPr>
          <w:rStyle w:val="nfasis"/>
          <w:rFonts w:asciiTheme="minorHAnsi" w:hAnsiTheme="minorHAnsi"/>
          <w:color w:val="0070C0"/>
        </w:rPr>
        <w:t>Así que podemos decir con toda confianza:</w:t>
      </w:r>
      <w:r w:rsidRPr="002A6A81">
        <w:rPr>
          <w:rFonts w:asciiTheme="minorHAnsi" w:hAnsiTheme="minorHAnsi"/>
          <w:color w:val="0070C0"/>
        </w:rPr>
        <w:t xml:space="preserve"> </w:t>
      </w:r>
      <w:r w:rsidR="007C368F" w:rsidRPr="002A6A81">
        <w:rPr>
          <w:rStyle w:val="nfasis"/>
          <w:rFonts w:asciiTheme="minorHAnsi" w:hAnsiTheme="minorHAnsi"/>
          <w:color w:val="0070C0"/>
        </w:rPr>
        <w:t>«</w:t>
      </w:r>
      <w:r w:rsidR="007C368F" w:rsidRPr="00CC7088">
        <w:rPr>
          <w:rStyle w:val="nfasis"/>
          <w:rFonts w:asciiTheme="minorHAnsi" w:hAnsiTheme="minorHAnsi"/>
          <w:b/>
          <w:bCs/>
          <w:color w:val="0070C0"/>
        </w:rPr>
        <w:t>El SEÑOR es quien me ayuda, por eso no tendré miedo</w:t>
      </w:r>
      <w:r w:rsidR="007C368F" w:rsidRPr="002A6A81">
        <w:rPr>
          <w:rStyle w:val="nfasis"/>
          <w:rFonts w:asciiTheme="minorHAnsi" w:hAnsiTheme="minorHAnsi"/>
          <w:color w:val="0070C0"/>
        </w:rPr>
        <w:t>. ¿Qué me puede hacer un simple mortal?»</w:t>
      </w:r>
      <w:r w:rsidR="007C368F" w:rsidRPr="002A6A81">
        <w:rPr>
          <w:rFonts w:asciiTheme="minorHAnsi" w:hAnsiTheme="minorHAnsi"/>
          <w:color w:val="000000"/>
        </w:rPr>
        <w:br/>
      </w:r>
    </w:p>
    <w:p w14:paraId="258741A3" w14:textId="77777777" w:rsidR="007C368F" w:rsidRPr="002A6A81" w:rsidRDefault="007C368F" w:rsidP="007C368F">
      <w:pPr>
        <w:pStyle w:val="NormalWeb"/>
        <w:rPr>
          <w:rFonts w:asciiTheme="minorHAnsi" w:hAnsiTheme="minorHAnsi"/>
          <w:color w:val="000000"/>
        </w:rPr>
      </w:pPr>
      <w:r w:rsidRPr="002A6A81">
        <w:rPr>
          <w:rFonts w:asciiTheme="minorHAnsi" w:hAnsiTheme="minorHAnsi"/>
          <w:color w:val="000000"/>
        </w:rPr>
        <w:t xml:space="preserve">Vivimos rodeados de noticias que producen temor, de amenazas visibles e invisibles que intentan robarnos la paz. Sin embargo, la Palabra nos recuerda que nuestra seguridad no está en las circunstancias ni en la capacidad humana, </w:t>
      </w:r>
      <w:r w:rsidRPr="00AF49F0">
        <w:rPr>
          <w:rFonts w:asciiTheme="minorHAnsi" w:hAnsiTheme="minorHAnsi"/>
          <w:b/>
          <w:bCs/>
          <w:color w:val="000000"/>
        </w:rPr>
        <w:t>sino en la presencia activa de Dios</w:t>
      </w:r>
      <w:r w:rsidRPr="002A6A81">
        <w:rPr>
          <w:rFonts w:asciiTheme="minorHAnsi" w:hAnsiTheme="minorHAnsi"/>
          <w:color w:val="000000"/>
        </w:rPr>
        <w:t>. Él no observa desde lejos; Él ayuda, sostiene y protege.</w:t>
      </w:r>
    </w:p>
    <w:p w14:paraId="50EDE3C1" w14:textId="77777777" w:rsidR="007C368F" w:rsidRPr="002A6A81" w:rsidRDefault="007C368F" w:rsidP="007C368F">
      <w:pPr>
        <w:pStyle w:val="NormalWeb"/>
        <w:rPr>
          <w:rFonts w:asciiTheme="minorHAnsi" w:hAnsiTheme="minorHAnsi"/>
          <w:color w:val="000000"/>
        </w:rPr>
      </w:pPr>
      <w:r w:rsidRPr="002A6A81">
        <w:rPr>
          <w:rFonts w:asciiTheme="minorHAnsi" w:hAnsiTheme="minorHAnsi"/>
          <w:color w:val="000000"/>
        </w:rPr>
        <w:t>Cuando entendemos que Dios está en control, el miedo pierde autoridad sobre nuestro corazón. Los hombres pueden intimidar, las situaciones pueden cambiar, pero nada ni nadie puede anular el cuidado fiel del Señor. Su protección no siempre evita la batalla, pero sí garantiza Su compañía y Su victoria en medio de ella.</w:t>
      </w:r>
    </w:p>
    <w:p w14:paraId="497A07CF" w14:textId="77777777" w:rsidR="005D1DDE" w:rsidRPr="002A6A81" w:rsidRDefault="005D1DDE" w:rsidP="007C368F">
      <w:pPr>
        <w:pStyle w:val="NormalWeb"/>
        <w:rPr>
          <w:rFonts w:asciiTheme="minorHAnsi" w:hAnsiTheme="minorHAnsi"/>
          <w:color w:val="000000"/>
        </w:rPr>
      </w:pPr>
    </w:p>
    <w:p w14:paraId="51473F46" w14:textId="746107ED" w:rsidR="007C368F" w:rsidRPr="002A6A81" w:rsidRDefault="007C368F" w:rsidP="007C368F">
      <w:pPr>
        <w:pStyle w:val="NormalWeb"/>
        <w:rPr>
          <w:rFonts w:asciiTheme="minorHAnsi" w:hAnsiTheme="minorHAnsi"/>
          <w:color w:val="000000"/>
        </w:rPr>
      </w:pPr>
      <w:r w:rsidRPr="002A6A81">
        <w:rPr>
          <w:rFonts w:asciiTheme="minorHAnsi" w:hAnsiTheme="minorHAnsi"/>
          <w:color w:val="000000"/>
        </w:rPr>
        <w:t>Confiar en Dios no es ignorar la realidad, es enfrentarla con la certeza de que no estamos solos. El Señor sigue siendo nuestro ayudador hoy, y en Sus manos podemos descansar sin temor.</w:t>
      </w:r>
    </w:p>
    <w:p w14:paraId="331A3D17" w14:textId="77777777" w:rsidR="005D1DDE" w:rsidRPr="002A6A81" w:rsidRDefault="005D1DDE" w:rsidP="007C368F">
      <w:pPr>
        <w:pStyle w:val="NormalWeb"/>
        <w:rPr>
          <w:rStyle w:val="Fuerte"/>
          <w:rFonts w:asciiTheme="minorHAnsi" w:hAnsiTheme="minorHAnsi"/>
          <w:i/>
          <w:iCs/>
          <w:color w:val="7030A0"/>
        </w:rPr>
      </w:pPr>
    </w:p>
    <w:p w14:paraId="35534A4E" w14:textId="0A672C46" w:rsidR="007C368F" w:rsidRPr="002A6A81" w:rsidRDefault="007C368F" w:rsidP="007C368F">
      <w:pPr>
        <w:pStyle w:val="NormalWeb"/>
        <w:rPr>
          <w:rFonts w:asciiTheme="minorHAnsi" w:hAnsiTheme="minorHAnsi"/>
          <w:i/>
          <w:iCs/>
          <w:color w:val="7030A0"/>
        </w:rPr>
      </w:pPr>
      <w:r w:rsidRPr="002A6A81">
        <w:rPr>
          <w:rStyle w:val="Fuerte"/>
          <w:rFonts w:asciiTheme="minorHAnsi" w:hAnsiTheme="minorHAnsi"/>
          <w:i/>
          <w:iCs/>
          <w:color w:val="7030A0"/>
        </w:rPr>
        <w:t>Dios está en control, por eso no vivo con miedo.</w:t>
      </w:r>
    </w:p>
    <w:p w14:paraId="4B86B8AA" w14:textId="77777777" w:rsidR="005D1DDE" w:rsidRPr="002A6A81" w:rsidRDefault="005D1DDE" w:rsidP="007C368F">
      <w:pPr>
        <w:pStyle w:val="NormalWeb"/>
        <w:rPr>
          <w:rFonts w:asciiTheme="minorHAnsi" w:hAnsiTheme="minorHAnsi"/>
          <w:i/>
          <w:iCs/>
          <w:color w:val="000000"/>
        </w:rPr>
      </w:pPr>
    </w:p>
    <w:p w14:paraId="46B978E3" w14:textId="0E69F375" w:rsidR="00AF07E6" w:rsidRDefault="007C368F" w:rsidP="00AF07E6">
      <w:pPr>
        <w:pStyle w:val="NormalWeb"/>
        <w:rPr>
          <w:rFonts w:asciiTheme="minorHAnsi" w:hAnsiTheme="minorHAnsi"/>
          <w:color w:val="000000"/>
        </w:rPr>
      </w:pPr>
      <w:r w:rsidRPr="002A6A81">
        <w:rPr>
          <w:rFonts w:asciiTheme="minorHAnsi" w:hAnsiTheme="minorHAnsi"/>
          <w:i/>
          <w:iCs/>
          <w:color w:val="000000"/>
        </w:rPr>
        <w:t>Señor</w:t>
      </w:r>
      <w:r w:rsidR="005D1DDE" w:rsidRPr="002A6A81">
        <w:rPr>
          <w:rFonts w:asciiTheme="minorHAnsi" w:hAnsiTheme="minorHAnsi"/>
          <w:i/>
          <w:iCs/>
          <w:color w:val="000000"/>
        </w:rPr>
        <w:t xml:space="preserve"> Jesús</w:t>
      </w:r>
      <w:r w:rsidRPr="002A6A81">
        <w:rPr>
          <w:rFonts w:asciiTheme="minorHAnsi" w:hAnsiTheme="minorHAnsi"/>
          <w:i/>
          <w:iCs/>
          <w:color w:val="000000"/>
        </w:rPr>
        <w:t xml:space="preserve">, gracias porque Tú eres mi ayudador </w:t>
      </w:r>
      <w:r w:rsidR="00145E27">
        <w:rPr>
          <w:rFonts w:asciiTheme="minorHAnsi" w:hAnsiTheme="minorHAnsi"/>
          <w:i/>
          <w:iCs/>
          <w:color w:val="000000"/>
        </w:rPr>
        <w:t>siempre</w:t>
      </w:r>
      <w:r w:rsidRPr="002A6A81">
        <w:rPr>
          <w:rFonts w:asciiTheme="minorHAnsi" w:hAnsiTheme="minorHAnsi"/>
          <w:i/>
          <w:iCs/>
          <w:color w:val="000000"/>
        </w:rPr>
        <w:t xml:space="preserve">. Hoy decido soltar el temor y descansar en Tu control perfecto. </w:t>
      </w:r>
      <w:r w:rsidR="00A548C9">
        <w:rPr>
          <w:rFonts w:asciiTheme="minorHAnsi" w:hAnsiTheme="minorHAnsi"/>
          <w:i/>
          <w:iCs/>
          <w:color w:val="000000"/>
        </w:rPr>
        <w:t>Fortalese</w:t>
      </w:r>
      <w:r w:rsidRPr="002A6A81">
        <w:rPr>
          <w:rFonts w:asciiTheme="minorHAnsi" w:hAnsiTheme="minorHAnsi"/>
          <w:i/>
          <w:iCs/>
          <w:color w:val="000000"/>
        </w:rPr>
        <w:t xml:space="preserve"> mi corazón y enséñame a confiar en Ti aun cuando no entiendo todo lo que ocurre. Amén.</w:t>
      </w:r>
      <w:bookmarkEnd w:id="231"/>
    </w:p>
    <w:p w14:paraId="6D58BF5C" w14:textId="77777777" w:rsidR="00AF07E6" w:rsidRDefault="00AF07E6" w:rsidP="00AF07E6">
      <w:pPr>
        <w:pStyle w:val="NormalWeb"/>
        <w:rPr>
          <w:rFonts w:asciiTheme="minorHAnsi" w:hAnsiTheme="minorHAnsi"/>
          <w:color w:val="000000"/>
        </w:rPr>
      </w:pPr>
    </w:p>
    <w:p w14:paraId="35A11D36" w14:textId="77777777" w:rsidR="00AF07E6" w:rsidRDefault="00AF07E6" w:rsidP="00AF07E6">
      <w:pPr>
        <w:pStyle w:val="NormalWeb"/>
        <w:rPr>
          <w:rFonts w:asciiTheme="minorHAnsi" w:hAnsiTheme="minorHAnsi"/>
          <w:color w:val="000000"/>
        </w:rPr>
      </w:pPr>
    </w:p>
    <w:p w14:paraId="5652ABB5" w14:textId="77777777" w:rsidR="004C102F" w:rsidRPr="0017712D" w:rsidRDefault="004C102F" w:rsidP="0017712D">
      <w:pPr>
        <w:pStyle w:val="NormalWeb"/>
        <w:rPr>
          <w:rFonts w:asciiTheme="minorHAnsi" w:hAnsiTheme="minorHAnsi"/>
          <w:color w:val="000000"/>
        </w:rPr>
      </w:pPr>
    </w:p>
    <w:p w14:paraId="4BEE8F14" w14:textId="18B417E6" w:rsidR="004C102F" w:rsidRPr="0017712D" w:rsidRDefault="00F84DB5" w:rsidP="0017712D">
      <w:pPr>
        <w:pStyle w:val="NormalWeb"/>
        <w:rPr>
          <w:rFonts w:asciiTheme="minorHAnsi" w:hAnsiTheme="minorHAnsi"/>
          <w:b/>
          <w:bCs/>
          <w:color w:val="000000"/>
          <w:sz w:val="28"/>
          <w:szCs w:val="28"/>
        </w:rPr>
      </w:pPr>
      <w:bookmarkStart w:id="232" w:name="OLE_LINK242"/>
      <w:r w:rsidRPr="0017712D">
        <w:rPr>
          <w:rFonts w:asciiTheme="minorHAnsi" w:hAnsiTheme="minorHAnsi"/>
          <w:b/>
          <w:bCs/>
          <w:color w:val="000000"/>
          <w:sz w:val="28"/>
          <w:szCs w:val="28"/>
        </w:rPr>
        <w:t xml:space="preserve">El mismo Dios. </w:t>
      </w:r>
    </w:p>
    <w:p w14:paraId="3BB2D969" w14:textId="33CDD372" w:rsidR="004C102F" w:rsidRPr="0017712D" w:rsidRDefault="004C102F" w:rsidP="0017712D">
      <w:pPr>
        <w:pStyle w:val="NormalWeb"/>
        <w:rPr>
          <w:rFonts w:asciiTheme="minorHAnsi" w:hAnsiTheme="minorHAnsi"/>
          <w:i/>
          <w:iCs/>
          <w:color w:val="0070C0"/>
          <w:lang w:val="es-ES"/>
        </w:rPr>
      </w:pPr>
      <w:r w:rsidRPr="0017712D">
        <w:rPr>
          <w:rFonts w:asciiTheme="minorHAnsi" w:hAnsiTheme="minorHAnsi"/>
          <w:b/>
          <w:bCs/>
          <w:color w:val="000000"/>
        </w:rPr>
        <w:t>Hebreso 13:8 NTV</w:t>
      </w:r>
      <w:r w:rsidRPr="0017712D">
        <w:rPr>
          <w:rFonts w:asciiTheme="minorHAnsi" w:hAnsiTheme="minorHAnsi"/>
          <w:color w:val="000000"/>
        </w:rPr>
        <w:t xml:space="preserve">. </w:t>
      </w:r>
      <w:r w:rsidRPr="0017712D">
        <w:rPr>
          <w:rFonts w:asciiTheme="minorHAnsi" w:hAnsiTheme="minorHAnsi"/>
          <w:vertAlign w:val="superscript"/>
          <w:lang w:val="es-ES"/>
        </w:rPr>
        <w:t> </w:t>
      </w:r>
      <w:r w:rsidRPr="0017712D">
        <w:rPr>
          <w:rFonts w:asciiTheme="minorHAnsi" w:hAnsiTheme="minorHAnsi"/>
          <w:i/>
          <w:iCs/>
          <w:color w:val="0070C0"/>
          <w:lang w:val="es-ES"/>
        </w:rPr>
        <w:t>Jesucristo es el mismo ayer, hoy y siempre.</w:t>
      </w:r>
    </w:p>
    <w:p w14:paraId="75D1E1C6" w14:textId="77777777" w:rsidR="004C102F" w:rsidRPr="0017712D" w:rsidRDefault="004C102F" w:rsidP="0017712D">
      <w:pPr>
        <w:pStyle w:val="NormalWeb"/>
        <w:rPr>
          <w:rFonts w:asciiTheme="minorHAnsi" w:hAnsiTheme="minorHAnsi"/>
          <w:i/>
          <w:iCs/>
          <w:color w:val="0070C0"/>
          <w:lang w:val="es-ES"/>
        </w:rPr>
      </w:pPr>
    </w:p>
    <w:p w14:paraId="05922544" w14:textId="77777777" w:rsidR="0017712D" w:rsidRDefault="00ED34F0" w:rsidP="0017712D">
      <w:pPr>
        <w:pStyle w:val="NormalWeb"/>
        <w:rPr>
          <w:rFonts w:asciiTheme="minorHAnsi" w:eastAsia="Times New Roman" w:hAnsiTheme="minorHAnsi"/>
          <w:b/>
          <w:bCs/>
          <w:color w:val="000000"/>
          <w:lang w:val="es-US" w:eastAsia="es-MX"/>
          <w14:ligatures w14:val="none"/>
        </w:rPr>
      </w:pPr>
      <w:r w:rsidRPr="0017712D">
        <w:rPr>
          <w:rFonts w:asciiTheme="minorHAnsi" w:hAnsiTheme="minorHAnsi"/>
          <w:lang w:val="es-ES"/>
        </w:rPr>
        <w:t xml:space="preserve"> </w:t>
      </w:r>
      <w:r w:rsidR="0017712D" w:rsidRPr="0017712D">
        <w:rPr>
          <w:rFonts w:asciiTheme="minorHAnsi" w:eastAsia="Times New Roman" w:hAnsiTheme="minorHAnsi"/>
          <w:color w:val="000000"/>
          <w:lang w:val="es-US" w:eastAsia="es-MX"/>
          <w14:ligatures w14:val="none"/>
        </w:rPr>
        <w:t>Este pasaje afirma una verdad que todo cristiano debe tener siempre presente, especialmente en tiempos difíciles: </w:t>
      </w:r>
      <w:r w:rsidR="0017712D" w:rsidRPr="0017712D">
        <w:rPr>
          <w:rFonts w:asciiTheme="minorHAnsi" w:eastAsia="Times New Roman" w:hAnsiTheme="minorHAnsi"/>
          <w:b/>
          <w:bCs/>
          <w:color w:val="000000"/>
          <w:lang w:val="es-US" w:eastAsia="es-MX"/>
          <w14:ligatures w14:val="none"/>
        </w:rPr>
        <w:t>Dios no cambia</w:t>
      </w:r>
      <w:r w:rsidR="0017712D" w:rsidRPr="0017712D">
        <w:rPr>
          <w:rFonts w:asciiTheme="minorHAnsi" w:eastAsia="Times New Roman" w:hAnsiTheme="minorHAnsi"/>
          <w:color w:val="000000"/>
          <w:lang w:val="es-US" w:eastAsia="es-MX"/>
          <w14:ligatures w14:val="none"/>
        </w:rPr>
        <w:t>. Cuando hablamos del “ayer”, no nos referimos solo a nuestro pasado personal, sino también a la historia y a los innumerables testimonios de hombres y mujeres que vieron a Dios obrar de manera extraordinaria. </w:t>
      </w:r>
      <w:r w:rsidR="0017712D" w:rsidRPr="0017712D">
        <w:rPr>
          <w:rFonts w:asciiTheme="minorHAnsi" w:eastAsia="Times New Roman" w:hAnsiTheme="minorHAnsi"/>
          <w:b/>
          <w:bCs/>
          <w:color w:val="000000"/>
          <w:lang w:val="es-US" w:eastAsia="es-MX"/>
          <w14:ligatures w14:val="none"/>
        </w:rPr>
        <w:t>El Dios que fue fiel ayer es el mismo que sigue siendo fiel hoy y que ya está presente en nuestro mañana.</w:t>
      </w:r>
    </w:p>
    <w:p w14:paraId="112EBC2C" w14:textId="77777777" w:rsidR="0017712D" w:rsidRPr="0017712D" w:rsidRDefault="0017712D" w:rsidP="0017712D">
      <w:pPr>
        <w:pStyle w:val="NormalWeb"/>
        <w:rPr>
          <w:rFonts w:asciiTheme="minorHAnsi" w:eastAsia="Times New Roman" w:hAnsiTheme="minorHAnsi"/>
          <w:color w:val="000000"/>
          <w:lang w:val="es-US" w:eastAsia="es-MX"/>
          <w14:ligatures w14:val="none"/>
        </w:rPr>
      </w:pPr>
    </w:p>
    <w:p w14:paraId="52AC5AF3" w14:textId="77777777" w:rsidR="0017712D" w:rsidRDefault="0017712D" w:rsidP="0017712D">
      <w:pPr>
        <w:rPr>
          <w:rFonts w:asciiTheme="minorHAnsi" w:hAnsiTheme="minorHAnsi"/>
          <w:color w:val="000000"/>
        </w:rPr>
      </w:pPr>
      <w:r w:rsidRPr="0017712D">
        <w:rPr>
          <w:rFonts w:asciiTheme="minorHAnsi" w:hAnsiTheme="minorHAnsi"/>
          <w:color w:val="000000"/>
        </w:rPr>
        <w:t>Al mirar nuestro presente, confirmamos que Dios sigue actuando día tras día. Su fidelidad no depende de las circunstancias, y por eso podemos experimentar gozo y paz aun en medio de las situaciones más difíciles. El mismo Dios que obró en el pasado sigue obrando hoy, sosteniendo nuestra fe y afirmando nuestra confianza en Él.</w:t>
      </w:r>
    </w:p>
    <w:p w14:paraId="11A37153" w14:textId="77777777" w:rsidR="0017712D" w:rsidRPr="0017712D" w:rsidRDefault="0017712D" w:rsidP="0017712D">
      <w:pPr>
        <w:rPr>
          <w:rFonts w:asciiTheme="minorHAnsi" w:hAnsiTheme="minorHAnsi"/>
          <w:color w:val="000000"/>
        </w:rPr>
      </w:pPr>
    </w:p>
    <w:p w14:paraId="3929ED6D" w14:textId="77777777" w:rsidR="0017712D" w:rsidRDefault="0017712D" w:rsidP="0017712D">
      <w:pPr>
        <w:rPr>
          <w:rFonts w:asciiTheme="minorHAnsi" w:hAnsiTheme="minorHAnsi"/>
          <w:color w:val="000000"/>
        </w:rPr>
      </w:pPr>
      <w:r w:rsidRPr="0017712D">
        <w:rPr>
          <w:rFonts w:asciiTheme="minorHAnsi" w:hAnsiTheme="minorHAnsi"/>
          <w:color w:val="000000"/>
        </w:rPr>
        <w:t>Al entrar en un nuevo año, no lo hacemos solos. Dios ya está allí. Él conoce el mañana, ya lo ha visto y sabe cómo terminará el 2026. Esta certeza nos permite avanzar sin temor y con esperanza firme. Guarda esta palabra para que te acompañe durante todo el próximo año.</w:t>
      </w:r>
    </w:p>
    <w:p w14:paraId="041C20ED" w14:textId="77777777" w:rsidR="0017712D" w:rsidRPr="0017712D" w:rsidRDefault="0017712D" w:rsidP="0017712D">
      <w:pPr>
        <w:rPr>
          <w:rFonts w:asciiTheme="minorHAnsi" w:hAnsiTheme="minorHAnsi"/>
          <w:color w:val="000000"/>
        </w:rPr>
      </w:pPr>
    </w:p>
    <w:p w14:paraId="18863D93" w14:textId="0A44F3B1" w:rsidR="0017712D" w:rsidRPr="0017712D" w:rsidRDefault="0017712D" w:rsidP="0017712D">
      <w:pPr>
        <w:rPr>
          <w:rFonts w:asciiTheme="minorHAnsi" w:hAnsiTheme="minorHAnsi"/>
          <w:i/>
          <w:iCs/>
          <w:color w:val="000000"/>
        </w:rPr>
      </w:pPr>
      <w:r w:rsidRPr="0017712D">
        <w:rPr>
          <w:rFonts w:asciiTheme="minorHAnsi" w:hAnsiTheme="minorHAnsi"/>
          <w:i/>
          <w:iCs/>
          <w:color w:val="000000"/>
        </w:rPr>
        <w:t>Señor Jesús, gracias porque Tú no cambias. Gracias por Tus promesas y por Tu fidelidad, que nos sostienen y fortalecen nuestra fe para confiar en Ti hoy, mañana y siempre. Amén.</w:t>
      </w:r>
    </w:p>
    <w:bookmarkEnd w:id="232"/>
    <w:p w14:paraId="1684F8F4" w14:textId="70F4F51C" w:rsidR="00775076" w:rsidRDefault="00775076" w:rsidP="00AF07E6">
      <w:pPr>
        <w:pStyle w:val="NormalWeb"/>
        <w:rPr>
          <w:rFonts w:asciiTheme="minorHAnsi" w:hAnsiTheme="minorHAnsi"/>
          <w:color w:val="000000"/>
        </w:rPr>
      </w:pPr>
    </w:p>
    <w:p w14:paraId="692991C2" w14:textId="77777777" w:rsidR="00963EF2" w:rsidRDefault="00963EF2" w:rsidP="00AF07E6">
      <w:pPr>
        <w:pStyle w:val="NormalWeb"/>
        <w:rPr>
          <w:rFonts w:asciiTheme="minorHAnsi" w:hAnsiTheme="minorHAnsi"/>
          <w:color w:val="000000"/>
        </w:rPr>
      </w:pPr>
    </w:p>
    <w:p w14:paraId="6E2CC977" w14:textId="77777777" w:rsidR="00963EF2" w:rsidRDefault="00963EF2" w:rsidP="00AF07E6">
      <w:pPr>
        <w:pStyle w:val="NormalWeb"/>
        <w:rPr>
          <w:rFonts w:asciiTheme="minorHAnsi" w:hAnsiTheme="minorHAnsi"/>
          <w:color w:val="000000"/>
        </w:rPr>
      </w:pPr>
    </w:p>
    <w:p w14:paraId="0E27EC69" w14:textId="1D9DA591" w:rsidR="00963EF2" w:rsidRPr="00C67869" w:rsidRDefault="00B7154D" w:rsidP="00C67869">
      <w:pPr>
        <w:pStyle w:val="NormalWeb"/>
        <w:rPr>
          <w:rFonts w:asciiTheme="minorHAnsi" w:hAnsiTheme="minorHAnsi"/>
          <w:b/>
          <w:bCs/>
          <w:color w:val="000000"/>
          <w:sz w:val="28"/>
          <w:szCs w:val="28"/>
        </w:rPr>
      </w:pPr>
      <w:bookmarkStart w:id="233" w:name="OLE_LINK243"/>
      <w:r w:rsidRPr="00C67869">
        <w:rPr>
          <w:rFonts w:asciiTheme="minorHAnsi" w:hAnsiTheme="minorHAnsi"/>
          <w:b/>
          <w:bCs/>
          <w:color w:val="000000"/>
          <w:sz w:val="28"/>
          <w:szCs w:val="28"/>
        </w:rPr>
        <w:t xml:space="preserve">La forma de ser sabio. </w:t>
      </w:r>
    </w:p>
    <w:p w14:paraId="34B1DA28" w14:textId="28818D87" w:rsidR="00C67869" w:rsidRDefault="005F333B" w:rsidP="00AC11A5">
      <w:pPr>
        <w:pStyle w:val="NormalWeb"/>
        <w:rPr>
          <w:rFonts w:asciiTheme="minorHAnsi" w:hAnsiTheme="minorHAnsi"/>
          <w:lang w:val="es-ES"/>
        </w:rPr>
      </w:pPr>
      <w:r w:rsidRPr="00C67869">
        <w:rPr>
          <w:rFonts w:asciiTheme="minorHAnsi" w:hAnsiTheme="minorHAnsi"/>
          <w:b/>
          <w:bCs/>
          <w:color w:val="000000"/>
        </w:rPr>
        <w:t>Josue 1:8 NTV</w:t>
      </w:r>
      <w:r w:rsidRPr="00C67869">
        <w:rPr>
          <w:rFonts w:asciiTheme="minorHAnsi" w:hAnsiTheme="minorHAnsi"/>
          <w:color w:val="000000"/>
        </w:rPr>
        <w:t xml:space="preserve">. </w:t>
      </w:r>
      <w:r w:rsidRPr="00C67869">
        <w:rPr>
          <w:rFonts w:asciiTheme="minorHAnsi" w:hAnsiTheme="minorHAnsi"/>
          <w:i/>
          <w:iCs/>
          <w:color w:val="0070C0"/>
          <w:lang w:val="es-ES"/>
        </w:rPr>
        <w:t>Estudia constantemente este libro de instrucción. Medita en él de día y de noche para asegurarte de obedecer todo lo que allí está escrito. Sólo entonces prosperarás y te irá bien en todo lo que hagas</w:t>
      </w:r>
      <w:r w:rsidRPr="00C67869">
        <w:rPr>
          <w:rFonts w:asciiTheme="minorHAnsi" w:hAnsiTheme="minorHAnsi"/>
          <w:lang w:val="es-ES"/>
        </w:rPr>
        <w:t>.</w:t>
      </w:r>
    </w:p>
    <w:p w14:paraId="496F7E61" w14:textId="77777777" w:rsidR="000E5EF3" w:rsidRPr="00AC11A5" w:rsidRDefault="000E5EF3" w:rsidP="00AC11A5">
      <w:pPr>
        <w:pStyle w:val="NormalWeb"/>
        <w:rPr>
          <w:rFonts w:asciiTheme="minorHAnsi" w:hAnsiTheme="minorHAnsi"/>
          <w:lang w:val="es-ES"/>
        </w:rPr>
      </w:pPr>
    </w:p>
    <w:p w14:paraId="222E553F" w14:textId="051C95F7" w:rsidR="00C67869" w:rsidRPr="00C67869" w:rsidRDefault="00C67869" w:rsidP="00C67869">
      <w:pPr>
        <w:rPr>
          <w:rFonts w:asciiTheme="minorHAnsi" w:hAnsiTheme="minorHAnsi"/>
          <w:color w:val="000000"/>
        </w:rPr>
      </w:pPr>
      <w:r w:rsidRPr="00C67869">
        <w:rPr>
          <w:rFonts w:asciiTheme="minorHAnsi" w:hAnsiTheme="minorHAnsi"/>
          <w:color w:val="000000"/>
        </w:rPr>
        <w:t>Israel estaba viviendo un momento decisivo de su historia. Una etapa terminaba y otra comenzaba. Aquel líder extraordinario que sacó al pueblo de Egipto y lo guió por el desierto durante tantos años había concluido su misión. Ahora le tocaba a un nuevo líder: Josué. Pero su tarea no era sencilla. Ya no se trataba solo de cuidar al pueblo, sino de cruzar el Jordán y comenzar a conquistar las promesas de Dios. Era algo completamente distinto a todo lo que Josué había vivido hasta ese momento.</w:t>
      </w:r>
    </w:p>
    <w:p w14:paraId="05D2DAB2" w14:textId="77777777" w:rsidR="00C67869" w:rsidRDefault="00C67869" w:rsidP="00C67869">
      <w:pPr>
        <w:rPr>
          <w:rFonts w:asciiTheme="minorHAnsi" w:hAnsiTheme="minorHAnsi"/>
          <w:color w:val="000000"/>
        </w:rPr>
      </w:pPr>
    </w:p>
    <w:p w14:paraId="66890F07" w14:textId="060B9800" w:rsidR="00C67869" w:rsidRDefault="00C67869" w:rsidP="00C67869">
      <w:pPr>
        <w:rPr>
          <w:rFonts w:asciiTheme="minorHAnsi" w:hAnsiTheme="minorHAnsi"/>
          <w:color w:val="000000"/>
        </w:rPr>
      </w:pPr>
      <w:r w:rsidRPr="00C67869">
        <w:rPr>
          <w:rFonts w:asciiTheme="minorHAnsi" w:hAnsiTheme="minorHAnsi"/>
          <w:color w:val="000000"/>
        </w:rPr>
        <w:t>Los consejos que Dios le da a Josué en el primer capítulo de este libro fueron fundamentales para su desarrollo como líder. Aunque aún no existía la Biblia completa como la tenemos hoy, Josué contaba con suficiente revelación e instrucción divina para obedecer y guiar correctamente al pueblo.</w:t>
      </w:r>
    </w:p>
    <w:p w14:paraId="1D4548EE" w14:textId="77777777" w:rsidR="00C67869" w:rsidRPr="00C67869" w:rsidRDefault="00C67869" w:rsidP="00C67869">
      <w:pPr>
        <w:rPr>
          <w:rFonts w:asciiTheme="minorHAnsi" w:hAnsiTheme="minorHAnsi"/>
          <w:color w:val="000000"/>
        </w:rPr>
      </w:pPr>
    </w:p>
    <w:p w14:paraId="331261C6" w14:textId="77777777" w:rsidR="00C67869" w:rsidRDefault="00C67869" w:rsidP="00C67869">
      <w:pPr>
        <w:rPr>
          <w:rFonts w:asciiTheme="minorHAnsi" w:hAnsiTheme="minorHAnsi"/>
          <w:b/>
          <w:bCs/>
          <w:color w:val="000000"/>
        </w:rPr>
      </w:pPr>
      <w:r w:rsidRPr="00C67869">
        <w:rPr>
          <w:rFonts w:asciiTheme="minorHAnsi" w:hAnsiTheme="minorHAnsi"/>
          <w:color w:val="000000"/>
        </w:rPr>
        <w:t>Hoy nosotros tenemos el privilegio de poseer la Biblia, que no solo contiene la Palabra de Dios, </w:t>
      </w:r>
      <w:r w:rsidRPr="00C67869">
        <w:rPr>
          <w:rFonts w:asciiTheme="minorHAnsi" w:hAnsiTheme="minorHAnsi"/>
          <w:b/>
          <w:bCs/>
          <w:color w:val="000000"/>
        </w:rPr>
        <w:t>sino que es la Palabra de Dios</w:t>
      </w:r>
      <w:r w:rsidRPr="00C67869">
        <w:rPr>
          <w:rFonts w:asciiTheme="minorHAnsi" w:hAnsiTheme="minorHAnsi"/>
          <w:color w:val="000000"/>
        </w:rPr>
        <w:t>. En ella encontramos la voluntad, el carácter y la dirección del Señor para nuestra vida. </w:t>
      </w:r>
      <w:r w:rsidRPr="00C67869">
        <w:rPr>
          <w:rFonts w:asciiTheme="minorHAnsi" w:hAnsiTheme="minorHAnsi"/>
          <w:b/>
          <w:bCs/>
          <w:color w:val="000000"/>
        </w:rPr>
        <w:t>La verdadera sabiduría comienza cuando meditamos constantemente en la Palabra de Dios y la obedecemos en cada área de nuestra vida.</w:t>
      </w:r>
    </w:p>
    <w:p w14:paraId="7CCBC01B" w14:textId="77777777" w:rsidR="00C67869" w:rsidRPr="00C67869" w:rsidRDefault="00C67869" w:rsidP="00C67869">
      <w:pPr>
        <w:rPr>
          <w:rFonts w:asciiTheme="minorHAnsi" w:hAnsiTheme="minorHAnsi"/>
          <w:color w:val="000000"/>
        </w:rPr>
      </w:pPr>
    </w:p>
    <w:p w14:paraId="633DC7C9" w14:textId="56F991C9" w:rsidR="00C67869" w:rsidRDefault="00C67869" w:rsidP="00C67869">
      <w:pPr>
        <w:rPr>
          <w:rFonts w:asciiTheme="minorHAnsi" w:hAnsiTheme="minorHAnsi"/>
          <w:color w:val="000000"/>
        </w:rPr>
      </w:pPr>
      <w:r w:rsidRPr="00C67869">
        <w:rPr>
          <w:rFonts w:asciiTheme="minorHAnsi" w:hAnsiTheme="minorHAnsi"/>
          <w:color w:val="000000"/>
        </w:rPr>
        <w:t>Al estar a punto de iniciar un nuevo año, tomemos estos mismos consejos que Dios le dio a Josué y apliquémoslos a nuestra vida. Meditar en la Palabra de día y de noche no es solo para adquirir conocimiento, sino para vivir en obediencia a lo que Dios ha dicho. Es entonces cuando, conforme a Su voluntad, nos irá bien y prosperaremos.</w:t>
      </w:r>
    </w:p>
    <w:p w14:paraId="61E3E0C5" w14:textId="77777777" w:rsidR="00C67869" w:rsidRPr="00C67869" w:rsidRDefault="00C67869" w:rsidP="00C67869">
      <w:pPr>
        <w:rPr>
          <w:rFonts w:asciiTheme="minorHAnsi" w:hAnsiTheme="minorHAnsi"/>
          <w:color w:val="000000"/>
        </w:rPr>
      </w:pPr>
    </w:p>
    <w:p w14:paraId="2B104FBF" w14:textId="42A96066" w:rsidR="00CE14FF" w:rsidRPr="00AC11A5" w:rsidRDefault="00C67869" w:rsidP="00AC11A5">
      <w:pPr>
        <w:rPr>
          <w:rFonts w:asciiTheme="minorHAnsi" w:hAnsiTheme="minorHAnsi"/>
          <w:i/>
          <w:iCs/>
          <w:color w:val="000000"/>
        </w:rPr>
      </w:pPr>
      <w:r w:rsidRPr="00C67869">
        <w:rPr>
          <w:rFonts w:asciiTheme="minorHAnsi" w:hAnsiTheme="minorHAnsi"/>
          <w:i/>
          <w:iCs/>
          <w:color w:val="000000"/>
        </w:rPr>
        <w:t>Señor Jesús, gracias por tu Palabra, porque en ella encontramos todo lo que necesitamos para vivir conforme a tu voluntad. Danos pasión para meditar en ella cada día y obedecerla con un corazón dispuesto. Amén.</w:t>
      </w:r>
      <w:bookmarkEnd w:id="233"/>
    </w:p>
    <w:p w14:paraId="6C5D1D51" w14:textId="77777777" w:rsidR="00CE14FF" w:rsidRDefault="00CE14FF" w:rsidP="00AF07E6">
      <w:pPr>
        <w:pStyle w:val="NormalWeb"/>
        <w:rPr>
          <w:rFonts w:asciiTheme="minorHAnsi" w:hAnsiTheme="minorHAnsi"/>
          <w:color w:val="000000"/>
        </w:rPr>
      </w:pPr>
    </w:p>
    <w:p w14:paraId="23E0DAF7" w14:textId="77777777" w:rsidR="00CE14FF" w:rsidRDefault="00CE14FF" w:rsidP="00AF07E6">
      <w:pPr>
        <w:pStyle w:val="NormalWeb"/>
        <w:rPr>
          <w:rFonts w:asciiTheme="minorHAnsi" w:hAnsiTheme="minorHAnsi"/>
          <w:color w:val="000000"/>
        </w:rPr>
      </w:pPr>
    </w:p>
    <w:p w14:paraId="33605EAC" w14:textId="77777777" w:rsidR="00CE14FF" w:rsidRDefault="00CE14FF" w:rsidP="00AF07E6">
      <w:pPr>
        <w:pStyle w:val="NormalWeb"/>
        <w:rPr>
          <w:rFonts w:asciiTheme="minorHAnsi" w:hAnsiTheme="minorHAnsi"/>
          <w:color w:val="000000"/>
        </w:rPr>
      </w:pPr>
    </w:p>
    <w:p w14:paraId="136F64AE" w14:textId="4257BF2E" w:rsidR="00CE14FF" w:rsidRPr="002C7DA8" w:rsidRDefault="00CE14FF" w:rsidP="002C7DA8">
      <w:pPr>
        <w:outlineLvl w:val="2"/>
        <w:rPr>
          <w:rFonts w:asciiTheme="minorHAnsi" w:hAnsiTheme="minorHAnsi"/>
          <w:b/>
          <w:bCs/>
          <w:color w:val="000000"/>
        </w:rPr>
      </w:pPr>
      <w:bookmarkStart w:id="234" w:name="OLE_LINK244"/>
      <w:r w:rsidRPr="002C7DA8">
        <w:rPr>
          <w:rFonts w:asciiTheme="minorHAnsi" w:hAnsiTheme="minorHAnsi"/>
          <w:b/>
          <w:bCs/>
          <w:color w:val="000000"/>
        </w:rPr>
        <w:t>Dios va delante.</w:t>
      </w:r>
    </w:p>
    <w:p w14:paraId="3376263A" w14:textId="77777777" w:rsidR="00CE14FF" w:rsidRPr="002C7DA8" w:rsidRDefault="00CE14FF" w:rsidP="002C7DA8">
      <w:pPr>
        <w:rPr>
          <w:rFonts w:asciiTheme="minorHAnsi" w:hAnsiTheme="minorHAnsi"/>
          <w:lang w:val="es-ES"/>
        </w:rPr>
      </w:pPr>
      <w:r w:rsidRPr="002C7DA8">
        <w:rPr>
          <w:rFonts w:asciiTheme="minorHAnsi" w:hAnsiTheme="minorHAnsi"/>
          <w:b/>
          <w:bCs/>
          <w:color w:val="000000"/>
        </w:rPr>
        <w:t xml:space="preserve">Isaías 43:18–19 (NTV) </w:t>
      </w:r>
      <w:r w:rsidRPr="002C7DA8">
        <w:rPr>
          <w:rFonts w:asciiTheme="minorHAnsi" w:hAnsiTheme="minorHAnsi"/>
          <w:lang w:val="es-ES"/>
        </w:rPr>
        <w:t>»</w:t>
      </w:r>
      <w:r w:rsidRPr="002C7DA8">
        <w:rPr>
          <w:rFonts w:asciiTheme="minorHAnsi" w:hAnsiTheme="minorHAnsi"/>
          <w:i/>
          <w:iCs/>
          <w:color w:val="0070C0"/>
          <w:lang w:val="es-ES"/>
        </w:rPr>
        <w:t xml:space="preserve">Pero olvida todo eso; no es nada comparado con lo que voy a hacer. </w:t>
      </w:r>
      <w:r w:rsidRPr="002C7DA8">
        <w:rPr>
          <w:rFonts w:asciiTheme="minorHAnsi" w:hAnsiTheme="minorHAnsi"/>
          <w:i/>
          <w:iCs/>
          <w:color w:val="0070C0"/>
          <w:vertAlign w:val="superscript"/>
          <w:lang w:val="es-ES"/>
        </w:rPr>
        <w:t>19 </w:t>
      </w:r>
      <w:r w:rsidRPr="002C7DA8">
        <w:rPr>
          <w:rFonts w:asciiTheme="minorHAnsi" w:hAnsiTheme="minorHAnsi"/>
          <w:i/>
          <w:iCs/>
          <w:color w:val="0070C0"/>
          <w:lang w:val="es-ES"/>
        </w:rPr>
        <w:t xml:space="preserve">Pues </w:t>
      </w:r>
      <w:r w:rsidRPr="002C7DA8">
        <w:rPr>
          <w:rFonts w:asciiTheme="minorHAnsi" w:hAnsiTheme="minorHAnsi"/>
          <w:b/>
          <w:bCs/>
          <w:i/>
          <w:iCs/>
          <w:color w:val="0070C0"/>
          <w:lang w:val="es-ES"/>
        </w:rPr>
        <w:t>estoy a punto de hacer algo nuevo.</w:t>
      </w:r>
      <w:r w:rsidRPr="002C7DA8">
        <w:rPr>
          <w:rFonts w:asciiTheme="minorHAnsi" w:hAnsiTheme="minorHAnsi"/>
          <w:i/>
          <w:iCs/>
          <w:color w:val="0070C0"/>
          <w:lang w:val="es-ES"/>
        </w:rPr>
        <w:t xml:space="preserve"> ¡Mira, ya he comenzado! ¿No lo ves? Haré un camino a través del desierto; crearé ríos en la tierra árida y baldía</w:t>
      </w:r>
      <w:r w:rsidRPr="002C7DA8">
        <w:rPr>
          <w:rFonts w:asciiTheme="minorHAnsi" w:hAnsiTheme="minorHAnsi"/>
          <w:lang w:val="es-ES"/>
        </w:rPr>
        <w:t>.</w:t>
      </w:r>
    </w:p>
    <w:p w14:paraId="6AA53421" w14:textId="77777777" w:rsidR="002C7DA8" w:rsidRDefault="002C7DA8" w:rsidP="002C7DA8">
      <w:pPr>
        <w:rPr>
          <w:rFonts w:asciiTheme="minorHAnsi" w:hAnsiTheme="minorHAnsi"/>
          <w:color w:val="000000"/>
        </w:rPr>
      </w:pPr>
    </w:p>
    <w:p w14:paraId="5B73B495" w14:textId="584AC2E1" w:rsidR="00011A32" w:rsidRDefault="00011A32" w:rsidP="002C7DA8">
      <w:pPr>
        <w:rPr>
          <w:rFonts w:asciiTheme="minorHAnsi" w:hAnsiTheme="minorHAnsi"/>
          <w:color w:val="000000"/>
        </w:rPr>
      </w:pPr>
      <w:r w:rsidRPr="00011A32">
        <w:rPr>
          <w:rFonts w:asciiTheme="minorHAnsi" w:hAnsiTheme="minorHAnsi"/>
          <w:color w:val="000000"/>
        </w:rPr>
        <w:t xml:space="preserve">Cerrar un año siempre nos invita a mirar atrás y recordar lo vivido. Dios le habla a su pueblo en un momento de transición y les dice algo sorprendente: </w:t>
      </w:r>
      <w:r w:rsidRPr="00011A32">
        <w:rPr>
          <w:rFonts w:asciiTheme="minorHAnsi" w:hAnsiTheme="minorHAnsi"/>
          <w:b/>
          <w:bCs/>
          <w:color w:val="000000"/>
        </w:rPr>
        <w:t>no se queden atrapados en el ayer, porque ya est</w:t>
      </w:r>
      <w:r w:rsidR="00C80E50">
        <w:rPr>
          <w:rFonts w:asciiTheme="minorHAnsi" w:hAnsiTheme="minorHAnsi"/>
          <w:b/>
          <w:bCs/>
          <w:color w:val="000000"/>
        </w:rPr>
        <w:t>oy</w:t>
      </w:r>
      <w:r w:rsidRPr="00011A32">
        <w:rPr>
          <w:rFonts w:asciiTheme="minorHAnsi" w:hAnsiTheme="minorHAnsi"/>
          <w:b/>
          <w:bCs/>
          <w:color w:val="000000"/>
        </w:rPr>
        <w:t xml:space="preserve"> obrando en lo que viene. </w:t>
      </w:r>
      <w:r w:rsidRPr="00011A32">
        <w:rPr>
          <w:rFonts w:asciiTheme="minorHAnsi" w:hAnsiTheme="minorHAnsi"/>
          <w:color w:val="000000"/>
        </w:rPr>
        <w:t>El cambio no significa abandono; significa que Dios sigue guiando, incluso cuando el camino aún no es claro.</w:t>
      </w:r>
    </w:p>
    <w:p w14:paraId="2492B970" w14:textId="77777777" w:rsidR="002C7DA8" w:rsidRPr="00011A32" w:rsidRDefault="002C7DA8" w:rsidP="002C7DA8">
      <w:pPr>
        <w:rPr>
          <w:rFonts w:asciiTheme="minorHAnsi" w:hAnsiTheme="minorHAnsi"/>
          <w:color w:val="000000"/>
        </w:rPr>
      </w:pPr>
    </w:p>
    <w:p w14:paraId="00E3AC1F" w14:textId="77777777" w:rsidR="00011A32" w:rsidRPr="00011A32" w:rsidRDefault="00011A32" w:rsidP="002C7DA8">
      <w:pPr>
        <w:rPr>
          <w:rFonts w:asciiTheme="minorHAnsi" w:hAnsiTheme="minorHAnsi"/>
          <w:color w:val="000000"/>
        </w:rPr>
      </w:pPr>
      <w:r w:rsidRPr="00011A32">
        <w:rPr>
          <w:rFonts w:asciiTheme="minorHAnsi" w:hAnsiTheme="minorHAnsi"/>
          <w:color w:val="000000"/>
        </w:rPr>
        <w:t>Al mirar atrás, podemos afirmar con verdad que Dios fue fiel. En el presente, descansamos porque Él sigue con nosotros. Y al mirar hacia adelante, no avanzamos con temor, porque el futuro no es incierto cuando Dios va delante. Tal vez no sepamos cómo será el camino, pero sí sabemos quién nos guía.</w:t>
      </w:r>
    </w:p>
    <w:p w14:paraId="1599D5C6" w14:textId="77777777" w:rsidR="002C7DA8" w:rsidRDefault="002C7DA8" w:rsidP="002C7DA8">
      <w:pPr>
        <w:rPr>
          <w:rFonts w:asciiTheme="minorHAnsi" w:hAnsiTheme="minorHAnsi"/>
          <w:b/>
          <w:bCs/>
          <w:color w:val="000000"/>
        </w:rPr>
      </w:pPr>
    </w:p>
    <w:p w14:paraId="394EDBA2" w14:textId="5ECDBB5D" w:rsidR="00011A32" w:rsidRPr="00011A32" w:rsidRDefault="00011A32" w:rsidP="002C7DA8">
      <w:pPr>
        <w:rPr>
          <w:rFonts w:asciiTheme="minorHAnsi" w:hAnsiTheme="minorHAnsi"/>
          <w:color w:val="000000"/>
        </w:rPr>
      </w:pPr>
      <w:r w:rsidRPr="00011A32">
        <w:rPr>
          <w:rFonts w:asciiTheme="minorHAnsi" w:hAnsiTheme="minorHAnsi"/>
          <w:b/>
          <w:bCs/>
          <w:color w:val="000000"/>
        </w:rPr>
        <w:t>El futuro no es incierto cuando Dios va delante.</w:t>
      </w:r>
    </w:p>
    <w:p w14:paraId="393389F8" w14:textId="77777777" w:rsidR="002C7DA8" w:rsidRDefault="002C7DA8" w:rsidP="002C7DA8">
      <w:pPr>
        <w:rPr>
          <w:rFonts w:asciiTheme="minorHAnsi" w:hAnsiTheme="minorHAnsi"/>
          <w:i/>
          <w:iCs/>
          <w:color w:val="000000"/>
        </w:rPr>
      </w:pPr>
    </w:p>
    <w:p w14:paraId="214C9C70" w14:textId="49AAD17D" w:rsidR="00011A32" w:rsidRPr="00011A32" w:rsidRDefault="00011A32" w:rsidP="002C7DA8">
      <w:pPr>
        <w:rPr>
          <w:rFonts w:asciiTheme="minorHAnsi" w:hAnsiTheme="minorHAnsi"/>
          <w:color w:val="000000"/>
        </w:rPr>
      </w:pPr>
      <w:r w:rsidRPr="00011A32">
        <w:rPr>
          <w:rFonts w:asciiTheme="minorHAnsi" w:hAnsiTheme="minorHAnsi"/>
          <w:i/>
          <w:iCs/>
          <w:color w:val="000000"/>
        </w:rPr>
        <w:t>Señor</w:t>
      </w:r>
      <w:r w:rsidR="002C7DA8" w:rsidRPr="002C7DA8">
        <w:rPr>
          <w:rFonts w:asciiTheme="minorHAnsi" w:hAnsiTheme="minorHAnsi"/>
          <w:i/>
          <w:iCs/>
          <w:color w:val="000000"/>
        </w:rPr>
        <w:t xml:space="preserve"> Jesús</w:t>
      </w:r>
      <w:r w:rsidRPr="00011A32">
        <w:rPr>
          <w:rFonts w:asciiTheme="minorHAnsi" w:hAnsiTheme="minorHAnsi"/>
          <w:i/>
          <w:iCs/>
          <w:color w:val="000000"/>
        </w:rPr>
        <w:t>, gracias por tu fidelidad en el año que termina. Al entrar en lo nuevo</w:t>
      </w:r>
      <w:r w:rsidR="002C7DA8" w:rsidRPr="002C7DA8">
        <w:rPr>
          <w:rFonts w:asciiTheme="minorHAnsi" w:hAnsiTheme="minorHAnsi"/>
          <w:i/>
          <w:iCs/>
          <w:color w:val="000000"/>
        </w:rPr>
        <w:t xml:space="preserve"> año</w:t>
      </w:r>
      <w:r w:rsidRPr="00011A32">
        <w:rPr>
          <w:rFonts w:asciiTheme="minorHAnsi" w:hAnsiTheme="minorHAnsi"/>
          <w:i/>
          <w:iCs/>
          <w:color w:val="000000"/>
        </w:rPr>
        <w:t>, ayúdanos a confiar no en lo que vemos, sino en Ti, que vas delante de nosotros abriendo camino. Amén</w:t>
      </w:r>
      <w:r w:rsidRPr="00011A32">
        <w:rPr>
          <w:rFonts w:asciiTheme="minorHAnsi" w:hAnsiTheme="minorHAnsi"/>
          <w:color w:val="000000"/>
        </w:rPr>
        <w:t>.</w:t>
      </w:r>
    </w:p>
    <w:bookmarkEnd w:id="234"/>
    <w:p w14:paraId="50562251" w14:textId="77777777" w:rsidR="00CE14FF" w:rsidRDefault="00CE14FF" w:rsidP="00AF07E6">
      <w:pPr>
        <w:pStyle w:val="NormalWeb"/>
        <w:rPr>
          <w:rFonts w:asciiTheme="minorHAnsi" w:hAnsiTheme="minorHAnsi"/>
          <w:color w:val="000000"/>
          <w:lang w:val="es-US"/>
        </w:rPr>
      </w:pPr>
    </w:p>
    <w:p w14:paraId="50A538E4" w14:textId="77777777" w:rsidR="0071044F" w:rsidRDefault="0071044F" w:rsidP="00AF07E6">
      <w:pPr>
        <w:pStyle w:val="NormalWeb"/>
        <w:rPr>
          <w:rFonts w:asciiTheme="minorHAnsi" w:hAnsiTheme="minorHAnsi"/>
          <w:color w:val="000000"/>
          <w:lang w:val="es-US"/>
        </w:rPr>
      </w:pPr>
    </w:p>
    <w:p w14:paraId="0C146494" w14:textId="77777777" w:rsidR="0071044F" w:rsidRDefault="0071044F" w:rsidP="00AF07E6">
      <w:pPr>
        <w:pStyle w:val="NormalWeb"/>
        <w:rPr>
          <w:rFonts w:asciiTheme="minorHAnsi" w:hAnsiTheme="minorHAnsi"/>
          <w:color w:val="000000"/>
          <w:lang w:val="es-US"/>
        </w:rPr>
      </w:pPr>
    </w:p>
    <w:p w14:paraId="38573A26" w14:textId="0AA32B23" w:rsidR="0071044F" w:rsidRPr="00035981" w:rsidRDefault="0071044F" w:rsidP="0071044F">
      <w:pPr>
        <w:pStyle w:val="NormalWeb"/>
        <w:rPr>
          <w:rFonts w:asciiTheme="minorHAnsi" w:hAnsiTheme="minorHAnsi"/>
          <w:b/>
          <w:bCs/>
          <w:i/>
          <w:iCs/>
          <w:color w:val="000000"/>
          <w:sz w:val="28"/>
          <w:szCs w:val="28"/>
          <w:lang w:val="es-US"/>
        </w:rPr>
      </w:pPr>
      <w:bookmarkStart w:id="235" w:name="OLE_LINK247"/>
      <w:r w:rsidRPr="00035981">
        <w:rPr>
          <w:rStyle w:val="nfasis"/>
          <w:rFonts w:asciiTheme="minorHAnsi" w:hAnsiTheme="minorHAnsi"/>
          <w:b/>
          <w:bCs/>
          <w:i w:val="0"/>
          <w:iCs w:val="0"/>
          <w:color w:val="000000"/>
          <w:sz w:val="28"/>
          <w:szCs w:val="28"/>
        </w:rPr>
        <w:t>Cuando la humildad no necesita escenario</w:t>
      </w:r>
      <w:r>
        <w:rPr>
          <w:rStyle w:val="nfasis"/>
          <w:rFonts w:asciiTheme="minorHAnsi" w:eastAsiaTheme="majorEastAsia" w:hAnsiTheme="minorHAnsi"/>
          <w:b/>
          <w:bCs/>
          <w:i w:val="0"/>
          <w:iCs w:val="0"/>
          <w:color w:val="000000"/>
          <w:sz w:val="28"/>
          <w:szCs w:val="28"/>
        </w:rPr>
        <w:t xml:space="preserve">. </w:t>
      </w:r>
      <w:r w:rsidRPr="0071044F">
        <w:rPr>
          <w:rStyle w:val="nfasis"/>
          <w:rFonts w:asciiTheme="minorHAnsi" w:eastAsiaTheme="majorEastAsia" w:hAnsiTheme="minorHAnsi"/>
          <w:b/>
          <w:bCs/>
          <w:i w:val="0"/>
          <w:iCs w:val="0"/>
          <w:color w:val="000000"/>
          <w:sz w:val="20"/>
          <w:szCs w:val="20"/>
        </w:rPr>
        <w:t>01.04.2026</w:t>
      </w:r>
    </w:p>
    <w:p w14:paraId="055E9A47" w14:textId="77777777" w:rsidR="0071044F" w:rsidRPr="00035981" w:rsidRDefault="0071044F" w:rsidP="0071044F">
      <w:pPr>
        <w:rPr>
          <w:rFonts w:asciiTheme="minorHAnsi" w:hAnsiTheme="minorHAnsi"/>
          <w:lang w:val="es-ES"/>
        </w:rPr>
      </w:pPr>
      <w:r w:rsidRPr="00035981">
        <w:rPr>
          <w:rFonts w:asciiTheme="minorHAnsi" w:hAnsiTheme="minorHAnsi"/>
          <w:b/>
          <w:bCs/>
          <w:lang w:val="es-ES"/>
        </w:rPr>
        <w:t>Lucas 3:21 NTV</w:t>
      </w:r>
      <w:r w:rsidRPr="00035981">
        <w:rPr>
          <w:rFonts w:asciiTheme="minorHAnsi" w:hAnsiTheme="minorHAnsi"/>
          <w:lang w:val="es-ES"/>
        </w:rPr>
        <w:t xml:space="preserve"> “</w:t>
      </w:r>
      <w:r w:rsidRPr="00035981">
        <w:rPr>
          <w:rFonts w:asciiTheme="minorHAnsi" w:hAnsiTheme="minorHAnsi"/>
          <w:i/>
          <w:iCs/>
          <w:color w:val="0070C0"/>
          <w:lang w:val="es-ES"/>
        </w:rPr>
        <w:t>Cierto día, en que las multitudes se bautizaban, Jesús mismo fue bautizado…</w:t>
      </w:r>
      <w:r w:rsidRPr="00035981">
        <w:rPr>
          <w:rFonts w:asciiTheme="minorHAnsi" w:hAnsiTheme="minorHAnsi"/>
          <w:lang w:val="es-ES"/>
        </w:rPr>
        <w:t>”</w:t>
      </w:r>
    </w:p>
    <w:p w14:paraId="19513A70" w14:textId="77777777" w:rsidR="0071044F" w:rsidRPr="00035981" w:rsidRDefault="0071044F" w:rsidP="0071044F">
      <w:pPr>
        <w:rPr>
          <w:rFonts w:asciiTheme="minorHAnsi" w:hAnsiTheme="minorHAnsi"/>
        </w:rPr>
      </w:pPr>
    </w:p>
    <w:p w14:paraId="5C3B8758" w14:textId="77777777" w:rsidR="0071044F" w:rsidRPr="00035981" w:rsidRDefault="0071044F" w:rsidP="0071044F">
      <w:pPr>
        <w:pStyle w:val="NormalWeb"/>
        <w:rPr>
          <w:rFonts w:asciiTheme="minorHAnsi" w:hAnsiTheme="minorHAnsi"/>
          <w:color w:val="000000"/>
        </w:rPr>
      </w:pPr>
      <w:r w:rsidRPr="00035981">
        <w:rPr>
          <w:rFonts w:asciiTheme="minorHAnsi" w:hAnsiTheme="minorHAnsi"/>
          <w:color w:val="000000"/>
        </w:rPr>
        <w:t>Me llama profundamente la atención que Jesús no preparó para sí un escenario especial ni un momento llamativo para su bautismo. No buscó destacar, ni ser el centro de atención. Al contrario, se presentó con sencillez, en medio de la multitud, como uno más. El Hijo de Dios decidió identificarse con la gente común, sin espectáculo ni reconocimiento humano.</w:t>
      </w:r>
    </w:p>
    <w:p w14:paraId="72C41EB2" w14:textId="77777777" w:rsidR="0071044F" w:rsidRDefault="0071044F" w:rsidP="0071044F">
      <w:pPr>
        <w:pStyle w:val="NormalWeb"/>
        <w:rPr>
          <w:rFonts w:asciiTheme="minorHAnsi" w:hAnsiTheme="minorHAnsi"/>
          <w:color w:val="000000"/>
        </w:rPr>
      </w:pPr>
    </w:p>
    <w:p w14:paraId="68DA89CC" w14:textId="77777777" w:rsidR="0071044F" w:rsidRPr="00035981" w:rsidRDefault="0071044F" w:rsidP="0071044F">
      <w:pPr>
        <w:pStyle w:val="NormalWeb"/>
        <w:rPr>
          <w:rFonts w:asciiTheme="minorHAnsi" w:hAnsiTheme="minorHAnsi"/>
          <w:color w:val="000000"/>
        </w:rPr>
      </w:pPr>
      <w:r w:rsidRPr="00035981">
        <w:rPr>
          <w:rFonts w:asciiTheme="minorHAnsi" w:hAnsiTheme="minorHAnsi"/>
          <w:color w:val="000000"/>
        </w:rPr>
        <w:t>Hoy vemos con frecuencia cómo muchos construyen escenografías, estrategias y publicaciones para darse a conocer y ganar visibilidad. Y entonces surge una pregunta inevitable:</w:t>
      </w:r>
      <w:r w:rsidRPr="00035981">
        <w:rPr>
          <w:rFonts w:asciiTheme="minorHAnsi" w:hAnsiTheme="minorHAnsi"/>
          <w:color w:val="EE0000"/>
        </w:rPr>
        <w:t xml:space="preserve"> ¿nos enseñó Jesús ese camino? ¿Lo vimos luego en los apóstoles? </w:t>
      </w:r>
      <w:r w:rsidRPr="00035981">
        <w:rPr>
          <w:rFonts w:asciiTheme="minorHAnsi" w:hAnsiTheme="minorHAnsi"/>
          <w:color w:val="000000"/>
        </w:rPr>
        <w:t xml:space="preserve">Claramente </w:t>
      </w:r>
      <w:r w:rsidRPr="00035981">
        <w:rPr>
          <w:rFonts w:asciiTheme="minorHAnsi" w:hAnsiTheme="minorHAnsi"/>
          <w:b/>
          <w:bCs/>
          <w:color w:val="000000"/>
        </w:rPr>
        <w:t>no</w:t>
      </w:r>
      <w:r w:rsidRPr="00035981">
        <w:rPr>
          <w:rFonts w:asciiTheme="minorHAnsi" w:hAnsiTheme="minorHAnsi"/>
          <w:color w:val="000000"/>
        </w:rPr>
        <w:t>. Ese no es el evangelio. Eso es el deseo humano de ser reconocido, de tener poder y de ocupar un lugar que solo le corresponde a Dios.</w:t>
      </w:r>
    </w:p>
    <w:p w14:paraId="22E54FF9" w14:textId="77777777" w:rsidR="0071044F" w:rsidRDefault="0071044F" w:rsidP="0071044F">
      <w:pPr>
        <w:pStyle w:val="NormalWeb"/>
        <w:rPr>
          <w:rStyle w:val="Fuerte"/>
          <w:rFonts w:asciiTheme="minorHAnsi" w:eastAsiaTheme="majorEastAsia" w:hAnsiTheme="minorHAnsi"/>
          <w:color w:val="000000"/>
        </w:rPr>
      </w:pPr>
    </w:p>
    <w:p w14:paraId="5239B668" w14:textId="77777777" w:rsidR="0071044F" w:rsidRPr="00035981" w:rsidRDefault="0071044F" w:rsidP="0071044F">
      <w:pPr>
        <w:pStyle w:val="NormalWeb"/>
        <w:rPr>
          <w:rFonts w:asciiTheme="minorHAnsi" w:hAnsiTheme="minorHAnsi"/>
          <w:color w:val="000000"/>
        </w:rPr>
      </w:pPr>
      <w:r w:rsidRPr="00035981">
        <w:rPr>
          <w:rStyle w:val="Fuerte"/>
          <w:rFonts w:asciiTheme="minorHAnsi" w:hAnsiTheme="minorHAnsi"/>
          <w:i/>
          <w:iCs/>
          <w:color w:val="7030A0"/>
        </w:rPr>
        <w:t>Jesús nos enseñó que la verdadera grandeza no se exhibe; se vive con humildad y obediencia.</w:t>
      </w:r>
      <w:r w:rsidRPr="00035981">
        <w:rPr>
          <w:rStyle w:val="apple-converted-space"/>
          <w:rFonts w:asciiTheme="minorHAnsi" w:hAnsiTheme="minorHAnsi"/>
          <w:color w:val="7030A0"/>
        </w:rPr>
        <w:t> </w:t>
      </w:r>
      <w:r w:rsidRPr="00035981">
        <w:rPr>
          <w:rFonts w:asciiTheme="minorHAnsi" w:hAnsiTheme="minorHAnsi"/>
          <w:color w:val="000000"/>
        </w:rPr>
        <w:t>Por eso, su vida nos invita cada día a imitarlo más: a buscarle de cerca, a escudriñar su Palabra y a obedecerla, no para ser vistos, sino para ser transformados y parecernos más a Él.</w:t>
      </w:r>
    </w:p>
    <w:p w14:paraId="0B17A168" w14:textId="77777777" w:rsidR="0071044F" w:rsidRDefault="0071044F" w:rsidP="0071044F">
      <w:pPr>
        <w:pStyle w:val="NormalWeb"/>
        <w:rPr>
          <w:rFonts w:asciiTheme="minorHAnsi" w:hAnsiTheme="minorHAnsi"/>
          <w:color w:val="000000"/>
        </w:rPr>
      </w:pPr>
    </w:p>
    <w:p w14:paraId="2497BC4B" w14:textId="77777777" w:rsidR="0071044F" w:rsidRPr="00035981" w:rsidRDefault="0071044F" w:rsidP="0071044F">
      <w:pPr>
        <w:pStyle w:val="NormalWeb"/>
        <w:rPr>
          <w:rFonts w:asciiTheme="minorHAnsi" w:hAnsiTheme="minorHAnsi"/>
          <w:color w:val="000000"/>
        </w:rPr>
      </w:pPr>
      <w:r w:rsidRPr="00035981">
        <w:rPr>
          <w:rFonts w:asciiTheme="minorHAnsi" w:hAnsiTheme="minorHAnsi"/>
          <w:i/>
          <w:iCs/>
          <w:color w:val="000000"/>
        </w:rPr>
        <w:t>Señor Jesús, gracias por tu singularidad. Eres incomparable: siendo tan grande y poderoso, te mostraste a nosotros humilde y sencillo. Ayúdanos a imitarte, quita de nosotros todo orgullo y altivez, y haznos cada día más como Tú. Amén</w:t>
      </w:r>
      <w:r w:rsidRPr="00035981">
        <w:rPr>
          <w:rFonts w:asciiTheme="minorHAnsi" w:hAnsiTheme="minorHAnsi"/>
          <w:color w:val="000000"/>
        </w:rPr>
        <w:t>.</w:t>
      </w:r>
    </w:p>
    <w:bookmarkEnd w:id="235"/>
    <w:p w14:paraId="4A3D9A5A" w14:textId="77777777" w:rsidR="0071044F" w:rsidRDefault="0071044F" w:rsidP="00AF07E6">
      <w:pPr>
        <w:pStyle w:val="NormalWeb"/>
        <w:rPr>
          <w:rFonts w:asciiTheme="minorHAnsi" w:hAnsiTheme="minorHAnsi"/>
          <w:color w:val="000000"/>
          <w:lang w:val="es-US"/>
        </w:rPr>
      </w:pPr>
    </w:p>
    <w:p w14:paraId="3A6E737E" w14:textId="77777777" w:rsidR="00A90E9B" w:rsidRDefault="00A90E9B" w:rsidP="00AF07E6">
      <w:pPr>
        <w:pStyle w:val="NormalWeb"/>
        <w:rPr>
          <w:rFonts w:asciiTheme="minorHAnsi" w:hAnsiTheme="minorHAnsi"/>
          <w:color w:val="000000"/>
          <w:lang w:val="es-US"/>
        </w:rPr>
      </w:pPr>
    </w:p>
    <w:p w14:paraId="64B62B13" w14:textId="77777777" w:rsidR="00A90E9B" w:rsidRDefault="00A90E9B" w:rsidP="00AF07E6">
      <w:pPr>
        <w:pStyle w:val="NormalWeb"/>
        <w:rPr>
          <w:rFonts w:asciiTheme="minorHAnsi" w:hAnsiTheme="minorHAnsi"/>
          <w:color w:val="000000"/>
          <w:lang w:val="es-US"/>
        </w:rPr>
      </w:pPr>
    </w:p>
    <w:p w14:paraId="6DCCECA1" w14:textId="77777777" w:rsidR="00A90E9B" w:rsidRDefault="00A90E9B" w:rsidP="00AF07E6">
      <w:pPr>
        <w:pStyle w:val="NormalWeb"/>
        <w:rPr>
          <w:rFonts w:asciiTheme="minorHAnsi" w:hAnsiTheme="minorHAnsi"/>
          <w:color w:val="000000"/>
          <w:lang w:val="es-US"/>
        </w:rPr>
      </w:pPr>
      <w:bookmarkStart w:id="236" w:name="OLE_LINK248"/>
    </w:p>
    <w:p w14:paraId="5D546B48" w14:textId="511D524B" w:rsidR="00D251BF" w:rsidRPr="00294C92" w:rsidRDefault="00D251BF" w:rsidP="00294C92">
      <w:pPr>
        <w:rPr>
          <w:rFonts w:asciiTheme="minorHAnsi" w:hAnsiTheme="minorHAnsi"/>
          <w:b/>
          <w:bCs/>
          <w:color w:val="000000"/>
          <w:lang w:val="es-ES"/>
        </w:rPr>
      </w:pPr>
      <w:r w:rsidRPr="00294C92">
        <w:rPr>
          <w:rFonts w:asciiTheme="minorHAnsi" w:hAnsiTheme="minorHAnsi"/>
          <w:b/>
          <w:bCs/>
          <w:color w:val="000000"/>
          <w:lang w:val="es-ES"/>
        </w:rPr>
        <w:t>M</w:t>
      </w:r>
      <w:r w:rsidR="00294C92" w:rsidRPr="00294C92">
        <w:rPr>
          <w:rFonts w:asciiTheme="minorHAnsi" w:hAnsiTheme="minorHAnsi"/>
          <w:b/>
          <w:bCs/>
          <w:color w:val="000000"/>
          <w:lang w:val="es-ES"/>
        </w:rPr>
        <w:t>á</w:t>
      </w:r>
      <w:r w:rsidRPr="00294C92">
        <w:rPr>
          <w:rFonts w:asciiTheme="minorHAnsi" w:hAnsiTheme="minorHAnsi"/>
          <w:b/>
          <w:bCs/>
          <w:color w:val="000000"/>
          <w:lang w:val="es-ES"/>
        </w:rPr>
        <w:t>s que pan.</w:t>
      </w:r>
    </w:p>
    <w:p w14:paraId="0A0B31C0" w14:textId="4BBE4470" w:rsidR="00A90E9B" w:rsidRPr="00294C92" w:rsidRDefault="00A06D3B" w:rsidP="00294C92">
      <w:pPr>
        <w:rPr>
          <w:rFonts w:asciiTheme="minorHAnsi" w:hAnsiTheme="minorHAnsi"/>
          <w:lang w:val="es-ES"/>
        </w:rPr>
      </w:pPr>
      <w:r w:rsidRPr="00294C92">
        <w:rPr>
          <w:rFonts w:asciiTheme="minorHAnsi" w:hAnsiTheme="minorHAnsi"/>
          <w:b/>
          <w:bCs/>
          <w:color w:val="000000"/>
          <w:lang w:val="es-ES"/>
        </w:rPr>
        <w:t>L</w:t>
      </w:r>
      <w:r w:rsidR="006B74D1" w:rsidRPr="00294C92">
        <w:rPr>
          <w:rFonts w:asciiTheme="minorHAnsi" w:hAnsiTheme="minorHAnsi"/>
          <w:b/>
          <w:bCs/>
          <w:color w:val="000000"/>
          <w:lang w:val="es-ES"/>
        </w:rPr>
        <w:t>u</w:t>
      </w:r>
      <w:r w:rsidRPr="00294C92">
        <w:rPr>
          <w:rFonts w:asciiTheme="minorHAnsi" w:hAnsiTheme="minorHAnsi"/>
          <w:b/>
          <w:bCs/>
          <w:color w:val="000000"/>
          <w:lang w:val="es-ES"/>
        </w:rPr>
        <w:t>cas 3:1-</w:t>
      </w:r>
      <w:r w:rsidR="00CA6776" w:rsidRPr="00294C92">
        <w:rPr>
          <w:rFonts w:asciiTheme="minorHAnsi" w:hAnsiTheme="minorHAnsi"/>
          <w:b/>
          <w:bCs/>
          <w:color w:val="000000"/>
          <w:lang w:val="es-ES"/>
        </w:rPr>
        <w:t>4 NTV.</w:t>
      </w:r>
      <w:r w:rsidR="00CA6776" w:rsidRPr="00294C92">
        <w:rPr>
          <w:rFonts w:asciiTheme="minorHAnsi" w:hAnsiTheme="minorHAnsi"/>
          <w:color w:val="000000"/>
          <w:lang w:val="es-ES"/>
        </w:rPr>
        <w:t xml:space="preserve"> </w:t>
      </w:r>
      <w:r w:rsidR="00CA6776" w:rsidRPr="00294C92">
        <w:rPr>
          <w:rFonts w:asciiTheme="minorHAnsi" w:hAnsiTheme="minorHAnsi"/>
          <w:i/>
          <w:iCs/>
          <w:color w:val="0070C0"/>
          <w:lang w:val="es-ES"/>
        </w:rPr>
        <w:t xml:space="preserve">Entonces Jesús, lleno del Espíritu Santo, regresó del río Jordán. Y el Espíritu lo llevó al desierto, </w:t>
      </w:r>
      <w:r w:rsidR="00CA6776" w:rsidRPr="00294C92">
        <w:rPr>
          <w:rFonts w:asciiTheme="minorHAnsi" w:hAnsiTheme="minorHAnsi"/>
          <w:i/>
          <w:iCs/>
          <w:color w:val="0070C0"/>
          <w:vertAlign w:val="superscript"/>
          <w:lang w:val="es-ES"/>
        </w:rPr>
        <w:t>2 </w:t>
      </w:r>
      <w:r w:rsidR="00CA6776" w:rsidRPr="00294C92">
        <w:rPr>
          <w:rFonts w:asciiTheme="minorHAnsi" w:hAnsiTheme="minorHAnsi"/>
          <w:i/>
          <w:iCs/>
          <w:color w:val="0070C0"/>
          <w:lang w:val="es-ES"/>
        </w:rPr>
        <w:t xml:space="preserve">donde fue tentado por el diablo durante cuarenta días. Jesús no comió nada en todo ese tiempo y comenzó a tener mucha hambre. </w:t>
      </w:r>
      <w:r w:rsidR="00CA6776" w:rsidRPr="00294C92">
        <w:rPr>
          <w:rFonts w:asciiTheme="minorHAnsi" w:hAnsiTheme="minorHAnsi"/>
          <w:i/>
          <w:iCs/>
          <w:color w:val="0070C0"/>
          <w:vertAlign w:val="superscript"/>
          <w:lang w:val="es-ES"/>
        </w:rPr>
        <w:t>3 </w:t>
      </w:r>
      <w:r w:rsidR="00CA6776" w:rsidRPr="00294C92">
        <w:rPr>
          <w:rFonts w:asciiTheme="minorHAnsi" w:hAnsiTheme="minorHAnsi"/>
          <w:i/>
          <w:iCs/>
          <w:color w:val="0070C0"/>
          <w:lang w:val="es-ES"/>
        </w:rPr>
        <w:t xml:space="preserve">Entonces el diablo le dijo: —Si eres el Hijo de Dios, dile a esta piedra que se transforme en pan. </w:t>
      </w:r>
      <w:r w:rsidR="00CA6776" w:rsidRPr="00294C92">
        <w:rPr>
          <w:rFonts w:asciiTheme="minorHAnsi" w:hAnsiTheme="minorHAnsi"/>
          <w:i/>
          <w:iCs/>
          <w:color w:val="0070C0"/>
          <w:vertAlign w:val="superscript"/>
          <w:lang w:val="es-ES"/>
        </w:rPr>
        <w:t>4 </w:t>
      </w:r>
      <w:r w:rsidR="00CA6776" w:rsidRPr="00294C92">
        <w:rPr>
          <w:rFonts w:asciiTheme="minorHAnsi" w:hAnsiTheme="minorHAnsi"/>
          <w:i/>
          <w:iCs/>
          <w:color w:val="0070C0"/>
          <w:lang w:val="es-ES"/>
        </w:rPr>
        <w:t>Jesús le dijo: —</w:t>
      </w:r>
      <w:r w:rsidR="00CA6776" w:rsidRPr="00294C92">
        <w:rPr>
          <w:rFonts w:asciiTheme="minorHAnsi" w:hAnsiTheme="minorHAnsi"/>
          <w:b/>
          <w:bCs/>
          <w:i/>
          <w:iCs/>
          <w:color w:val="0070C0"/>
          <w:lang w:val="es-ES"/>
        </w:rPr>
        <w:t xml:space="preserve">¡No! </w:t>
      </w:r>
      <w:r w:rsidR="00CA6776" w:rsidRPr="00294C92">
        <w:rPr>
          <w:rFonts w:asciiTheme="minorHAnsi" w:hAnsiTheme="minorHAnsi"/>
          <w:i/>
          <w:iCs/>
          <w:color w:val="0070C0"/>
          <w:lang w:val="es-ES"/>
        </w:rPr>
        <w:t>Las Escrituras dicen: “</w:t>
      </w:r>
      <w:r w:rsidR="00CA6776" w:rsidRPr="00BF5137">
        <w:rPr>
          <w:rFonts w:asciiTheme="minorHAnsi" w:hAnsiTheme="minorHAnsi"/>
          <w:b/>
          <w:bCs/>
          <w:i/>
          <w:iCs/>
          <w:color w:val="0070C0"/>
          <w:lang w:val="es-ES"/>
        </w:rPr>
        <w:t>La gente no vive sólo de pan</w:t>
      </w:r>
      <w:r w:rsidR="00CA6776" w:rsidRPr="00294C92">
        <w:rPr>
          <w:rFonts w:asciiTheme="minorHAnsi" w:hAnsiTheme="minorHAnsi"/>
          <w:lang w:val="es-ES"/>
        </w:rPr>
        <w:t>”.</w:t>
      </w:r>
    </w:p>
    <w:p w14:paraId="5186FD0E" w14:textId="33FF1A26" w:rsidR="00D251BF" w:rsidRPr="00D251BF" w:rsidRDefault="00D251BF" w:rsidP="00294C92">
      <w:pPr>
        <w:rPr>
          <w:rFonts w:asciiTheme="minorHAnsi" w:hAnsiTheme="minorHAnsi"/>
          <w:color w:val="000000"/>
          <w:lang w:val="es-ES"/>
        </w:rPr>
      </w:pPr>
      <w:r w:rsidRPr="00D251BF">
        <w:rPr>
          <w:rFonts w:asciiTheme="minorHAnsi" w:hAnsiTheme="minorHAnsi"/>
          <w:color w:val="000000"/>
          <w:lang w:val="es-ES"/>
        </w:rPr>
        <w:t xml:space="preserve">Estos primeros versículos del capítulo 4 de Lucas nos colocan frente a una verdad esencial. Después de un momento de gloria —cuando el Padre habló desde el cielo y el Espíritu descendió sobre Jesús—, el mismo Espíritu lo condujo al desierto. Allí, en la soledad y en una necesidad real, Jesús fue probado. No fue un ataque al azar, sino en el punto donde el cuerpo gritaba por </w:t>
      </w:r>
      <w:r w:rsidR="00660BFB">
        <w:rPr>
          <w:rFonts w:asciiTheme="minorHAnsi" w:hAnsiTheme="minorHAnsi"/>
          <w:color w:val="000000"/>
          <w:lang w:val="es-ES"/>
        </w:rPr>
        <w:t>alimento</w:t>
      </w:r>
      <w:r w:rsidRPr="00D251BF">
        <w:rPr>
          <w:rFonts w:asciiTheme="minorHAnsi" w:hAnsiTheme="minorHAnsi"/>
          <w:color w:val="000000"/>
          <w:lang w:val="es-ES"/>
        </w:rPr>
        <w:t>.</w:t>
      </w:r>
    </w:p>
    <w:p w14:paraId="57021D4D" w14:textId="77777777" w:rsidR="00294C92" w:rsidRDefault="00294C92" w:rsidP="00294C92">
      <w:pPr>
        <w:rPr>
          <w:rFonts w:asciiTheme="minorHAnsi" w:hAnsiTheme="minorHAnsi"/>
          <w:color w:val="000000"/>
          <w:lang w:val="es-ES"/>
        </w:rPr>
      </w:pPr>
    </w:p>
    <w:p w14:paraId="42A6E4EB" w14:textId="1685D48E" w:rsidR="00D251BF" w:rsidRPr="00D251BF" w:rsidRDefault="00D251BF" w:rsidP="00294C92">
      <w:pPr>
        <w:rPr>
          <w:rFonts w:asciiTheme="minorHAnsi" w:hAnsiTheme="minorHAnsi"/>
          <w:color w:val="000000"/>
          <w:lang w:val="es-ES"/>
        </w:rPr>
      </w:pPr>
      <w:r w:rsidRPr="00D251BF">
        <w:rPr>
          <w:rFonts w:asciiTheme="minorHAnsi" w:hAnsiTheme="minorHAnsi"/>
          <w:color w:val="000000"/>
          <w:lang w:val="es-ES"/>
        </w:rPr>
        <w:t>En ese escenario, Jesús nos revela algo profundo: </w:t>
      </w:r>
      <w:r w:rsidRPr="00D251BF">
        <w:rPr>
          <w:rFonts w:asciiTheme="minorHAnsi" w:hAnsiTheme="minorHAnsi"/>
          <w:b/>
          <w:bCs/>
          <w:color w:val="000000"/>
          <w:lang w:val="es-ES"/>
        </w:rPr>
        <w:t xml:space="preserve">cuando </w:t>
      </w:r>
      <w:r w:rsidR="00DC1D6E" w:rsidRPr="00D251BF">
        <w:rPr>
          <w:rFonts w:asciiTheme="minorHAnsi" w:hAnsiTheme="minorHAnsi"/>
          <w:b/>
          <w:bCs/>
          <w:color w:val="000000"/>
          <w:lang w:val="es-ES"/>
        </w:rPr>
        <w:t>tod</w:t>
      </w:r>
      <w:r w:rsidR="00DC1D6E">
        <w:rPr>
          <w:rFonts w:asciiTheme="minorHAnsi" w:hAnsiTheme="minorHAnsi"/>
          <w:b/>
          <w:bCs/>
          <w:color w:val="000000"/>
          <w:lang w:val="es-ES"/>
        </w:rPr>
        <w:t>o</w:t>
      </w:r>
      <w:r w:rsidR="00DC1D6E" w:rsidRPr="00D251BF">
        <w:rPr>
          <w:rFonts w:asciiTheme="minorHAnsi" w:hAnsiTheme="minorHAnsi"/>
          <w:b/>
          <w:bCs/>
          <w:color w:val="000000"/>
          <w:lang w:val="es-ES"/>
        </w:rPr>
        <w:t xml:space="preserve"> falta</w:t>
      </w:r>
      <w:r w:rsidRPr="00D251BF">
        <w:rPr>
          <w:rFonts w:asciiTheme="minorHAnsi" w:hAnsiTheme="minorHAnsi"/>
          <w:b/>
          <w:bCs/>
          <w:color w:val="000000"/>
          <w:lang w:val="es-ES"/>
        </w:rPr>
        <w:t>, la vida no se sostiene por lo que llena el estómago, sino por lo que afirma el alma</w:t>
      </w:r>
      <w:r w:rsidRPr="00D251BF">
        <w:rPr>
          <w:rFonts w:asciiTheme="minorHAnsi" w:hAnsiTheme="minorHAnsi"/>
          <w:color w:val="000000"/>
          <w:lang w:val="es-ES"/>
        </w:rPr>
        <w:t>. Por eso no convirtió las piedras en pan ni usó su poder para aliviar la necesidad inmediata. Respondió con la Palabra, mostrando que la obediencia y la confianza en Dios sostienen más que cualquier provisión momentánea.</w:t>
      </w:r>
    </w:p>
    <w:p w14:paraId="180A73DD" w14:textId="77777777" w:rsidR="00294C92" w:rsidRDefault="00294C92" w:rsidP="00294C92">
      <w:pPr>
        <w:rPr>
          <w:rFonts w:asciiTheme="minorHAnsi" w:hAnsiTheme="minorHAnsi"/>
          <w:color w:val="000000"/>
          <w:lang w:val="es-ES"/>
        </w:rPr>
      </w:pPr>
    </w:p>
    <w:p w14:paraId="17A8D541" w14:textId="072B0278" w:rsidR="00D251BF" w:rsidRPr="00D251BF" w:rsidRDefault="00D251BF" w:rsidP="00294C92">
      <w:pPr>
        <w:rPr>
          <w:rFonts w:asciiTheme="minorHAnsi" w:hAnsiTheme="minorHAnsi"/>
          <w:color w:val="000000"/>
          <w:lang w:val="es-ES"/>
        </w:rPr>
      </w:pPr>
      <w:r w:rsidRPr="00D251BF">
        <w:rPr>
          <w:rFonts w:asciiTheme="minorHAnsi" w:hAnsiTheme="minorHAnsi"/>
          <w:color w:val="000000"/>
          <w:lang w:val="es-ES"/>
        </w:rPr>
        <w:t>Esto nos invita a mirar hacia dentro. Todos enfrentamos momentos donde el alma tiene hambre y las áreas débiles quedan expuestas. Es precisamente ahí donde aprendemos a vivir no sólo de lo visible, sino de cada palabra que Dios ha dicho, confiando en que su verdad nos sostiene aun en medio del desierto.</w:t>
      </w:r>
    </w:p>
    <w:p w14:paraId="2B9CE644" w14:textId="77777777" w:rsidR="00294C92" w:rsidRDefault="00294C92" w:rsidP="00294C92">
      <w:pPr>
        <w:rPr>
          <w:rFonts w:asciiTheme="minorHAnsi" w:hAnsiTheme="minorHAnsi"/>
          <w:b/>
          <w:bCs/>
          <w:color w:val="000000"/>
          <w:lang w:val="es-ES"/>
        </w:rPr>
      </w:pPr>
    </w:p>
    <w:p w14:paraId="4309D5D6" w14:textId="640B9696" w:rsidR="00D251BF" w:rsidRPr="00D251BF" w:rsidRDefault="00D251BF" w:rsidP="00294C92">
      <w:pPr>
        <w:rPr>
          <w:rFonts w:asciiTheme="minorHAnsi" w:hAnsiTheme="minorHAnsi"/>
          <w:i/>
          <w:iCs/>
          <w:color w:val="000000"/>
          <w:lang w:val="es-ES"/>
        </w:rPr>
      </w:pPr>
      <w:r w:rsidRPr="00D251BF">
        <w:rPr>
          <w:rFonts w:asciiTheme="minorHAnsi" w:hAnsiTheme="minorHAnsi"/>
          <w:b/>
          <w:bCs/>
          <w:i/>
          <w:iCs/>
          <w:color w:val="000000"/>
          <w:lang w:val="es-ES"/>
        </w:rPr>
        <w:t>Señor Jesús</w:t>
      </w:r>
      <w:r w:rsidRPr="00D251BF">
        <w:rPr>
          <w:rFonts w:asciiTheme="minorHAnsi" w:hAnsiTheme="minorHAnsi"/>
          <w:i/>
          <w:iCs/>
          <w:color w:val="000000"/>
          <w:lang w:val="es-ES"/>
        </w:rPr>
        <w:t>, gracias porque nos enseñaste que hay algo más fuerte que la tentación y más profundo que la necesidad. Ayúdame a permanecer firme, confiando en tu Palabra cuando mi fuerza se debilita. Amén.</w:t>
      </w:r>
    </w:p>
    <w:bookmarkEnd w:id="236"/>
    <w:p w14:paraId="2BFB96E1" w14:textId="77777777" w:rsidR="00CA6776" w:rsidRDefault="00CA6776" w:rsidP="00294C92">
      <w:pPr>
        <w:rPr>
          <w:rFonts w:asciiTheme="minorHAnsi" w:hAnsiTheme="minorHAnsi"/>
          <w:lang w:val="es-ES"/>
        </w:rPr>
      </w:pPr>
    </w:p>
    <w:p w14:paraId="26BC4A00" w14:textId="77777777" w:rsidR="00BF782D" w:rsidRDefault="00BF782D" w:rsidP="00294C92">
      <w:pPr>
        <w:rPr>
          <w:rFonts w:asciiTheme="minorHAnsi" w:hAnsiTheme="minorHAnsi"/>
          <w:lang w:val="es-ES"/>
        </w:rPr>
      </w:pPr>
    </w:p>
    <w:p w14:paraId="59D5032A" w14:textId="77777777" w:rsidR="00F56F9C" w:rsidRDefault="00F56F9C" w:rsidP="0026639F">
      <w:pPr>
        <w:outlineLvl w:val="1"/>
        <w:rPr>
          <w:rFonts w:asciiTheme="minorHAnsi" w:hAnsiTheme="minorHAnsi"/>
          <w:b/>
          <w:bCs/>
          <w:color w:val="000000"/>
          <w:sz w:val="28"/>
          <w:szCs w:val="28"/>
        </w:rPr>
      </w:pPr>
    </w:p>
    <w:p w14:paraId="4EEA37CD" w14:textId="2EC7DABC" w:rsidR="00BF782D" w:rsidRPr="00BF782D" w:rsidRDefault="00BF782D" w:rsidP="0026639F">
      <w:pPr>
        <w:outlineLvl w:val="1"/>
        <w:rPr>
          <w:rFonts w:asciiTheme="minorHAnsi" w:hAnsiTheme="minorHAnsi"/>
          <w:b/>
          <w:bCs/>
          <w:color w:val="000000"/>
          <w:sz w:val="28"/>
          <w:szCs w:val="28"/>
        </w:rPr>
      </w:pPr>
      <w:bookmarkStart w:id="237" w:name="OLE_LINK249"/>
      <w:r w:rsidRPr="00BF782D">
        <w:rPr>
          <w:rFonts w:asciiTheme="minorHAnsi" w:hAnsiTheme="minorHAnsi"/>
          <w:b/>
          <w:bCs/>
          <w:color w:val="000000"/>
          <w:sz w:val="28"/>
          <w:szCs w:val="28"/>
        </w:rPr>
        <w:t>La tentación al acecho</w:t>
      </w:r>
      <w:r w:rsidR="0026639F">
        <w:rPr>
          <w:rFonts w:asciiTheme="minorHAnsi" w:hAnsiTheme="minorHAnsi"/>
          <w:b/>
          <w:bCs/>
          <w:color w:val="000000"/>
          <w:sz w:val="28"/>
          <w:szCs w:val="28"/>
        </w:rPr>
        <w:t>.</w:t>
      </w:r>
    </w:p>
    <w:p w14:paraId="0A6BA2BF" w14:textId="719C5286" w:rsidR="00BF782D" w:rsidRPr="00BF782D" w:rsidRDefault="00BF782D" w:rsidP="0026639F">
      <w:pPr>
        <w:rPr>
          <w:rFonts w:asciiTheme="minorHAnsi" w:hAnsiTheme="minorHAnsi"/>
          <w:color w:val="000000"/>
        </w:rPr>
      </w:pPr>
      <w:r w:rsidRPr="00BF782D">
        <w:rPr>
          <w:rFonts w:asciiTheme="minorHAnsi" w:hAnsiTheme="minorHAnsi"/>
          <w:b/>
          <w:bCs/>
          <w:color w:val="000000"/>
        </w:rPr>
        <w:t>Lucas 4:12–13 NTV</w:t>
      </w:r>
      <w:r w:rsidR="0026639F" w:rsidRPr="0026639F">
        <w:rPr>
          <w:rFonts w:asciiTheme="minorHAnsi" w:hAnsiTheme="minorHAnsi"/>
          <w:b/>
          <w:bCs/>
          <w:color w:val="000000"/>
        </w:rPr>
        <w:t>.</w:t>
      </w:r>
      <w:r w:rsidR="0026639F" w:rsidRPr="0026639F">
        <w:rPr>
          <w:rFonts w:asciiTheme="minorHAnsi" w:hAnsiTheme="minorHAnsi"/>
          <w:color w:val="000000"/>
        </w:rPr>
        <w:t xml:space="preserve"> </w:t>
      </w:r>
      <w:r w:rsidRPr="00BF782D">
        <w:rPr>
          <w:rFonts w:asciiTheme="minorHAnsi" w:hAnsiTheme="minorHAnsi"/>
          <w:i/>
          <w:iCs/>
          <w:color w:val="0070C0"/>
        </w:rPr>
        <w:t>Jesús le respondió: —Las Escrituras también dicen: “No pondrás a prueba al SEÑOR tu Dios”</w:t>
      </w:r>
      <w:r w:rsidR="0026639F" w:rsidRPr="0026639F">
        <w:rPr>
          <w:rFonts w:asciiTheme="minorHAnsi" w:hAnsiTheme="minorHAnsi"/>
          <w:i/>
          <w:iCs/>
          <w:color w:val="0070C0"/>
        </w:rPr>
        <w:t xml:space="preserve"> </w:t>
      </w:r>
      <w:r w:rsidRPr="00BF782D">
        <w:rPr>
          <w:rFonts w:asciiTheme="minorHAnsi" w:hAnsiTheme="minorHAnsi"/>
          <w:i/>
          <w:iCs/>
          <w:color w:val="0070C0"/>
        </w:rPr>
        <w:t xml:space="preserve">.Cuando el diablo terminó de tentar a Jesús, </w:t>
      </w:r>
      <w:r w:rsidRPr="00BF782D">
        <w:rPr>
          <w:rFonts w:asciiTheme="minorHAnsi" w:hAnsiTheme="minorHAnsi"/>
          <w:b/>
          <w:bCs/>
          <w:i/>
          <w:iCs/>
          <w:color w:val="0070C0"/>
        </w:rPr>
        <w:t>lo dejó hasta la siguiente oportunidad</w:t>
      </w:r>
      <w:r w:rsidRPr="00BF782D">
        <w:rPr>
          <w:rFonts w:asciiTheme="minorHAnsi" w:hAnsiTheme="minorHAnsi"/>
          <w:i/>
          <w:iCs/>
          <w:color w:val="0070C0"/>
        </w:rPr>
        <w:t>.</w:t>
      </w:r>
    </w:p>
    <w:p w14:paraId="4067CFBD" w14:textId="77777777" w:rsidR="0026639F" w:rsidRDefault="0026639F" w:rsidP="0026639F">
      <w:pPr>
        <w:rPr>
          <w:rFonts w:asciiTheme="minorHAnsi" w:hAnsiTheme="minorHAnsi"/>
          <w:color w:val="000000"/>
        </w:rPr>
      </w:pPr>
    </w:p>
    <w:p w14:paraId="5E4F22BF" w14:textId="78ED3DC6" w:rsidR="00BF782D" w:rsidRPr="00BF782D" w:rsidRDefault="00BF782D" w:rsidP="0026639F">
      <w:pPr>
        <w:rPr>
          <w:rFonts w:asciiTheme="minorHAnsi" w:hAnsiTheme="minorHAnsi"/>
          <w:color w:val="000000"/>
        </w:rPr>
      </w:pPr>
      <w:r w:rsidRPr="00BF782D">
        <w:rPr>
          <w:rFonts w:asciiTheme="minorHAnsi" w:hAnsiTheme="minorHAnsi"/>
          <w:color w:val="000000"/>
        </w:rPr>
        <w:t>La respuesta de Jesús revela una fe firme y madura. Él no intenta forzar a Dios ni exigir pruebas de Su cuidado. Permanece confiado en la voluntad del Padre, aun sabiendo que la tentación no había terminado, sino que solo estaba esperando otro momento.</w:t>
      </w:r>
    </w:p>
    <w:p w14:paraId="3A481650" w14:textId="77777777" w:rsidR="0026639F" w:rsidRDefault="0026639F" w:rsidP="0026639F">
      <w:pPr>
        <w:rPr>
          <w:rFonts w:asciiTheme="minorHAnsi" w:hAnsiTheme="minorHAnsi"/>
          <w:color w:val="000000"/>
        </w:rPr>
      </w:pPr>
    </w:p>
    <w:p w14:paraId="1CF4DD6B" w14:textId="69995468" w:rsidR="00BF782D" w:rsidRDefault="00BF782D" w:rsidP="0026639F">
      <w:pPr>
        <w:rPr>
          <w:rFonts w:asciiTheme="minorHAnsi" w:hAnsiTheme="minorHAnsi"/>
          <w:color w:val="000000"/>
        </w:rPr>
      </w:pPr>
      <w:r w:rsidRPr="00BF782D">
        <w:rPr>
          <w:rFonts w:asciiTheme="minorHAnsi" w:hAnsiTheme="minorHAnsi"/>
          <w:color w:val="000000"/>
        </w:rPr>
        <w:t>Este pasaje nos recuerda que la tentación no siempre se presenta de forma evidente; muchas veces permanece al acecho, esperando cansancio, presión o vulnerabilidad. Por eso, la verdadera victoria no está solo en resistir una vez, sino en </w:t>
      </w:r>
      <w:r w:rsidRPr="00BF782D">
        <w:rPr>
          <w:rFonts w:asciiTheme="minorHAnsi" w:hAnsiTheme="minorHAnsi"/>
          <w:b/>
          <w:bCs/>
          <w:color w:val="000000"/>
        </w:rPr>
        <w:t>perseverar en obediencia y confianza constante</w:t>
      </w:r>
      <w:r w:rsidRPr="00BF782D">
        <w:rPr>
          <w:rFonts w:asciiTheme="minorHAnsi" w:hAnsiTheme="minorHAnsi"/>
          <w:color w:val="000000"/>
        </w:rPr>
        <w:t>.</w:t>
      </w:r>
    </w:p>
    <w:p w14:paraId="4E23BFD1" w14:textId="77777777" w:rsidR="0026639F" w:rsidRPr="00BF782D" w:rsidRDefault="0026639F" w:rsidP="0026639F">
      <w:pPr>
        <w:rPr>
          <w:rFonts w:asciiTheme="minorHAnsi" w:hAnsiTheme="minorHAnsi"/>
          <w:color w:val="000000"/>
        </w:rPr>
      </w:pPr>
    </w:p>
    <w:p w14:paraId="78DF1827" w14:textId="2FEEFB6B" w:rsidR="00BF782D" w:rsidRPr="00BF782D" w:rsidRDefault="00BF782D" w:rsidP="0026639F">
      <w:pPr>
        <w:rPr>
          <w:rFonts w:asciiTheme="minorHAnsi" w:hAnsiTheme="minorHAnsi"/>
          <w:color w:val="000000"/>
        </w:rPr>
      </w:pPr>
      <w:r w:rsidRPr="00BF782D">
        <w:rPr>
          <w:rFonts w:asciiTheme="minorHAnsi" w:hAnsiTheme="minorHAnsi"/>
          <w:color w:val="000000"/>
        </w:rPr>
        <w:t>La fe genuina no pone a Dios a prueba. Descansa en Él. Cuando la tentación</w:t>
      </w:r>
      <w:r w:rsidR="006C1D12">
        <w:rPr>
          <w:rFonts w:asciiTheme="minorHAnsi" w:hAnsiTheme="minorHAnsi"/>
          <w:color w:val="000000"/>
        </w:rPr>
        <w:t xml:space="preserve"> </w:t>
      </w:r>
      <w:r w:rsidRPr="00BF782D">
        <w:rPr>
          <w:rFonts w:asciiTheme="minorHAnsi" w:hAnsiTheme="minorHAnsi"/>
          <w:color w:val="000000"/>
        </w:rPr>
        <w:t>regresa, </w:t>
      </w:r>
      <w:r w:rsidRPr="00BF782D">
        <w:rPr>
          <w:rFonts w:asciiTheme="minorHAnsi" w:hAnsiTheme="minorHAnsi"/>
          <w:b/>
          <w:bCs/>
          <w:color w:val="000000"/>
        </w:rPr>
        <w:t>la obediencia fiel sigue siendo nuestra mayor defensa</w:t>
      </w:r>
      <w:r w:rsidRPr="00BF782D">
        <w:rPr>
          <w:rFonts w:asciiTheme="minorHAnsi" w:hAnsiTheme="minorHAnsi"/>
          <w:color w:val="000000"/>
        </w:rPr>
        <w:t>.</w:t>
      </w:r>
    </w:p>
    <w:p w14:paraId="0729BB18" w14:textId="77777777" w:rsidR="0026639F" w:rsidRDefault="0026639F" w:rsidP="0026639F">
      <w:pPr>
        <w:rPr>
          <w:rFonts w:asciiTheme="minorHAnsi" w:hAnsiTheme="minorHAnsi"/>
          <w:b/>
          <w:bCs/>
          <w:i/>
          <w:iCs/>
          <w:color w:val="7030A0"/>
        </w:rPr>
      </w:pPr>
    </w:p>
    <w:p w14:paraId="3D534762" w14:textId="5A8FA86A" w:rsidR="00BF782D" w:rsidRPr="00BF782D" w:rsidRDefault="00BF782D" w:rsidP="0026639F">
      <w:pPr>
        <w:rPr>
          <w:rFonts w:asciiTheme="minorHAnsi" w:hAnsiTheme="minorHAnsi"/>
          <w:i/>
          <w:iCs/>
          <w:color w:val="7030A0"/>
        </w:rPr>
      </w:pPr>
      <w:r w:rsidRPr="00BF782D">
        <w:rPr>
          <w:rFonts w:asciiTheme="minorHAnsi" w:hAnsiTheme="minorHAnsi"/>
          <w:b/>
          <w:bCs/>
          <w:i/>
          <w:iCs/>
          <w:color w:val="7030A0"/>
        </w:rPr>
        <w:t xml:space="preserve">La tentación </w:t>
      </w:r>
      <w:r w:rsidR="007552A1">
        <w:rPr>
          <w:rFonts w:asciiTheme="minorHAnsi" w:hAnsiTheme="minorHAnsi"/>
          <w:b/>
          <w:bCs/>
          <w:i/>
          <w:iCs/>
          <w:color w:val="7030A0"/>
        </w:rPr>
        <w:t xml:space="preserve">nos </w:t>
      </w:r>
      <w:r w:rsidRPr="00BF782D">
        <w:rPr>
          <w:rFonts w:asciiTheme="minorHAnsi" w:hAnsiTheme="minorHAnsi"/>
          <w:b/>
          <w:bCs/>
          <w:i/>
          <w:iCs/>
          <w:color w:val="7030A0"/>
        </w:rPr>
        <w:t xml:space="preserve">acecha, pero </w:t>
      </w:r>
      <w:r w:rsidR="00B77A56">
        <w:rPr>
          <w:rFonts w:asciiTheme="minorHAnsi" w:hAnsiTheme="minorHAnsi"/>
          <w:b/>
          <w:bCs/>
          <w:i/>
          <w:iCs/>
          <w:color w:val="7030A0"/>
        </w:rPr>
        <w:t xml:space="preserve">nuestra </w:t>
      </w:r>
      <w:r w:rsidRPr="00BF782D">
        <w:rPr>
          <w:rFonts w:asciiTheme="minorHAnsi" w:hAnsiTheme="minorHAnsi"/>
          <w:b/>
          <w:bCs/>
          <w:i/>
          <w:iCs/>
          <w:color w:val="7030A0"/>
        </w:rPr>
        <w:t xml:space="preserve">obediencia </w:t>
      </w:r>
      <w:r w:rsidR="0026639F" w:rsidRPr="0026639F">
        <w:rPr>
          <w:rFonts w:asciiTheme="minorHAnsi" w:hAnsiTheme="minorHAnsi"/>
          <w:b/>
          <w:bCs/>
          <w:i/>
          <w:iCs/>
          <w:color w:val="7030A0"/>
        </w:rPr>
        <w:t xml:space="preserve">debe </w:t>
      </w:r>
      <w:r w:rsidRPr="00BF782D">
        <w:rPr>
          <w:rFonts w:asciiTheme="minorHAnsi" w:hAnsiTheme="minorHAnsi"/>
          <w:b/>
          <w:bCs/>
          <w:i/>
          <w:iCs/>
          <w:color w:val="7030A0"/>
        </w:rPr>
        <w:t>permanece</w:t>
      </w:r>
      <w:r w:rsidR="0026639F" w:rsidRPr="0026639F">
        <w:rPr>
          <w:rFonts w:asciiTheme="minorHAnsi" w:hAnsiTheme="minorHAnsi"/>
          <w:b/>
          <w:bCs/>
          <w:i/>
          <w:iCs/>
          <w:color w:val="7030A0"/>
        </w:rPr>
        <w:t>r</w:t>
      </w:r>
      <w:r w:rsidRPr="00BF782D">
        <w:rPr>
          <w:rFonts w:asciiTheme="minorHAnsi" w:hAnsiTheme="minorHAnsi"/>
          <w:b/>
          <w:bCs/>
          <w:i/>
          <w:iCs/>
          <w:color w:val="7030A0"/>
        </w:rPr>
        <w:t>.</w:t>
      </w:r>
    </w:p>
    <w:p w14:paraId="505CB05A" w14:textId="77777777" w:rsidR="0026639F" w:rsidRDefault="0026639F" w:rsidP="0026639F">
      <w:pPr>
        <w:rPr>
          <w:rFonts w:asciiTheme="minorHAnsi" w:hAnsiTheme="minorHAnsi"/>
          <w:i/>
          <w:iCs/>
          <w:color w:val="000000"/>
        </w:rPr>
      </w:pPr>
    </w:p>
    <w:p w14:paraId="27280EDE" w14:textId="66FB4396" w:rsidR="00BF782D" w:rsidRPr="00BF782D" w:rsidRDefault="00BF782D" w:rsidP="0026639F">
      <w:pPr>
        <w:rPr>
          <w:rFonts w:asciiTheme="minorHAnsi" w:hAnsiTheme="minorHAnsi"/>
          <w:color w:val="000000"/>
        </w:rPr>
      </w:pPr>
      <w:r w:rsidRPr="00BF782D">
        <w:rPr>
          <w:rFonts w:asciiTheme="minorHAnsi" w:hAnsiTheme="minorHAnsi"/>
          <w:b/>
          <w:bCs/>
          <w:i/>
          <w:iCs/>
          <w:color w:val="000000"/>
        </w:rPr>
        <w:t>Señor</w:t>
      </w:r>
      <w:r w:rsidR="0026639F" w:rsidRPr="00D4169E">
        <w:rPr>
          <w:rFonts w:asciiTheme="minorHAnsi" w:hAnsiTheme="minorHAnsi"/>
          <w:b/>
          <w:bCs/>
          <w:i/>
          <w:iCs/>
          <w:color w:val="000000"/>
        </w:rPr>
        <w:t xml:space="preserve"> Jesús</w:t>
      </w:r>
      <w:r w:rsidRPr="00BF782D">
        <w:rPr>
          <w:rFonts w:asciiTheme="minorHAnsi" w:hAnsiTheme="minorHAnsi"/>
          <w:i/>
          <w:iCs/>
          <w:color w:val="000000"/>
        </w:rPr>
        <w:t>, ayúdanos a no ponerte a prueba en medio de la presión. Afirma nuestra fe para vivir confiados en Ti y perseverar en obediencia cada día. Amén</w:t>
      </w:r>
      <w:r w:rsidRPr="00BF782D">
        <w:rPr>
          <w:rFonts w:asciiTheme="minorHAnsi" w:hAnsiTheme="minorHAnsi"/>
          <w:color w:val="000000"/>
        </w:rPr>
        <w:t>.</w:t>
      </w:r>
    </w:p>
    <w:bookmarkEnd w:id="237"/>
    <w:p w14:paraId="1EFA1359" w14:textId="77777777" w:rsidR="00BF782D" w:rsidRDefault="00BF782D" w:rsidP="00294C92">
      <w:pPr>
        <w:rPr>
          <w:rFonts w:asciiTheme="minorHAnsi" w:hAnsiTheme="minorHAnsi"/>
          <w:lang w:val="es-ES"/>
        </w:rPr>
      </w:pPr>
    </w:p>
    <w:p w14:paraId="59E05C90" w14:textId="77777777" w:rsidR="00AD1A6D" w:rsidRDefault="00AD1A6D" w:rsidP="00294C92">
      <w:pPr>
        <w:rPr>
          <w:rFonts w:asciiTheme="minorHAnsi" w:hAnsiTheme="minorHAnsi"/>
          <w:lang w:val="es-ES"/>
        </w:rPr>
      </w:pPr>
    </w:p>
    <w:p w14:paraId="6FD9AF59" w14:textId="77777777" w:rsidR="00AD1A6D" w:rsidRDefault="00AD1A6D" w:rsidP="00294C92">
      <w:pPr>
        <w:rPr>
          <w:rFonts w:asciiTheme="minorHAnsi" w:hAnsiTheme="minorHAnsi"/>
          <w:lang w:val="es-ES"/>
        </w:rPr>
      </w:pPr>
    </w:p>
    <w:p w14:paraId="35E6869B" w14:textId="428A8CF0" w:rsidR="00D90860" w:rsidRPr="00194855" w:rsidRDefault="00D90860" w:rsidP="00507C06">
      <w:pPr>
        <w:rPr>
          <w:rFonts w:asciiTheme="minorHAnsi" w:hAnsiTheme="minorHAnsi"/>
          <w:b/>
          <w:bCs/>
          <w:sz w:val="28"/>
          <w:szCs w:val="28"/>
          <w:lang w:val="es-ES"/>
        </w:rPr>
      </w:pPr>
      <w:bookmarkStart w:id="238" w:name="OLE_LINK250"/>
      <w:r w:rsidRPr="00194855">
        <w:rPr>
          <w:rFonts w:asciiTheme="minorHAnsi" w:hAnsiTheme="minorHAnsi"/>
          <w:b/>
          <w:bCs/>
          <w:sz w:val="28"/>
          <w:szCs w:val="28"/>
          <w:lang w:val="es-ES"/>
        </w:rPr>
        <w:t xml:space="preserve">Si tú lo dices. </w:t>
      </w:r>
    </w:p>
    <w:p w14:paraId="75C7BC2F" w14:textId="21894667" w:rsidR="00AD1A6D" w:rsidRPr="00507C06" w:rsidRDefault="00D90860" w:rsidP="00507C06">
      <w:pPr>
        <w:rPr>
          <w:rFonts w:asciiTheme="minorHAnsi" w:hAnsiTheme="minorHAnsi"/>
          <w:lang w:val="es-ES"/>
        </w:rPr>
      </w:pPr>
      <w:r w:rsidRPr="00507C06">
        <w:rPr>
          <w:rFonts w:asciiTheme="minorHAnsi" w:hAnsiTheme="minorHAnsi"/>
          <w:b/>
          <w:bCs/>
          <w:lang w:val="es-ES"/>
        </w:rPr>
        <w:t>Lucas 5:4-5 NTV</w:t>
      </w:r>
      <w:r w:rsidRPr="00507C06">
        <w:rPr>
          <w:rFonts w:asciiTheme="minorHAnsi" w:hAnsiTheme="minorHAnsi"/>
          <w:lang w:val="es-ES"/>
        </w:rPr>
        <w:t xml:space="preserve">. </w:t>
      </w:r>
      <w:r w:rsidRPr="00507C06">
        <w:rPr>
          <w:rFonts w:asciiTheme="minorHAnsi" w:hAnsiTheme="minorHAnsi"/>
          <w:i/>
          <w:iCs/>
          <w:color w:val="0070C0"/>
          <w:lang w:val="es-ES"/>
        </w:rPr>
        <w:t xml:space="preserve">Cuando terminó de hablar, le dijo a Simón: </w:t>
      </w:r>
      <w:r w:rsidRPr="00D90860">
        <w:rPr>
          <w:rFonts w:asciiTheme="minorHAnsi" w:hAnsiTheme="minorHAnsi"/>
          <w:i/>
          <w:iCs/>
          <w:color w:val="0070C0"/>
          <w:lang w:val="es-ES"/>
        </w:rPr>
        <w:t>—</w:t>
      </w:r>
      <w:r w:rsidRPr="00D90860">
        <w:rPr>
          <w:rFonts w:asciiTheme="minorHAnsi" w:hAnsiTheme="minorHAnsi"/>
          <w:b/>
          <w:bCs/>
          <w:i/>
          <w:iCs/>
          <w:color w:val="0070C0"/>
          <w:lang w:val="es-ES"/>
        </w:rPr>
        <w:t>Ahora ve a las aguas más profundas y echa tus redes para pescar</w:t>
      </w:r>
      <w:r w:rsidRPr="00D90860">
        <w:rPr>
          <w:rFonts w:asciiTheme="minorHAnsi" w:hAnsiTheme="minorHAnsi"/>
          <w:i/>
          <w:iCs/>
          <w:color w:val="0070C0"/>
          <w:lang w:val="es-ES"/>
        </w:rPr>
        <w:t xml:space="preserve">. </w:t>
      </w:r>
      <w:r w:rsidRPr="00D90860">
        <w:rPr>
          <w:rFonts w:asciiTheme="minorHAnsi" w:hAnsiTheme="minorHAnsi"/>
          <w:i/>
          <w:iCs/>
          <w:color w:val="0070C0"/>
          <w:vertAlign w:val="superscript"/>
          <w:lang w:val="es-ES"/>
        </w:rPr>
        <w:t>5 </w:t>
      </w:r>
      <w:r w:rsidRPr="00D90860">
        <w:rPr>
          <w:rFonts w:asciiTheme="minorHAnsi" w:hAnsiTheme="minorHAnsi"/>
          <w:i/>
          <w:iCs/>
          <w:color w:val="0070C0"/>
          <w:lang w:val="es-ES"/>
        </w:rPr>
        <w:t xml:space="preserve">—Maestro —respondió Simón—, hemos trabajado mucho durante toda la noche y no hemos pescado nada; </w:t>
      </w:r>
      <w:r w:rsidRPr="00D90860">
        <w:rPr>
          <w:rFonts w:asciiTheme="minorHAnsi" w:hAnsiTheme="minorHAnsi"/>
          <w:b/>
          <w:bCs/>
          <w:i/>
          <w:iCs/>
          <w:color w:val="0070C0"/>
          <w:lang w:val="es-ES"/>
        </w:rPr>
        <w:t>pero si tú lo dices, echaré las redes nuevamente</w:t>
      </w:r>
      <w:r w:rsidRPr="00D90860">
        <w:rPr>
          <w:rFonts w:asciiTheme="minorHAnsi" w:hAnsiTheme="minorHAnsi"/>
          <w:lang w:val="es-ES"/>
        </w:rPr>
        <w:t>.</w:t>
      </w:r>
    </w:p>
    <w:p w14:paraId="3985F99A" w14:textId="77777777" w:rsidR="00D90860" w:rsidRPr="00507C06" w:rsidRDefault="00D90860" w:rsidP="00507C06">
      <w:pPr>
        <w:rPr>
          <w:rFonts w:asciiTheme="minorHAnsi" w:hAnsiTheme="minorHAnsi"/>
          <w:lang w:val="es-ES"/>
        </w:rPr>
      </w:pPr>
    </w:p>
    <w:p w14:paraId="5E354186" w14:textId="5E146338" w:rsidR="00507C06" w:rsidRDefault="00507B1E" w:rsidP="00507C06">
      <w:pPr>
        <w:pStyle w:val="NormalWeb"/>
        <w:rPr>
          <w:rFonts w:asciiTheme="minorHAnsi" w:eastAsia="Times New Roman" w:hAnsiTheme="minorHAnsi"/>
          <w:color w:val="000000"/>
          <w:lang w:val="es-US" w:eastAsia="es-MX"/>
          <w14:ligatures w14:val="none"/>
        </w:rPr>
      </w:pPr>
      <w:r w:rsidRPr="00507C06">
        <w:rPr>
          <w:rFonts w:asciiTheme="minorHAnsi" w:hAnsiTheme="minorHAnsi"/>
          <w:lang w:val="es-ES"/>
        </w:rPr>
        <w:t xml:space="preserve"> </w:t>
      </w:r>
      <w:r w:rsidR="006E7EB9" w:rsidRPr="006E7EB9">
        <w:rPr>
          <w:rFonts w:asciiTheme="minorHAnsi" w:hAnsiTheme="minorHAnsi"/>
          <w:color w:val="EE0000"/>
          <w:lang w:val="es-ES"/>
        </w:rPr>
        <w:t>¿</w:t>
      </w:r>
      <w:r w:rsidR="00507C06" w:rsidRPr="006E7EB9">
        <w:rPr>
          <w:rFonts w:asciiTheme="minorHAnsi" w:eastAsia="Times New Roman" w:hAnsiTheme="minorHAnsi"/>
          <w:color w:val="EE0000"/>
          <w:lang w:val="es-US" w:eastAsia="es-MX"/>
          <w14:ligatures w14:val="none"/>
        </w:rPr>
        <w:t>Cuántas veces evaluamos lo que debemos hacer basándonos únicamente en la lógica, la experiencia o el conocimiento</w:t>
      </w:r>
      <w:r w:rsidR="006E7EB9" w:rsidRPr="006E7EB9">
        <w:rPr>
          <w:rFonts w:asciiTheme="minorHAnsi" w:eastAsia="Times New Roman" w:hAnsiTheme="minorHAnsi"/>
          <w:color w:val="EE0000"/>
          <w:lang w:val="es-US" w:eastAsia="es-MX"/>
          <w14:ligatures w14:val="none"/>
        </w:rPr>
        <w:t>?</w:t>
      </w:r>
      <w:r w:rsidR="00507C06" w:rsidRPr="00507C06">
        <w:rPr>
          <w:rFonts w:asciiTheme="minorHAnsi" w:eastAsia="Times New Roman" w:hAnsiTheme="minorHAnsi"/>
          <w:color w:val="000000"/>
          <w:lang w:val="es-US" w:eastAsia="es-MX"/>
          <w14:ligatures w14:val="none"/>
        </w:rPr>
        <w:t xml:space="preserve"> </w:t>
      </w:r>
      <w:r w:rsidR="00507C06" w:rsidRPr="00855E75">
        <w:rPr>
          <w:rFonts w:asciiTheme="minorHAnsi" w:eastAsia="Times New Roman" w:hAnsiTheme="minorHAnsi"/>
          <w:b/>
          <w:bCs/>
          <w:color w:val="000000"/>
          <w:lang w:val="es-US" w:eastAsia="es-MX"/>
          <w14:ligatures w14:val="none"/>
        </w:rPr>
        <w:t>Pedro era un pescador experto</w:t>
      </w:r>
      <w:r w:rsidR="00507C06" w:rsidRPr="00507C06">
        <w:rPr>
          <w:rFonts w:asciiTheme="minorHAnsi" w:eastAsia="Times New Roman" w:hAnsiTheme="minorHAnsi"/>
          <w:color w:val="000000"/>
          <w:lang w:val="es-US" w:eastAsia="es-MX"/>
          <w14:ligatures w14:val="none"/>
        </w:rPr>
        <w:t>; había trabajado toda la noche, conocía el lago y sabía que, humanamente, ya no había más que intentar.</w:t>
      </w:r>
    </w:p>
    <w:p w14:paraId="4DF9DBC0" w14:textId="77777777" w:rsidR="00A02126" w:rsidRPr="00507C06" w:rsidRDefault="00A02126" w:rsidP="00507C06">
      <w:pPr>
        <w:pStyle w:val="NormalWeb"/>
        <w:rPr>
          <w:rFonts w:asciiTheme="minorHAnsi" w:eastAsia="Times New Roman" w:hAnsiTheme="minorHAnsi"/>
          <w:color w:val="000000"/>
          <w:lang w:val="es-US" w:eastAsia="es-MX"/>
          <w14:ligatures w14:val="none"/>
        </w:rPr>
      </w:pPr>
    </w:p>
    <w:p w14:paraId="3C1F8D78" w14:textId="4E5CE6F5" w:rsidR="00507C06" w:rsidRDefault="00507C06" w:rsidP="00507C06">
      <w:pPr>
        <w:rPr>
          <w:rFonts w:asciiTheme="minorHAnsi" w:hAnsiTheme="minorHAnsi"/>
          <w:color w:val="000000"/>
        </w:rPr>
      </w:pPr>
      <w:r w:rsidRPr="00507C06">
        <w:rPr>
          <w:rFonts w:asciiTheme="minorHAnsi" w:hAnsiTheme="minorHAnsi"/>
          <w:color w:val="000000"/>
        </w:rPr>
        <w:t xml:space="preserve">Sin embargo, Jesús le da una instrucción que desafía toda lógica. </w:t>
      </w:r>
      <w:r w:rsidRPr="00507C06">
        <w:rPr>
          <w:rFonts w:asciiTheme="minorHAnsi" w:hAnsiTheme="minorHAnsi"/>
          <w:b/>
          <w:bCs/>
          <w:color w:val="000000"/>
        </w:rPr>
        <w:t>Pedro duda</w:t>
      </w:r>
      <w:r w:rsidRPr="00507C06">
        <w:rPr>
          <w:rFonts w:asciiTheme="minorHAnsi" w:hAnsiTheme="minorHAnsi"/>
          <w:color w:val="000000"/>
        </w:rPr>
        <w:t>,</w:t>
      </w:r>
      <w:r w:rsidRPr="00507C06">
        <w:rPr>
          <w:rFonts w:asciiTheme="minorHAnsi" w:hAnsiTheme="minorHAnsi"/>
          <w:b/>
          <w:bCs/>
          <w:color w:val="000000"/>
        </w:rPr>
        <w:t xml:space="preserve"> pero decide obedecer</w:t>
      </w:r>
      <w:r w:rsidRPr="00507C06">
        <w:rPr>
          <w:rFonts w:asciiTheme="minorHAnsi" w:hAnsiTheme="minorHAnsi"/>
          <w:color w:val="000000"/>
        </w:rPr>
        <w:t xml:space="preserve">, y en ese momento se revela </w:t>
      </w:r>
      <w:r w:rsidR="008548D6">
        <w:rPr>
          <w:rFonts w:asciiTheme="minorHAnsi" w:hAnsiTheme="minorHAnsi"/>
          <w:color w:val="000000"/>
        </w:rPr>
        <w:t>un</w:t>
      </w:r>
      <w:r w:rsidRPr="00507C06">
        <w:rPr>
          <w:rFonts w:asciiTheme="minorHAnsi" w:hAnsiTheme="minorHAnsi"/>
          <w:color w:val="000000"/>
        </w:rPr>
        <w:t>a</w:t>
      </w:r>
      <w:r w:rsidR="008548D6">
        <w:rPr>
          <w:rFonts w:asciiTheme="minorHAnsi" w:hAnsiTheme="minorHAnsi"/>
          <w:color w:val="000000"/>
        </w:rPr>
        <w:t xml:space="preserve"> gran</w:t>
      </w:r>
      <w:r w:rsidRPr="00507C06">
        <w:rPr>
          <w:rFonts w:asciiTheme="minorHAnsi" w:hAnsiTheme="minorHAnsi"/>
          <w:color w:val="000000"/>
        </w:rPr>
        <w:t xml:space="preserve"> verdad: </w:t>
      </w:r>
      <w:r w:rsidRPr="00507C06">
        <w:rPr>
          <w:rFonts w:asciiTheme="minorHAnsi" w:hAnsiTheme="minorHAnsi"/>
          <w:b/>
          <w:bCs/>
          <w:color w:val="000000"/>
        </w:rPr>
        <w:t>la vida cristiana se vive cuando la obediencia vence a la lógica y la fe responde a la voz de Jesús</w:t>
      </w:r>
      <w:r w:rsidRPr="00507C06">
        <w:rPr>
          <w:rFonts w:asciiTheme="minorHAnsi" w:hAnsiTheme="minorHAnsi"/>
          <w:color w:val="000000"/>
        </w:rPr>
        <w:t>. Al decir “</w:t>
      </w:r>
      <w:r w:rsidRPr="00507C06">
        <w:rPr>
          <w:rFonts w:asciiTheme="minorHAnsi" w:hAnsiTheme="minorHAnsi"/>
          <w:b/>
          <w:bCs/>
          <w:i/>
          <w:iCs/>
          <w:color w:val="0070C0"/>
        </w:rPr>
        <w:t>si tú lo dices</w:t>
      </w:r>
      <w:r w:rsidRPr="00507C06">
        <w:rPr>
          <w:rFonts w:asciiTheme="minorHAnsi" w:hAnsiTheme="minorHAnsi"/>
          <w:color w:val="000000"/>
        </w:rPr>
        <w:t>”, Pedro deja de apoyarse en lo que sabe y se apoya en quién le está hablando.</w:t>
      </w:r>
    </w:p>
    <w:p w14:paraId="49F32274" w14:textId="77777777" w:rsidR="00B24120" w:rsidRPr="00507C06" w:rsidRDefault="00B24120" w:rsidP="00507C06">
      <w:pPr>
        <w:rPr>
          <w:rFonts w:asciiTheme="minorHAnsi" w:hAnsiTheme="minorHAnsi"/>
          <w:color w:val="000000"/>
        </w:rPr>
      </w:pPr>
    </w:p>
    <w:p w14:paraId="2182FBA1" w14:textId="77777777" w:rsidR="00507C06" w:rsidRDefault="00507C06" w:rsidP="00507C06">
      <w:pPr>
        <w:rPr>
          <w:rFonts w:asciiTheme="minorHAnsi" w:hAnsiTheme="minorHAnsi"/>
          <w:color w:val="000000"/>
        </w:rPr>
      </w:pPr>
      <w:r w:rsidRPr="00507C06">
        <w:rPr>
          <w:rFonts w:asciiTheme="minorHAnsi" w:hAnsiTheme="minorHAnsi"/>
          <w:color w:val="000000"/>
        </w:rPr>
        <w:t xml:space="preserve">Hoy el Señor sigue llamándonos a ese mismo punto: </w:t>
      </w:r>
      <w:r w:rsidRPr="00507C06">
        <w:rPr>
          <w:rFonts w:asciiTheme="minorHAnsi" w:hAnsiTheme="minorHAnsi"/>
          <w:b/>
          <w:bCs/>
          <w:color w:val="000000"/>
        </w:rPr>
        <w:t>escuchar su voz y obedecerla</w:t>
      </w:r>
      <w:r w:rsidRPr="00507C06">
        <w:rPr>
          <w:rFonts w:asciiTheme="minorHAnsi" w:hAnsiTheme="minorHAnsi"/>
          <w:color w:val="000000"/>
        </w:rPr>
        <w:t xml:space="preserve">, aun cuando no tenga sentido. </w:t>
      </w:r>
      <w:r w:rsidRPr="00507C06">
        <w:rPr>
          <w:rFonts w:asciiTheme="minorHAnsi" w:hAnsiTheme="minorHAnsi"/>
          <w:b/>
          <w:bCs/>
          <w:color w:val="000000"/>
        </w:rPr>
        <w:t>Allí, y no antes</w:t>
      </w:r>
      <w:r w:rsidRPr="00507C06">
        <w:rPr>
          <w:rFonts w:asciiTheme="minorHAnsi" w:hAnsiTheme="minorHAnsi"/>
          <w:color w:val="000000"/>
        </w:rPr>
        <w:t>, es donde el poder de Dios se manifiesta.</w:t>
      </w:r>
    </w:p>
    <w:p w14:paraId="18261CFF" w14:textId="77777777" w:rsidR="00507C06" w:rsidRPr="00507C06" w:rsidRDefault="00507C06" w:rsidP="00507C06">
      <w:pPr>
        <w:rPr>
          <w:rFonts w:asciiTheme="minorHAnsi" w:hAnsiTheme="minorHAnsi"/>
          <w:color w:val="000000"/>
        </w:rPr>
      </w:pPr>
    </w:p>
    <w:p w14:paraId="38FC0A75" w14:textId="4CFD3779" w:rsidR="00507C06" w:rsidRPr="00507C06" w:rsidRDefault="00507C06" w:rsidP="00507C06">
      <w:pPr>
        <w:rPr>
          <w:rFonts w:asciiTheme="minorHAnsi" w:hAnsiTheme="minorHAnsi"/>
          <w:i/>
          <w:iCs/>
          <w:color w:val="000000"/>
        </w:rPr>
      </w:pPr>
      <w:r w:rsidRPr="00507C06">
        <w:rPr>
          <w:rFonts w:asciiTheme="minorHAnsi" w:hAnsiTheme="minorHAnsi"/>
          <w:i/>
          <w:iCs/>
          <w:color w:val="000000"/>
        </w:rPr>
        <w:t>Señor Jesús, gracias por hablarnos aun cuando estamos cansados y frustrados. Ayúdanos a rendir nuestra voluntad, a confiar en tu palabra y a obedecerte, para que tu poder se manifieste en nuestra vida. Amén.</w:t>
      </w:r>
    </w:p>
    <w:bookmarkEnd w:id="238"/>
    <w:p w14:paraId="5D2D4103" w14:textId="382A0278" w:rsidR="00915F29" w:rsidRDefault="00915F29" w:rsidP="00D90860"/>
    <w:p w14:paraId="42774282" w14:textId="77777777" w:rsidR="00A00EBE" w:rsidRDefault="00A00EBE" w:rsidP="00D90860"/>
    <w:p w14:paraId="3AE8DAF0" w14:textId="77777777" w:rsidR="00A00EBE" w:rsidRDefault="00A00EBE" w:rsidP="00D90860"/>
    <w:p w14:paraId="6A602DDD" w14:textId="77777777" w:rsidR="002E7D7C" w:rsidRDefault="002E7D7C" w:rsidP="00D90860">
      <w:pPr>
        <w:rPr>
          <w:rFonts w:asciiTheme="minorHAnsi" w:hAnsiTheme="minorHAnsi"/>
          <w:b/>
          <w:bCs/>
          <w:sz w:val="28"/>
          <w:szCs w:val="28"/>
        </w:rPr>
      </w:pPr>
    </w:p>
    <w:p w14:paraId="69A9CF44" w14:textId="77777777" w:rsidR="002E7D7C" w:rsidRDefault="002E7D7C" w:rsidP="00D90860">
      <w:pPr>
        <w:rPr>
          <w:rFonts w:asciiTheme="minorHAnsi" w:hAnsiTheme="minorHAnsi"/>
          <w:b/>
          <w:bCs/>
          <w:sz w:val="28"/>
          <w:szCs w:val="28"/>
        </w:rPr>
      </w:pPr>
    </w:p>
    <w:p w14:paraId="26394B9B" w14:textId="77777777" w:rsidR="002E7D7C" w:rsidRDefault="002E7D7C" w:rsidP="00D90860">
      <w:pPr>
        <w:rPr>
          <w:rFonts w:asciiTheme="minorHAnsi" w:hAnsiTheme="minorHAnsi"/>
          <w:b/>
          <w:bCs/>
          <w:sz w:val="28"/>
          <w:szCs w:val="28"/>
        </w:rPr>
      </w:pPr>
    </w:p>
    <w:p w14:paraId="06F19F1F" w14:textId="39FAD704" w:rsidR="00A00EBE" w:rsidRPr="00947A55" w:rsidRDefault="00947A55" w:rsidP="00D90860">
      <w:pPr>
        <w:rPr>
          <w:rFonts w:asciiTheme="minorHAnsi" w:hAnsiTheme="minorHAnsi"/>
          <w:b/>
          <w:bCs/>
          <w:sz w:val="28"/>
          <w:szCs w:val="28"/>
        </w:rPr>
      </w:pPr>
      <w:bookmarkStart w:id="239" w:name="OLE_LINK251"/>
      <w:r w:rsidRPr="00947A55">
        <w:rPr>
          <w:rFonts w:asciiTheme="minorHAnsi" w:hAnsiTheme="minorHAnsi"/>
          <w:b/>
          <w:bCs/>
          <w:sz w:val="28"/>
          <w:szCs w:val="28"/>
        </w:rPr>
        <w:t>S</w:t>
      </w:r>
      <w:r w:rsidR="002B462C">
        <w:rPr>
          <w:rFonts w:asciiTheme="minorHAnsi" w:hAnsiTheme="minorHAnsi"/>
          <w:b/>
          <w:bCs/>
          <w:sz w:val="28"/>
          <w:szCs w:val="28"/>
        </w:rPr>
        <w:t>í</w:t>
      </w:r>
      <w:r w:rsidRPr="00947A55">
        <w:rPr>
          <w:rFonts w:asciiTheme="minorHAnsi" w:hAnsiTheme="minorHAnsi"/>
          <w:b/>
          <w:bCs/>
          <w:sz w:val="28"/>
          <w:szCs w:val="28"/>
        </w:rPr>
        <w:t xml:space="preserve">gueme. </w:t>
      </w:r>
    </w:p>
    <w:p w14:paraId="796E410A" w14:textId="56055D1F" w:rsidR="00A00EBE" w:rsidRPr="00A728C4" w:rsidRDefault="00282FF2" w:rsidP="00A728C4">
      <w:pPr>
        <w:rPr>
          <w:rFonts w:asciiTheme="minorHAnsi" w:hAnsiTheme="minorHAnsi"/>
          <w:lang w:val="es-ES"/>
        </w:rPr>
      </w:pPr>
      <w:r w:rsidRPr="00947A55">
        <w:rPr>
          <w:rFonts w:asciiTheme="minorHAnsi" w:hAnsiTheme="minorHAnsi"/>
          <w:b/>
          <w:bCs/>
        </w:rPr>
        <w:t>Lucas 5:27-28 NTV.</w:t>
      </w:r>
      <w:r w:rsidRPr="00947A55">
        <w:rPr>
          <w:rFonts w:asciiTheme="minorHAnsi" w:hAnsiTheme="minorHAnsi"/>
        </w:rPr>
        <w:t xml:space="preserve"> </w:t>
      </w:r>
      <w:r w:rsidRPr="00947A55">
        <w:rPr>
          <w:rFonts w:asciiTheme="minorHAnsi" w:hAnsiTheme="minorHAnsi"/>
          <w:i/>
          <w:iCs/>
          <w:color w:val="0070C0"/>
          <w:lang w:val="es-ES"/>
        </w:rPr>
        <w:t>Tiempo después, al salir de la ciudad, Jesús vio a un cobrador de impuestos llamado Leví sentado en su cabina de cobrador. «</w:t>
      </w:r>
      <w:r w:rsidRPr="00947A55">
        <w:rPr>
          <w:rFonts w:asciiTheme="minorHAnsi" w:hAnsiTheme="minorHAnsi"/>
          <w:b/>
          <w:bCs/>
          <w:i/>
          <w:iCs/>
          <w:color w:val="0070C0"/>
          <w:lang w:val="es-ES"/>
        </w:rPr>
        <w:t xml:space="preserve">Sígueme y sé mi </w:t>
      </w:r>
      <w:r w:rsidRPr="00A728C4">
        <w:rPr>
          <w:rFonts w:asciiTheme="minorHAnsi" w:hAnsiTheme="minorHAnsi"/>
          <w:b/>
          <w:bCs/>
          <w:i/>
          <w:iCs/>
          <w:color w:val="0070C0"/>
          <w:lang w:val="es-ES"/>
        </w:rPr>
        <w:t>discípulo</w:t>
      </w:r>
      <w:r w:rsidRPr="00A728C4">
        <w:rPr>
          <w:rFonts w:asciiTheme="minorHAnsi" w:hAnsiTheme="minorHAnsi"/>
          <w:i/>
          <w:iCs/>
          <w:color w:val="0070C0"/>
          <w:lang w:val="es-ES"/>
        </w:rPr>
        <w:t xml:space="preserve">», le dijo Jesús. </w:t>
      </w:r>
      <w:r w:rsidRPr="00A728C4">
        <w:rPr>
          <w:rFonts w:asciiTheme="minorHAnsi" w:hAnsiTheme="minorHAnsi"/>
          <w:i/>
          <w:iCs/>
          <w:color w:val="0070C0"/>
          <w:vertAlign w:val="superscript"/>
          <w:lang w:val="es-ES"/>
        </w:rPr>
        <w:t>28 </w:t>
      </w:r>
      <w:r w:rsidRPr="00A728C4">
        <w:rPr>
          <w:rFonts w:asciiTheme="minorHAnsi" w:hAnsiTheme="minorHAnsi"/>
          <w:i/>
          <w:iCs/>
          <w:color w:val="0070C0"/>
          <w:lang w:val="es-ES"/>
        </w:rPr>
        <w:t xml:space="preserve">Entonces </w:t>
      </w:r>
      <w:r w:rsidRPr="00A728C4">
        <w:rPr>
          <w:rFonts w:asciiTheme="minorHAnsi" w:hAnsiTheme="minorHAnsi"/>
          <w:b/>
          <w:bCs/>
          <w:i/>
          <w:iCs/>
          <w:color w:val="0070C0"/>
          <w:lang w:val="es-ES"/>
        </w:rPr>
        <w:t>Leví se levantó, dejó todo y lo siguió</w:t>
      </w:r>
      <w:r w:rsidRPr="00A728C4">
        <w:rPr>
          <w:rFonts w:asciiTheme="minorHAnsi" w:hAnsiTheme="minorHAnsi"/>
          <w:lang w:val="es-ES"/>
        </w:rPr>
        <w:t>.</w:t>
      </w:r>
    </w:p>
    <w:p w14:paraId="7376AE07" w14:textId="77777777" w:rsidR="00947A55" w:rsidRPr="00A728C4" w:rsidRDefault="00947A55" w:rsidP="00A728C4">
      <w:pPr>
        <w:rPr>
          <w:rFonts w:asciiTheme="minorHAnsi" w:hAnsiTheme="minorHAnsi"/>
          <w:lang w:val="es-ES"/>
        </w:rPr>
      </w:pPr>
    </w:p>
    <w:p w14:paraId="237BC2D0" w14:textId="77777777" w:rsidR="00A728C4" w:rsidRDefault="005F2426" w:rsidP="00A728C4">
      <w:pPr>
        <w:pStyle w:val="NormalWeb"/>
        <w:rPr>
          <w:rFonts w:asciiTheme="minorHAnsi" w:eastAsia="Times New Roman" w:hAnsiTheme="minorHAnsi"/>
          <w:color w:val="000000"/>
          <w:lang w:val="es-US" w:eastAsia="es-MX"/>
          <w14:ligatures w14:val="none"/>
        </w:rPr>
      </w:pPr>
      <w:r w:rsidRPr="00A728C4">
        <w:rPr>
          <w:rFonts w:asciiTheme="minorHAnsi" w:hAnsiTheme="minorHAnsi"/>
          <w:lang w:val="es-ES"/>
        </w:rPr>
        <w:t xml:space="preserve"> </w:t>
      </w:r>
      <w:r w:rsidR="00A728C4" w:rsidRPr="00A728C4">
        <w:rPr>
          <w:rFonts w:asciiTheme="minorHAnsi" w:eastAsia="Times New Roman" w:hAnsiTheme="minorHAnsi"/>
          <w:color w:val="000000"/>
          <w:lang w:val="es-US" w:eastAsia="es-MX"/>
          <w14:ligatures w14:val="none"/>
        </w:rPr>
        <w:t>En los días de Jesús, un cobrador de impuestos era una de las personas más despreciadas de la sociedad. Eran conocidos por abusar de la gente, cobrando más de lo establecido para enriquecerse a costa de otros. Eran vistos como traidores, corruptos y moralmente perdidos. Sin embargo, Jesús no pasó de largo. Jesús se detuvo, lo miró y lo llamó.</w:t>
      </w:r>
    </w:p>
    <w:p w14:paraId="38340EB7" w14:textId="77777777" w:rsidR="00A728C4" w:rsidRPr="00A728C4" w:rsidRDefault="00A728C4" w:rsidP="00A728C4">
      <w:pPr>
        <w:pStyle w:val="NormalWeb"/>
        <w:rPr>
          <w:rFonts w:asciiTheme="minorHAnsi" w:eastAsia="Times New Roman" w:hAnsiTheme="minorHAnsi"/>
          <w:color w:val="000000"/>
          <w:lang w:val="es-US" w:eastAsia="es-MX"/>
          <w14:ligatures w14:val="none"/>
        </w:rPr>
      </w:pPr>
    </w:p>
    <w:p w14:paraId="5DED627A" w14:textId="74285D04" w:rsidR="00A728C4" w:rsidRPr="00A728C4" w:rsidRDefault="00A728C4" w:rsidP="00A728C4">
      <w:pPr>
        <w:rPr>
          <w:rFonts w:asciiTheme="minorHAnsi" w:hAnsiTheme="minorHAnsi"/>
          <w:color w:val="000000"/>
        </w:rPr>
      </w:pPr>
      <w:r w:rsidRPr="00A728C4">
        <w:rPr>
          <w:rFonts w:asciiTheme="minorHAnsi" w:hAnsiTheme="minorHAnsi"/>
          <w:color w:val="000000"/>
        </w:rPr>
        <w:t xml:space="preserve">La Palabra nos dice que bastaron </w:t>
      </w:r>
      <w:r w:rsidR="0012326B">
        <w:rPr>
          <w:rFonts w:asciiTheme="minorHAnsi" w:hAnsiTheme="minorHAnsi"/>
          <w:color w:val="000000"/>
        </w:rPr>
        <w:t>pocas</w:t>
      </w:r>
      <w:r w:rsidRPr="00A728C4">
        <w:rPr>
          <w:rFonts w:asciiTheme="minorHAnsi" w:hAnsiTheme="minorHAnsi"/>
          <w:color w:val="000000"/>
        </w:rPr>
        <w:t xml:space="preserve"> palabras: “</w:t>
      </w:r>
      <w:r w:rsidRPr="00A728C4">
        <w:rPr>
          <w:rFonts w:asciiTheme="minorHAnsi" w:hAnsiTheme="minorHAnsi"/>
          <w:b/>
          <w:bCs/>
          <w:i/>
          <w:iCs/>
          <w:color w:val="0070C0"/>
        </w:rPr>
        <w:t>Sígueme</w:t>
      </w:r>
      <w:r w:rsidR="0012326B" w:rsidRPr="00947A55">
        <w:rPr>
          <w:rFonts w:asciiTheme="minorHAnsi" w:hAnsiTheme="minorHAnsi"/>
          <w:b/>
          <w:bCs/>
          <w:i/>
          <w:iCs/>
          <w:color w:val="0070C0"/>
          <w:lang w:val="es-ES"/>
        </w:rPr>
        <w:t xml:space="preserve"> y sé mi </w:t>
      </w:r>
      <w:r w:rsidR="0012326B" w:rsidRPr="00A728C4">
        <w:rPr>
          <w:rFonts w:asciiTheme="minorHAnsi" w:hAnsiTheme="minorHAnsi"/>
          <w:b/>
          <w:bCs/>
          <w:i/>
          <w:iCs/>
          <w:color w:val="0070C0"/>
          <w:lang w:val="es-ES"/>
        </w:rPr>
        <w:t>discípulo</w:t>
      </w:r>
      <w:r w:rsidR="0012326B">
        <w:rPr>
          <w:rFonts w:asciiTheme="minorHAnsi" w:hAnsiTheme="minorHAnsi"/>
          <w:color w:val="000000"/>
        </w:rPr>
        <w:t xml:space="preserve"> </w:t>
      </w:r>
      <w:r w:rsidRPr="00A728C4">
        <w:rPr>
          <w:rFonts w:asciiTheme="minorHAnsi" w:hAnsiTheme="minorHAnsi"/>
          <w:color w:val="000000"/>
        </w:rPr>
        <w:t xml:space="preserve">”. No hubo discursos largos ni condiciones previas. Jesús no evaluó el pasado de Leví ni le exigió que cambiara primero. </w:t>
      </w:r>
      <w:r w:rsidRPr="00A728C4">
        <w:rPr>
          <w:rFonts w:asciiTheme="minorHAnsi" w:hAnsiTheme="minorHAnsi"/>
          <w:b/>
          <w:bCs/>
          <w:color w:val="000000"/>
        </w:rPr>
        <w:t>Simplemente lo llamó</w:t>
      </w:r>
      <w:r w:rsidRPr="00A728C4">
        <w:rPr>
          <w:rFonts w:asciiTheme="minorHAnsi" w:hAnsiTheme="minorHAnsi"/>
          <w:color w:val="000000"/>
        </w:rPr>
        <w:t xml:space="preserve">. Y Leví respondió de inmediato: </w:t>
      </w:r>
      <w:r w:rsidR="003343CD">
        <w:rPr>
          <w:rFonts w:asciiTheme="minorHAnsi" w:hAnsiTheme="minorHAnsi"/>
          <w:color w:val="000000"/>
        </w:rPr>
        <w:t>“</w:t>
      </w:r>
      <w:r w:rsidRPr="00A728C4">
        <w:rPr>
          <w:rFonts w:asciiTheme="minorHAnsi" w:hAnsiTheme="minorHAnsi"/>
          <w:b/>
          <w:bCs/>
          <w:i/>
          <w:iCs/>
          <w:color w:val="0070C0"/>
        </w:rPr>
        <w:t>se levantó, dejó todo y lo siguió</w:t>
      </w:r>
      <w:r w:rsidR="003343CD">
        <w:rPr>
          <w:rFonts w:asciiTheme="minorHAnsi" w:hAnsiTheme="minorHAnsi"/>
          <w:b/>
          <w:bCs/>
          <w:i/>
          <w:iCs/>
          <w:color w:val="0070C0"/>
        </w:rPr>
        <w:t>”</w:t>
      </w:r>
      <w:r w:rsidRPr="00A728C4">
        <w:rPr>
          <w:rFonts w:asciiTheme="minorHAnsi" w:hAnsiTheme="minorHAnsi"/>
          <w:color w:val="000000"/>
        </w:rPr>
        <w:t>. </w:t>
      </w:r>
      <w:r w:rsidRPr="00A728C4">
        <w:rPr>
          <w:rFonts w:asciiTheme="minorHAnsi" w:hAnsiTheme="minorHAnsi"/>
          <w:b/>
          <w:bCs/>
          <w:color w:val="000000"/>
        </w:rPr>
        <w:t>Cuando Jesús llama, el corazón es movido a responder al llamado.</w:t>
      </w:r>
    </w:p>
    <w:p w14:paraId="742FDF18" w14:textId="77777777" w:rsidR="0043583E" w:rsidRDefault="0043583E" w:rsidP="00A728C4">
      <w:pPr>
        <w:rPr>
          <w:rFonts w:asciiTheme="minorHAnsi" w:hAnsiTheme="minorHAnsi"/>
          <w:color w:val="000000"/>
        </w:rPr>
      </w:pPr>
    </w:p>
    <w:p w14:paraId="76E7D602" w14:textId="1E566A11" w:rsidR="00A728C4" w:rsidRPr="00A728C4" w:rsidRDefault="00A728C4" w:rsidP="00A728C4">
      <w:pPr>
        <w:rPr>
          <w:rFonts w:asciiTheme="minorHAnsi" w:hAnsiTheme="minorHAnsi"/>
          <w:color w:val="000000"/>
        </w:rPr>
      </w:pPr>
      <w:r w:rsidRPr="00A728C4">
        <w:rPr>
          <w:rFonts w:asciiTheme="minorHAnsi" w:hAnsiTheme="minorHAnsi"/>
          <w:color w:val="000000"/>
        </w:rPr>
        <w:t xml:space="preserve">Muchas veces nosotros tendemos a seleccionar a quién compartirle el evangelio. Preferimos hablarle a los que “parecen” más cercanos a Dios o a los que consideramos más receptivos. Pero este pasaje nos recuerda que el mensaje de salvación no es solo para algunos; </w:t>
      </w:r>
      <w:r w:rsidRPr="00A728C4">
        <w:rPr>
          <w:rFonts w:asciiTheme="minorHAnsi" w:hAnsiTheme="minorHAnsi"/>
          <w:b/>
          <w:bCs/>
          <w:color w:val="000000"/>
        </w:rPr>
        <w:t>es para todos</w:t>
      </w:r>
      <w:r w:rsidRPr="00A728C4">
        <w:rPr>
          <w:rFonts w:asciiTheme="minorHAnsi" w:hAnsiTheme="minorHAnsi"/>
          <w:color w:val="000000"/>
        </w:rPr>
        <w:t xml:space="preserve">. Nuestra tarea no es evaluar a las personas, sino anunciar a Jesús. </w:t>
      </w:r>
      <w:r w:rsidRPr="00A728C4">
        <w:rPr>
          <w:rFonts w:asciiTheme="minorHAnsi" w:hAnsiTheme="minorHAnsi"/>
          <w:b/>
          <w:bCs/>
          <w:color w:val="000000"/>
        </w:rPr>
        <w:t>Él es quien toca, confronta y transforma el corazón</w:t>
      </w:r>
      <w:r w:rsidRPr="00A728C4">
        <w:rPr>
          <w:rFonts w:asciiTheme="minorHAnsi" w:hAnsiTheme="minorHAnsi"/>
          <w:color w:val="000000"/>
        </w:rPr>
        <w:t>.</w:t>
      </w:r>
    </w:p>
    <w:p w14:paraId="07A645CC" w14:textId="77777777" w:rsidR="00A728C4" w:rsidRDefault="00A728C4" w:rsidP="00A728C4">
      <w:pPr>
        <w:rPr>
          <w:rFonts w:asciiTheme="minorHAnsi" w:hAnsiTheme="minorHAnsi"/>
          <w:i/>
          <w:iCs/>
          <w:color w:val="000000"/>
        </w:rPr>
      </w:pPr>
    </w:p>
    <w:p w14:paraId="3709F5F3" w14:textId="0048E5D8" w:rsidR="00A728C4" w:rsidRPr="00A728C4" w:rsidRDefault="00A728C4" w:rsidP="00A728C4">
      <w:pPr>
        <w:rPr>
          <w:rFonts w:asciiTheme="minorHAnsi" w:hAnsiTheme="minorHAnsi"/>
          <w:b/>
          <w:bCs/>
          <w:color w:val="7030A0"/>
        </w:rPr>
      </w:pPr>
      <w:r w:rsidRPr="00A728C4">
        <w:rPr>
          <w:rFonts w:asciiTheme="minorHAnsi" w:hAnsiTheme="minorHAnsi"/>
          <w:b/>
          <w:bCs/>
          <w:i/>
          <w:iCs/>
          <w:color w:val="7030A0"/>
        </w:rPr>
        <w:t>Jesús no llama a los que parecen dignos; su llamado invita al corazón a responder y ser transformado.</w:t>
      </w:r>
    </w:p>
    <w:p w14:paraId="75E8D539" w14:textId="77777777" w:rsidR="00A728C4" w:rsidRDefault="00A728C4" w:rsidP="00A728C4">
      <w:pPr>
        <w:rPr>
          <w:rFonts w:asciiTheme="minorHAnsi" w:hAnsiTheme="minorHAnsi"/>
          <w:color w:val="000000"/>
        </w:rPr>
      </w:pPr>
    </w:p>
    <w:p w14:paraId="142D426C" w14:textId="402566E2" w:rsidR="00A728C4" w:rsidRPr="00A728C4" w:rsidRDefault="00A728C4" w:rsidP="00A728C4">
      <w:pPr>
        <w:rPr>
          <w:rFonts w:asciiTheme="minorHAnsi" w:hAnsiTheme="minorHAnsi"/>
          <w:i/>
          <w:iCs/>
          <w:color w:val="000000"/>
        </w:rPr>
      </w:pPr>
      <w:r w:rsidRPr="00A728C4">
        <w:rPr>
          <w:rFonts w:asciiTheme="minorHAnsi" w:hAnsiTheme="minorHAnsi"/>
          <w:b/>
          <w:bCs/>
          <w:i/>
          <w:iCs/>
          <w:color w:val="000000"/>
        </w:rPr>
        <w:t>Señor Jesús</w:t>
      </w:r>
      <w:r w:rsidRPr="00A728C4">
        <w:rPr>
          <w:rFonts w:asciiTheme="minorHAnsi" w:hAnsiTheme="minorHAnsi"/>
          <w:i/>
          <w:iCs/>
          <w:color w:val="000000"/>
        </w:rPr>
        <w:t>, gracias porque alguien me habló de Ti y ese mensaje cambió mi vida. Ayúdame a no juzgar ni seleccionar, sino a ser un mensajero fiel de tu gracia para todos los que me rodean. Amén.</w:t>
      </w:r>
    </w:p>
    <w:bookmarkEnd w:id="239"/>
    <w:p w14:paraId="37B4F77F" w14:textId="2759E63A" w:rsidR="00D819C6" w:rsidRDefault="00D819C6" w:rsidP="00D90860">
      <w:pPr>
        <w:rPr>
          <w:rFonts w:asciiTheme="minorHAnsi" w:hAnsiTheme="minorHAnsi"/>
        </w:rPr>
      </w:pPr>
    </w:p>
    <w:p w14:paraId="64EF2E11" w14:textId="77777777" w:rsidR="00D90309" w:rsidRDefault="00D90309" w:rsidP="00D90860">
      <w:pPr>
        <w:rPr>
          <w:rFonts w:asciiTheme="minorHAnsi" w:hAnsiTheme="minorHAnsi"/>
        </w:rPr>
      </w:pPr>
    </w:p>
    <w:p w14:paraId="54660D48" w14:textId="77777777" w:rsidR="001F20B5" w:rsidRDefault="001F20B5" w:rsidP="00D90860">
      <w:pPr>
        <w:rPr>
          <w:rFonts w:asciiTheme="minorHAnsi" w:hAnsiTheme="minorHAnsi"/>
        </w:rPr>
      </w:pPr>
    </w:p>
    <w:p w14:paraId="76ADB377" w14:textId="77777777" w:rsidR="001F20B5" w:rsidRPr="00AF2A03" w:rsidRDefault="001F20B5" w:rsidP="001F20B5">
      <w:pPr>
        <w:rPr>
          <w:rFonts w:asciiTheme="minorHAnsi" w:hAnsiTheme="minorHAnsi"/>
          <w:b/>
          <w:bCs/>
          <w:sz w:val="32"/>
          <w:szCs w:val="32"/>
          <w:u w:val="single"/>
          <w:lang w:val="es-ES"/>
        </w:rPr>
      </w:pPr>
      <w:bookmarkStart w:id="240" w:name="OLE_LINK207"/>
      <w:r w:rsidRPr="00AF2A03">
        <w:rPr>
          <w:rFonts w:asciiTheme="minorHAnsi" w:hAnsiTheme="minorHAnsi"/>
          <w:b/>
          <w:bCs/>
          <w:sz w:val="32"/>
          <w:szCs w:val="32"/>
          <w:u w:val="single"/>
          <w:lang w:val="es-ES"/>
        </w:rPr>
        <w:t xml:space="preserve">Nuestra vida esta escondida en Cristo. </w:t>
      </w:r>
    </w:p>
    <w:p w14:paraId="00CAE368" w14:textId="77777777" w:rsidR="001F20B5" w:rsidRPr="00AF2A03" w:rsidRDefault="001F20B5" w:rsidP="001F20B5">
      <w:pPr>
        <w:rPr>
          <w:rFonts w:asciiTheme="minorHAnsi" w:hAnsiTheme="minorHAnsi"/>
          <w:lang w:val="es-ES"/>
        </w:rPr>
      </w:pPr>
      <w:r w:rsidRPr="00AF2A03">
        <w:rPr>
          <w:rFonts w:asciiTheme="minorHAnsi" w:hAnsiTheme="minorHAnsi"/>
          <w:b/>
          <w:bCs/>
          <w:lang w:val="es-ES"/>
        </w:rPr>
        <w:t>Colosenses 3:1-4 NTV</w:t>
      </w:r>
      <w:r w:rsidRPr="00AF2A03">
        <w:rPr>
          <w:rFonts w:asciiTheme="minorHAnsi" w:hAnsiTheme="minorHAnsi"/>
          <w:lang w:val="es-ES"/>
        </w:rPr>
        <w:t xml:space="preserve">. </w:t>
      </w:r>
      <w:r w:rsidRPr="00AF2A03">
        <w:rPr>
          <w:rFonts w:asciiTheme="minorHAnsi" w:hAnsiTheme="minorHAnsi"/>
          <w:i/>
          <w:iCs/>
          <w:color w:val="0070C0"/>
          <w:vertAlign w:val="superscript"/>
          <w:lang w:val="es-ES"/>
        </w:rPr>
        <w:t>1 </w:t>
      </w:r>
      <w:r w:rsidRPr="00AF2A03">
        <w:rPr>
          <w:rFonts w:asciiTheme="minorHAnsi" w:hAnsiTheme="minorHAnsi"/>
          <w:i/>
          <w:iCs/>
          <w:color w:val="0070C0"/>
          <w:lang w:val="es-ES"/>
        </w:rPr>
        <w:t xml:space="preserve">Ya que han sido resucitados a una vida nueva con Cristo, pongan la mira en las verdades del cielo, donde Cristo está sentado en el lugar de honor, a la derecha de Dios. </w:t>
      </w:r>
      <w:r w:rsidRPr="00AF2A03">
        <w:rPr>
          <w:rFonts w:asciiTheme="minorHAnsi" w:hAnsiTheme="minorHAnsi"/>
          <w:i/>
          <w:iCs/>
          <w:color w:val="0070C0"/>
          <w:vertAlign w:val="superscript"/>
          <w:lang w:val="es-ES"/>
        </w:rPr>
        <w:t>2 </w:t>
      </w:r>
      <w:r w:rsidRPr="00AF2A03">
        <w:rPr>
          <w:rFonts w:asciiTheme="minorHAnsi" w:hAnsiTheme="minorHAnsi"/>
          <w:i/>
          <w:iCs/>
          <w:color w:val="0070C0"/>
          <w:lang w:val="es-ES"/>
        </w:rPr>
        <w:t xml:space="preserve">Piensen en las cosas del cielo, no en las de la tierra. </w:t>
      </w:r>
      <w:r w:rsidRPr="00AF2A03">
        <w:rPr>
          <w:rFonts w:asciiTheme="minorHAnsi" w:hAnsiTheme="minorHAnsi"/>
          <w:i/>
          <w:iCs/>
          <w:color w:val="0070C0"/>
          <w:vertAlign w:val="superscript"/>
          <w:lang w:val="es-ES"/>
        </w:rPr>
        <w:t>3 </w:t>
      </w:r>
      <w:r w:rsidRPr="00AF2A03">
        <w:rPr>
          <w:rFonts w:asciiTheme="minorHAnsi" w:hAnsiTheme="minorHAnsi"/>
          <w:i/>
          <w:iCs/>
          <w:color w:val="0070C0"/>
          <w:lang w:val="es-ES"/>
        </w:rPr>
        <w:t xml:space="preserve">Pues ustedes han muerto a esta vida, y su verdadera vida está escondida con Cristo en Dios. </w:t>
      </w:r>
      <w:r w:rsidRPr="00AF2A03">
        <w:rPr>
          <w:rFonts w:asciiTheme="minorHAnsi" w:hAnsiTheme="minorHAnsi"/>
          <w:i/>
          <w:iCs/>
          <w:color w:val="0070C0"/>
          <w:vertAlign w:val="superscript"/>
          <w:lang w:val="es-ES"/>
        </w:rPr>
        <w:t>4 </w:t>
      </w:r>
      <w:r w:rsidRPr="00AF2A03">
        <w:rPr>
          <w:rFonts w:asciiTheme="minorHAnsi" w:hAnsiTheme="minorHAnsi"/>
          <w:i/>
          <w:iCs/>
          <w:color w:val="0070C0"/>
          <w:lang w:val="es-ES"/>
        </w:rPr>
        <w:t>Cuando Cristo —quien es la vida de ustedes— sea revelado a todo el mundo, ustedes participarán de toda su gloria</w:t>
      </w:r>
      <w:r w:rsidRPr="00AF2A03">
        <w:rPr>
          <w:rFonts w:asciiTheme="minorHAnsi" w:hAnsiTheme="minorHAnsi"/>
          <w:lang w:val="es-ES"/>
        </w:rPr>
        <w:t>.</w:t>
      </w:r>
    </w:p>
    <w:p w14:paraId="0282B3F9" w14:textId="77777777" w:rsidR="001F20B5" w:rsidRPr="00AF2A03" w:rsidRDefault="001F20B5" w:rsidP="001F20B5">
      <w:pPr>
        <w:rPr>
          <w:rFonts w:asciiTheme="minorHAnsi" w:hAnsiTheme="minorHAnsi"/>
          <w:lang w:val="es-ES"/>
        </w:rPr>
      </w:pPr>
    </w:p>
    <w:p w14:paraId="6B3F0ADB" w14:textId="77777777" w:rsidR="001F20B5" w:rsidRPr="00AF2A03" w:rsidRDefault="001F20B5" w:rsidP="001F20B5">
      <w:pPr>
        <w:pStyle w:val="NormalWeb"/>
        <w:rPr>
          <w:rFonts w:asciiTheme="minorHAnsi" w:hAnsiTheme="minorHAnsi"/>
          <w:color w:val="000000"/>
          <w:lang w:val="es-ES"/>
        </w:rPr>
      </w:pPr>
      <w:r w:rsidRPr="00AF2A03">
        <w:rPr>
          <w:rFonts w:asciiTheme="minorHAnsi" w:hAnsiTheme="minorHAnsi"/>
          <w:color w:val="000000"/>
          <w:lang w:val="es-ES"/>
        </w:rPr>
        <w:t>Pablo nos recuerda que la vida cristiana no comienza con esfuerzo, sino con una realidad espiritual ya establecida: hemos resucitado con Cristo. Nuestra identidad ya no se define por lo terrenal, por lo visible o por lo inmediato, sino por una vida nueva que tiene su origen en Él. Por eso, pensar en lo celestial no es evadir la realidad, sino vivir desde la perspectiva del Reino, donde Cristo reina y gobierna todo.</w:t>
      </w:r>
    </w:p>
    <w:p w14:paraId="6C90701F" w14:textId="77777777" w:rsidR="001F20B5" w:rsidRPr="00AF2A03" w:rsidRDefault="001F20B5" w:rsidP="001F20B5">
      <w:pPr>
        <w:pStyle w:val="NormalWeb"/>
        <w:rPr>
          <w:rFonts w:asciiTheme="minorHAnsi" w:hAnsiTheme="minorHAnsi"/>
          <w:color w:val="000000"/>
          <w:lang w:val="es-ES"/>
        </w:rPr>
      </w:pPr>
    </w:p>
    <w:p w14:paraId="7C2A50D1" w14:textId="77777777" w:rsidR="001F20B5" w:rsidRPr="006F072E" w:rsidRDefault="001F20B5" w:rsidP="001F20B5">
      <w:pPr>
        <w:pStyle w:val="NormalWeb"/>
        <w:rPr>
          <w:rFonts w:asciiTheme="minorHAnsi" w:hAnsiTheme="minorHAnsi"/>
          <w:color w:val="000000"/>
        </w:rPr>
      </w:pPr>
      <w:r w:rsidRPr="006F072E">
        <w:rPr>
          <w:rFonts w:asciiTheme="minorHAnsi" w:hAnsiTheme="minorHAnsi"/>
          <w:color w:val="000000"/>
        </w:rPr>
        <w:t xml:space="preserve">El mundo insiste en que nuestra vida se construye con logros, control y reconocimiento, pero la Escritura dice algo radicalmente distinto: </w:t>
      </w:r>
      <w:r w:rsidRPr="00AF2A03">
        <w:rPr>
          <w:rFonts w:asciiTheme="minorHAnsi" w:hAnsiTheme="minorHAnsi"/>
          <w:b/>
          <w:bCs/>
          <w:color w:val="000000"/>
        </w:rPr>
        <w:t>nuestra verdadera vida está escondida con Cristo en Dios</w:t>
      </w:r>
      <w:r w:rsidRPr="006F072E">
        <w:rPr>
          <w:rFonts w:asciiTheme="minorHAnsi" w:hAnsiTheme="minorHAnsi"/>
          <w:color w:val="000000"/>
        </w:rPr>
        <w:t>. Eso significa que está segura, guardada y sostenida por Él. No vivimos para encontrar valor, ya lo tenemos; no vivimos para alcanzar vida, ya la poseemos en Cristo.</w:t>
      </w:r>
    </w:p>
    <w:p w14:paraId="7E6B4FFE" w14:textId="77777777" w:rsidR="001F20B5" w:rsidRPr="006F072E" w:rsidRDefault="001F20B5" w:rsidP="001F20B5">
      <w:pPr>
        <w:pStyle w:val="NormalWeb"/>
        <w:rPr>
          <w:rFonts w:asciiTheme="minorHAnsi" w:hAnsiTheme="minorHAnsi"/>
          <w:color w:val="000000"/>
        </w:rPr>
      </w:pPr>
    </w:p>
    <w:p w14:paraId="75E8BD07" w14:textId="77777777" w:rsidR="001F20B5" w:rsidRPr="006F072E" w:rsidRDefault="001F20B5" w:rsidP="001F20B5">
      <w:pPr>
        <w:pStyle w:val="NormalWeb"/>
        <w:rPr>
          <w:rFonts w:asciiTheme="minorHAnsi" w:hAnsiTheme="minorHAnsi"/>
          <w:color w:val="000000"/>
        </w:rPr>
      </w:pPr>
      <w:r w:rsidRPr="006F072E">
        <w:rPr>
          <w:rFonts w:asciiTheme="minorHAnsi" w:hAnsiTheme="minorHAnsi"/>
          <w:color w:val="000000"/>
        </w:rPr>
        <w:t>Vivimos hoy con la certeza de que lo que ahora está oculto un día será revelado. Cristo es nuestra vida ahora, y también será nuestra gloria futura. Esa esperanza transforma cómo pensamos, cómo decidimos y cómo caminamos cada día.</w:t>
      </w:r>
    </w:p>
    <w:p w14:paraId="7CA8BC30" w14:textId="77777777" w:rsidR="001F20B5" w:rsidRPr="006F072E" w:rsidRDefault="001F20B5" w:rsidP="001F20B5">
      <w:pPr>
        <w:pStyle w:val="NormalWeb"/>
        <w:rPr>
          <w:rStyle w:val="Fuerte"/>
          <w:rFonts w:asciiTheme="minorHAnsi" w:eastAsiaTheme="majorEastAsia" w:hAnsiTheme="minorHAnsi"/>
          <w:i/>
          <w:iCs/>
          <w:color w:val="7030A0"/>
        </w:rPr>
      </w:pPr>
    </w:p>
    <w:p w14:paraId="70486702" w14:textId="77777777" w:rsidR="001F20B5" w:rsidRPr="006F072E" w:rsidRDefault="001F20B5" w:rsidP="001F20B5">
      <w:pPr>
        <w:pStyle w:val="NormalWeb"/>
        <w:rPr>
          <w:rFonts w:asciiTheme="minorHAnsi" w:hAnsiTheme="minorHAnsi"/>
          <w:i/>
          <w:iCs/>
          <w:color w:val="7030A0"/>
        </w:rPr>
      </w:pPr>
      <w:r w:rsidRPr="006F072E">
        <w:rPr>
          <w:rStyle w:val="Fuerte"/>
          <w:rFonts w:asciiTheme="minorHAnsi" w:hAnsiTheme="minorHAnsi"/>
          <w:i/>
          <w:iCs/>
          <w:color w:val="7030A0"/>
        </w:rPr>
        <w:t>Nuestra vida no se define por lo que se ve, sino por Cristo que vive en nosotros.</w:t>
      </w:r>
    </w:p>
    <w:p w14:paraId="24A4B562" w14:textId="77777777" w:rsidR="001F20B5" w:rsidRPr="006F072E" w:rsidRDefault="001F20B5" w:rsidP="001F20B5">
      <w:pPr>
        <w:pStyle w:val="NormalWeb"/>
        <w:rPr>
          <w:rFonts w:asciiTheme="minorHAnsi" w:hAnsiTheme="minorHAnsi"/>
          <w:i/>
          <w:iCs/>
          <w:color w:val="000000"/>
        </w:rPr>
      </w:pPr>
    </w:p>
    <w:p w14:paraId="5DCF3B9A" w14:textId="77777777" w:rsidR="001F20B5" w:rsidRPr="006F072E" w:rsidRDefault="001F20B5" w:rsidP="001F20B5">
      <w:pPr>
        <w:pStyle w:val="NormalWeb"/>
        <w:rPr>
          <w:rFonts w:asciiTheme="minorHAnsi" w:hAnsiTheme="minorHAnsi"/>
          <w:color w:val="000000"/>
          <w:lang w:val="es-US"/>
        </w:rPr>
      </w:pPr>
      <w:r w:rsidRPr="006F072E">
        <w:rPr>
          <w:rFonts w:asciiTheme="minorHAnsi" w:hAnsiTheme="minorHAnsi"/>
          <w:i/>
          <w:iCs/>
          <w:color w:val="000000"/>
        </w:rPr>
        <w:t>Señor Jesús, gracias porque mi vida está escondida en Ti. Ayúdame a vivir con una mente alineada a Tu Reino, confiando no en lo temporal, sino en la obra eterna que has hecho en Cristo. Amén</w:t>
      </w:r>
      <w:r w:rsidRPr="006F072E">
        <w:rPr>
          <w:rFonts w:asciiTheme="minorHAnsi" w:hAnsiTheme="minorHAnsi"/>
          <w:color w:val="000000"/>
        </w:rPr>
        <w:t>.</w:t>
      </w:r>
    </w:p>
    <w:bookmarkEnd w:id="240"/>
    <w:p w14:paraId="456960A7" w14:textId="77777777" w:rsidR="001F20B5" w:rsidRDefault="001F20B5" w:rsidP="00D90860">
      <w:pPr>
        <w:rPr>
          <w:rFonts w:asciiTheme="minorHAnsi" w:hAnsiTheme="minorHAnsi"/>
        </w:rPr>
      </w:pPr>
    </w:p>
    <w:p w14:paraId="5F768858" w14:textId="77777777" w:rsidR="00D90309" w:rsidRDefault="00D90309" w:rsidP="00D90860">
      <w:pPr>
        <w:rPr>
          <w:rFonts w:asciiTheme="minorHAnsi" w:hAnsiTheme="minorHAnsi"/>
        </w:rPr>
      </w:pPr>
    </w:p>
    <w:p w14:paraId="7A9BFE8C" w14:textId="77777777" w:rsidR="00310FC0" w:rsidRDefault="00310FC0" w:rsidP="00D90860">
      <w:pPr>
        <w:rPr>
          <w:rFonts w:asciiTheme="minorHAnsi" w:hAnsiTheme="minorHAnsi"/>
        </w:rPr>
      </w:pPr>
    </w:p>
    <w:p w14:paraId="72C3CA3F" w14:textId="77777777" w:rsidR="00310FC0" w:rsidRDefault="00310FC0" w:rsidP="00D90860">
      <w:pPr>
        <w:rPr>
          <w:rFonts w:asciiTheme="minorHAnsi" w:hAnsiTheme="minorHAnsi"/>
        </w:rPr>
      </w:pPr>
    </w:p>
    <w:p w14:paraId="22916548" w14:textId="3E8711C4" w:rsidR="00310FC0" w:rsidRPr="00964F95" w:rsidRDefault="00E2696C" w:rsidP="00D90860">
      <w:pPr>
        <w:rPr>
          <w:rFonts w:asciiTheme="minorHAnsi" w:hAnsiTheme="minorHAnsi"/>
          <w:b/>
          <w:bCs/>
          <w:sz w:val="28"/>
          <w:szCs w:val="28"/>
        </w:rPr>
      </w:pPr>
      <w:bookmarkStart w:id="241" w:name="OLE_LINK210"/>
      <w:r w:rsidRPr="00964F95">
        <w:rPr>
          <w:rFonts w:asciiTheme="minorHAnsi" w:hAnsiTheme="minorHAnsi"/>
          <w:b/>
          <w:bCs/>
          <w:sz w:val="28"/>
          <w:szCs w:val="28"/>
        </w:rPr>
        <w:t xml:space="preserve">Al ver la fe de </w:t>
      </w:r>
      <w:r w:rsidR="00964F95" w:rsidRPr="00964F95">
        <w:rPr>
          <w:rFonts w:asciiTheme="minorHAnsi" w:hAnsiTheme="minorHAnsi"/>
          <w:b/>
          <w:bCs/>
          <w:sz w:val="28"/>
          <w:szCs w:val="28"/>
        </w:rPr>
        <w:t xml:space="preserve">ellos. </w:t>
      </w:r>
    </w:p>
    <w:p w14:paraId="4A86B9E3" w14:textId="792282D9" w:rsidR="00310FC0" w:rsidRPr="00C42B5B" w:rsidRDefault="00310FC0" w:rsidP="00C42B5B">
      <w:pPr>
        <w:rPr>
          <w:rFonts w:asciiTheme="minorHAnsi" w:hAnsiTheme="minorHAnsi"/>
          <w:lang w:val="es-ES"/>
        </w:rPr>
      </w:pPr>
      <w:r w:rsidRPr="00964F95">
        <w:rPr>
          <w:rFonts w:asciiTheme="minorHAnsi" w:hAnsiTheme="minorHAnsi"/>
          <w:b/>
          <w:bCs/>
        </w:rPr>
        <w:t>Lucas 5:18-20</w:t>
      </w:r>
      <w:r w:rsidR="00305FB2" w:rsidRPr="00964F95">
        <w:rPr>
          <w:rFonts w:asciiTheme="minorHAnsi" w:hAnsiTheme="minorHAnsi"/>
          <w:b/>
          <w:bCs/>
        </w:rPr>
        <w:t xml:space="preserve"> NTV</w:t>
      </w:r>
      <w:r w:rsidR="00305FB2" w:rsidRPr="00964F95">
        <w:rPr>
          <w:rFonts w:asciiTheme="minorHAnsi" w:hAnsiTheme="minorHAnsi"/>
        </w:rPr>
        <w:t xml:space="preserve">. </w:t>
      </w:r>
      <w:r w:rsidR="00305FB2" w:rsidRPr="00964F95">
        <w:rPr>
          <w:rFonts w:asciiTheme="minorHAnsi" w:hAnsiTheme="minorHAnsi"/>
          <w:i/>
          <w:iCs/>
          <w:color w:val="0070C0"/>
          <w:lang w:val="es-ES"/>
        </w:rPr>
        <w:t xml:space="preserve">Unos hombres llegaron cargando a un paralítico en una camilla. Trataron de llevarlo dentro a donde estaba Jesús, </w:t>
      </w:r>
      <w:r w:rsidR="00305FB2" w:rsidRPr="00964F95">
        <w:rPr>
          <w:rFonts w:asciiTheme="minorHAnsi" w:hAnsiTheme="minorHAnsi"/>
          <w:i/>
          <w:iCs/>
          <w:color w:val="0070C0"/>
          <w:vertAlign w:val="superscript"/>
          <w:lang w:val="es-ES"/>
        </w:rPr>
        <w:t>19 </w:t>
      </w:r>
      <w:r w:rsidR="00305FB2" w:rsidRPr="00964F95">
        <w:rPr>
          <w:rFonts w:asciiTheme="minorHAnsi" w:hAnsiTheme="minorHAnsi"/>
          <w:i/>
          <w:iCs/>
          <w:color w:val="0070C0"/>
          <w:lang w:val="es-ES"/>
        </w:rPr>
        <w:t xml:space="preserve">pero no pudieron acercarse a él debido a la multitud. Entonces subieron al techo y quitaron algunas tejas. Luego bajaron al enfermo en su camilla hasta ponerlo en medio de la multitud, justo frente a </w:t>
      </w:r>
      <w:r w:rsidR="00305FB2" w:rsidRPr="00C42B5B">
        <w:rPr>
          <w:rFonts w:asciiTheme="minorHAnsi" w:hAnsiTheme="minorHAnsi"/>
          <w:i/>
          <w:iCs/>
          <w:color w:val="0070C0"/>
          <w:lang w:val="es-ES"/>
        </w:rPr>
        <w:t xml:space="preserve">Jesús. </w:t>
      </w:r>
      <w:r w:rsidR="00305FB2" w:rsidRPr="00C42B5B">
        <w:rPr>
          <w:rFonts w:asciiTheme="minorHAnsi" w:hAnsiTheme="minorHAnsi"/>
          <w:i/>
          <w:iCs/>
          <w:color w:val="0070C0"/>
          <w:vertAlign w:val="superscript"/>
          <w:lang w:val="es-ES"/>
        </w:rPr>
        <w:t>20 </w:t>
      </w:r>
      <w:r w:rsidR="00305FB2" w:rsidRPr="00C42B5B">
        <w:rPr>
          <w:rFonts w:asciiTheme="minorHAnsi" w:hAnsiTheme="minorHAnsi"/>
          <w:i/>
          <w:iCs/>
          <w:color w:val="0070C0"/>
          <w:lang w:val="es-ES"/>
        </w:rPr>
        <w:t>Al ver la fe de ellos, Jesús le dijo al hombre: «Joven, tus pecados son perdonados»</w:t>
      </w:r>
      <w:r w:rsidR="00305FB2" w:rsidRPr="00C42B5B">
        <w:rPr>
          <w:rFonts w:asciiTheme="minorHAnsi" w:hAnsiTheme="minorHAnsi"/>
          <w:lang w:val="es-ES"/>
        </w:rPr>
        <w:t>.</w:t>
      </w:r>
    </w:p>
    <w:p w14:paraId="3C4F275A" w14:textId="77777777" w:rsidR="00964F95" w:rsidRPr="00C42B5B" w:rsidRDefault="00964F95" w:rsidP="00C42B5B">
      <w:pPr>
        <w:rPr>
          <w:rFonts w:asciiTheme="minorHAnsi" w:hAnsiTheme="minorHAnsi"/>
          <w:lang w:val="es-ES"/>
        </w:rPr>
      </w:pPr>
    </w:p>
    <w:p w14:paraId="49576D4E" w14:textId="346E7F72" w:rsidR="00C42B5B" w:rsidRPr="00C42B5B" w:rsidRDefault="00C42B5B" w:rsidP="00C42B5B">
      <w:pPr>
        <w:pStyle w:val="NormalWeb"/>
        <w:rPr>
          <w:rFonts w:asciiTheme="minorHAnsi" w:eastAsia="Times New Roman" w:hAnsiTheme="minorHAnsi"/>
          <w:color w:val="000000"/>
          <w:lang w:val="es-US" w:eastAsia="es-MX"/>
          <w14:ligatures w14:val="none"/>
        </w:rPr>
      </w:pPr>
      <w:r w:rsidRPr="00C42B5B">
        <w:rPr>
          <w:rFonts w:asciiTheme="minorHAnsi" w:eastAsia="Times New Roman" w:hAnsiTheme="minorHAnsi"/>
          <w:color w:val="000000"/>
          <w:lang w:val="es-US" w:eastAsia="es-MX"/>
          <w14:ligatures w14:val="none"/>
        </w:rPr>
        <w:t xml:space="preserve">Hace unos días pasé por este pasaje y lo leí varias veces. No porque no lo conociera, sino porque sabía que la Palabra de Dios no se agota en una sola lectura. Hoy, al volver al mismo texto, entendí que Dios no siempre habla al que corre, sino al que regresa, se detiene y se deja examinar por </w:t>
      </w:r>
      <w:r w:rsidR="00285C6E">
        <w:rPr>
          <w:rFonts w:asciiTheme="minorHAnsi" w:eastAsia="Times New Roman" w:hAnsiTheme="minorHAnsi"/>
          <w:color w:val="000000"/>
          <w:lang w:val="es-US" w:eastAsia="es-MX"/>
          <w14:ligatures w14:val="none"/>
        </w:rPr>
        <w:t>la Palabra</w:t>
      </w:r>
      <w:r w:rsidRPr="00C42B5B">
        <w:rPr>
          <w:rFonts w:asciiTheme="minorHAnsi" w:eastAsia="Times New Roman" w:hAnsiTheme="minorHAnsi"/>
          <w:color w:val="000000"/>
          <w:lang w:val="es-US" w:eastAsia="es-MX"/>
          <w14:ligatures w14:val="none"/>
        </w:rPr>
        <w:t>.</w:t>
      </w:r>
    </w:p>
    <w:p w14:paraId="6348DB4A" w14:textId="77777777" w:rsidR="00C42B5B" w:rsidRDefault="00C42B5B" w:rsidP="00C42B5B">
      <w:pPr>
        <w:rPr>
          <w:rFonts w:asciiTheme="minorHAnsi" w:hAnsiTheme="minorHAnsi"/>
          <w:color w:val="000000"/>
        </w:rPr>
      </w:pPr>
    </w:p>
    <w:p w14:paraId="625777CC" w14:textId="2A3E2A01" w:rsidR="00C42B5B" w:rsidRDefault="00C42B5B" w:rsidP="00C42B5B">
      <w:pPr>
        <w:rPr>
          <w:rFonts w:asciiTheme="minorHAnsi" w:hAnsiTheme="minorHAnsi"/>
          <w:b/>
          <w:bCs/>
          <w:color w:val="000000"/>
        </w:rPr>
      </w:pPr>
      <w:r w:rsidRPr="00C42B5B">
        <w:rPr>
          <w:rFonts w:asciiTheme="minorHAnsi" w:hAnsiTheme="minorHAnsi"/>
          <w:color w:val="000000"/>
        </w:rPr>
        <w:t xml:space="preserve">Al leerlo otra vez, el énfasis es imposible de ignorar: </w:t>
      </w:r>
      <w:r w:rsidRPr="00C42B5B">
        <w:rPr>
          <w:rFonts w:asciiTheme="minorHAnsi" w:hAnsiTheme="minorHAnsi"/>
          <w:b/>
          <w:bCs/>
          <w:color w:val="000000"/>
        </w:rPr>
        <w:t>Jesús no respondió primero al enfermo, sino a la fe de sus amigos</w:t>
      </w:r>
      <w:r w:rsidRPr="00C42B5B">
        <w:rPr>
          <w:rFonts w:asciiTheme="minorHAnsi" w:hAnsiTheme="minorHAnsi"/>
          <w:color w:val="000000"/>
        </w:rPr>
        <w:t xml:space="preserve">. Ellos no midieron el costo, no se </w:t>
      </w:r>
      <w:r w:rsidR="00CB7BEC">
        <w:rPr>
          <w:rFonts w:asciiTheme="minorHAnsi" w:hAnsiTheme="minorHAnsi"/>
          <w:color w:val="000000"/>
        </w:rPr>
        <w:t>detuvieron ante</w:t>
      </w:r>
      <w:r w:rsidR="00267E0B">
        <w:rPr>
          <w:rFonts w:asciiTheme="minorHAnsi" w:hAnsiTheme="minorHAnsi"/>
          <w:color w:val="000000"/>
        </w:rPr>
        <w:t xml:space="preserve"> </w:t>
      </w:r>
      <w:r w:rsidRPr="00C42B5B">
        <w:rPr>
          <w:rFonts w:asciiTheme="minorHAnsi" w:hAnsiTheme="minorHAnsi"/>
          <w:color w:val="000000"/>
        </w:rPr>
        <w:t>la multitud, no se conformaron con intentarlo. Hicieron el esfuerzo necesario para poner a su amigo frente a Jesús, convencidos de que allí estaba su esperanza.</w:t>
      </w:r>
    </w:p>
    <w:p w14:paraId="0231DDFC" w14:textId="77777777" w:rsidR="00C42B5B" w:rsidRDefault="00C42B5B" w:rsidP="00C42B5B">
      <w:pPr>
        <w:rPr>
          <w:rFonts w:asciiTheme="minorHAnsi" w:hAnsiTheme="minorHAnsi"/>
          <w:b/>
          <w:bCs/>
          <w:color w:val="000000"/>
        </w:rPr>
      </w:pPr>
    </w:p>
    <w:p w14:paraId="3A091C35" w14:textId="509BC06C" w:rsidR="00C42B5B" w:rsidRPr="00C42B5B" w:rsidRDefault="00C42B5B" w:rsidP="00C42B5B">
      <w:pPr>
        <w:rPr>
          <w:rFonts w:asciiTheme="minorHAnsi" w:hAnsiTheme="minorHAnsi"/>
          <w:color w:val="000000"/>
        </w:rPr>
      </w:pPr>
      <w:r w:rsidRPr="00C42B5B">
        <w:rPr>
          <w:rFonts w:asciiTheme="minorHAnsi" w:hAnsiTheme="minorHAnsi"/>
          <w:b/>
          <w:bCs/>
          <w:i/>
          <w:iCs/>
          <w:color w:val="7030A0"/>
        </w:rPr>
        <w:t xml:space="preserve"> La fe verdadera se profundiza en la Palabra y se demuestra cuando cargamos a otros hasta Jesús</w:t>
      </w:r>
      <w:r w:rsidRPr="00C42B5B">
        <w:rPr>
          <w:rFonts w:asciiTheme="minorHAnsi" w:hAnsiTheme="minorHAnsi"/>
          <w:i/>
          <w:iCs/>
          <w:color w:val="000000"/>
        </w:rPr>
        <w:t>.</w:t>
      </w:r>
    </w:p>
    <w:p w14:paraId="3A70AD8A" w14:textId="77777777" w:rsidR="00C42B5B" w:rsidRDefault="00C42B5B" w:rsidP="00C42B5B">
      <w:pPr>
        <w:rPr>
          <w:rFonts w:asciiTheme="minorHAnsi" w:hAnsiTheme="minorHAnsi"/>
          <w:color w:val="000000"/>
        </w:rPr>
      </w:pPr>
    </w:p>
    <w:p w14:paraId="0A8BF30D" w14:textId="4D3F52A9" w:rsidR="00C42B5B" w:rsidRPr="00C42B5B" w:rsidRDefault="00C42B5B" w:rsidP="00C42B5B">
      <w:pPr>
        <w:rPr>
          <w:rFonts w:asciiTheme="minorHAnsi" w:hAnsiTheme="minorHAnsi"/>
          <w:color w:val="000000"/>
        </w:rPr>
      </w:pPr>
      <w:r w:rsidRPr="00C42B5B">
        <w:rPr>
          <w:rFonts w:asciiTheme="minorHAnsi" w:hAnsiTheme="minorHAnsi"/>
          <w:b/>
          <w:bCs/>
          <w:color w:val="000000"/>
        </w:rPr>
        <w:t>La confrontación es clara</w:t>
      </w:r>
      <w:r w:rsidRPr="00C42B5B">
        <w:rPr>
          <w:rFonts w:asciiTheme="minorHAnsi" w:hAnsiTheme="minorHAnsi"/>
          <w:color w:val="000000"/>
        </w:rPr>
        <w:t>: solo haremos ese esfuerzo si creemos de verdad en Jesús y si valoramos sinceramente a las personas que amamos. Cuando creemos que Jesús salva, no nos quedamos callados; y cuando amamos de verdad, no nos rendimos ante los obstáculos. Lo que está en juego no es solo una necesidad momentánea, sino la salvación y la eternidad.</w:t>
      </w:r>
    </w:p>
    <w:p w14:paraId="5A1E3017" w14:textId="77777777" w:rsidR="00C42B5B" w:rsidRDefault="00C42B5B" w:rsidP="00C42B5B">
      <w:pPr>
        <w:rPr>
          <w:rFonts w:asciiTheme="minorHAnsi" w:hAnsiTheme="minorHAnsi"/>
          <w:color w:val="000000"/>
        </w:rPr>
      </w:pPr>
    </w:p>
    <w:p w14:paraId="35F7EC60" w14:textId="06CF4F34" w:rsidR="00C42B5B" w:rsidRDefault="00C42B5B" w:rsidP="00C42B5B">
      <w:pPr>
        <w:rPr>
          <w:rFonts w:asciiTheme="minorHAnsi" w:hAnsiTheme="minorHAnsi"/>
          <w:color w:val="000000"/>
        </w:rPr>
      </w:pPr>
      <w:r w:rsidRPr="00C42B5B">
        <w:rPr>
          <w:rFonts w:asciiTheme="minorHAnsi" w:hAnsiTheme="minorHAnsi"/>
          <w:b/>
          <w:bCs/>
          <w:i/>
          <w:iCs/>
          <w:color w:val="000000"/>
        </w:rPr>
        <w:t>Señor Jesús</w:t>
      </w:r>
      <w:r w:rsidRPr="00C42B5B">
        <w:rPr>
          <w:rFonts w:asciiTheme="minorHAnsi" w:hAnsiTheme="minorHAnsi"/>
          <w:i/>
          <w:iCs/>
          <w:color w:val="000000"/>
        </w:rPr>
        <w:t>, guárdame de una fe superficial y cómoda. Enséñame a volver a tu Palabra hasta ser transformado, y dame un corazón que cargue a otros, sin excusas ni reservas, para que también te conozcan y vivamos juntos la eternidad contigo. Amén</w:t>
      </w:r>
      <w:r w:rsidRPr="00C42B5B">
        <w:rPr>
          <w:rFonts w:asciiTheme="minorHAnsi" w:hAnsiTheme="minorHAnsi"/>
          <w:color w:val="000000"/>
        </w:rPr>
        <w:t>.</w:t>
      </w:r>
    </w:p>
    <w:p w14:paraId="37564CBE" w14:textId="77777777" w:rsidR="00651160" w:rsidRDefault="00651160" w:rsidP="00C42B5B">
      <w:pPr>
        <w:rPr>
          <w:rFonts w:asciiTheme="minorHAnsi" w:hAnsiTheme="minorHAnsi"/>
          <w:color w:val="000000"/>
        </w:rPr>
      </w:pPr>
    </w:p>
    <w:p w14:paraId="30AAEC34" w14:textId="77777777" w:rsidR="00651160" w:rsidRDefault="00651160" w:rsidP="00C42B5B">
      <w:pPr>
        <w:rPr>
          <w:rFonts w:asciiTheme="minorHAnsi" w:hAnsiTheme="minorHAnsi"/>
          <w:color w:val="000000"/>
        </w:rPr>
      </w:pPr>
    </w:p>
    <w:p w14:paraId="76AAE25C" w14:textId="77777777" w:rsidR="00651160" w:rsidRPr="00C42B5B" w:rsidRDefault="00651160" w:rsidP="00C42B5B">
      <w:pPr>
        <w:rPr>
          <w:rFonts w:asciiTheme="minorHAnsi" w:hAnsiTheme="minorHAnsi"/>
          <w:color w:val="000000"/>
        </w:rPr>
      </w:pPr>
    </w:p>
    <w:p w14:paraId="79B8CC14" w14:textId="77777777" w:rsidR="002F60C8" w:rsidRPr="007833DA" w:rsidRDefault="002F60C8" w:rsidP="007833DA">
      <w:pPr>
        <w:pStyle w:val="Ttulo3"/>
        <w:spacing w:before="0" w:after="0"/>
        <w:rPr>
          <w:rFonts w:asciiTheme="minorHAnsi" w:hAnsiTheme="minorHAnsi" w:cs="Times New Roman"/>
          <w:color w:val="000000"/>
          <w:lang w:val="es-US"/>
        </w:rPr>
      </w:pPr>
      <w:bookmarkStart w:id="242" w:name="OLE_LINK215"/>
      <w:bookmarkEnd w:id="241"/>
      <w:r w:rsidRPr="007833DA">
        <w:rPr>
          <w:rStyle w:val="Fuerte"/>
          <w:rFonts w:asciiTheme="minorHAnsi" w:hAnsiTheme="minorHAnsi"/>
          <w:color w:val="000000"/>
        </w:rPr>
        <w:t>¿De qué grupo eres?</w:t>
      </w:r>
    </w:p>
    <w:p w14:paraId="37469DAA" w14:textId="592AE5CA" w:rsidR="002F60C8" w:rsidRPr="00887862" w:rsidRDefault="002F60C8" w:rsidP="007833DA">
      <w:pPr>
        <w:pStyle w:val="NormalWeb"/>
        <w:rPr>
          <w:rFonts w:asciiTheme="minorHAnsi" w:hAnsiTheme="minorHAnsi"/>
          <w:color w:val="000000"/>
        </w:rPr>
      </w:pPr>
      <w:r w:rsidRPr="007833DA">
        <w:rPr>
          <w:rStyle w:val="Fuerte"/>
          <w:rFonts w:asciiTheme="minorHAnsi" w:hAnsiTheme="minorHAnsi"/>
          <w:color w:val="000000"/>
        </w:rPr>
        <w:t>Lucas 5:17</w:t>
      </w:r>
      <w:r w:rsidR="00887862">
        <w:rPr>
          <w:rStyle w:val="Fuerte"/>
          <w:rFonts w:asciiTheme="minorHAnsi" w:hAnsiTheme="minorHAnsi"/>
          <w:color w:val="000000"/>
        </w:rPr>
        <w:t>ª-18</w:t>
      </w:r>
      <w:r w:rsidRPr="007833DA">
        <w:rPr>
          <w:rStyle w:val="Fuerte"/>
          <w:rFonts w:asciiTheme="minorHAnsi" w:hAnsiTheme="minorHAnsi"/>
          <w:color w:val="000000"/>
        </w:rPr>
        <w:t xml:space="preserve"> (NTV)</w:t>
      </w:r>
      <w:r w:rsidR="0003052B" w:rsidRPr="007833DA">
        <w:rPr>
          <w:rFonts w:asciiTheme="minorHAnsi" w:hAnsiTheme="minorHAnsi"/>
          <w:lang w:val="es-ES"/>
        </w:rPr>
        <w:t xml:space="preserve"> </w:t>
      </w:r>
      <w:r w:rsidR="0003052B" w:rsidRPr="007833DA">
        <w:rPr>
          <w:rFonts w:asciiTheme="minorHAnsi" w:hAnsiTheme="minorHAnsi"/>
          <w:i/>
          <w:iCs/>
          <w:color w:val="0070C0"/>
          <w:lang w:val="es-ES"/>
        </w:rPr>
        <w:t>Cierto día, mientras Jesús enseñaba, algunos fariseos y maestros de la ley religiosa estaban sentados cerca</w:t>
      </w:r>
      <w:r w:rsidR="00887862">
        <w:rPr>
          <w:rStyle w:val="nfasis"/>
          <w:rFonts w:asciiTheme="minorHAnsi" w:hAnsiTheme="minorHAnsi"/>
          <w:color w:val="000000"/>
        </w:rPr>
        <w:t>…</w:t>
      </w:r>
      <w:r w:rsidR="00887862">
        <w:rPr>
          <w:rFonts w:asciiTheme="minorHAnsi" w:hAnsiTheme="minorHAnsi"/>
          <w:color w:val="000000"/>
        </w:rPr>
        <w:t xml:space="preserve"> </w:t>
      </w:r>
      <w:r w:rsidR="00AF5F66" w:rsidRPr="007833DA">
        <w:rPr>
          <w:rFonts w:asciiTheme="minorHAnsi" w:hAnsiTheme="minorHAnsi"/>
          <w:i/>
          <w:iCs/>
          <w:color w:val="0070C0"/>
          <w:lang w:val="es-ES"/>
        </w:rPr>
        <w:t>Unos hombres llegaron cargando a un paralítico en una camilla. Trataron de llevarlo dentro a donde estaba Jesús</w:t>
      </w:r>
      <w:r w:rsidR="00AF5F66" w:rsidRPr="007833DA">
        <w:rPr>
          <w:rFonts w:asciiTheme="minorHAnsi" w:hAnsiTheme="minorHAnsi"/>
          <w:lang w:val="es-ES"/>
        </w:rPr>
        <w:t>.</w:t>
      </w:r>
    </w:p>
    <w:p w14:paraId="4E58C82B" w14:textId="77777777" w:rsidR="007833DA" w:rsidRDefault="007833DA" w:rsidP="007833DA">
      <w:pPr>
        <w:rPr>
          <w:rFonts w:asciiTheme="minorHAnsi" w:hAnsiTheme="minorHAnsi"/>
          <w:color w:val="000000"/>
        </w:rPr>
      </w:pPr>
    </w:p>
    <w:p w14:paraId="5085C403" w14:textId="5101D518" w:rsidR="00D32476" w:rsidRPr="00D32476" w:rsidRDefault="00D32476" w:rsidP="007833DA">
      <w:pPr>
        <w:rPr>
          <w:rFonts w:asciiTheme="minorHAnsi" w:hAnsiTheme="minorHAnsi"/>
          <w:color w:val="000000"/>
        </w:rPr>
      </w:pPr>
      <w:r w:rsidRPr="00D32476">
        <w:rPr>
          <w:rFonts w:asciiTheme="minorHAnsi" w:hAnsiTheme="minorHAnsi"/>
          <w:color w:val="000000"/>
        </w:rPr>
        <w:t>En la habitación, frente a Jesús, había un grupo que estaba </w:t>
      </w:r>
      <w:r w:rsidRPr="00D32476">
        <w:rPr>
          <w:rFonts w:asciiTheme="minorHAnsi" w:hAnsiTheme="minorHAnsi"/>
          <w:b/>
          <w:bCs/>
          <w:color w:val="000000"/>
        </w:rPr>
        <w:t>sentado cerca</w:t>
      </w:r>
      <w:r w:rsidRPr="00D32476">
        <w:rPr>
          <w:rFonts w:asciiTheme="minorHAnsi" w:hAnsiTheme="minorHAnsi"/>
          <w:color w:val="000000"/>
        </w:rPr>
        <w:t>: atentos, pero con un corazón crítico. Observaban cada movimiento de Jesús no para creer, sino para juzgarlo y criticarlo. Su cercanía no produjo fe, sino incomodidad, y su actitud fue confrontada por la manifestación del poder de Dios que operaba en Jesús.</w:t>
      </w:r>
    </w:p>
    <w:p w14:paraId="16A55BC6" w14:textId="77777777" w:rsidR="007833DA" w:rsidRDefault="007833DA" w:rsidP="007833DA">
      <w:pPr>
        <w:rPr>
          <w:rFonts w:asciiTheme="minorHAnsi" w:hAnsiTheme="minorHAnsi"/>
          <w:color w:val="000000"/>
        </w:rPr>
      </w:pPr>
    </w:p>
    <w:p w14:paraId="36BD9755" w14:textId="3F03FA47" w:rsidR="00D32476" w:rsidRPr="00D32476" w:rsidRDefault="00D32476" w:rsidP="007833DA">
      <w:pPr>
        <w:rPr>
          <w:rFonts w:asciiTheme="minorHAnsi" w:hAnsiTheme="minorHAnsi"/>
          <w:color w:val="000000"/>
        </w:rPr>
      </w:pPr>
      <w:r w:rsidRPr="00D32476">
        <w:rPr>
          <w:rFonts w:asciiTheme="minorHAnsi" w:hAnsiTheme="minorHAnsi"/>
          <w:color w:val="000000"/>
        </w:rPr>
        <w:t>El otro grupo no estaba sentado; </w:t>
      </w:r>
      <w:r w:rsidRPr="00D32476">
        <w:rPr>
          <w:rFonts w:asciiTheme="minorHAnsi" w:hAnsiTheme="minorHAnsi"/>
          <w:b/>
          <w:bCs/>
          <w:color w:val="000000"/>
        </w:rPr>
        <w:t>estaba en movimiento</w:t>
      </w:r>
      <w:r w:rsidRPr="00D32476">
        <w:rPr>
          <w:rFonts w:asciiTheme="minorHAnsi" w:hAnsiTheme="minorHAnsi"/>
          <w:color w:val="000000"/>
        </w:rPr>
        <w:t>. No discutían ni criticaban. Cargaban a un amigo y no permitieron que la multitud, el techo ni ninguna dificultad los detuviera. Para ellos, lo más importante no era opinar sobre Jesús, sino </w:t>
      </w:r>
      <w:r w:rsidRPr="00D32476">
        <w:rPr>
          <w:rFonts w:asciiTheme="minorHAnsi" w:hAnsiTheme="minorHAnsi"/>
          <w:b/>
          <w:bCs/>
          <w:color w:val="000000"/>
        </w:rPr>
        <w:t>llevar a alguien hasta Él para que fuera sano</w:t>
      </w:r>
      <w:r w:rsidRPr="00D32476">
        <w:rPr>
          <w:rFonts w:asciiTheme="minorHAnsi" w:hAnsiTheme="minorHAnsi"/>
          <w:color w:val="000000"/>
        </w:rPr>
        <w:t>.</w:t>
      </w:r>
    </w:p>
    <w:p w14:paraId="05D7AF5C" w14:textId="77777777" w:rsidR="007833DA" w:rsidRDefault="007833DA" w:rsidP="007833DA">
      <w:pPr>
        <w:rPr>
          <w:rFonts w:asciiTheme="minorHAnsi" w:hAnsiTheme="minorHAnsi"/>
          <w:color w:val="000000"/>
        </w:rPr>
      </w:pPr>
    </w:p>
    <w:p w14:paraId="22637577" w14:textId="60BE7692" w:rsidR="00D32476" w:rsidRPr="00D32476" w:rsidRDefault="00D32476" w:rsidP="007833DA">
      <w:pPr>
        <w:rPr>
          <w:rFonts w:asciiTheme="minorHAnsi" w:hAnsiTheme="minorHAnsi"/>
          <w:color w:val="000000"/>
        </w:rPr>
      </w:pPr>
      <w:r w:rsidRPr="00D32476">
        <w:rPr>
          <w:rFonts w:asciiTheme="minorHAnsi" w:hAnsiTheme="minorHAnsi"/>
          <w:color w:val="000000"/>
        </w:rPr>
        <w:t xml:space="preserve">Este pasaje nos confronta con una pregunta directa: </w:t>
      </w:r>
      <w:r w:rsidRPr="00D32476">
        <w:rPr>
          <w:rFonts w:asciiTheme="minorHAnsi" w:hAnsiTheme="minorHAnsi"/>
          <w:color w:val="EE0000"/>
        </w:rPr>
        <w:t xml:space="preserve">¿somos de los que se sientan cerca para criticar, o de los que se esfuerzan para restaurar? </w:t>
      </w:r>
      <w:r w:rsidRPr="00D32476">
        <w:rPr>
          <w:rFonts w:asciiTheme="minorHAnsi" w:hAnsiTheme="minorHAnsi"/>
          <w:color w:val="000000"/>
        </w:rPr>
        <w:t>La fe que agrada a Dios no se expresa en palabras ni en juicios, sino en acciones que vencen obstáculos para que otros tengan un encuentro real con Jesús.</w:t>
      </w:r>
    </w:p>
    <w:p w14:paraId="475CC9BC" w14:textId="77777777" w:rsidR="007833DA" w:rsidRDefault="007833DA" w:rsidP="007833DA">
      <w:pPr>
        <w:rPr>
          <w:rFonts w:asciiTheme="minorHAnsi" w:hAnsiTheme="minorHAnsi"/>
          <w:i/>
          <w:iCs/>
          <w:color w:val="000000"/>
        </w:rPr>
      </w:pPr>
    </w:p>
    <w:p w14:paraId="5C9E2B0C" w14:textId="3E6F1A9D" w:rsidR="00D32476" w:rsidRPr="00D32476" w:rsidRDefault="00D32476" w:rsidP="007833DA">
      <w:pPr>
        <w:rPr>
          <w:rFonts w:asciiTheme="minorHAnsi" w:hAnsiTheme="minorHAnsi"/>
          <w:color w:val="7030A0"/>
        </w:rPr>
      </w:pPr>
      <w:r w:rsidRPr="00D32476">
        <w:rPr>
          <w:rFonts w:asciiTheme="minorHAnsi" w:hAnsiTheme="minorHAnsi"/>
          <w:i/>
          <w:iCs/>
          <w:color w:val="7030A0"/>
        </w:rPr>
        <w:t>La fe verdadera no critica desde cerca;</w:t>
      </w:r>
      <w:r w:rsidR="007833DA" w:rsidRPr="007833DA">
        <w:rPr>
          <w:rFonts w:asciiTheme="minorHAnsi" w:hAnsiTheme="minorHAnsi"/>
          <w:i/>
          <w:iCs/>
          <w:color w:val="7030A0"/>
        </w:rPr>
        <w:t xml:space="preserve"> sino</w:t>
      </w:r>
      <w:r w:rsidRPr="00D32476">
        <w:rPr>
          <w:rFonts w:asciiTheme="minorHAnsi" w:hAnsiTheme="minorHAnsi"/>
          <w:i/>
          <w:iCs/>
          <w:color w:val="7030A0"/>
        </w:rPr>
        <w:t xml:space="preserve"> actúa y no se detiene hasta llevar a otros a Jesús.</w:t>
      </w:r>
    </w:p>
    <w:p w14:paraId="2B2A914B" w14:textId="77777777" w:rsidR="007833DA" w:rsidRDefault="007833DA" w:rsidP="007833DA">
      <w:pPr>
        <w:rPr>
          <w:rFonts w:asciiTheme="minorHAnsi" w:hAnsiTheme="minorHAnsi"/>
          <w:b/>
          <w:bCs/>
          <w:i/>
          <w:iCs/>
          <w:color w:val="000000"/>
        </w:rPr>
      </w:pPr>
    </w:p>
    <w:p w14:paraId="3AE65CE0" w14:textId="783F303D" w:rsidR="00D32476" w:rsidRPr="00D32476" w:rsidRDefault="00D32476" w:rsidP="007833DA">
      <w:pPr>
        <w:rPr>
          <w:rFonts w:asciiTheme="minorHAnsi" w:hAnsiTheme="minorHAnsi"/>
          <w:b/>
          <w:bCs/>
          <w:i/>
          <w:iCs/>
          <w:color w:val="000000"/>
        </w:rPr>
      </w:pPr>
      <w:r w:rsidRPr="00D32476">
        <w:rPr>
          <w:rFonts w:asciiTheme="minorHAnsi" w:hAnsiTheme="minorHAnsi"/>
          <w:b/>
          <w:bCs/>
          <w:i/>
          <w:iCs/>
          <w:color w:val="000000"/>
        </w:rPr>
        <w:t>Señor Jesús</w:t>
      </w:r>
      <w:r w:rsidRPr="00D32476">
        <w:rPr>
          <w:rFonts w:asciiTheme="minorHAnsi" w:hAnsiTheme="minorHAnsi"/>
          <w:i/>
          <w:iCs/>
          <w:color w:val="000000"/>
        </w:rPr>
        <w:t>, líbrame de una fe pasiva y de permanecer criticando a quienes se mueven en fe para que otros sean sanos y salvos. Dame un corazón que se involucre, que cargue a otros y que no se rinda hasta ver vidas transformadas delante de Ti. Amén.</w:t>
      </w:r>
    </w:p>
    <w:bookmarkEnd w:id="242"/>
    <w:p w14:paraId="605C2C22" w14:textId="0333F0A0" w:rsidR="00DC7354" w:rsidRDefault="00DC7354" w:rsidP="007833DA">
      <w:pPr>
        <w:rPr>
          <w:rFonts w:asciiTheme="minorHAnsi" w:hAnsiTheme="minorHAnsi"/>
        </w:rPr>
      </w:pPr>
    </w:p>
    <w:p w14:paraId="5004B959" w14:textId="77777777" w:rsidR="005F5BD4" w:rsidRDefault="005F5BD4" w:rsidP="007833DA">
      <w:pPr>
        <w:rPr>
          <w:rFonts w:asciiTheme="minorHAnsi" w:hAnsiTheme="minorHAnsi"/>
        </w:rPr>
      </w:pPr>
    </w:p>
    <w:p w14:paraId="2CB0C9CA" w14:textId="77777777" w:rsidR="005F5BD4" w:rsidRPr="00F0714D" w:rsidRDefault="005F5BD4" w:rsidP="007833DA">
      <w:pPr>
        <w:rPr>
          <w:rFonts w:asciiTheme="minorHAnsi" w:hAnsiTheme="minorHAnsi"/>
        </w:rPr>
      </w:pPr>
    </w:p>
    <w:p w14:paraId="6FFFEDBC" w14:textId="77777777" w:rsidR="005F5BD4" w:rsidRDefault="005F5BD4" w:rsidP="00F0714D">
      <w:pPr>
        <w:rPr>
          <w:rFonts w:asciiTheme="minorHAnsi" w:hAnsiTheme="minorHAnsi"/>
        </w:rPr>
      </w:pPr>
    </w:p>
    <w:p w14:paraId="117CF526" w14:textId="69C16B51" w:rsidR="00F0714D" w:rsidRPr="00BE5CFA" w:rsidRDefault="00C15A0C" w:rsidP="00F0714D">
      <w:pPr>
        <w:rPr>
          <w:rFonts w:asciiTheme="minorHAnsi" w:hAnsiTheme="minorHAnsi"/>
          <w:b/>
          <w:bCs/>
          <w:sz w:val="28"/>
          <w:szCs w:val="28"/>
        </w:rPr>
      </w:pPr>
      <w:r>
        <w:rPr>
          <w:rFonts w:asciiTheme="minorHAnsi" w:hAnsiTheme="minorHAnsi"/>
          <w:b/>
          <w:bCs/>
          <w:color w:val="000000"/>
          <w:sz w:val="28"/>
          <w:szCs w:val="28"/>
        </w:rPr>
        <w:t>Fe que</w:t>
      </w:r>
      <w:r w:rsidR="00D950E2">
        <w:rPr>
          <w:rFonts w:asciiTheme="minorHAnsi" w:hAnsiTheme="minorHAnsi"/>
          <w:b/>
          <w:bCs/>
          <w:color w:val="000000"/>
          <w:sz w:val="28"/>
          <w:szCs w:val="28"/>
        </w:rPr>
        <w:t xml:space="preserve"> se</w:t>
      </w:r>
      <w:r>
        <w:rPr>
          <w:rFonts w:asciiTheme="minorHAnsi" w:hAnsiTheme="minorHAnsi"/>
          <w:b/>
          <w:bCs/>
          <w:color w:val="000000"/>
          <w:sz w:val="28"/>
          <w:szCs w:val="28"/>
        </w:rPr>
        <w:t xml:space="preserve"> Edifica. </w:t>
      </w:r>
    </w:p>
    <w:p w14:paraId="46EC5AAF" w14:textId="2E835CE2" w:rsidR="005F5BD4" w:rsidRPr="00F0714D" w:rsidRDefault="005F5BD4" w:rsidP="00F0714D">
      <w:pPr>
        <w:rPr>
          <w:rFonts w:asciiTheme="minorHAnsi" w:hAnsiTheme="minorHAnsi"/>
          <w:lang w:val="es-ES"/>
        </w:rPr>
      </w:pPr>
      <w:r w:rsidRPr="00F0714D">
        <w:rPr>
          <w:rFonts w:asciiTheme="minorHAnsi" w:hAnsiTheme="minorHAnsi"/>
          <w:b/>
          <w:bCs/>
        </w:rPr>
        <w:t>Judas 20-21 NTV</w:t>
      </w:r>
      <w:r w:rsidRPr="00F0714D">
        <w:rPr>
          <w:rFonts w:asciiTheme="minorHAnsi" w:hAnsiTheme="minorHAnsi"/>
        </w:rPr>
        <w:t xml:space="preserve">. </w:t>
      </w:r>
      <w:r w:rsidRPr="00F0714D">
        <w:rPr>
          <w:rFonts w:asciiTheme="minorHAnsi" w:hAnsiTheme="minorHAnsi"/>
          <w:i/>
          <w:iCs/>
          <w:color w:val="0070C0"/>
          <w:lang w:val="es-ES"/>
        </w:rPr>
        <w:t xml:space="preserve">Pero ustedes, queridos amigos, deben edificarse unos a otros en su más santísima fe, orar en el poder del Espíritu Santo </w:t>
      </w:r>
      <w:r w:rsidRPr="00F0714D">
        <w:rPr>
          <w:rFonts w:asciiTheme="minorHAnsi" w:hAnsiTheme="minorHAnsi"/>
          <w:i/>
          <w:iCs/>
          <w:color w:val="0070C0"/>
          <w:vertAlign w:val="superscript"/>
          <w:lang w:val="es-ES"/>
        </w:rPr>
        <w:t>21 </w:t>
      </w:r>
      <w:r w:rsidRPr="00F0714D">
        <w:rPr>
          <w:rFonts w:asciiTheme="minorHAnsi" w:hAnsiTheme="minorHAnsi"/>
          <w:i/>
          <w:iCs/>
          <w:color w:val="0070C0"/>
          <w:lang w:val="es-ES"/>
        </w:rPr>
        <w:t>y esperar la misericordia de nuestro Señor Jesucristo, quien les dará vida eterna. De esta manera, se mantendrán seguros en el amor de Dios</w:t>
      </w:r>
      <w:r w:rsidRPr="00F0714D">
        <w:rPr>
          <w:rFonts w:asciiTheme="minorHAnsi" w:hAnsiTheme="minorHAnsi"/>
          <w:lang w:val="es-ES"/>
        </w:rPr>
        <w:t>.</w:t>
      </w:r>
    </w:p>
    <w:p w14:paraId="4DE5AF1A" w14:textId="77777777" w:rsidR="000354B3" w:rsidRPr="00F0714D" w:rsidRDefault="000354B3" w:rsidP="00F0714D">
      <w:pPr>
        <w:rPr>
          <w:rFonts w:asciiTheme="minorHAnsi" w:hAnsiTheme="minorHAnsi"/>
          <w:lang w:val="es-ES"/>
        </w:rPr>
      </w:pPr>
    </w:p>
    <w:p w14:paraId="207B6661" w14:textId="25EB63E6" w:rsidR="00F0714D" w:rsidRDefault="00B20F8F" w:rsidP="00F0714D">
      <w:pPr>
        <w:pStyle w:val="NormalWeb"/>
        <w:rPr>
          <w:rFonts w:asciiTheme="minorHAnsi" w:eastAsia="Times New Roman" w:hAnsiTheme="minorHAnsi"/>
          <w:color w:val="000000"/>
          <w:lang w:val="es-US" w:eastAsia="es-MX"/>
          <w14:ligatures w14:val="none"/>
        </w:rPr>
      </w:pPr>
      <w:r w:rsidRPr="00F0714D">
        <w:rPr>
          <w:rFonts w:asciiTheme="minorHAnsi" w:hAnsiTheme="minorHAnsi"/>
          <w:lang w:val="es-ES"/>
        </w:rPr>
        <w:t xml:space="preserve"> </w:t>
      </w:r>
      <w:r w:rsidR="00F0714D" w:rsidRPr="00F0714D">
        <w:rPr>
          <w:rFonts w:asciiTheme="minorHAnsi" w:eastAsia="Times New Roman" w:hAnsiTheme="minorHAnsi"/>
          <w:color w:val="000000"/>
          <w:lang w:val="es-US" w:eastAsia="es-MX"/>
          <w14:ligatures w14:val="none"/>
        </w:rPr>
        <w:t>La fe cristiana no fue diseñada para vivirse en aislamiento. Judas nos recuerda que la fe se </w:t>
      </w:r>
      <w:r w:rsidR="00F0714D" w:rsidRPr="00F0714D">
        <w:rPr>
          <w:rFonts w:asciiTheme="minorHAnsi" w:eastAsia="Times New Roman" w:hAnsiTheme="minorHAnsi"/>
          <w:b/>
          <w:bCs/>
          <w:color w:val="000000"/>
          <w:lang w:val="es-US" w:eastAsia="es-MX"/>
          <w14:ligatures w14:val="none"/>
        </w:rPr>
        <w:t>edifica</w:t>
      </w:r>
      <w:r w:rsidR="00F0714D" w:rsidRPr="00F0714D">
        <w:rPr>
          <w:rFonts w:asciiTheme="minorHAnsi" w:eastAsia="Times New Roman" w:hAnsiTheme="minorHAnsi"/>
          <w:color w:val="000000"/>
          <w:lang w:val="es-US" w:eastAsia="es-MX"/>
          <w14:ligatures w14:val="none"/>
        </w:rPr>
        <w:t xml:space="preserve"> cuando caminamos juntos, cuando nos animamos, exhortamos y sostenemos unos a otros en medio de un mundo que constantemente </w:t>
      </w:r>
      <w:r w:rsidR="00E45247">
        <w:rPr>
          <w:rFonts w:asciiTheme="minorHAnsi" w:eastAsia="Times New Roman" w:hAnsiTheme="minorHAnsi"/>
          <w:color w:val="000000"/>
          <w:lang w:val="es-US" w:eastAsia="es-MX"/>
          <w14:ligatures w14:val="none"/>
        </w:rPr>
        <w:t>ataca</w:t>
      </w:r>
      <w:r w:rsidR="00F0714D" w:rsidRPr="00F0714D">
        <w:rPr>
          <w:rFonts w:asciiTheme="minorHAnsi" w:eastAsia="Times New Roman" w:hAnsiTheme="minorHAnsi"/>
          <w:color w:val="000000"/>
          <w:lang w:val="es-US" w:eastAsia="es-MX"/>
          <w14:ligatures w14:val="none"/>
        </w:rPr>
        <w:t xml:space="preserve"> la confianza en Dios. Una fe que no se comparte ni se fortalece en comunidad, tarde o temprano se debilita.</w:t>
      </w:r>
    </w:p>
    <w:p w14:paraId="1F8A9285" w14:textId="77777777" w:rsidR="00F0714D" w:rsidRPr="00F0714D" w:rsidRDefault="00F0714D" w:rsidP="00F0714D">
      <w:pPr>
        <w:pStyle w:val="NormalWeb"/>
        <w:rPr>
          <w:rFonts w:asciiTheme="minorHAnsi" w:eastAsia="Times New Roman" w:hAnsiTheme="minorHAnsi"/>
          <w:color w:val="000000"/>
          <w:lang w:val="es-US" w:eastAsia="es-MX"/>
          <w14:ligatures w14:val="none"/>
        </w:rPr>
      </w:pPr>
    </w:p>
    <w:p w14:paraId="39134D30" w14:textId="77777777" w:rsidR="00F0714D" w:rsidRDefault="00F0714D" w:rsidP="00F0714D">
      <w:pPr>
        <w:rPr>
          <w:rFonts w:asciiTheme="minorHAnsi" w:hAnsiTheme="minorHAnsi"/>
          <w:color w:val="000000"/>
        </w:rPr>
      </w:pPr>
      <w:r w:rsidRPr="00F0714D">
        <w:rPr>
          <w:rFonts w:asciiTheme="minorHAnsi" w:hAnsiTheme="minorHAnsi"/>
          <w:color w:val="000000"/>
        </w:rPr>
        <w:t>Pero esa edificación no depende solo de buenas intenciones; necesita una fuente de poder. Por eso Judas añade: </w:t>
      </w:r>
      <w:r w:rsidRPr="00F0714D">
        <w:rPr>
          <w:rFonts w:asciiTheme="minorHAnsi" w:hAnsiTheme="minorHAnsi"/>
          <w:b/>
          <w:bCs/>
          <w:i/>
          <w:iCs/>
          <w:color w:val="0070C0"/>
        </w:rPr>
        <w:t>orar en el poder del Espíritu Santo</w:t>
      </w:r>
      <w:r w:rsidRPr="00F0714D">
        <w:rPr>
          <w:rFonts w:asciiTheme="minorHAnsi" w:hAnsiTheme="minorHAnsi"/>
          <w:color w:val="000000"/>
        </w:rPr>
        <w:t>. No es una oración mecánica ni repetitiva, sino una oración guiada, sensible y dependiente del Espíritu. Cuando oramos así, permanecemos firmes, alineados con el corazón de Dios y seguros en Su amor, mientras esperamos con esperanza la misericordia que nos conduce a la vida eterna.</w:t>
      </w:r>
    </w:p>
    <w:p w14:paraId="5104A401" w14:textId="77777777" w:rsidR="00F0714D" w:rsidRPr="00F0714D" w:rsidRDefault="00F0714D" w:rsidP="00F0714D">
      <w:pPr>
        <w:rPr>
          <w:rFonts w:asciiTheme="minorHAnsi" w:hAnsiTheme="minorHAnsi"/>
          <w:color w:val="000000"/>
        </w:rPr>
      </w:pPr>
    </w:p>
    <w:p w14:paraId="3484FBE3" w14:textId="12FE226E" w:rsidR="00F0714D" w:rsidRPr="00F0714D" w:rsidRDefault="00880DB7" w:rsidP="00F0714D">
      <w:pPr>
        <w:rPr>
          <w:rFonts w:asciiTheme="minorHAnsi" w:hAnsiTheme="minorHAnsi"/>
          <w:color w:val="7030A0"/>
        </w:rPr>
      </w:pPr>
      <w:r>
        <w:rPr>
          <w:rFonts w:asciiTheme="minorHAnsi" w:hAnsiTheme="minorHAnsi"/>
          <w:i/>
          <w:iCs/>
          <w:color w:val="7030A0"/>
        </w:rPr>
        <w:t>Edifiquémonos en l</w:t>
      </w:r>
      <w:r w:rsidR="00F0714D" w:rsidRPr="00F0714D">
        <w:rPr>
          <w:rFonts w:asciiTheme="minorHAnsi" w:hAnsiTheme="minorHAnsi"/>
          <w:i/>
          <w:iCs/>
          <w:color w:val="7030A0"/>
        </w:rPr>
        <w:t xml:space="preserve">a fe y </w:t>
      </w:r>
      <w:r w:rsidR="00D61F68" w:rsidRPr="00F0714D">
        <w:rPr>
          <w:rFonts w:asciiTheme="minorHAnsi" w:hAnsiTheme="minorHAnsi"/>
          <w:i/>
          <w:iCs/>
          <w:color w:val="7030A0"/>
        </w:rPr>
        <w:t>sost</w:t>
      </w:r>
      <w:r w:rsidR="00D61F68">
        <w:rPr>
          <w:rFonts w:asciiTheme="minorHAnsi" w:hAnsiTheme="minorHAnsi"/>
          <w:i/>
          <w:iCs/>
          <w:color w:val="7030A0"/>
        </w:rPr>
        <w:t>engámonos</w:t>
      </w:r>
      <w:r w:rsidR="00F0714D" w:rsidRPr="00F0714D">
        <w:rPr>
          <w:rFonts w:asciiTheme="minorHAnsi" w:hAnsiTheme="minorHAnsi"/>
          <w:i/>
          <w:iCs/>
          <w:color w:val="7030A0"/>
        </w:rPr>
        <w:t xml:space="preserve"> </w:t>
      </w:r>
      <w:r w:rsidR="00E57422">
        <w:rPr>
          <w:rFonts w:asciiTheme="minorHAnsi" w:hAnsiTheme="minorHAnsi"/>
          <w:i/>
          <w:iCs/>
          <w:color w:val="7030A0"/>
        </w:rPr>
        <w:t xml:space="preserve">orando </w:t>
      </w:r>
      <w:r w:rsidR="00F0714D" w:rsidRPr="00F0714D">
        <w:rPr>
          <w:rFonts w:asciiTheme="minorHAnsi" w:hAnsiTheme="minorHAnsi"/>
          <w:i/>
          <w:iCs/>
          <w:color w:val="7030A0"/>
        </w:rPr>
        <w:t xml:space="preserve">en el </w:t>
      </w:r>
      <w:r w:rsidR="00E57422">
        <w:rPr>
          <w:rFonts w:asciiTheme="minorHAnsi" w:hAnsiTheme="minorHAnsi"/>
          <w:i/>
          <w:iCs/>
          <w:color w:val="7030A0"/>
        </w:rPr>
        <w:t xml:space="preserve">poder del </w:t>
      </w:r>
      <w:r w:rsidR="00F0714D" w:rsidRPr="00F0714D">
        <w:rPr>
          <w:rFonts w:asciiTheme="minorHAnsi" w:hAnsiTheme="minorHAnsi"/>
          <w:i/>
          <w:iCs/>
          <w:color w:val="7030A0"/>
        </w:rPr>
        <w:t>Espíritu</w:t>
      </w:r>
      <w:r w:rsidR="00E57422">
        <w:rPr>
          <w:rFonts w:asciiTheme="minorHAnsi" w:hAnsiTheme="minorHAnsi"/>
          <w:i/>
          <w:iCs/>
          <w:color w:val="7030A0"/>
        </w:rPr>
        <w:t xml:space="preserve"> Santo</w:t>
      </w:r>
      <w:r w:rsidR="00F0714D" w:rsidRPr="00F0714D">
        <w:rPr>
          <w:rFonts w:asciiTheme="minorHAnsi" w:hAnsiTheme="minorHAnsi"/>
          <w:i/>
          <w:iCs/>
          <w:color w:val="7030A0"/>
        </w:rPr>
        <w:t>.</w:t>
      </w:r>
    </w:p>
    <w:p w14:paraId="420F15F8" w14:textId="77777777" w:rsidR="00F0714D" w:rsidRDefault="00F0714D" w:rsidP="00F0714D">
      <w:pPr>
        <w:rPr>
          <w:rFonts w:asciiTheme="minorHAnsi" w:hAnsiTheme="minorHAnsi"/>
          <w:color w:val="000000"/>
        </w:rPr>
      </w:pPr>
    </w:p>
    <w:p w14:paraId="6CBFF7F2" w14:textId="31995DF2" w:rsidR="00F0714D" w:rsidRPr="00F0714D" w:rsidRDefault="00F0714D" w:rsidP="00F0714D">
      <w:pPr>
        <w:rPr>
          <w:rFonts w:asciiTheme="minorHAnsi" w:hAnsiTheme="minorHAnsi"/>
          <w:color w:val="000000"/>
        </w:rPr>
      </w:pPr>
      <w:r w:rsidRPr="00F0714D">
        <w:rPr>
          <w:rFonts w:asciiTheme="minorHAnsi" w:hAnsiTheme="minorHAnsi"/>
          <w:b/>
          <w:bCs/>
          <w:i/>
          <w:iCs/>
          <w:color w:val="000000"/>
        </w:rPr>
        <w:t>Señor</w:t>
      </w:r>
      <w:r w:rsidRPr="00FB72AC">
        <w:rPr>
          <w:rFonts w:asciiTheme="minorHAnsi" w:hAnsiTheme="minorHAnsi"/>
          <w:b/>
          <w:bCs/>
          <w:i/>
          <w:iCs/>
          <w:color w:val="000000"/>
        </w:rPr>
        <w:t xml:space="preserve"> Jesús</w:t>
      </w:r>
      <w:r w:rsidRPr="00F0714D">
        <w:rPr>
          <w:rFonts w:asciiTheme="minorHAnsi" w:hAnsiTheme="minorHAnsi"/>
          <w:i/>
          <w:iCs/>
          <w:color w:val="000000"/>
        </w:rPr>
        <w:t>, ayúdanos a edificarnos unos a otros en la fe y a depender cada día del poder de tu Espíritu en oración. Guárdanos firmes en tu amor mientras esperamos en ti. Amén</w:t>
      </w:r>
      <w:r w:rsidRPr="00F0714D">
        <w:rPr>
          <w:rFonts w:asciiTheme="minorHAnsi" w:hAnsiTheme="minorHAnsi"/>
          <w:color w:val="000000"/>
        </w:rPr>
        <w:t>.</w:t>
      </w:r>
    </w:p>
    <w:p w14:paraId="7863CFE7" w14:textId="1B97FFDE" w:rsidR="00B20F8F" w:rsidRDefault="00B20F8F" w:rsidP="007833DA">
      <w:pPr>
        <w:rPr>
          <w:rFonts w:asciiTheme="minorHAnsi" w:hAnsiTheme="minorHAnsi"/>
        </w:rPr>
      </w:pPr>
    </w:p>
    <w:p w14:paraId="74C27B9E" w14:textId="77777777" w:rsidR="002600FF" w:rsidRDefault="002600FF" w:rsidP="007833DA">
      <w:pPr>
        <w:rPr>
          <w:rFonts w:asciiTheme="minorHAnsi" w:hAnsiTheme="minorHAnsi"/>
        </w:rPr>
      </w:pPr>
    </w:p>
    <w:p w14:paraId="708F2724" w14:textId="4278AAF5" w:rsidR="002600FF" w:rsidRPr="00CD040C" w:rsidRDefault="00D4511F" w:rsidP="00D4511F">
      <w:pPr>
        <w:pStyle w:val="Ttulo2"/>
        <w:rPr>
          <w:rFonts w:asciiTheme="minorHAnsi" w:hAnsiTheme="minorHAnsi" w:cs="Times New Roman"/>
          <w:color w:val="000000"/>
          <w:sz w:val="28"/>
          <w:szCs w:val="28"/>
          <w:lang w:val="es-US"/>
        </w:rPr>
      </w:pPr>
      <w:bookmarkStart w:id="243" w:name="OLE_LINK216"/>
      <w:r w:rsidRPr="00CD040C">
        <w:rPr>
          <w:rStyle w:val="Fuerte"/>
          <w:rFonts w:asciiTheme="minorHAnsi" w:hAnsiTheme="minorHAnsi"/>
          <w:color w:val="000000"/>
          <w:sz w:val="28"/>
          <w:szCs w:val="28"/>
        </w:rPr>
        <w:t>Compasión que restaura</w:t>
      </w:r>
      <w:r w:rsidR="00EF28DC">
        <w:rPr>
          <w:rStyle w:val="Fuerte"/>
          <w:rFonts w:asciiTheme="minorHAnsi" w:hAnsiTheme="minorHAnsi"/>
          <w:color w:val="000000"/>
          <w:sz w:val="28"/>
          <w:szCs w:val="28"/>
        </w:rPr>
        <w:t>.</w:t>
      </w:r>
    </w:p>
    <w:p w14:paraId="3665D9DD" w14:textId="78F97C64" w:rsidR="002F4B2D" w:rsidRPr="002F4B2D" w:rsidRDefault="00755881" w:rsidP="002F4B2D">
      <w:pPr>
        <w:rPr>
          <w:rFonts w:asciiTheme="minorHAnsi" w:hAnsiTheme="minorHAnsi"/>
          <w:lang w:val="es-ES"/>
        </w:rPr>
      </w:pPr>
      <w:r w:rsidRPr="002F4B2D">
        <w:rPr>
          <w:rFonts w:asciiTheme="minorHAnsi" w:hAnsiTheme="minorHAnsi"/>
          <w:b/>
          <w:bCs/>
        </w:rPr>
        <w:t>Judas 22 NTV</w:t>
      </w:r>
      <w:r w:rsidRPr="002F4B2D">
        <w:rPr>
          <w:rFonts w:asciiTheme="minorHAnsi" w:hAnsiTheme="minorHAnsi"/>
        </w:rPr>
        <w:t xml:space="preserve">. </w:t>
      </w:r>
      <w:r w:rsidRPr="002F4B2D">
        <w:rPr>
          <w:rFonts w:asciiTheme="minorHAnsi" w:hAnsiTheme="minorHAnsi"/>
          <w:i/>
          <w:iCs/>
          <w:color w:val="0070C0"/>
          <w:lang w:val="es-ES"/>
        </w:rPr>
        <w:t>Deben tener compasión de los que no están firmes en la fe</w:t>
      </w:r>
      <w:r w:rsidR="00F17585" w:rsidRPr="002F4B2D">
        <w:rPr>
          <w:rFonts w:asciiTheme="minorHAnsi" w:hAnsiTheme="minorHAnsi"/>
          <w:lang w:val="es-ES"/>
        </w:rPr>
        <w:t>.</w:t>
      </w:r>
    </w:p>
    <w:p w14:paraId="1A424F13" w14:textId="77777777" w:rsidR="002F4B2D" w:rsidRDefault="002F4B2D" w:rsidP="002F4B2D">
      <w:pPr>
        <w:rPr>
          <w:rFonts w:asciiTheme="minorHAnsi" w:hAnsiTheme="minorHAnsi"/>
          <w:color w:val="000000"/>
        </w:rPr>
      </w:pPr>
    </w:p>
    <w:p w14:paraId="120719B1" w14:textId="10D6C4A3" w:rsidR="002F4B2D" w:rsidRPr="002F4B2D" w:rsidRDefault="002F4B2D" w:rsidP="002F4B2D">
      <w:pPr>
        <w:rPr>
          <w:rFonts w:asciiTheme="minorHAnsi" w:hAnsiTheme="minorHAnsi"/>
          <w:color w:val="000000"/>
        </w:rPr>
      </w:pPr>
      <w:r w:rsidRPr="002F4B2D">
        <w:rPr>
          <w:rFonts w:asciiTheme="minorHAnsi" w:hAnsiTheme="minorHAnsi"/>
          <w:color w:val="000000"/>
        </w:rPr>
        <w:t xml:space="preserve">Todos conocemos a alguien que un día caminó firme con Jesús, que creyó, sirvió y dio testimonio, pero que con el tiempo comenzó a debilitarse en su fe. A veces fue por cansancio, por heridas no sanadas, por decepciones o luchas internas. Frente a esa realidad, </w:t>
      </w:r>
      <w:r w:rsidRPr="002F4B2D">
        <w:rPr>
          <w:rFonts w:asciiTheme="minorHAnsi" w:hAnsiTheme="minorHAnsi"/>
          <w:i/>
          <w:iCs/>
          <w:color w:val="000000"/>
        </w:rPr>
        <w:t>la pregunta no es qué tan grave fue su caída</w:t>
      </w:r>
      <w:r w:rsidRPr="002F4B2D">
        <w:rPr>
          <w:rFonts w:asciiTheme="minorHAnsi" w:hAnsiTheme="minorHAnsi"/>
          <w:color w:val="000000"/>
        </w:rPr>
        <w:t xml:space="preserve">, </w:t>
      </w:r>
      <w:r w:rsidRPr="002F4B2D">
        <w:rPr>
          <w:rFonts w:asciiTheme="minorHAnsi" w:hAnsiTheme="minorHAnsi"/>
          <w:i/>
          <w:iCs/>
          <w:color w:val="000000"/>
        </w:rPr>
        <w:t>sino cuál es nuestra actitud cuando vemos a un hermano herido y débil espiritualmente</w:t>
      </w:r>
      <w:r w:rsidRPr="002F4B2D">
        <w:rPr>
          <w:rFonts w:asciiTheme="minorHAnsi" w:hAnsiTheme="minorHAnsi"/>
          <w:color w:val="000000"/>
        </w:rPr>
        <w:t>.</w:t>
      </w:r>
    </w:p>
    <w:p w14:paraId="62EBF304" w14:textId="77777777" w:rsidR="002F4B2D" w:rsidRDefault="002F4B2D" w:rsidP="002F4B2D">
      <w:pPr>
        <w:rPr>
          <w:rFonts w:asciiTheme="minorHAnsi" w:hAnsiTheme="minorHAnsi"/>
          <w:color w:val="000000"/>
        </w:rPr>
      </w:pPr>
    </w:p>
    <w:p w14:paraId="4CD308A1" w14:textId="77777777" w:rsidR="009F2468" w:rsidRDefault="002F4B2D" w:rsidP="002F4B2D">
      <w:pPr>
        <w:rPr>
          <w:rFonts w:asciiTheme="minorHAnsi" w:hAnsiTheme="minorHAnsi"/>
          <w:color w:val="000000"/>
        </w:rPr>
      </w:pPr>
      <w:r w:rsidRPr="002F4B2D">
        <w:rPr>
          <w:rFonts w:asciiTheme="minorHAnsi" w:hAnsiTheme="minorHAnsi"/>
          <w:color w:val="000000"/>
        </w:rPr>
        <w:t>La Palabra de Dios no nos deja espacio para la indiferencia. </w:t>
      </w:r>
      <w:r w:rsidRPr="002F4B2D">
        <w:rPr>
          <w:rFonts w:asciiTheme="minorHAnsi" w:hAnsiTheme="minorHAnsi"/>
          <w:b/>
          <w:bCs/>
          <w:color w:val="000000"/>
        </w:rPr>
        <w:t>Judas 22</w:t>
      </w:r>
      <w:r w:rsidRPr="002F4B2D">
        <w:rPr>
          <w:rFonts w:asciiTheme="minorHAnsi" w:hAnsiTheme="minorHAnsi"/>
          <w:color w:val="000000"/>
        </w:rPr>
        <w:t xml:space="preserve"> nos manda a tener compasión, no juicio. No señala, no condena, no excluye. Nos llama a acercarnos con amor para afirmar la fe del que duda y acompañar al que tropieza. Así actuó </w:t>
      </w:r>
      <w:r w:rsidRPr="002F4B2D">
        <w:rPr>
          <w:rFonts w:asciiTheme="minorHAnsi" w:hAnsiTheme="minorHAnsi"/>
          <w:b/>
          <w:bCs/>
          <w:color w:val="000000"/>
        </w:rPr>
        <w:t>Jesús con Pedro</w:t>
      </w:r>
      <w:r w:rsidRPr="002F4B2D">
        <w:rPr>
          <w:rFonts w:asciiTheme="minorHAnsi" w:hAnsiTheme="minorHAnsi"/>
          <w:color w:val="000000"/>
        </w:rPr>
        <w:t xml:space="preserve">: no lo descartó por haber fallado, sino que lo buscó, lo restauró y lo volvió a afirmar en su llamado. </w:t>
      </w:r>
    </w:p>
    <w:p w14:paraId="35715B25" w14:textId="726FF9E7" w:rsidR="002F4B2D" w:rsidRPr="002F4B2D" w:rsidRDefault="00201273" w:rsidP="002F4B2D">
      <w:pPr>
        <w:rPr>
          <w:rFonts w:asciiTheme="minorHAnsi" w:hAnsiTheme="minorHAnsi"/>
          <w:color w:val="000000"/>
        </w:rPr>
      </w:pPr>
      <w:r w:rsidRPr="00611097">
        <w:rPr>
          <w:rFonts w:asciiTheme="minorHAnsi" w:hAnsiTheme="minorHAnsi"/>
          <w:i/>
          <w:iCs/>
          <w:color w:val="000000"/>
        </w:rPr>
        <w:t>La restauración no es una decisión humana, es parte del corazón del evangelio</w:t>
      </w:r>
      <w:r w:rsidRPr="00201273">
        <w:rPr>
          <w:rFonts w:asciiTheme="minorHAnsi" w:hAnsiTheme="minorHAnsi"/>
          <w:color w:val="000000"/>
        </w:rPr>
        <w:t>.</w:t>
      </w:r>
    </w:p>
    <w:p w14:paraId="07D15F58" w14:textId="77777777" w:rsidR="002F4B2D" w:rsidRDefault="002F4B2D" w:rsidP="002F4B2D">
      <w:pPr>
        <w:rPr>
          <w:rFonts w:asciiTheme="minorHAnsi" w:hAnsiTheme="minorHAnsi"/>
          <w:color w:val="000000"/>
        </w:rPr>
      </w:pPr>
    </w:p>
    <w:p w14:paraId="37C846DA" w14:textId="3E8B1FB0" w:rsidR="002F7513" w:rsidRDefault="002F4B2D" w:rsidP="002F4B2D">
      <w:pPr>
        <w:rPr>
          <w:rFonts w:asciiTheme="minorHAnsi" w:hAnsiTheme="minorHAnsi"/>
          <w:color w:val="000000"/>
        </w:rPr>
      </w:pPr>
      <w:r w:rsidRPr="002F4B2D">
        <w:rPr>
          <w:rFonts w:asciiTheme="minorHAnsi" w:hAnsiTheme="minorHAnsi"/>
          <w:color w:val="000000"/>
        </w:rPr>
        <w:t>La Escritura nos recuerda que restaurar a un hermano tiene un valor eterno. </w:t>
      </w:r>
      <w:r w:rsidRPr="002F4B2D">
        <w:rPr>
          <w:rFonts w:asciiTheme="minorHAnsi" w:hAnsiTheme="minorHAnsi"/>
          <w:b/>
          <w:bCs/>
          <w:color w:val="000000"/>
        </w:rPr>
        <w:t>Santiago 5:19–20</w:t>
      </w:r>
      <w:r w:rsidRPr="002F4B2D">
        <w:rPr>
          <w:rFonts w:asciiTheme="minorHAnsi" w:hAnsiTheme="minorHAnsi"/>
          <w:color w:val="000000"/>
        </w:rPr>
        <w:t xml:space="preserve"> nos enseña que quien ayuda a volver al que se ha apartado participa en una obra de vida y perdón. </w:t>
      </w:r>
    </w:p>
    <w:p w14:paraId="605D72F1" w14:textId="77777777" w:rsidR="00355274" w:rsidRDefault="00355274" w:rsidP="002F4B2D">
      <w:pPr>
        <w:rPr>
          <w:rFonts w:asciiTheme="minorHAnsi" w:hAnsiTheme="minorHAnsi"/>
          <w:color w:val="000000"/>
        </w:rPr>
      </w:pPr>
    </w:p>
    <w:p w14:paraId="713C622B" w14:textId="77777777" w:rsidR="00F77FC2" w:rsidRDefault="002F4B2D" w:rsidP="002F4B2D">
      <w:pPr>
        <w:rPr>
          <w:rFonts w:asciiTheme="minorHAnsi" w:hAnsiTheme="minorHAnsi"/>
          <w:color w:val="000000"/>
        </w:rPr>
      </w:pPr>
      <w:r w:rsidRPr="002F4B2D">
        <w:rPr>
          <w:rFonts w:asciiTheme="minorHAnsi" w:hAnsiTheme="minorHAnsi"/>
          <w:color w:val="000000"/>
        </w:rPr>
        <w:t>Nunca olvidemos esta verdad: </w:t>
      </w:r>
      <w:r w:rsidR="002F7513">
        <w:rPr>
          <w:rFonts w:asciiTheme="minorHAnsi" w:hAnsiTheme="minorHAnsi"/>
          <w:color w:val="000000"/>
        </w:rPr>
        <w:t>“</w:t>
      </w:r>
      <w:r w:rsidRPr="002F4B2D">
        <w:rPr>
          <w:rFonts w:asciiTheme="minorHAnsi" w:hAnsiTheme="minorHAnsi"/>
          <w:b/>
          <w:bCs/>
          <w:i/>
          <w:iCs/>
          <w:color w:val="000000"/>
        </w:rPr>
        <w:t>el diablo conoce tu nombre, pero te llama por tus pecados; Dios conoce tus pecados, pero te llama por tu nombre</w:t>
      </w:r>
      <w:r w:rsidR="00355274">
        <w:rPr>
          <w:rFonts w:asciiTheme="minorHAnsi" w:hAnsiTheme="minorHAnsi"/>
          <w:i/>
          <w:iCs/>
          <w:color w:val="000000"/>
        </w:rPr>
        <w:t>”</w:t>
      </w:r>
      <w:r w:rsidRPr="002F4B2D">
        <w:rPr>
          <w:rFonts w:asciiTheme="minorHAnsi" w:hAnsiTheme="minorHAnsi"/>
          <w:i/>
          <w:iCs/>
          <w:color w:val="000000"/>
        </w:rPr>
        <w:t>.</w:t>
      </w:r>
      <w:r w:rsidRPr="002F4B2D">
        <w:rPr>
          <w:rFonts w:asciiTheme="minorHAnsi" w:hAnsiTheme="minorHAnsi"/>
          <w:color w:val="000000"/>
        </w:rPr>
        <w:t> </w:t>
      </w:r>
    </w:p>
    <w:p w14:paraId="58C25BA1" w14:textId="6FBE43CF" w:rsidR="002F4B2D" w:rsidRPr="002F4B2D" w:rsidRDefault="002F4B2D" w:rsidP="002F4B2D">
      <w:pPr>
        <w:rPr>
          <w:rFonts w:asciiTheme="minorHAnsi" w:hAnsiTheme="minorHAnsi"/>
          <w:color w:val="000000"/>
        </w:rPr>
      </w:pPr>
      <w:r w:rsidRPr="002F4B2D">
        <w:rPr>
          <w:rFonts w:asciiTheme="minorHAnsi" w:hAnsiTheme="minorHAnsi"/>
          <w:color w:val="000000"/>
        </w:rPr>
        <w:t xml:space="preserve">Por eso, </w:t>
      </w:r>
      <w:r w:rsidRPr="002F4B2D">
        <w:rPr>
          <w:rFonts w:asciiTheme="minorHAnsi" w:hAnsiTheme="minorHAnsi"/>
          <w:i/>
          <w:iCs/>
          <w:color w:val="7030A0"/>
        </w:rPr>
        <w:t>la fe débil no necesita rechazo, necesita compasión que sane y restaure</w:t>
      </w:r>
      <w:r w:rsidRPr="002F4B2D">
        <w:rPr>
          <w:rFonts w:asciiTheme="minorHAnsi" w:hAnsiTheme="minorHAnsi"/>
          <w:color w:val="000000"/>
        </w:rPr>
        <w:t>.</w:t>
      </w:r>
    </w:p>
    <w:p w14:paraId="2DC97466" w14:textId="77777777" w:rsidR="002F4B2D" w:rsidRDefault="002F4B2D" w:rsidP="002F4B2D">
      <w:pPr>
        <w:rPr>
          <w:rFonts w:asciiTheme="minorHAnsi" w:hAnsiTheme="minorHAnsi"/>
          <w:b/>
          <w:bCs/>
          <w:color w:val="000000"/>
        </w:rPr>
      </w:pPr>
    </w:p>
    <w:p w14:paraId="7107F075" w14:textId="2752C7D8" w:rsidR="002F4B2D" w:rsidRPr="002F4B2D" w:rsidRDefault="002F4B2D" w:rsidP="002F4B2D">
      <w:pPr>
        <w:rPr>
          <w:rFonts w:asciiTheme="minorHAnsi" w:hAnsiTheme="minorHAnsi"/>
          <w:i/>
          <w:iCs/>
          <w:color w:val="000000"/>
        </w:rPr>
      </w:pPr>
      <w:r w:rsidRPr="002F4B2D">
        <w:rPr>
          <w:rFonts w:asciiTheme="minorHAnsi" w:hAnsiTheme="minorHAnsi"/>
          <w:b/>
          <w:bCs/>
          <w:i/>
          <w:iCs/>
          <w:color w:val="000000"/>
        </w:rPr>
        <w:t>Señor Jesús</w:t>
      </w:r>
      <w:r w:rsidRPr="002F4B2D">
        <w:rPr>
          <w:rFonts w:asciiTheme="minorHAnsi" w:hAnsiTheme="minorHAnsi"/>
          <w:i/>
          <w:iCs/>
          <w:color w:val="000000"/>
        </w:rPr>
        <w:t>, gracias porque tú no nos abandonas cuando fallamos, sino que nos buscas para restaurarnos. Danos un corazón como el tuyo, lleno de misericordia y paciencia, para acercarnos a quienes hoy no están firmes en la fe. Úsanos como instrumentos de tu gracia para sanar, levantar y afirmar a nuestros hermanos. Amén.</w:t>
      </w:r>
    </w:p>
    <w:bookmarkEnd w:id="243"/>
    <w:p w14:paraId="2A7A6914" w14:textId="77777777" w:rsidR="00580156" w:rsidRDefault="00580156" w:rsidP="002F4B2D">
      <w:pPr>
        <w:rPr>
          <w:rFonts w:asciiTheme="minorHAnsi" w:hAnsiTheme="minorHAnsi"/>
        </w:rPr>
      </w:pPr>
    </w:p>
    <w:p w14:paraId="2E24923B" w14:textId="77777777" w:rsidR="00637F6D" w:rsidRDefault="00637F6D" w:rsidP="002F4B2D">
      <w:pPr>
        <w:rPr>
          <w:rFonts w:asciiTheme="minorHAnsi" w:hAnsiTheme="minorHAnsi"/>
        </w:rPr>
      </w:pPr>
    </w:p>
    <w:p w14:paraId="7C78C027" w14:textId="77777777" w:rsidR="00580156" w:rsidRPr="008B1FAD" w:rsidRDefault="00580156" w:rsidP="00580156">
      <w:pPr>
        <w:pStyle w:val="NormalWeb"/>
        <w:rPr>
          <w:rFonts w:asciiTheme="minorHAnsi" w:hAnsiTheme="minorHAnsi"/>
          <w:color w:val="EE0000"/>
          <w:sz w:val="28"/>
          <w:szCs w:val="28"/>
          <w:lang w:val="es-ES"/>
        </w:rPr>
      </w:pPr>
      <w:bookmarkStart w:id="244" w:name="OLE_LINK211"/>
      <w:r w:rsidRPr="008B1FAD">
        <w:rPr>
          <w:rStyle w:val="Fuerte"/>
          <w:rFonts w:asciiTheme="minorHAnsi" w:hAnsiTheme="minorHAnsi"/>
          <w:color w:val="EE0000"/>
          <w:sz w:val="28"/>
          <w:szCs w:val="28"/>
          <w:lang w:val="es-ES"/>
        </w:rPr>
        <w:t>¿Dónde está tu corazón?</w:t>
      </w:r>
    </w:p>
    <w:p w14:paraId="6B379415" w14:textId="4EEDD5A9" w:rsidR="00580156" w:rsidRPr="008B1FAD" w:rsidRDefault="00580156" w:rsidP="00580156">
      <w:pPr>
        <w:pStyle w:val="NormalWeb"/>
        <w:rPr>
          <w:rFonts w:asciiTheme="minorHAnsi" w:hAnsiTheme="minorHAnsi"/>
          <w:color w:val="000000"/>
          <w:lang w:val="es-ES"/>
        </w:rPr>
      </w:pPr>
      <w:r w:rsidRPr="008B1FAD">
        <w:rPr>
          <w:rStyle w:val="Fuerte"/>
          <w:rFonts w:asciiTheme="minorHAnsi" w:hAnsiTheme="minorHAnsi"/>
          <w:color w:val="000000"/>
          <w:lang w:val="es-ES"/>
        </w:rPr>
        <w:t>Mateo 6:21 (NTV)</w:t>
      </w:r>
      <w:r w:rsidR="00E76C2A">
        <w:rPr>
          <w:rStyle w:val="Fuerte"/>
          <w:rFonts w:asciiTheme="minorHAnsi" w:hAnsiTheme="minorHAnsi"/>
          <w:color w:val="000000"/>
          <w:lang w:val="es-ES"/>
        </w:rPr>
        <w:t xml:space="preserve"> </w:t>
      </w:r>
      <w:r w:rsidRPr="008B1FAD">
        <w:rPr>
          <w:rStyle w:val="nfasis"/>
          <w:rFonts w:asciiTheme="minorHAnsi" w:hAnsiTheme="minorHAnsi"/>
          <w:color w:val="000000"/>
          <w:lang w:val="es-ES"/>
        </w:rPr>
        <w:t>“</w:t>
      </w:r>
      <w:r w:rsidRPr="008B1FAD">
        <w:rPr>
          <w:rStyle w:val="nfasis"/>
          <w:rFonts w:asciiTheme="minorHAnsi" w:hAnsiTheme="minorHAnsi"/>
          <w:color w:val="0070C0"/>
          <w:lang w:val="es-ES"/>
        </w:rPr>
        <w:t>Donde esté tu tesoro, allí estarán también los deseos de tu corazón</w:t>
      </w:r>
      <w:r w:rsidRPr="008B1FAD">
        <w:rPr>
          <w:rStyle w:val="nfasis"/>
          <w:rFonts w:asciiTheme="minorHAnsi" w:hAnsiTheme="minorHAnsi"/>
          <w:color w:val="000000"/>
          <w:lang w:val="es-ES"/>
        </w:rPr>
        <w:t>.”</w:t>
      </w:r>
    </w:p>
    <w:p w14:paraId="33086A22" w14:textId="77777777" w:rsidR="00580156" w:rsidRPr="008B1FAD" w:rsidRDefault="00580156" w:rsidP="00580156">
      <w:pPr>
        <w:pStyle w:val="NormalWeb"/>
        <w:rPr>
          <w:rFonts w:asciiTheme="minorHAnsi" w:hAnsiTheme="minorHAnsi"/>
          <w:color w:val="000000"/>
          <w:lang w:val="es-ES"/>
        </w:rPr>
      </w:pPr>
    </w:p>
    <w:p w14:paraId="4E38D41A" w14:textId="35665CF1" w:rsidR="00580156" w:rsidRPr="008B1FAD" w:rsidRDefault="00580156" w:rsidP="00580156">
      <w:pPr>
        <w:pStyle w:val="NormalWeb"/>
        <w:rPr>
          <w:rFonts w:asciiTheme="minorHAnsi" w:hAnsiTheme="minorHAnsi"/>
          <w:color w:val="000000"/>
          <w:lang w:val="es-ES"/>
        </w:rPr>
      </w:pPr>
      <w:r w:rsidRPr="008B1FAD">
        <w:rPr>
          <w:rFonts w:asciiTheme="minorHAnsi" w:hAnsiTheme="minorHAnsi"/>
          <w:color w:val="000000"/>
          <w:lang w:val="es-ES"/>
        </w:rPr>
        <w:t>Jesús nos recuerda algo muy profundo y muy práctico:</w:t>
      </w:r>
      <w:r w:rsidRPr="008B1FAD">
        <w:rPr>
          <w:rStyle w:val="apple-converted-space"/>
          <w:rFonts w:asciiTheme="minorHAnsi" w:hAnsiTheme="minorHAnsi"/>
          <w:color w:val="000000"/>
          <w:lang w:val="es-ES"/>
        </w:rPr>
        <w:t> </w:t>
      </w:r>
      <w:r w:rsidRPr="008B1FAD">
        <w:rPr>
          <w:rStyle w:val="Fuerte"/>
          <w:rFonts w:asciiTheme="minorHAnsi" w:hAnsiTheme="minorHAnsi"/>
          <w:color w:val="000000"/>
          <w:lang w:val="es-ES"/>
        </w:rPr>
        <w:t>el corazón siempre marca el rumbo de nuestra vida y de nuestra iglesia</w:t>
      </w:r>
      <w:r w:rsidRPr="008B1FAD">
        <w:rPr>
          <w:rFonts w:asciiTheme="minorHAnsi" w:hAnsiTheme="minorHAnsi"/>
          <w:color w:val="000000"/>
          <w:lang w:val="es-ES"/>
        </w:rPr>
        <w:t>. El corazón nunca es neutral. Siempre está orientado hacia algo: seguridad, control, aprobación, comodidad… o Dios. Y aquello que gobierna nuestro corazón termina dirigiendo nuestras decisiones, nuestras prioridades y nuestras reacciones.</w:t>
      </w:r>
    </w:p>
    <w:p w14:paraId="7B4C33A6" w14:textId="77777777" w:rsidR="00580156" w:rsidRPr="008B1FAD" w:rsidRDefault="00580156" w:rsidP="00580156">
      <w:pPr>
        <w:pStyle w:val="NormalWeb"/>
        <w:rPr>
          <w:rFonts w:asciiTheme="minorHAnsi" w:hAnsiTheme="minorHAnsi"/>
          <w:color w:val="000000"/>
          <w:lang w:val="es-ES"/>
        </w:rPr>
      </w:pPr>
    </w:p>
    <w:p w14:paraId="752DC7A1" w14:textId="47BB6631" w:rsidR="00580156" w:rsidRPr="008B1FAD" w:rsidRDefault="00580156" w:rsidP="00580156">
      <w:pPr>
        <w:pStyle w:val="NormalWeb"/>
        <w:rPr>
          <w:rFonts w:asciiTheme="minorHAnsi" w:hAnsiTheme="minorHAnsi"/>
          <w:color w:val="000000"/>
          <w:lang w:val="es-ES"/>
        </w:rPr>
      </w:pPr>
      <w:r w:rsidRPr="008B1FAD">
        <w:rPr>
          <w:rFonts w:asciiTheme="minorHAnsi" w:hAnsiTheme="minorHAnsi"/>
          <w:color w:val="000000"/>
          <w:lang w:val="es-ES"/>
        </w:rPr>
        <w:t>Por eso, donde está nuestro corazón, allí inevitablemente irá nuestra vida. Un corazón enamorado puede llegar incluso a ir en contra de Dios aun conociendo las consecuencias. De la misma manera, una iglesia cuyo corazón está orientado a Dios caminará hacia la gracia, la vida y la bendición; pero una iglesia orientada a otras cosas caminará hacia el juicio y terminará secándose espiritualmente.</w:t>
      </w:r>
    </w:p>
    <w:p w14:paraId="79F50485" w14:textId="77777777" w:rsidR="00580156" w:rsidRPr="008B1FAD" w:rsidRDefault="00580156" w:rsidP="00580156">
      <w:pPr>
        <w:pStyle w:val="NormalWeb"/>
        <w:rPr>
          <w:rFonts w:asciiTheme="minorHAnsi" w:hAnsiTheme="minorHAnsi"/>
          <w:color w:val="000000"/>
          <w:lang w:val="es-ES"/>
        </w:rPr>
      </w:pPr>
    </w:p>
    <w:p w14:paraId="785051B0" w14:textId="35BB9FFA" w:rsidR="00580156" w:rsidRPr="008B1FAD" w:rsidRDefault="00580156" w:rsidP="00580156">
      <w:pPr>
        <w:pStyle w:val="NormalWeb"/>
        <w:rPr>
          <w:rFonts w:asciiTheme="minorHAnsi" w:hAnsiTheme="minorHAnsi"/>
          <w:color w:val="000000"/>
          <w:lang w:val="es-ES"/>
        </w:rPr>
      </w:pPr>
      <w:r w:rsidRPr="008B1FAD">
        <w:rPr>
          <w:rFonts w:asciiTheme="minorHAnsi" w:hAnsiTheme="minorHAnsi"/>
          <w:color w:val="000000"/>
          <w:lang w:val="es-ES"/>
        </w:rPr>
        <w:t>Hoy necesitamos recordar esta verdad:</w:t>
      </w:r>
      <w:r w:rsidRPr="008B1FAD">
        <w:rPr>
          <w:rStyle w:val="apple-converted-space"/>
          <w:rFonts w:asciiTheme="minorHAnsi" w:hAnsiTheme="minorHAnsi"/>
          <w:color w:val="000000"/>
          <w:lang w:val="es-ES"/>
        </w:rPr>
        <w:t> </w:t>
      </w:r>
      <w:r w:rsidRPr="008B1FAD">
        <w:rPr>
          <w:rStyle w:val="Fuerte"/>
          <w:rFonts w:asciiTheme="minorHAnsi" w:hAnsiTheme="minorHAnsi"/>
          <w:i/>
          <w:iCs/>
          <w:color w:val="7030A0"/>
          <w:lang w:val="es-ES"/>
        </w:rPr>
        <w:t>el corazón siempre marca el rumbo de nuestra vida y de nuestra iglesia</w:t>
      </w:r>
      <w:r w:rsidRPr="008B1FAD">
        <w:rPr>
          <w:rFonts w:asciiTheme="minorHAnsi" w:hAnsiTheme="minorHAnsi"/>
          <w:color w:val="000000"/>
          <w:lang w:val="es-ES"/>
        </w:rPr>
        <w:t>. Donde está el corazón de la iglesia, allí estará su cultura, su enfoque y su destino. Y cuando el corazón está puesto en Dios, la vida encuentra dirección, la fe se fortalece y la iglesia camina hacia el propósito que Él diseñó.</w:t>
      </w:r>
    </w:p>
    <w:p w14:paraId="64DF16B2" w14:textId="77777777" w:rsidR="00580156" w:rsidRPr="008B1FAD" w:rsidRDefault="00580156" w:rsidP="00580156">
      <w:pPr>
        <w:pStyle w:val="NormalWeb"/>
        <w:rPr>
          <w:rFonts w:asciiTheme="minorHAnsi" w:hAnsiTheme="minorHAnsi"/>
          <w:color w:val="000000"/>
          <w:lang w:val="es-ES"/>
        </w:rPr>
      </w:pPr>
    </w:p>
    <w:p w14:paraId="1A56C792" w14:textId="19D80FC7" w:rsidR="00580156" w:rsidRPr="008B1FAD" w:rsidRDefault="00580156" w:rsidP="00580156">
      <w:pPr>
        <w:pStyle w:val="NormalWeb"/>
        <w:rPr>
          <w:rFonts w:asciiTheme="minorHAnsi" w:hAnsiTheme="minorHAnsi"/>
          <w:i/>
          <w:iCs/>
          <w:color w:val="000000"/>
          <w:lang w:val="es-ES"/>
        </w:rPr>
      </w:pPr>
      <w:r w:rsidRPr="008B1FAD">
        <w:rPr>
          <w:rFonts w:asciiTheme="minorHAnsi" w:hAnsiTheme="minorHAnsi"/>
          <w:b/>
          <w:bCs/>
          <w:i/>
          <w:iCs/>
          <w:color w:val="000000"/>
          <w:lang w:val="es-ES"/>
        </w:rPr>
        <w:t>Señor Jesús</w:t>
      </w:r>
      <w:r w:rsidRPr="008B1FAD">
        <w:rPr>
          <w:rFonts w:asciiTheme="minorHAnsi" w:hAnsiTheme="minorHAnsi"/>
          <w:i/>
          <w:iCs/>
          <w:color w:val="000000"/>
          <w:lang w:val="es-ES"/>
        </w:rPr>
        <w:t xml:space="preserve">, hoy venimos delante de Ti y te pedimos que examines </w:t>
      </w:r>
      <w:r w:rsidR="001F4A0A" w:rsidRPr="008B1FAD">
        <w:rPr>
          <w:rFonts w:asciiTheme="minorHAnsi" w:hAnsiTheme="minorHAnsi"/>
          <w:i/>
          <w:iCs/>
          <w:color w:val="000000"/>
          <w:lang w:val="es-ES"/>
        </w:rPr>
        <w:t>m</w:t>
      </w:r>
      <w:r w:rsidR="00D27939" w:rsidRPr="008B1FAD">
        <w:rPr>
          <w:rFonts w:asciiTheme="minorHAnsi" w:hAnsiTheme="minorHAnsi"/>
          <w:i/>
          <w:iCs/>
          <w:color w:val="000000"/>
          <w:lang w:val="es-ES"/>
        </w:rPr>
        <w:t>i</w:t>
      </w:r>
      <w:r w:rsidRPr="008B1FAD">
        <w:rPr>
          <w:rFonts w:asciiTheme="minorHAnsi" w:hAnsiTheme="minorHAnsi"/>
          <w:i/>
          <w:iCs/>
          <w:color w:val="000000"/>
          <w:lang w:val="es-ES"/>
        </w:rPr>
        <w:t xml:space="preserve"> corazón. Quita de </w:t>
      </w:r>
      <w:r w:rsidR="005F4867" w:rsidRPr="008B1FAD">
        <w:rPr>
          <w:rFonts w:asciiTheme="minorHAnsi" w:hAnsiTheme="minorHAnsi"/>
          <w:i/>
          <w:iCs/>
          <w:color w:val="000000"/>
          <w:lang w:val="es-ES"/>
        </w:rPr>
        <w:t>mi</w:t>
      </w:r>
      <w:r w:rsidRPr="008B1FAD">
        <w:rPr>
          <w:rFonts w:asciiTheme="minorHAnsi" w:hAnsiTheme="minorHAnsi"/>
          <w:i/>
          <w:iCs/>
          <w:color w:val="000000"/>
          <w:lang w:val="es-ES"/>
        </w:rPr>
        <w:t xml:space="preserve"> todo aquello que compite contigo y vuelve a orientar </w:t>
      </w:r>
      <w:r w:rsidR="005F4867" w:rsidRPr="008B1FAD">
        <w:rPr>
          <w:rFonts w:asciiTheme="minorHAnsi" w:hAnsiTheme="minorHAnsi"/>
          <w:i/>
          <w:iCs/>
          <w:color w:val="000000"/>
          <w:lang w:val="es-ES"/>
        </w:rPr>
        <w:t>mis</w:t>
      </w:r>
      <w:r w:rsidRPr="008B1FAD">
        <w:rPr>
          <w:rFonts w:asciiTheme="minorHAnsi" w:hAnsiTheme="minorHAnsi"/>
          <w:i/>
          <w:iCs/>
          <w:color w:val="000000"/>
          <w:lang w:val="es-ES"/>
        </w:rPr>
        <w:t xml:space="preserve"> deseos hacia Ti. Que </w:t>
      </w:r>
      <w:r w:rsidR="005F4867" w:rsidRPr="008B1FAD">
        <w:rPr>
          <w:rFonts w:asciiTheme="minorHAnsi" w:hAnsiTheme="minorHAnsi"/>
          <w:i/>
          <w:iCs/>
          <w:color w:val="000000"/>
          <w:lang w:val="es-ES"/>
        </w:rPr>
        <w:t>mi</w:t>
      </w:r>
      <w:r w:rsidRPr="008B1FAD">
        <w:rPr>
          <w:rFonts w:asciiTheme="minorHAnsi" w:hAnsiTheme="minorHAnsi"/>
          <w:i/>
          <w:iCs/>
          <w:color w:val="000000"/>
          <w:lang w:val="es-ES"/>
        </w:rPr>
        <w:t xml:space="preserve"> tesoro seas Tú, y que </w:t>
      </w:r>
      <w:r w:rsidR="005F4867" w:rsidRPr="008B1FAD">
        <w:rPr>
          <w:rFonts w:asciiTheme="minorHAnsi" w:hAnsiTheme="minorHAnsi"/>
          <w:i/>
          <w:iCs/>
          <w:color w:val="000000"/>
          <w:lang w:val="es-ES"/>
        </w:rPr>
        <w:t>mi</w:t>
      </w:r>
      <w:r w:rsidRPr="008B1FAD">
        <w:rPr>
          <w:rFonts w:asciiTheme="minorHAnsi" w:hAnsiTheme="minorHAnsi"/>
          <w:i/>
          <w:iCs/>
          <w:color w:val="000000"/>
          <w:lang w:val="es-ES"/>
        </w:rPr>
        <w:t xml:space="preserve"> vida y nuestra iglesia caminen siempre en tu voluntad. En el nombre de Jesús. Amén.</w:t>
      </w:r>
    </w:p>
    <w:bookmarkEnd w:id="244"/>
    <w:p w14:paraId="596B11D6" w14:textId="77777777" w:rsidR="00580156" w:rsidRDefault="00580156" w:rsidP="002F4B2D">
      <w:pPr>
        <w:rPr>
          <w:rFonts w:asciiTheme="minorHAnsi" w:hAnsiTheme="minorHAnsi"/>
          <w:lang w:val="es-ES"/>
        </w:rPr>
      </w:pPr>
    </w:p>
    <w:p w14:paraId="585F749B" w14:textId="77777777" w:rsidR="00C7341E" w:rsidRDefault="00C7341E" w:rsidP="002F4B2D">
      <w:pPr>
        <w:rPr>
          <w:rFonts w:asciiTheme="minorHAnsi" w:hAnsiTheme="minorHAnsi"/>
          <w:lang w:val="es-ES"/>
        </w:rPr>
      </w:pPr>
    </w:p>
    <w:p w14:paraId="771FDC7F" w14:textId="59255584" w:rsidR="00C7341E" w:rsidRPr="00C7341E" w:rsidRDefault="00C7341E" w:rsidP="00C7341E">
      <w:pPr>
        <w:rPr>
          <w:rFonts w:asciiTheme="minorHAnsi" w:hAnsiTheme="minorHAnsi"/>
          <w:color w:val="000000"/>
          <w:sz w:val="28"/>
          <w:szCs w:val="28"/>
        </w:rPr>
      </w:pPr>
      <w:bookmarkStart w:id="245" w:name="OLE_LINK221"/>
      <w:r w:rsidRPr="00C7341E">
        <w:rPr>
          <w:rFonts w:asciiTheme="minorHAnsi" w:hAnsiTheme="minorHAnsi"/>
          <w:b/>
          <w:bCs/>
          <w:color w:val="000000"/>
          <w:sz w:val="28"/>
          <w:szCs w:val="28"/>
        </w:rPr>
        <w:t>Un corazón renovado</w:t>
      </w:r>
      <w:r>
        <w:rPr>
          <w:rFonts w:asciiTheme="minorHAnsi" w:hAnsiTheme="minorHAnsi"/>
          <w:b/>
          <w:bCs/>
          <w:color w:val="000000"/>
          <w:sz w:val="28"/>
          <w:szCs w:val="28"/>
        </w:rPr>
        <w:t>.</w:t>
      </w:r>
    </w:p>
    <w:p w14:paraId="1C5AFA09" w14:textId="4AE30ED7" w:rsidR="00C7341E" w:rsidRPr="00C7341E" w:rsidRDefault="00C7341E" w:rsidP="00C7341E">
      <w:pPr>
        <w:rPr>
          <w:rFonts w:asciiTheme="minorHAnsi" w:hAnsiTheme="minorHAnsi"/>
          <w:color w:val="000000"/>
        </w:rPr>
      </w:pPr>
      <w:r w:rsidRPr="00C7341E">
        <w:rPr>
          <w:rFonts w:asciiTheme="minorHAnsi" w:hAnsiTheme="minorHAnsi"/>
          <w:b/>
          <w:bCs/>
          <w:color w:val="000000"/>
        </w:rPr>
        <w:t>Salmos 51:10 (NTV)</w:t>
      </w:r>
      <w:r w:rsidRPr="00C7341E">
        <w:rPr>
          <w:rFonts w:asciiTheme="minorHAnsi" w:hAnsiTheme="minorHAnsi"/>
          <w:color w:val="000000"/>
        </w:rPr>
        <w:t xml:space="preserve"> </w:t>
      </w:r>
      <w:r w:rsidRPr="00C7341E">
        <w:rPr>
          <w:rFonts w:asciiTheme="minorHAnsi" w:hAnsiTheme="minorHAnsi"/>
          <w:i/>
          <w:iCs/>
          <w:color w:val="000000"/>
        </w:rPr>
        <w:t>“</w:t>
      </w:r>
      <w:r w:rsidRPr="00C7341E">
        <w:rPr>
          <w:rFonts w:asciiTheme="minorHAnsi" w:hAnsiTheme="minorHAnsi"/>
          <w:i/>
          <w:iCs/>
          <w:color w:val="0070C0"/>
        </w:rPr>
        <w:t>Crea en mí, oh Dios, un corazón limpio y renueva un espíritu fiel dentro de mí</w:t>
      </w:r>
      <w:r w:rsidRPr="00C7341E">
        <w:rPr>
          <w:rFonts w:asciiTheme="minorHAnsi" w:hAnsiTheme="minorHAnsi"/>
          <w:i/>
          <w:iCs/>
          <w:color w:val="000000"/>
        </w:rPr>
        <w:t>.”</w:t>
      </w:r>
    </w:p>
    <w:p w14:paraId="124AC2F1" w14:textId="77777777" w:rsidR="00C7341E" w:rsidRDefault="00C7341E" w:rsidP="00C7341E">
      <w:pPr>
        <w:rPr>
          <w:rFonts w:asciiTheme="minorHAnsi" w:hAnsiTheme="minorHAnsi"/>
          <w:color w:val="000000"/>
        </w:rPr>
      </w:pPr>
    </w:p>
    <w:p w14:paraId="6936F585" w14:textId="3E3F025F" w:rsidR="00C7341E" w:rsidRPr="00C7341E" w:rsidRDefault="00C7341E" w:rsidP="00C7341E">
      <w:pPr>
        <w:rPr>
          <w:rFonts w:asciiTheme="minorHAnsi" w:hAnsiTheme="minorHAnsi"/>
          <w:color w:val="000000"/>
        </w:rPr>
      </w:pPr>
      <w:r w:rsidRPr="00C7341E">
        <w:rPr>
          <w:rFonts w:asciiTheme="minorHAnsi" w:hAnsiTheme="minorHAnsi"/>
          <w:color w:val="000000"/>
        </w:rPr>
        <w:t>Después de su caída, David no le pidió a Dios que simplemente lo perdonara; le pidió que lo cambiara por dentro. Él sabía que no bastaba con corregir la conducta si el corazón seguía siendo el mismo. Por eso clamó por un corazón nuevo, porque entendía que solo Dios puede renovar lo que nosotros no podemos transformar.</w:t>
      </w:r>
    </w:p>
    <w:p w14:paraId="160E50D0" w14:textId="77777777" w:rsidR="00C7341E" w:rsidRDefault="00C7341E" w:rsidP="00C7341E">
      <w:pPr>
        <w:rPr>
          <w:rFonts w:asciiTheme="minorHAnsi" w:hAnsiTheme="minorHAnsi"/>
          <w:color w:val="000000"/>
        </w:rPr>
      </w:pPr>
    </w:p>
    <w:p w14:paraId="7C75EFBD" w14:textId="5D3359F1" w:rsidR="00C7341E" w:rsidRPr="00C7341E" w:rsidRDefault="00C7341E" w:rsidP="00C7341E">
      <w:pPr>
        <w:rPr>
          <w:rFonts w:asciiTheme="minorHAnsi" w:hAnsiTheme="minorHAnsi"/>
          <w:color w:val="000000"/>
        </w:rPr>
      </w:pPr>
      <w:r w:rsidRPr="00C7341E">
        <w:rPr>
          <w:rFonts w:asciiTheme="minorHAnsi" w:hAnsiTheme="minorHAnsi"/>
          <w:color w:val="000000"/>
        </w:rPr>
        <w:t>Dios conoce nuestra fragilidad. Sabe que fallamos, que nos cansamos y que a veces nos debilitamos. Por eso no busca corazones perfectos, sino corazones dispuestos a ser renovados y dirigidos por Él. Un corazón quebrantado y bien orientado siempre vive bajo la gracia. Y cuando entendemos esto, dejamos de exigir perfección a otros y aprendemos a acompañar con misericordia al que ha caído.</w:t>
      </w:r>
    </w:p>
    <w:p w14:paraId="23CF27B7" w14:textId="77777777" w:rsidR="00C7341E" w:rsidRDefault="00C7341E" w:rsidP="00C7341E">
      <w:pPr>
        <w:rPr>
          <w:rFonts w:asciiTheme="minorHAnsi" w:hAnsiTheme="minorHAnsi"/>
          <w:i/>
          <w:iCs/>
          <w:color w:val="7030A0"/>
        </w:rPr>
      </w:pPr>
    </w:p>
    <w:p w14:paraId="537B3299" w14:textId="4ECCD9DF" w:rsidR="00C7341E" w:rsidRPr="00C7341E" w:rsidRDefault="00C7341E" w:rsidP="00C7341E">
      <w:pPr>
        <w:rPr>
          <w:rFonts w:asciiTheme="minorHAnsi" w:hAnsiTheme="minorHAnsi"/>
          <w:color w:val="7030A0"/>
        </w:rPr>
      </w:pPr>
      <w:r w:rsidRPr="00C7341E">
        <w:rPr>
          <w:rFonts w:asciiTheme="minorHAnsi" w:hAnsiTheme="minorHAnsi"/>
          <w:i/>
          <w:iCs/>
          <w:color w:val="7030A0"/>
        </w:rPr>
        <w:t>Dios no busca perfección, busca un corazón renovado.</w:t>
      </w:r>
    </w:p>
    <w:p w14:paraId="47F9A21C" w14:textId="77777777" w:rsidR="00C7341E" w:rsidRDefault="00C7341E" w:rsidP="00C7341E">
      <w:pPr>
        <w:rPr>
          <w:rFonts w:asciiTheme="minorHAnsi" w:hAnsiTheme="minorHAnsi"/>
          <w:i/>
          <w:iCs/>
          <w:color w:val="000000"/>
        </w:rPr>
      </w:pPr>
    </w:p>
    <w:p w14:paraId="39A4DC83" w14:textId="5A3038C9" w:rsidR="00C7341E" w:rsidRPr="00637F6D" w:rsidRDefault="00C7341E" w:rsidP="002F4B2D">
      <w:pPr>
        <w:rPr>
          <w:rFonts w:asciiTheme="minorHAnsi" w:hAnsiTheme="minorHAnsi"/>
          <w:color w:val="000000"/>
        </w:rPr>
      </w:pPr>
      <w:r w:rsidRPr="001C5982">
        <w:rPr>
          <w:rFonts w:asciiTheme="minorHAnsi" w:hAnsiTheme="minorHAnsi"/>
          <w:b/>
          <w:bCs/>
          <w:i/>
          <w:iCs/>
          <w:color w:val="000000"/>
        </w:rPr>
        <w:t>Señor Jesús</w:t>
      </w:r>
      <w:r w:rsidRPr="00C7341E">
        <w:rPr>
          <w:rFonts w:asciiTheme="minorHAnsi" w:hAnsiTheme="minorHAnsi"/>
          <w:i/>
          <w:iCs/>
          <w:color w:val="000000"/>
        </w:rPr>
        <w:t>, crea en mí un corazón limpio y renueva mi espíritu. No quiero solo cambiar por fuera, sino ser transformado por dentro. Dirige mi corazón, restaura mi vida y enséñame a caminar cada día bajo tu gracia. Amén</w:t>
      </w:r>
      <w:r w:rsidRPr="00C7341E">
        <w:rPr>
          <w:rFonts w:asciiTheme="minorHAnsi" w:hAnsiTheme="minorHAnsi"/>
          <w:color w:val="000000"/>
        </w:rPr>
        <w:t>.</w:t>
      </w:r>
      <w:bookmarkEnd w:id="245"/>
    </w:p>
    <w:p w14:paraId="17B66263" w14:textId="77777777" w:rsidR="00C019D3" w:rsidRDefault="00C019D3" w:rsidP="002F4B2D">
      <w:pPr>
        <w:rPr>
          <w:rFonts w:asciiTheme="minorHAnsi" w:hAnsiTheme="minorHAnsi"/>
          <w:lang w:val="es-ES"/>
        </w:rPr>
      </w:pPr>
    </w:p>
    <w:p w14:paraId="6E09EBD2" w14:textId="77777777" w:rsidR="00C019D3" w:rsidRDefault="00C019D3" w:rsidP="002F4B2D">
      <w:pPr>
        <w:rPr>
          <w:rFonts w:asciiTheme="minorHAnsi" w:hAnsiTheme="minorHAnsi"/>
          <w:lang w:val="es-ES"/>
        </w:rPr>
      </w:pPr>
    </w:p>
    <w:p w14:paraId="21FB078A" w14:textId="18F24EEA" w:rsidR="00C019D3" w:rsidRPr="00566E24" w:rsidRDefault="00F949AB" w:rsidP="00566E24">
      <w:pPr>
        <w:rPr>
          <w:rFonts w:asciiTheme="minorHAnsi" w:hAnsiTheme="minorHAnsi"/>
          <w:b/>
          <w:bCs/>
          <w:sz w:val="28"/>
          <w:szCs w:val="28"/>
          <w:lang w:val="es-ES"/>
        </w:rPr>
      </w:pPr>
      <w:bookmarkStart w:id="246" w:name="OLE_LINK224"/>
      <w:r w:rsidRPr="00566E24">
        <w:rPr>
          <w:rFonts w:asciiTheme="minorHAnsi" w:hAnsiTheme="minorHAnsi"/>
          <w:b/>
          <w:bCs/>
          <w:sz w:val="28"/>
          <w:szCs w:val="28"/>
          <w:lang w:val="es-ES"/>
        </w:rPr>
        <w:t xml:space="preserve">Juez o Acusado. </w:t>
      </w:r>
    </w:p>
    <w:p w14:paraId="280D35E7" w14:textId="3FAE243C" w:rsidR="00C019D3" w:rsidRPr="00566E24" w:rsidRDefault="00C019D3" w:rsidP="00566E24">
      <w:pPr>
        <w:rPr>
          <w:rFonts w:asciiTheme="minorHAnsi" w:hAnsiTheme="minorHAnsi"/>
          <w:lang w:val="es-ES"/>
        </w:rPr>
      </w:pPr>
      <w:r w:rsidRPr="00566E24">
        <w:rPr>
          <w:rFonts w:asciiTheme="minorHAnsi" w:hAnsiTheme="minorHAnsi"/>
          <w:b/>
          <w:bCs/>
          <w:lang w:val="es-ES"/>
        </w:rPr>
        <w:t>2 Samuel 12:5 (NTV)</w:t>
      </w:r>
      <w:r w:rsidRPr="00566E24">
        <w:rPr>
          <w:rFonts w:asciiTheme="minorHAnsi" w:hAnsiTheme="minorHAnsi"/>
          <w:lang w:val="es-ES"/>
        </w:rPr>
        <w:t xml:space="preserve"> </w:t>
      </w:r>
      <w:r w:rsidRPr="00566E24">
        <w:rPr>
          <w:rFonts w:asciiTheme="minorHAnsi" w:hAnsiTheme="minorHAnsi"/>
          <w:b/>
          <w:bCs/>
          <w:i/>
          <w:iCs/>
          <w:color w:val="0070C0"/>
          <w:lang w:val="es-ES"/>
        </w:rPr>
        <w:t>Entonces David se puso furioso</w:t>
      </w:r>
      <w:r w:rsidRPr="00566E24">
        <w:rPr>
          <w:rFonts w:asciiTheme="minorHAnsi" w:hAnsiTheme="minorHAnsi"/>
          <w:i/>
          <w:iCs/>
          <w:color w:val="0070C0"/>
          <w:lang w:val="es-ES"/>
        </w:rPr>
        <w:t xml:space="preserve">. —¡Tan cierto como que el </w:t>
      </w:r>
      <w:r w:rsidRPr="00566E24">
        <w:rPr>
          <w:rFonts w:asciiTheme="minorHAnsi" w:hAnsiTheme="minorHAnsi"/>
          <w:i/>
          <w:iCs/>
          <w:smallCaps/>
          <w:color w:val="0070C0"/>
          <w:lang w:val="es-ES"/>
        </w:rPr>
        <w:t>Señor</w:t>
      </w:r>
      <w:r w:rsidRPr="00566E24">
        <w:rPr>
          <w:rFonts w:asciiTheme="minorHAnsi" w:hAnsiTheme="minorHAnsi"/>
          <w:i/>
          <w:iCs/>
          <w:color w:val="0070C0"/>
          <w:lang w:val="es-ES"/>
        </w:rPr>
        <w:t xml:space="preserve"> vive —juró—, cualquier hombre que haga semejante cosa merece la muerte!</w:t>
      </w:r>
    </w:p>
    <w:p w14:paraId="69A1817E" w14:textId="77777777" w:rsidR="00566E24" w:rsidRDefault="00566E24" w:rsidP="00566E24">
      <w:pPr>
        <w:rPr>
          <w:rFonts w:asciiTheme="minorHAnsi" w:hAnsiTheme="minorHAnsi"/>
          <w:i/>
          <w:iCs/>
          <w:color w:val="000000"/>
        </w:rPr>
      </w:pPr>
    </w:p>
    <w:p w14:paraId="4603D874" w14:textId="22426ECD" w:rsidR="00566E24" w:rsidRPr="00FF5FFC" w:rsidRDefault="00566E24" w:rsidP="00566E24">
      <w:pPr>
        <w:rPr>
          <w:rFonts w:asciiTheme="minorHAnsi" w:hAnsiTheme="minorHAnsi"/>
          <w:color w:val="7030A0"/>
        </w:rPr>
      </w:pPr>
      <w:r w:rsidRPr="00FF5FFC">
        <w:rPr>
          <w:rFonts w:asciiTheme="minorHAnsi" w:hAnsiTheme="minorHAnsi"/>
          <w:i/>
          <w:iCs/>
          <w:color w:val="7030A0"/>
        </w:rPr>
        <w:t>Es más fácil juzgar desde afuera que arrepentirse desde adentro.</w:t>
      </w:r>
    </w:p>
    <w:p w14:paraId="74A28678" w14:textId="77777777" w:rsidR="00FF5FFC" w:rsidRDefault="00FF5FFC" w:rsidP="00566E24">
      <w:pPr>
        <w:rPr>
          <w:rFonts w:asciiTheme="minorHAnsi" w:hAnsiTheme="minorHAnsi"/>
          <w:color w:val="000000"/>
        </w:rPr>
      </w:pPr>
    </w:p>
    <w:p w14:paraId="26C8B0A9" w14:textId="1A9C2E22" w:rsidR="00566E24" w:rsidRPr="00566E24" w:rsidRDefault="00566E24" w:rsidP="00566E24">
      <w:pPr>
        <w:rPr>
          <w:rFonts w:asciiTheme="minorHAnsi" w:hAnsiTheme="minorHAnsi"/>
          <w:color w:val="000000"/>
        </w:rPr>
      </w:pPr>
      <w:r w:rsidRPr="00566E24">
        <w:rPr>
          <w:rFonts w:asciiTheme="minorHAnsi" w:hAnsiTheme="minorHAnsi"/>
          <w:color w:val="000000"/>
        </w:rPr>
        <w:t>Qué diferente es estar sentado en el banco de los que juzgan que en el banco de los acusados. David reaccionó con furia ante la historia que Natán le contó, condenando con dureza al hombre que había cometido aquella injusticia. Pero cuando el profeta le dijo: “</w:t>
      </w:r>
      <w:r w:rsidRPr="00323DEF">
        <w:rPr>
          <w:rFonts w:asciiTheme="minorHAnsi" w:hAnsiTheme="minorHAnsi"/>
          <w:b/>
          <w:bCs/>
          <w:i/>
          <w:iCs/>
          <w:color w:val="0070C0"/>
        </w:rPr>
        <w:t>Ese hombre eres tú</w:t>
      </w:r>
      <w:r w:rsidRPr="00566E24">
        <w:rPr>
          <w:rFonts w:asciiTheme="minorHAnsi" w:hAnsiTheme="minorHAnsi"/>
          <w:color w:val="000000"/>
        </w:rPr>
        <w:t>”, David quedó en silencio y comprendió la gravedad de su propio pecado.</w:t>
      </w:r>
    </w:p>
    <w:p w14:paraId="4F08DE3B" w14:textId="77777777" w:rsidR="00566E24" w:rsidRDefault="00566E24" w:rsidP="00566E24">
      <w:pPr>
        <w:rPr>
          <w:rFonts w:asciiTheme="minorHAnsi" w:hAnsiTheme="minorHAnsi"/>
          <w:color w:val="000000"/>
        </w:rPr>
      </w:pPr>
    </w:p>
    <w:p w14:paraId="7C2E09AD" w14:textId="322BA294" w:rsidR="00566E24" w:rsidRPr="00566E24" w:rsidRDefault="00566E24" w:rsidP="00566E24">
      <w:pPr>
        <w:rPr>
          <w:rFonts w:asciiTheme="minorHAnsi" w:hAnsiTheme="minorHAnsi"/>
          <w:color w:val="000000"/>
        </w:rPr>
      </w:pPr>
      <w:r w:rsidRPr="00566E24">
        <w:rPr>
          <w:rFonts w:asciiTheme="minorHAnsi" w:hAnsiTheme="minorHAnsi"/>
          <w:color w:val="000000"/>
        </w:rPr>
        <w:t xml:space="preserve">Luego, </w:t>
      </w:r>
      <w:r w:rsidRPr="00566E24">
        <w:rPr>
          <w:rFonts w:asciiTheme="minorHAnsi" w:hAnsiTheme="minorHAnsi"/>
          <w:b/>
          <w:bCs/>
          <w:color w:val="000000"/>
        </w:rPr>
        <w:t>al leer el Salmo 51</w:t>
      </w:r>
      <w:r w:rsidRPr="00566E24">
        <w:rPr>
          <w:rFonts w:asciiTheme="minorHAnsi" w:hAnsiTheme="minorHAnsi"/>
          <w:color w:val="000000"/>
        </w:rPr>
        <w:t>, vemos un corazón quebrantado, arrepentido y humillado delante de Dios. No trató de justificarse, sino que reconoció su falta y buscó misericordia.</w:t>
      </w:r>
    </w:p>
    <w:p w14:paraId="335A81A0" w14:textId="77777777" w:rsidR="00566E24" w:rsidRDefault="00566E24" w:rsidP="00566E24">
      <w:pPr>
        <w:rPr>
          <w:rFonts w:asciiTheme="minorHAnsi" w:hAnsiTheme="minorHAnsi"/>
          <w:color w:val="000000"/>
        </w:rPr>
      </w:pPr>
    </w:p>
    <w:p w14:paraId="1A5CBAB1" w14:textId="0839FAE3" w:rsidR="00566E24" w:rsidRPr="00566E24" w:rsidRDefault="00566E24" w:rsidP="00566E24">
      <w:pPr>
        <w:rPr>
          <w:rFonts w:asciiTheme="minorHAnsi" w:hAnsiTheme="minorHAnsi"/>
          <w:color w:val="000000"/>
        </w:rPr>
      </w:pPr>
      <w:r w:rsidRPr="00566E24">
        <w:rPr>
          <w:rFonts w:asciiTheme="minorHAnsi" w:hAnsiTheme="minorHAnsi"/>
          <w:color w:val="000000"/>
        </w:rPr>
        <w:t>Que esta historia nos enseñe a cuidar nuestro proceder y a examinar primero nuestro corazón antes de juzgar a otros. Pidámosle a Dios que nos guarde de caer y que, en lugar de ser jueces severos, seamos instrumentos de amor y restauración, como lo fue Natán.</w:t>
      </w:r>
    </w:p>
    <w:p w14:paraId="470E3CA9" w14:textId="77777777" w:rsidR="00566E24" w:rsidRDefault="00566E24" w:rsidP="00566E24">
      <w:pPr>
        <w:rPr>
          <w:rFonts w:asciiTheme="minorHAnsi" w:hAnsiTheme="minorHAnsi"/>
          <w:color w:val="000000"/>
        </w:rPr>
      </w:pPr>
    </w:p>
    <w:p w14:paraId="21882744" w14:textId="3EAB2744" w:rsidR="00566E24" w:rsidRPr="00566E24" w:rsidRDefault="00566E24" w:rsidP="00566E24">
      <w:pPr>
        <w:rPr>
          <w:rFonts w:asciiTheme="minorHAnsi" w:hAnsiTheme="minorHAnsi"/>
          <w:color w:val="000000"/>
        </w:rPr>
      </w:pPr>
      <w:r w:rsidRPr="00566E24">
        <w:rPr>
          <w:rFonts w:asciiTheme="minorHAnsi" w:hAnsiTheme="minorHAnsi"/>
          <w:b/>
          <w:bCs/>
          <w:i/>
          <w:iCs/>
          <w:color w:val="000000"/>
        </w:rPr>
        <w:t>Señor Jesús</w:t>
      </w:r>
      <w:r w:rsidRPr="00566E24">
        <w:rPr>
          <w:rFonts w:asciiTheme="minorHAnsi" w:hAnsiTheme="minorHAnsi"/>
          <w:i/>
          <w:iCs/>
          <w:color w:val="000000"/>
        </w:rPr>
        <w:t>, gracias por tu amor y tu misericordia. Tú nos has perdonado tantas veces y sigues haciéndolo hoy. Danos un corazón humilde y arrepentido, que pueda ser restaurado y vivir de una manera que te agrade. Amén</w:t>
      </w:r>
      <w:r w:rsidRPr="00566E24">
        <w:rPr>
          <w:rFonts w:asciiTheme="minorHAnsi" w:hAnsiTheme="minorHAnsi"/>
          <w:color w:val="000000"/>
        </w:rPr>
        <w:t>.</w:t>
      </w:r>
    </w:p>
    <w:bookmarkEnd w:id="246"/>
    <w:p w14:paraId="52B4281F" w14:textId="69249D6A" w:rsidR="008134F3" w:rsidRDefault="00F949AB" w:rsidP="00C019D3">
      <w:r>
        <w:t xml:space="preserve"> </w:t>
      </w:r>
    </w:p>
    <w:p w14:paraId="37985177" w14:textId="77777777" w:rsidR="00C25D09" w:rsidRDefault="00C25D09" w:rsidP="00C019D3"/>
    <w:p w14:paraId="06B66C63" w14:textId="77777777" w:rsidR="00C25D09" w:rsidRDefault="00C25D09" w:rsidP="00C019D3"/>
    <w:p w14:paraId="554C3F12" w14:textId="0BB40FFF" w:rsidR="008134F3" w:rsidRPr="00E63378" w:rsidRDefault="008134F3" w:rsidP="003C2610">
      <w:pPr>
        <w:rPr>
          <w:rFonts w:asciiTheme="minorHAnsi" w:hAnsiTheme="minorHAnsi"/>
          <w:b/>
          <w:bCs/>
          <w:sz w:val="28"/>
          <w:szCs w:val="28"/>
        </w:rPr>
      </w:pPr>
      <w:bookmarkStart w:id="247" w:name="OLE_LINK233"/>
      <w:r w:rsidRPr="00E63378">
        <w:rPr>
          <w:rFonts w:asciiTheme="minorHAnsi" w:hAnsiTheme="minorHAnsi"/>
          <w:b/>
          <w:bCs/>
          <w:sz w:val="28"/>
          <w:szCs w:val="28"/>
        </w:rPr>
        <w:t xml:space="preserve">La fiesta de Mateo. </w:t>
      </w:r>
    </w:p>
    <w:p w14:paraId="5E7C53A6" w14:textId="7CF2275A" w:rsidR="008134F3" w:rsidRPr="003C2610" w:rsidRDefault="00B56C59" w:rsidP="003C2610">
      <w:pPr>
        <w:rPr>
          <w:rFonts w:asciiTheme="minorHAnsi" w:hAnsiTheme="minorHAnsi"/>
          <w:lang w:val="es-ES"/>
        </w:rPr>
      </w:pPr>
      <w:r w:rsidRPr="003C2610">
        <w:rPr>
          <w:rFonts w:asciiTheme="minorHAnsi" w:hAnsiTheme="minorHAnsi"/>
          <w:b/>
          <w:bCs/>
        </w:rPr>
        <w:t>Lucas 5:30 NTV</w:t>
      </w:r>
      <w:r w:rsidRPr="003C2610">
        <w:rPr>
          <w:rFonts w:asciiTheme="minorHAnsi" w:hAnsiTheme="minorHAnsi"/>
        </w:rPr>
        <w:t xml:space="preserve"> </w:t>
      </w:r>
      <w:r w:rsidRPr="003C2610">
        <w:rPr>
          <w:rFonts w:asciiTheme="minorHAnsi" w:hAnsiTheme="minorHAnsi"/>
          <w:i/>
          <w:iCs/>
          <w:color w:val="0070C0"/>
          <w:lang w:val="es-ES"/>
        </w:rPr>
        <w:t>Así que los fariseos y los maestros de la ley religiosa les reclamaron severamente a los discípulos de Jesús diciéndoles: «¿Por qué comen y beben con semejante escoria?»</w:t>
      </w:r>
      <w:r w:rsidRPr="003C2610">
        <w:rPr>
          <w:rFonts w:asciiTheme="minorHAnsi" w:hAnsiTheme="minorHAnsi"/>
          <w:lang w:val="es-ES"/>
        </w:rPr>
        <w:t>.</w:t>
      </w:r>
    </w:p>
    <w:p w14:paraId="5DDCA062" w14:textId="77777777" w:rsidR="00B56C59" w:rsidRPr="003C2610" w:rsidRDefault="00B56C59" w:rsidP="003C2610">
      <w:pPr>
        <w:rPr>
          <w:rFonts w:asciiTheme="minorHAnsi" w:hAnsiTheme="minorHAnsi"/>
          <w:lang w:val="es-ES"/>
        </w:rPr>
      </w:pPr>
    </w:p>
    <w:p w14:paraId="4610716D" w14:textId="76F0DF24" w:rsidR="003C2610" w:rsidRPr="003C2610" w:rsidRDefault="00D7724E" w:rsidP="003C2610">
      <w:pPr>
        <w:pStyle w:val="NormalWeb"/>
        <w:rPr>
          <w:rFonts w:asciiTheme="minorHAnsi" w:eastAsia="Times New Roman" w:hAnsiTheme="minorHAnsi"/>
          <w:color w:val="000000"/>
          <w:lang w:val="es-US" w:eastAsia="es-MX"/>
          <w14:ligatures w14:val="none"/>
        </w:rPr>
      </w:pPr>
      <w:r w:rsidRPr="003C2610">
        <w:rPr>
          <w:rFonts w:asciiTheme="minorHAnsi" w:hAnsiTheme="minorHAnsi"/>
          <w:lang w:val="es-ES"/>
        </w:rPr>
        <w:t xml:space="preserve"> </w:t>
      </w:r>
      <w:r w:rsidR="003C2610" w:rsidRPr="002854DA">
        <w:rPr>
          <w:rFonts w:asciiTheme="minorHAnsi" w:eastAsia="Times New Roman" w:hAnsiTheme="minorHAnsi"/>
          <w:color w:val="EE0000"/>
          <w:lang w:val="es-US" w:eastAsia="es-MX"/>
          <w14:ligatures w14:val="none"/>
        </w:rPr>
        <w:t xml:space="preserve">¿Has estado alguna vez en la fiesta de Mateo? </w:t>
      </w:r>
      <w:r w:rsidR="003C2610" w:rsidRPr="003C2610">
        <w:rPr>
          <w:rFonts w:asciiTheme="minorHAnsi" w:eastAsia="Times New Roman" w:hAnsiTheme="minorHAnsi"/>
          <w:color w:val="000000"/>
          <w:lang w:val="es-US" w:eastAsia="es-MX"/>
          <w14:ligatures w14:val="none"/>
        </w:rPr>
        <w:t>Es ese momento cuando alguien que acaba de nacer de nuevo no puede quedarse callado y decide reunir a sus amigos, aun a los de peor fama, para contarles lo que Jesús hizo en su vida. Mateo no organizó una fiesta para lucirse, sino para que otros conocieran al Salvador que lo había transformado.</w:t>
      </w:r>
    </w:p>
    <w:p w14:paraId="66B29CDF" w14:textId="77777777" w:rsidR="002854DA" w:rsidRDefault="002854DA" w:rsidP="003C2610">
      <w:pPr>
        <w:rPr>
          <w:rFonts w:asciiTheme="minorHAnsi" w:hAnsiTheme="minorHAnsi"/>
          <w:color w:val="000000"/>
        </w:rPr>
      </w:pPr>
    </w:p>
    <w:p w14:paraId="7FDC32C4" w14:textId="04D47C56" w:rsidR="003C2610" w:rsidRPr="003C2610" w:rsidRDefault="003C2610" w:rsidP="003C2610">
      <w:pPr>
        <w:rPr>
          <w:rFonts w:asciiTheme="minorHAnsi" w:hAnsiTheme="minorHAnsi"/>
          <w:color w:val="000000"/>
        </w:rPr>
      </w:pPr>
      <w:r w:rsidRPr="003C2610">
        <w:rPr>
          <w:rFonts w:asciiTheme="minorHAnsi" w:hAnsiTheme="minorHAnsi"/>
          <w:color w:val="000000"/>
        </w:rPr>
        <w:t>Una vida tocada por Cristo se vuelve una invitación viva. El que fue perdonado quiere que otros también sean perdonados. Ser parte de la Fiesta de Mateo es ser intencionales, abrir la mesa, abrir el corazón y decir con gozo: “</w:t>
      </w:r>
      <w:r w:rsidRPr="002854DA">
        <w:rPr>
          <w:rFonts w:asciiTheme="minorHAnsi" w:hAnsiTheme="minorHAnsi"/>
          <w:i/>
          <w:iCs/>
          <w:color w:val="000000"/>
        </w:rPr>
        <w:t>Jesús cambió mi historia… y también puede cambiar la tuya</w:t>
      </w:r>
      <w:r w:rsidRPr="003C2610">
        <w:rPr>
          <w:rFonts w:asciiTheme="minorHAnsi" w:hAnsiTheme="minorHAnsi"/>
          <w:color w:val="000000"/>
        </w:rPr>
        <w:t>”.</w:t>
      </w:r>
    </w:p>
    <w:p w14:paraId="400BE3DF" w14:textId="77777777" w:rsidR="002854DA" w:rsidRDefault="002854DA" w:rsidP="003C2610">
      <w:pPr>
        <w:rPr>
          <w:rFonts w:asciiTheme="minorHAnsi" w:hAnsiTheme="minorHAnsi"/>
          <w:b/>
          <w:bCs/>
          <w:color w:val="000000"/>
        </w:rPr>
      </w:pPr>
    </w:p>
    <w:p w14:paraId="3D94970B" w14:textId="6D39089A" w:rsidR="003C2610" w:rsidRPr="002854DA" w:rsidRDefault="003C2610" w:rsidP="003C2610">
      <w:pPr>
        <w:rPr>
          <w:rFonts w:asciiTheme="minorHAnsi" w:hAnsiTheme="minorHAnsi"/>
          <w:i/>
          <w:iCs/>
          <w:color w:val="7030A0"/>
        </w:rPr>
      </w:pPr>
      <w:r w:rsidRPr="002854DA">
        <w:rPr>
          <w:rFonts w:asciiTheme="minorHAnsi" w:hAnsiTheme="minorHAnsi"/>
          <w:b/>
          <w:bCs/>
          <w:i/>
          <w:iCs/>
          <w:color w:val="7030A0"/>
        </w:rPr>
        <w:t>Una vida transformada siempre quiere invitar a otros a Jesús.</w:t>
      </w:r>
    </w:p>
    <w:p w14:paraId="45A47001" w14:textId="77777777" w:rsidR="002854DA" w:rsidRDefault="002854DA" w:rsidP="003C2610">
      <w:pPr>
        <w:rPr>
          <w:rFonts w:asciiTheme="minorHAnsi" w:hAnsiTheme="minorHAnsi"/>
          <w:color w:val="000000"/>
        </w:rPr>
      </w:pPr>
    </w:p>
    <w:p w14:paraId="087354FF" w14:textId="2331B975" w:rsidR="003C2610" w:rsidRPr="003C2610" w:rsidRDefault="003C2610" w:rsidP="003C2610">
      <w:pPr>
        <w:rPr>
          <w:rFonts w:asciiTheme="minorHAnsi" w:hAnsiTheme="minorHAnsi"/>
          <w:color w:val="000000"/>
        </w:rPr>
      </w:pPr>
      <w:r w:rsidRPr="002854DA">
        <w:rPr>
          <w:rFonts w:asciiTheme="minorHAnsi" w:hAnsiTheme="minorHAnsi"/>
          <w:b/>
          <w:bCs/>
          <w:i/>
          <w:iCs/>
          <w:color w:val="000000"/>
        </w:rPr>
        <w:t>Señor Jesús</w:t>
      </w:r>
      <w:r w:rsidRPr="002854DA">
        <w:rPr>
          <w:rFonts w:asciiTheme="minorHAnsi" w:hAnsiTheme="minorHAnsi"/>
          <w:i/>
          <w:iCs/>
          <w:color w:val="000000"/>
        </w:rPr>
        <w:t>, ayúdame a ser un promotor de la fiesta de Mateo. Que no me calle, que no tenga miedo, sino que comparta con amor lo que tú has hecho en mi vida. Úsame para que muchos te conozcan. Amén</w:t>
      </w:r>
      <w:r w:rsidRPr="003C2610">
        <w:rPr>
          <w:rFonts w:asciiTheme="minorHAnsi" w:hAnsiTheme="minorHAnsi"/>
          <w:color w:val="000000"/>
        </w:rPr>
        <w:t>.</w:t>
      </w:r>
    </w:p>
    <w:bookmarkEnd w:id="247"/>
    <w:p w14:paraId="041FB96F" w14:textId="4B905F80" w:rsidR="00032205" w:rsidRDefault="00032205" w:rsidP="00C019D3"/>
    <w:p w14:paraId="6D58A8EA" w14:textId="77777777" w:rsidR="00616D52" w:rsidRDefault="00616D52" w:rsidP="00C019D3"/>
    <w:p w14:paraId="4168F46A" w14:textId="77777777" w:rsidR="00326ED0" w:rsidRDefault="00326ED0" w:rsidP="00C019D3">
      <w:pPr>
        <w:rPr>
          <w:rFonts w:asciiTheme="minorHAnsi" w:hAnsiTheme="minorHAnsi"/>
          <w:b/>
          <w:bCs/>
          <w:sz w:val="28"/>
          <w:szCs w:val="28"/>
        </w:rPr>
      </w:pPr>
    </w:p>
    <w:p w14:paraId="542EE8A7" w14:textId="77777777" w:rsidR="00326ED0" w:rsidRPr="00326ED0" w:rsidRDefault="00326ED0" w:rsidP="00326ED0">
      <w:pPr>
        <w:rPr>
          <w:rFonts w:asciiTheme="minorHAnsi" w:hAnsiTheme="minorHAnsi"/>
          <w:b/>
          <w:bCs/>
          <w:sz w:val="28"/>
          <w:szCs w:val="28"/>
        </w:rPr>
      </w:pPr>
      <w:r w:rsidRPr="00326ED0">
        <w:rPr>
          <w:rFonts w:asciiTheme="minorHAnsi" w:hAnsiTheme="minorHAnsi"/>
          <w:b/>
          <w:bCs/>
          <w:sz w:val="28"/>
          <w:szCs w:val="28"/>
        </w:rPr>
        <w:t xml:space="preserve">Un taller invisible. </w:t>
      </w:r>
    </w:p>
    <w:p w14:paraId="40065438" w14:textId="457C7F5D" w:rsidR="00616D52" w:rsidRPr="00326ED0" w:rsidRDefault="00F73B6C" w:rsidP="00326ED0">
      <w:pPr>
        <w:rPr>
          <w:rFonts w:asciiTheme="minorHAnsi" w:hAnsiTheme="minorHAnsi"/>
          <w:lang w:val="es-ES"/>
        </w:rPr>
      </w:pPr>
      <w:r w:rsidRPr="00326ED0">
        <w:rPr>
          <w:rFonts w:asciiTheme="minorHAnsi" w:hAnsiTheme="minorHAnsi"/>
          <w:b/>
          <w:bCs/>
        </w:rPr>
        <w:t>Lucas 6:8 NTV</w:t>
      </w:r>
      <w:r w:rsidRPr="00326ED0">
        <w:rPr>
          <w:rFonts w:asciiTheme="minorHAnsi" w:hAnsiTheme="minorHAnsi"/>
        </w:rPr>
        <w:t xml:space="preserve">. </w:t>
      </w:r>
      <w:r w:rsidRPr="00326ED0">
        <w:rPr>
          <w:rFonts w:asciiTheme="minorHAnsi" w:hAnsiTheme="minorHAnsi"/>
          <w:i/>
          <w:iCs/>
          <w:color w:val="0070C0"/>
          <w:lang w:val="es-ES"/>
        </w:rPr>
        <w:t xml:space="preserve">Pero </w:t>
      </w:r>
      <w:r w:rsidRPr="00244E82">
        <w:rPr>
          <w:rFonts w:asciiTheme="minorHAnsi" w:hAnsiTheme="minorHAnsi"/>
          <w:b/>
          <w:bCs/>
          <w:i/>
          <w:iCs/>
          <w:color w:val="0070C0"/>
          <w:lang w:val="es-ES"/>
        </w:rPr>
        <w:t xml:space="preserve">Jesús sabía lo que pensaban </w:t>
      </w:r>
      <w:r w:rsidRPr="00326ED0">
        <w:rPr>
          <w:rFonts w:asciiTheme="minorHAnsi" w:hAnsiTheme="minorHAnsi"/>
          <w:i/>
          <w:iCs/>
          <w:color w:val="0070C0"/>
          <w:lang w:val="es-ES"/>
        </w:rPr>
        <w:t>y le dijo al hombre con la mano deforme: «Ven y ponte de pie frente a todos». Así que el hombre pasó adelante</w:t>
      </w:r>
      <w:r w:rsidRPr="00326ED0">
        <w:rPr>
          <w:rFonts w:asciiTheme="minorHAnsi" w:hAnsiTheme="minorHAnsi"/>
          <w:lang w:val="es-ES"/>
        </w:rPr>
        <w:t>.</w:t>
      </w:r>
    </w:p>
    <w:p w14:paraId="445EF5DA" w14:textId="77777777" w:rsidR="00AA2060" w:rsidRPr="00326ED0" w:rsidRDefault="00AA2060" w:rsidP="00326ED0">
      <w:pPr>
        <w:rPr>
          <w:rFonts w:asciiTheme="minorHAnsi" w:hAnsiTheme="minorHAnsi"/>
          <w:lang w:val="es-ES"/>
        </w:rPr>
      </w:pPr>
    </w:p>
    <w:p w14:paraId="301201AE" w14:textId="237D9373" w:rsidR="00326ED0" w:rsidRDefault="00326ED0" w:rsidP="00326ED0">
      <w:pPr>
        <w:pStyle w:val="NormalWeb"/>
        <w:rPr>
          <w:rFonts w:asciiTheme="minorHAnsi" w:eastAsia="Times New Roman" w:hAnsiTheme="minorHAnsi"/>
          <w:color w:val="000000"/>
          <w:lang w:val="es-US" w:eastAsia="es-MX"/>
          <w14:ligatures w14:val="none"/>
        </w:rPr>
      </w:pPr>
      <w:r w:rsidRPr="00326ED0">
        <w:rPr>
          <w:rFonts w:asciiTheme="minorHAnsi" w:eastAsia="Times New Roman" w:hAnsiTheme="minorHAnsi"/>
          <w:color w:val="000000"/>
          <w:lang w:val="es-US" w:eastAsia="es-MX"/>
          <w14:ligatures w14:val="none"/>
        </w:rPr>
        <w:t>Nuestra mente es como un taller invisible donde, sin darnos cuenta, se forman ideas, juicios, críticas y deseos. Algunos pensamientos llegan sin aviso, pero el verdadero peligro no es que aparezcan, sino permitirles quedarse y moldear nuestro corazón. Jesús conoce ese taller secreto; Él ve no solo lo que hacemos, sino lo que pensamos.</w:t>
      </w:r>
    </w:p>
    <w:p w14:paraId="344E2D85" w14:textId="77777777" w:rsidR="00326ED0" w:rsidRPr="00326ED0" w:rsidRDefault="00326ED0" w:rsidP="00326ED0">
      <w:pPr>
        <w:pStyle w:val="NormalWeb"/>
        <w:rPr>
          <w:rFonts w:asciiTheme="minorHAnsi" w:eastAsia="Times New Roman" w:hAnsiTheme="minorHAnsi"/>
          <w:color w:val="000000"/>
          <w:lang w:val="es-US" w:eastAsia="es-MX"/>
          <w14:ligatures w14:val="none"/>
        </w:rPr>
      </w:pPr>
    </w:p>
    <w:p w14:paraId="3DD737B1" w14:textId="26A02EA7" w:rsidR="00326ED0" w:rsidRPr="00F34965" w:rsidRDefault="00326ED0" w:rsidP="00326ED0">
      <w:pPr>
        <w:rPr>
          <w:rFonts w:asciiTheme="minorHAnsi" w:hAnsiTheme="minorHAnsi"/>
          <w:color w:val="7030A0"/>
        </w:rPr>
      </w:pPr>
      <w:r w:rsidRPr="00F34965">
        <w:rPr>
          <w:rFonts w:asciiTheme="minorHAnsi" w:hAnsiTheme="minorHAnsi"/>
          <w:i/>
          <w:iCs/>
          <w:color w:val="7030A0"/>
        </w:rPr>
        <w:t>Dios trabaja en el lugar donde nacen mis pensamientos.</w:t>
      </w:r>
    </w:p>
    <w:p w14:paraId="2AF8DEBD" w14:textId="77777777" w:rsidR="00326ED0" w:rsidRDefault="00326ED0" w:rsidP="00326ED0">
      <w:pPr>
        <w:rPr>
          <w:rFonts w:asciiTheme="minorHAnsi" w:hAnsiTheme="minorHAnsi"/>
          <w:color w:val="000000"/>
        </w:rPr>
      </w:pPr>
    </w:p>
    <w:p w14:paraId="04806615" w14:textId="36350475" w:rsidR="00326ED0" w:rsidRPr="00326ED0" w:rsidRDefault="00326ED0" w:rsidP="00326ED0">
      <w:pPr>
        <w:rPr>
          <w:rFonts w:asciiTheme="minorHAnsi" w:hAnsiTheme="minorHAnsi"/>
          <w:color w:val="000000"/>
        </w:rPr>
      </w:pPr>
      <w:r w:rsidRPr="00326ED0">
        <w:rPr>
          <w:rFonts w:asciiTheme="minorHAnsi" w:hAnsiTheme="minorHAnsi"/>
          <w:color w:val="000000"/>
        </w:rPr>
        <w:t>Limpiemos nuestra mente de todo lo que nos lleva a juzgar, criticar o envidiar. Llenemos ese taller invisible con la Palabra de Dios, porque una mente llena de Su verdad es una mente sana, libre y en paz.</w:t>
      </w:r>
    </w:p>
    <w:p w14:paraId="2BEA23B9" w14:textId="77777777" w:rsidR="00326ED0" w:rsidRDefault="00326ED0" w:rsidP="00326ED0">
      <w:pPr>
        <w:rPr>
          <w:rFonts w:asciiTheme="minorHAnsi" w:hAnsiTheme="minorHAnsi"/>
          <w:i/>
          <w:iCs/>
          <w:color w:val="000000"/>
        </w:rPr>
      </w:pPr>
    </w:p>
    <w:p w14:paraId="2D8655FA" w14:textId="69AB27D0" w:rsidR="006C0AA6" w:rsidRPr="006C0AA6" w:rsidRDefault="00326ED0" w:rsidP="006C0AA6">
      <w:pPr>
        <w:rPr>
          <w:rFonts w:asciiTheme="minorHAnsi" w:hAnsiTheme="minorHAnsi"/>
          <w:color w:val="000000"/>
        </w:rPr>
      </w:pPr>
      <w:r w:rsidRPr="00386538">
        <w:rPr>
          <w:rFonts w:asciiTheme="minorHAnsi" w:hAnsiTheme="minorHAnsi"/>
          <w:b/>
          <w:bCs/>
          <w:i/>
          <w:iCs/>
          <w:color w:val="000000"/>
        </w:rPr>
        <w:t>Señor Jesús</w:t>
      </w:r>
      <w:r w:rsidRPr="00326ED0">
        <w:rPr>
          <w:rFonts w:asciiTheme="minorHAnsi" w:hAnsiTheme="minorHAnsi"/>
          <w:i/>
          <w:iCs/>
          <w:color w:val="000000"/>
        </w:rPr>
        <w:t>, tú conoces todo lo que pienso. Entra en mi mente, límpiala y transfórmala con tu verdad. Dame tu mente y lléname de tu Palabra para vivir agradándote. Amén</w:t>
      </w:r>
      <w:r w:rsidRPr="00326ED0">
        <w:rPr>
          <w:rFonts w:asciiTheme="minorHAnsi" w:hAnsiTheme="minorHAnsi"/>
          <w:color w:val="000000"/>
        </w:rPr>
        <w:t>.</w:t>
      </w:r>
      <w:bookmarkStart w:id="248" w:name="OLE_LINK235"/>
    </w:p>
    <w:p w14:paraId="749B90A7" w14:textId="77777777" w:rsidR="00601115" w:rsidRDefault="00601115" w:rsidP="006C0AA6">
      <w:pPr>
        <w:pStyle w:val="Ttulo3"/>
        <w:spacing w:before="0" w:after="0"/>
        <w:rPr>
          <w:rFonts w:asciiTheme="minorHAnsi" w:hAnsiTheme="minorHAnsi"/>
          <w:b/>
          <w:bCs/>
          <w:color w:val="000000"/>
          <w:lang w:val="es-ES"/>
        </w:rPr>
      </w:pPr>
    </w:p>
    <w:p w14:paraId="714E5DAC" w14:textId="77777777" w:rsidR="00601115" w:rsidRDefault="00601115" w:rsidP="006C0AA6">
      <w:pPr>
        <w:pStyle w:val="Ttulo3"/>
        <w:spacing w:before="0" w:after="0"/>
        <w:rPr>
          <w:rFonts w:asciiTheme="minorHAnsi" w:hAnsiTheme="minorHAnsi"/>
          <w:b/>
          <w:bCs/>
          <w:color w:val="000000"/>
          <w:lang w:val="es-ES"/>
        </w:rPr>
      </w:pPr>
    </w:p>
    <w:p w14:paraId="4C1D314E" w14:textId="0F0942A5" w:rsidR="00592DA5" w:rsidRPr="00E13BB6" w:rsidRDefault="00592DA5" w:rsidP="006C0AA6">
      <w:pPr>
        <w:pStyle w:val="Ttulo3"/>
        <w:spacing w:before="0" w:after="0"/>
        <w:rPr>
          <w:rFonts w:asciiTheme="minorHAnsi" w:hAnsiTheme="minorHAnsi" w:cs="Times New Roman"/>
          <w:b/>
          <w:bCs/>
          <w:color w:val="000000"/>
          <w:lang w:val="es-ES"/>
        </w:rPr>
      </w:pPr>
      <w:r w:rsidRPr="00E13BB6">
        <w:rPr>
          <w:rFonts w:asciiTheme="minorHAnsi" w:hAnsiTheme="minorHAnsi"/>
          <w:b/>
          <w:bCs/>
          <w:color w:val="000000"/>
          <w:lang w:val="es-ES"/>
        </w:rPr>
        <w:t>¿Cuánto le amas?</w:t>
      </w:r>
    </w:p>
    <w:p w14:paraId="45B7F950" w14:textId="6188270A" w:rsidR="009C3254" w:rsidRPr="00E13BB6" w:rsidRDefault="00592DA5" w:rsidP="006C0AA6">
      <w:pPr>
        <w:pStyle w:val="NormalWeb"/>
        <w:rPr>
          <w:rFonts w:asciiTheme="minorHAnsi" w:hAnsiTheme="minorHAnsi"/>
          <w:i/>
          <w:iCs/>
          <w:color w:val="000000"/>
          <w:lang w:val="es-ES"/>
        </w:rPr>
      </w:pPr>
      <w:r w:rsidRPr="00E13BB6">
        <w:rPr>
          <w:rStyle w:val="Fuerte"/>
          <w:rFonts w:asciiTheme="minorHAnsi" w:hAnsiTheme="minorHAnsi"/>
          <w:color w:val="000000"/>
          <w:lang w:val="es-ES"/>
        </w:rPr>
        <w:t>Lucas 7:47 (NTV)</w:t>
      </w:r>
      <w:r w:rsidR="00EC0924" w:rsidRPr="00E13BB6">
        <w:rPr>
          <w:rFonts w:asciiTheme="minorHAnsi" w:hAnsiTheme="minorHAnsi"/>
          <w:color w:val="000000"/>
          <w:lang w:val="es-ES"/>
        </w:rPr>
        <w:t xml:space="preserve"> </w:t>
      </w:r>
      <w:r w:rsidR="009C3254" w:rsidRPr="00E13BB6">
        <w:rPr>
          <w:rFonts w:asciiTheme="minorHAnsi" w:hAnsiTheme="minorHAnsi"/>
          <w:i/>
          <w:iCs/>
          <w:color w:val="0070C0"/>
          <w:lang w:val="es-ES"/>
        </w:rPr>
        <w:t>Te digo que sus pecados —que son muchos— han sido perdonados, por eso ella me demostró tanto amor; pero una persona a quien se le perdona poco, demuestra poco amor</w:t>
      </w:r>
      <w:r w:rsidR="009C3254" w:rsidRPr="00E13BB6">
        <w:rPr>
          <w:rFonts w:asciiTheme="minorHAnsi" w:hAnsiTheme="minorHAnsi"/>
          <w:lang w:val="es-ES"/>
        </w:rPr>
        <w:t>.</w:t>
      </w:r>
    </w:p>
    <w:p w14:paraId="14B207E1" w14:textId="77777777" w:rsidR="00EC0924" w:rsidRPr="00E13BB6" w:rsidRDefault="00EC0924" w:rsidP="00592DA5">
      <w:pPr>
        <w:pStyle w:val="NormalWeb"/>
        <w:rPr>
          <w:rFonts w:asciiTheme="minorHAnsi" w:hAnsiTheme="minorHAnsi"/>
          <w:color w:val="000000"/>
          <w:lang w:val="es-ES"/>
        </w:rPr>
      </w:pPr>
    </w:p>
    <w:p w14:paraId="7641AEA3" w14:textId="5EAC19FE" w:rsidR="00592DA5" w:rsidRPr="00E13BB6" w:rsidRDefault="00592DA5" w:rsidP="00592DA5">
      <w:pPr>
        <w:pStyle w:val="NormalWeb"/>
        <w:rPr>
          <w:rFonts w:asciiTheme="minorHAnsi" w:hAnsiTheme="minorHAnsi"/>
          <w:color w:val="000000"/>
          <w:lang w:val="es-ES"/>
        </w:rPr>
      </w:pPr>
      <w:r w:rsidRPr="00E13BB6">
        <w:rPr>
          <w:rFonts w:asciiTheme="minorHAnsi" w:hAnsiTheme="minorHAnsi"/>
          <w:color w:val="000000"/>
          <w:lang w:val="es-ES"/>
        </w:rPr>
        <w:t xml:space="preserve">Jesús no solo defendió a aquella mujer delante del fariseo, sino que reveló una verdad profunda del corazón: </w:t>
      </w:r>
      <w:r w:rsidRPr="00E13BB6">
        <w:rPr>
          <w:rFonts w:asciiTheme="minorHAnsi" w:hAnsiTheme="minorHAnsi"/>
          <w:i/>
          <w:iCs/>
          <w:color w:val="000000"/>
          <w:lang w:val="es-ES"/>
        </w:rPr>
        <w:t>el amor nace del perdón recibido</w:t>
      </w:r>
      <w:r w:rsidRPr="00E13BB6">
        <w:rPr>
          <w:rFonts w:asciiTheme="minorHAnsi" w:hAnsiTheme="minorHAnsi"/>
          <w:color w:val="000000"/>
          <w:lang w:val="es-ES"/>
        </w:rPr>
        <w:t>. Ella no habló mucho, no explicó su pasado, no se justificó… solo se acercó a Jesús con lágrimas, perfume y adoración. Porque quien s</w:t>
      </w:r>
      <w:r w:rsidR="00143BD1" w:rsidRPr="00E13BB6">
        <w:rPr>
          <w:rFonts w:asciiTheme="minorHAnsi" w:hAnsiTheme="minorHAnsi"/>
          <w:color w:val="000000"/>
          <w:lang w:val="es-ES"/>
        </w:rPr>
        <w:t>abe que es</w:t>
      </w:r>
      <w:r w:rsidRPr="00E13BB6">
        <w:rPr>
          <w:rFonts w:asciiTheme="minorHAnsi" w:hAnsiTheme="minorHAnsi"/>
          <w:color w:val="000000"/>
          <w:lang w:val="es-ES"/>
        </w:rPr>
        <w:t xml:space="preserve"> verdaderamente perdonado, no puede amar a Jesús con frialdad.</w:t>
      </w:r>
    </w:p>
    <w:p w14:paraId="3B83603E" w14:textId="77777777" w:rsidR="00EC0924" w:rsidRPr="00E13BB6" w:rsidRDefault="00EC0924" w:rsidP="00592DA5">
      <w:pPr>
        <w:pStyle w:val="NormalWeb"/>
        <w:rPr>
          <w:rFonts w:asciiTheme="minorHAnsi" w:hAnsiTheme="minorHAnsi"/>
          <w:color w:val="000000"/>
          <w:lang w:val="es-ES"/>
        </w:rPr>
      </w:pPr>
    </w:p>
    <w:p w14:paraId="50D5A344" w14:textId="4E0BF358" w:rsidR="00592DA5" w:rsidRPr="00E13BB6" w:rsidRDefault="00592DA5" w:rsidP="00592DA5">
      <w:pPr>
        <w:pStyle w:val="NormalWeb"/>
        <w:rPr>
          <w:rFonts w:asciiTheme="minorHAnsi" w:hAnsiTheme="minorHAnsi"/>
          <w:color w:val="000000"/>
          <w:lang w:val="es-ES"/>
        </w:rPr>
      </w:pPr>
      <w:r w:rsidRPr="00E13BB6">
        <w:rPr>
          <w:rFonts w:asciiTheme="minorHAnsi" w:hAnsiTheme="minorHAnsi"/>
          <w:color w:val="000000"/>
          <w:lang w:val="es-ES"/>
        </w:rPr>
        <w:t xml:space="preserve">Tal vez decimos que amamos al Señor, pero </w:t>
      </w:r>
      <w:r w:rsidRPr="00E13BB6">
        <w:rPr>
          <w:rFonts w:asciiTheme="minorHAnsi" w:hAnsiTheme="minorHAnsi"/>
          <w:color w:val="EE0000"/>
          <w:lang w:val="es-ES"/>
        </w:rPr>
        <w:t xml:space="preserve">¿cuánto amor le estamos expresando realmente? ¿Te sientes de verdad perdonado por Él, o todavía cargas culpas que enfrían tu gratitud? </w:t>
      </w:r>
      <w:r w:rsidRPr="00E13BB6">
        <w:rPr>
          <w:rFonts w:asciiTheme="minorHAnsi" w:hAnsiTheme="minorHAnsi"/>
          <w:color w:val="000000"/>
          <w:lang w:val="es-ES"/>
        </w:rPr>
        <w:t>A veces amamos poco no porque Jesús haya hecho poco por nosotros, sino porque hemos olvidado cuánto nos ha perdonado.</w:t>
      </w:r>
    </w:p>
    <w:p w14:paraId="1CC6A902" w14:textId="77777777" w:rsidR="00592DA5" w:rsidRPr="00E13BB6" w:rsidRDefault="00592DA5" w:rsidP="00592DA5">
      <w:pPr>
        <w:pStyle w:val="NormalWeb"/>
        <w:rPr>
          <w:rStyle w:val="Fuerte"/>
          <w:rFonts w:asciiTheme="minorHAnsi" w:hAnsiTheme="minorHAnsi"/>
          <w:color w:val="000000"/>
          <w:lang w:val="es-ES"/>
        </w:rPr>
      </w:pPr>
    </w:p>
    <w:p w14:paraId="2EE551E1" w14:textId="61346F07" w:rsidR="00592DA5" w:rsidRPr="00E13BB6" w:rsidRDefault="00592DA5" w:rsidP="00592DA5">
      <w:pPr>
        <w:pStyle w:val="NormalWeb"/>
        <w:rPr>
          <w:rFonts w:asciiTheme="minorHAnsi" w:hAnsiTheme="minorHAnsi"/>
          <w:color w:val="7030A0"/>
          <w:lang w:val="es-ES"/>
        </w:rPr>
      </w:pPr>
      <w:r w:rsidRPr="00E13BB6">
        <w:rPr>
          <w:rStyle w:val="nfasis"/>
          <w:rFonts w:asciiTheme="minorHAnsi" w:hAnsiTheme="minorHAnsi"/>
          <w:color w:val="7030A0"/>
          <w:lang w:val="es-ES"/>
        </w:rPr>
        <w:t xml:space="preserve">El amor por Jesús crece cuando </w:t>
      </w:r>
      <w:r w:rsidR="00E13BB6" w:rsidRPr="00E13BB6">
        <w:rPr>
          <w:rStyle w:val="nfasis"/>
          <w:rFonts w:asciiTheme="minorHAnsi" w:hAnsiTheme="minorHAnsi"/>
          <w:color w:val="7030A0"/>
          <w:lang w:val="es-ES"/>
        </w:rPr>
        <w:t>recono</w:t>
      </w:r>
      <w:r w:rsidR="00E13BB6">
        <w:rPr>
          <w:rStyle w:val="nfasis"/>
          <w:rFonts w:asciiTheme="minorHAnsi" w:hAnsiTheme="minorHAnsi"/>
          <w:color w:val="7030A0"/>
          <w:lang w:val="es-ES"/>
        </w:rPr>
        <w:t>c</w:t>
      </w:r>
      <w:r w:rsidR="00E13BB6" w:rsidRPr="00E13BB6">
        <w:rPr>
          <w:rStyle w:val="nfasis"/>
          <w:rFonts w:asciiTheme="minorHAnsi" w:hAnsiTheme="minorHAnsi"/>
          <w:color w:val="7030A0"/>
          <w:lang w:val="es-ES"/>
        </w:rPr>
        <w:t>emos</w:t>
      </w:r>
      <w:r w:rsidRPr="00E13BB6">
        <w:rPr>
          <w:rStyle w:val="nfasis"/>
          <w:rFonts w:asciiTheme="minorHAnsi" w:hAnsiTheme="minorHAnsi"/>
          <w:color w:val="7030A0"/>
          <w:lang w:val="es-ES"/>
        </w:rPr>
        <w:t xml:space="preserve"> cuánto nos ha perdonado.</w:t>
      </w:r>
    </w:p>
    <w:p w14:paraId="65784F69" w14:textId="77777777" w:rsidR="00592DA5" w:rsidRPr="00E13BB6" w:rsidRDefault="00592DA5" w:rsidP="00592DA5">
      <w:pPr>
        <w:pStyle w:val="NormalWeb"/>
        <w:rPr>
          <w:rStyle w:val="Fuerte"/>
          <w:rFonts w:asciiTheme="minorHAnsi" w:hAnsiTheme="minorHAnsi"/>
          <w:color w:val="000000"/>
          <w:lang w:val="es-ES"/>
        </w:rPr>
      </w:pPr>
    </w:p>
    <w:p w14:paraId="2E82E6FA" w14:textId="5E7C6695" w:rsidR="00592DA5" w:rsidRPr="00E13BB6" w:rsidRDefault="00592DA5" w:rsidP="00592DA5">
      <w:pPr>
        <w:pStyle w:val="NormalWeb"/>
        <w:rPr>
          <w:rFonts w:asciiTheme="minorHAnsi" w:hAnsiTheme="minorHAnsi"/>
          <w:i/>
          <w:iCs/>
          <w:color w:val="000000"/>
          <w:lang w:val="es-ES"/>
        </w:rPr>
      </w:pPr>
      <w:r w:rsidRPr="00E13BB6">
        <w:rPr>
          <w:rFonts w:asciiTheme="minorHAnsi" w:hAnsiTheme="minorHAnsi"/>
          <w:b/>
          <w:bCs/>
          <w:i/>
          <w:iCs/>
          <w:color w:val="000000"/>
          <w:lang w:val="es-ES"/>
        </w:rPr>
        <w:t>Señor Jesús</w:t>
      </w:r>
      <w:r w:rsidRPr="00E13BB6">
        <w:rPr>
          <w:rFonts w:asciiTheme="minorHAnsi" w:hAnsiTheme="minorHAnsi"/>
          <w:i/>
          <w:iCs/>
          <w:color w:val="000000"/>
          <w:lang w:val="es-ES"/>
        </w:rPr>
        <w:t>, hoy quiero volver a sentir la grandeza de tu perdón. Límpiame de toda culpa, sana mi corazón y enséñame a amarte más, no con palabras, sino con una vida agradecida y entregada. Amén.</w:t>
      </w:r>
    </w:p>
    <w:bookmarkEnd w:id="248"/>
    <w:p w14:paraId="4EF34C01" w14:textId="77777777" w:rsidR="00592DA5" w:rsidRDefault="00592DA5" w:rsidP="00C019D3">
      <w:pPr>
        <w:rPr>
          <w:rFonts w:asciiTheme="minorHAnsi" w:hAnsiTheme="minorHAnsi"/>
        </w:rPr>
      </w:pPr>
    </w:p>
    <w:p w14:paraId="6ED0F919" w14:textId="77777777" w:rsidR="00601115" w:rsidRDefault="00601115" w:rsidP="00C019D3">
      <w:pPr>
        <w:rPr>
          <w:rFonts w:asciiTheme="minorHAnsi" w:hAnsiTheme="minorHAnsi"/>
        </w:rPr>
      </w:pPr>
    </w:p>
    <w:p w14:paraId="7A256C15" w14:textId="3161A1EE" w:rsidR="00601115" w:rsidRPr="00421D8D" w:rsidRDefault="001E1021" w:rsidP="00C019D3">
      <w:pPr>
        <w:rPr>
          <w:rFonts w:asciiTheme="minorHAnsi" w:hAnsiTheme="minorHAnsi"/>
          <w:b/>
          <w:bCs/>
          <w:sz w:val="28"/>
          <w:szCs w:val="28"/>
          <w:lang w:val="es-ES"/>
        </w:rPr>
      </w:pPr>
      <w:bookmarkStart w:id="249" w:name="OLE_LINK236"/>
      <w:bookmarkStart w:id="250" w:name="OLE_LINK240"/>
      <w:r w:rsidRPr="00421D8D">
        <w:rPr>
          <w:rFonts w:asciiTheme="minorHAnsi" w:hAnsiTheme="minorHAnsi"/>
          <w:b/>
          <w:bCs/>
          <w:sz w:val="28"/>
          <w:szCs w:val="28"/>
          <w:lang w:val="es-ES"/>
        </w:rPr>
        <w:t xml:space="preserve">No te canses de sembrar. </w:t>
      </w:r>
    </w:p>
    <w:p w14:paraId="1C8E8F98" w14:textId="08310076" w:rsidR="005F7A64" w:rsidRPr="003F579A" w:rsidRDefault="005F7A64" w:rsidP="00E4112D">
      <w:pPr>
        <w:rPr>
          <w:lang w:val="es-ES"/>
        </w:rPr>
      </w:pPr>
      <w:r w:rsidRPr="003F579A">
        <w:rPr>
          <w:rFonts w:asciiTheme="minorHAnsi" w:hAnsiTheme="minorHAnsi"/>
          <w:b/>
          <w:bCs/>
          <w:lang w:val="es-ES"/>
        </w:rPr>
        <w:t>Lucas 8:</w:t>
      </w:r>
      <w:r w:rsidR="009F16A2" w:rsidRPr="003F579A">
        <w:rPr>
          <w:rFonts w:asciiTheme="minorHAnsi" w:hAnsiTheme="minorHAnsi"/>
          <w:b/>
          <w:bCs/>
          <w:lang w:val="es-ES"/>
        </w:rPr>
        <w:t>5 NTV</w:t>
      </w:r>
      <w:r w:rsidR="009F16A2" w:rsidRPr="003F579A">
        <w:rPr>
          <w:rFonts w:asciiTheme="minorHAnsi" w:hAnsiTheme="minorHAnsi"/>
          <w:lang w:val="es-ES"/>
        </w:rPr>
        <w:t xml:space="preserve">. </w:t>
      </w:r>
      <w:r w:rsidR="009F16A2" w:rsidRPr="003F579A">
        <w:rPr>
          <w:i/>
          <w:iCs/>
          <w:color w:val="0070C0"/>
          <w:lang w:val="es-ES"/>
        </w:rPr>
        <w:t>Un agricultor salió a sembrar. A medida que esparcía las semillas por el campo, algunas cayeron sobre el camino, donde las pisotearon y los pájaros se las comieron</w:t>
      </w:r>
      <w:r w:rsidR="009F16A2" w:rsidRPr="003F579A">
        <w:rPr>
          <w:lang w:val="es-ES"/>
        </w:rPr>
        <w:t>.</w:t>
      </w:r>
    </w:p>
    <w:p w14:paraId="12C6E00A" w14:textId="77777777" w:rsidR="009F16A2" w:rsidRPr="003F579A" w:rsidRDefault="009F16A2" w:rsidP="00E4112D">
      <w:pPr>
        <w:rPr>
          <w:rFonts w:asciiTheme="minorHAnsi" w:hAnsiTheme="minorHAnsi"/>
          <w:lang w:val="es-ES"/>
        </w:rPr>
      </w:pPr>
    </w:p>
    <w:p w14:paraId="4000406D" w14:textId="6484BF17" w:rsidR="009F16A2" w:rsidRPr="003F579A" w:rsidRDefault="009F16A2" w:rsidP="00E4112D">
      <w:pPr>
        <w:rPr>
          <w:rFonts w:asciiTheme="minorHAnsi" w:hAnsiTheme="minorHAnsi"/>
          <w:lang w:val="es-ES"/>
        </w:rPr>
      </w:pPr>
      <w:r w:rsidRPr="003F579A">
        <w:rPr>
          <w:rFonts w:asciiTheme="minorHAnsi" w:hAnsiTheme="minorHAnsi"/>
          <w:color w:val="EE0000"/>
          <w:lang w:val="es-ES"/>
        </w:rPr>
        <w:t>¿Cuál es el trabajo del agricultor?</w:t>
      </w:r>
      <w:r w:rsidR="00E73BC0" w:rsidRPr="003F579A">
        <w:rPr>
          <w:rFonts w:asciiTheme="minorHAnsi" w:hAnsiTheme="minorHAnsi"/>
          <w:color w:val="EE0000"/>
          <w:lang w:val="es-ES"/>
        </w:rPr>
        <w:t xml:space="preserve"> </w:t>
      </w:r>
      <w:r w:rsidR="00E73BC0" w:rsidRPr="002657AE">
        <w:rPr>
          <w:rFonts w:asciiTheme="minorHAnsi" w:hAnsiTheme="minorHAnsi"/>
          <w:b/>
          <w:bCs/>
          <w:i/>
          <w:iCs/>
          <w:lang w:val="es-ES"/>
        </w:rPr>
        <w:t>Sembrar la semilla</w:t>
      </w:r>
      <w:r w:rsidR="00E73BC0" w:rsidRPr="003F579A">
        <w:rPr>
          <w:rFonts w:asciiTheme="minorHAnsi" w:hAnsiTheme="minorHAnsi"/>
          <w:lang w:val="es-ES"/>
        </w:rPr>
        <w:t>.</w:t>
      </w:r>
    </w:p>
    <w:p w14:paraId="0AE6EF31" w14:textId="71892D91" w:rsidR="00E4112D" w:rsidRPr="003F579A" w:rsidRDefault="00E4112D" w:rsidP="00E4112D">
      <w:pPr>
        <w:pStyle w:val="NormalWeb"/>
        <w:rPr>
          <w:rFonts w:asciiTheme="minorHAnsi" w:eastAsia="Times New Roman" w:hAnsiTheme="minorHAnsi"/>
          <w:color w:val="000000"/>
          <w:lang w:val="es-ES" w:eastAsia="es-MX"/>
          <w14:ligatures w14:val="none"/>
        </w:rPr>
      </w:pPr>
      <w:r w:rsidRPr="003F579A">
        <w:rPr>
          <w:rFonts w:asciiTheme="minorHAnsi" w:eastAsia="Times New Roman" w:hAnsiTheme="minorHAnsi"/>
          <w:color w:val="000000"/>
          <w:lang w:val="es-ES" w:eastAsia="es-MX"/>
          <w14:ligatures w14:val="none"/>
        </w:rPr>
        <w:t>La Palabra dice que el agricultor salió a sembrar y esparció semilla</w:t>
      </w:r>
      <w:r w:rsidR="000825DE" w:rsidRPr="003F579A">
        <w:rPr>
          <w:rFonts w:asciiTheme="minorHAnsi" w:eastAsia="Times New Roman" w:hAnsiTheme="minorHAnsi"/>
          <w:color w:val="000000"/>
          <w:lang w:val="es-ES" w:eastAsia="es-MX"/>
          <w14:ligatures w14:val="none"/>
        </w:rPr>
        <w:t>s</w:t>
      </w:r>
      <w:r w:rsidRPr="003F579A">
        <w:rPr>
          <w:rFonts w:asciiTheme="minorHAnsi" w:eastAsia="Times New Roman" w:hAnsiTheme="minorHAnsi"/>
          <w:color w:val="000000"/>
          <w:lang w:val="es-ES" w:eastAsia="es-MX"/>
          <w14:ligatures w14:val="none"/>
        </w:rPr>
        <w:t>. Mientras sembraba, algunas cayeron en el camino, otras cayeron entre las rocas, otras entre los espinos, pero otras semillas cayeron en buena tierra. Estas crecieron y produjeron una cosecha que fue cien veces más abundante de lo que se había sembrado.</w:t>
      </w:r>
    </w:p>
    <w:p w14:paraId="0AEE90DC" w14:textId="77777777" w:rsidR="00E4112D" w:rsidRPr="003F579A" w:rsidRDefault="00E4112D" w:rsidP="00E4112D">
      <w:pPr>
        <w:pStyle w:val="NormalWeb"/>
        <w:rPr>
          <w:rFonts w:asciiTheme="minorHAnsi" w:eastAsia="Times New Roman" w:hAnsiTheme="minorHAnsi"/>
          <w:color w:val="000000"/>
          <w:lang w:val="es-ES" w:eastAsia="es-MX"/>
          <w14:ligatures w14:val="none"/>
        </w:rPr>
      </w:pPr>
    </w:p>
    <w:p w14:paraId="5872DE80" w14:textId="12DC9D84" w:rsidR="00E4112D" w:rsidRPr="003F579A" w:rsidRDefault="00E4112D" w:rsidP="00E4112D">
      <w:pPr>
        <w:rPr>
          <w:rFonts w:asciiTheme="minorHAnsi" w:hAnsiTheme="minorHAnsi"/>
          <w:color w:val="000000"/>
          <w:lang w:val="es-ES"/>
        </w:rPr>
      </w:pPr>
      <w:r w:rsidRPr="003F579A">
        <w:rPr>
          <w:rFonts w:asciiTheme="minorHAnsi" w:hAnsiTheme="minorHAnsi"/>
          <w:color w:val="000000"/>
          <w:lang w:val="es-ES"/>
        </w:rPr>
        <w:t>Mientras nosotros sembramos la Palabra, encontraremos muchos terrenos y cada terreno tiene su característica. Pero debemos estar claros en algo: </w:t>
      </w:r>
      <w:r w:rsidRPr="003F579A">
        <w:rPr>
          <w:rFonts w:asciiTheme="minorHAnsi" w:hAnsiTheme="minorHAnsi"/>
          <w:b/>
          <w:bCs/>
          <w:i/>
          <w:iCs/>
          <w:color w:val="000000"/>
          <w:lang w:val="es-ES"/>
        </w:rPr>
        <w:t>nuestra tarea es sembrar; el crecimiento y el fruto lo da Dios.</w:t>
      </w:r>
      <w:r w:rsidRPr="003F579A">
        <w:rPr>
          <w:rFonts w:asciiTheme="minorHAnsi" w:hAnsiTheme="minorHAnsi"/>
          <w:i/>
          <w:iCs/>
          <w:color w:val="000000"/>
          <w:lang w:val="es-ES"/>
        </w:rPr>
        <w:t> </w:t>
      </w:r>
      <w:r w:rsidRPr="003F579A">
        <w:rPr>
          <w:rFonts w:asciiTheme="minorHAnsi" w:hAnsiTheme="minorHAnsi"/>
          <w:color w:val="000000"/>
          <w:lang w:val="es-ES"/>
        </w:rPr>
        <w:t>Cuando la semilla cae en buena tierra, dará cosecha, y esa cosecha será sorprendente.</w:t>
      </w:r>
    </w:p>
    <w:p w14:paraId="1DB61A52" w14:textId="77777777" w:rsidR="00E4112D" w:rsidRPr="003F579A" w:rsidRDefault="00E4112D" w:rsidP="00E4112D">
      <w:pPr>
        <w:rPr>
          <w:rFonts w:asciiTheme="minorHAnsi" w:hAnsiTheme="minorHAnsi"/>
          <w:color w:val="000000"/>
          <w:lang w:val="es-ES"/>
        </w:rPr>
      </w:pPr>
    </w:p>
    <w:p w14:paraId="49CEBB14" w14:textId="77777777" w:rsidR="00E4112D" w:rsidRPr="003F579A" w:rsidRDefault="00E4112D" w:rsidP="00E4112D">
      <w:pPr>
        <w:rPr>
          <w:rFonts w:asciiTheme="minorHAnsi" w:hAnsiTheme="minorHAnsi"/>
          <w:color w:val="000000"/>
          <w:lang w:val="es-ES"/>
        </w:rPr>
      </w:pPr>
      <w:r w:rsidRPr="003F579A">
        <w:rPr>
          <w:rFonts w:asciiTheme="minorHAnsi" w:hAnsiTheme="minorHAnsi"/>
          <w:color w:val="000000"/>
          <w:lang w:val="es-ES"/>
        </w:rPr>
        <w:t>Mi hermano, no dejes de sembrar. Aunque mucha de la semilla que esparces caiga en mala tierra, continúa, no te detengas. Llegará la buena tierra y verás los frutos abundantes.</w:t>
      </w:r>
    </w:p>
    <w:p w14:paraId="55CDFF63" w14:textId="77777777" w:rsidR="00E4112D" w:rsidRPr="003F579A" w:rsidRDefault="00E4112D" w:rsidP="00E4112D">
      <w:pPr>
        <w:rPr>
          <w:rFonts w:asciiTheme="minorHAnsi" w:hAnsiTheme="minorHAnsi"/>
          <w:color w:val="000000"/>
          <w:lang w:val="es-ES"/>
        </w:rPr>
      </w:pPr>
    </w:p>
    <w:p w14:paraId="6F77480B" w14:textId="7505F171" w:rsidR="007C4A12" w:rsidRDefault="00E4112D" w:rsidP="00A533CD">
      <w:pPr>
        <w:rPr>
          <w:rFonts w:asciiTheme="minorHAnsi" w:hAnsiTheme="minorHAnsi"/>
          <w:i/>
          <w:iCs/>
          <w:color w:val="000000"/>
          <w:lang w:val="es-ES"/>
        </w:rPr>
      </w:pPr>
      <w:r w:rsidRPr="003F579A">
        <w:rPr>
          <w:rFonts w:asciiTheme="minorHAnsi" w:hAnsiTheme="minorHAnsi"/>
          <w:b/>
          <w:bCs/>
          <w:i/>
          <w:iCs/>
          <w:color w:val="000000"/>
          <w:lang w:val="es-ES"/>
        </w:rPr>
        <w:t>Señor Jesús</w:t>
      </w:r>
      <w:r w:rsidRPr="003F579A">
        <w:rPr>
          <w:rFonts w:asciiTheme="minorHAnsi" w:hAnsiTheme="minorHAnsi"/>
          <w:i/>
          <w:iCs/>
          <w:color w:val="000000"/>
          <w:lang w:val="es-ES"/>
        </w:rPr>
        <w:t>, gracias porque un día tu Palabra cayó en mi corazón y dio fruto abundante. Ayúdame a sembrar y a continuar sembrando sin cansarme, dejando el crecimiento en tus manos, porque Tú eres quien lo da. Amén.</w:t>
      </w:r>
      <w:bookmarkEnd w:id="249"/>
    </w:p>
    <w:bookmarkEnd w:id="250"/>
    <w:p w14:paraId="66DBEE10" w14:textId="77777777" w:rsidR="002E3881" w:rsidRDefault="002E3881" w:rsidP="00A533CD">
      <w:pPr>
        <w:rPr>
          <w:rFonts w:asciiTheme="minorHAnsi" w:hAnsiTheme="minorHAnsi"/>
          <w:color w:val="000000"/>
          <w:lang w:val="es-ES"/>
        </w:rPr>
      </w:pPr>
    </w:p>
    <w:p w14:paraId="6B9ABDB8" w14:textId="77777777" w:rsidR="002E3881" w:rsidRDefault="002E3881" w:rsidP="00A533CD">
      <w:pPr>
        <w:rPr>
          <w:rFonts w:asciiTheme="minorHAnsi" w:hAnsiTheme="minorHAnsi"/>
          <w:color w:val="000000"/>
          <w:lang w:val="es-ES"/>
        </w:rPr>
      </w:pPr>
    </w:p>
    <w:p w14:paraId="3894AD57" w14:textId="77777777" w:rsidR="002E3881" w:rsidRDefault="002E3881" w:rsidP="00A533CD">
      <w:pPr>
        <w:rPr>
          <w:rFonts w:asciiTheme="minorHAnsi" w:hAnsiTheme="minorHAnsi"/>
          <w:color w:val="000000"/>
          <w:lang w:val="es-ES"/>
        </w:rPr>
      </w:pPr>
    </w:p>
    <w:p w14:paraId="57627B45" w14:textId="77777777" w:rsidR="00A73BF1" w:rsidRDefault="00A73BF1" w:rsidP="00A533CD">
      <w:pPr>
        <w:rPr>
          <w:rFonts w:asciiTheme="minorHAnsi" w:hAnsiTheme="minorHAnsi"/>
          <w:color w:val="000000"/>
          <w:lang w:val="es-ES"/>
        </w:rPr>
      </w:pPr>
    </w:p>
    <w:p w14:paraId="79B55AC3" w14:textId="77777777" w:rsidR="00A73BF1" w:rsidRDefault="00A73BF1" w:rsidP="00A533CD">
      <w:pPr>
        <w:rPr>
          <w:rFonts w:asciiTheme="minorHAnsi" w:hAnsiTheme="minorHAnsi"/>
          <w:color w:val="000000"/>
          <w:lang w:val="es-ES"/>
        </w:rPr>
      </w:pPr>
    </w:p>
    <w:p w14:paraId="71A78386" w14:textId="1DF66681" w:rsidR="00270F9F" w:rsidRPr="00F02D71" w:rsidRDefault="00270F9F" w:rsidP="009904EA">
      <w:pPr>
        <w:rPr>
          <w:rFonts w:asciiTheme="minorHAnsi" w:hAnsiTheme="minorHAnsi"/>
          <w:b/>
          <w:bCs/>
          <w:color w:val="000000"/>
          <w:sz w:val="28"/>
          <w:szCs w:val="28"/>
          <w:lang w:val="es-ES"/>
        </w:rPr>
      </w:pPr>
      <w:bookmarkStart w:id="251" w:name="OLE_LINK245"/>
      <w:r w:rsidRPr="00F02D71">
        <w:rPr>
          <w:rFonts w:asciiTheme="minorHAnsi" w:hAnsiTheme="minorHAnsi"/>
          <w:b/>
          <w:bCs/>
          <w:color w:val="000000"/>
          <w:sz w:val="28"/>
          <w:szCs w:val="28"/>
          <w:lang w:val="es-ES"/>
        </w:rPr>
        <w:t>S</w:t>
      </w:r>
      <w:r w:rsidR="00564946">
        <w:rPr>
          <w:rFonts w:asciiTheme="minorHAnsi" w:hAnsiTheme="minorHAnsi"/>
          <w:b/>
          <w:bCs/>
          <w:color w:val="000000"/>
          <w:sz w:val="28"/>
          <w:szCs w:val="28"/>
          <w:lang w:val="es-ES"/>
        </w:rPr>
        <w:t>é</w:t>
      </w:r>
      <w:r w:rsidRPr="00F02D71">
        <w:rPr>
          <w:rFonts w:asciiTheme="minorHAnsi" w:hAnsiTheme="minorHAnsi"/>
          <w:b/>
          <w:bCs/>
          <w:color w:val="000000"/>
          <w:sz w:val="28"/>
          <w:szCs w:val="28"/>
          <w:lang w:val="es-ES"/>
        </w:rPr>
        <w:t xml:space="preserve"> agradecido. </w:t>
      </w:r>
    </w:p>
    <w:p w14:paraId="19C4789D" w14:textId="1FF32F78" w:rsidR="00270F9F" w:rsidRPr="00F02D71" w:rsidRDefault="00270F9F" w:rsidP="009904EA">
      <w:pPr>
        <w:rPr>
          <w:rFonts w:asciiTheme="minorHAnsi" w:hAnsiTheme="minorHAnsi"/>
          <w:lang w:val="es-ES"/>
        </w:rPr>
      </w:pPr>
      <w:r w:rsidRPr="00F02D71">
        <w:rPr>
          <w:rFonts w:asciiTheme="minorHAnsi" w:hAnsiTheme="minorHAnsi"/>
          <w:b/>
          <w:bCs/>
          <w:color w:val="000000"/>
          <w:lang w:val="es-ES"/>
        </w:rPr>
        <w:t>Lucas 17:</w:t>
      </w:r>
      <w:r w:rsidR="00920400" w:rsidRPr="00F02D71">
        <w:rPr>
          <w:rFonts w:asciiTheme="minorHAnsi" w:hAnsiTheme="minorHAnsi"/>
          <w:b/>
          <w:bCs/>
          <w:color w:val="000000"/>
          <w:lang w:val="es-ES"/>
        </w:rPr>
        <w:t>15-16 NTV</w:t>
      </w:r>
      <w:r w:rsidR="00920400" w:rsidRPr="00F02D71">
        <w:rPr>
          <w:rFonts w:asciiTheme="minorHAnsi" w:hAnsiTheme="minorHAnsi"/>
          <w:color w:val="000000"/>
          <w:lang w:val="es-ES"/>
        </w:rPr>
        <w:t xml:space="preserve">. </w:t>
      </w:r>
      <w:r w:rsidR="00920400" w:rsidRPr="00F02D71">
        <w:rPr>
          <w:rFonts w:asciiTheme="minorHAnsi" w:hAnsiTheme="minorHAnsi"/>
          <w:i/>
          <w:iCs/>
          <w:color w:val="0070C0"/>
          <w:lang w:val="es-ES"/>
        </w:rPr>
        <w:t>Uno de ellos, cuando vio que estaba sano, volvió a Jesús, y exclamó: «¡</w:t>
      </w:r>
      <w:r w:rsidR="00920400" w:rsidRPr="00F02D71">
        <w:rPr>
          <w:rFonts w:asciiTheme="minorHAnsi" w:hAnsiTheme="minorHAnsi"/>
          <w:b/>
          <w:bCs/>
          <w:i/>
          <w:iCs/>
          <w:color w:val="0070C0"/>
          <w:lang w:val="es-ES"/>
        </w:rPr>
        <w:t>Alaben a Dios</w:t>
      </w:r>
      <w:r w:rsidR="00920400" w:rsidRPr="00F02D71">
        <w:rPr>
          <w:rFonts w:asciiTheme="minorHAnsi" w:hAnsiTheme="minorHAnsi"/>
          <w:i/>
          <w:iCs/>
          <w:color w:val="0070C0"/>
          <w:lang w:val="es-ES"/>
        </w:rPr>
        <w:t xml:space="preserve">!». </w:t>
      </w:r>
      <w:r w:rsidR="00920400" w:rsidRPr="00F02D71">
        <w:rPr>
          <w:rFonts w:asciiTheme="minorHAnsi" w:hAnsiTheme="minorHAnsi"/>
          <w:i/>
          <w:iCs/>
          <w:color w:val="0070C0"/>
          <w:vertAlign w:val="superscript"/>
          <w:lang w:val="es-ES"/>
        </w:rPr>
        <w:t>16 </w:t>
      </w:r>
      <w:r w:rsidR="00920400" w:rsidRPr="00F02D71">
        <w:rPr>
          <w:rFonts w:asciiTheme="minorHAnsi" w:hAnsiTheme="minorHAnsi"/>
          <w:i/>
          <w:iCs/>
          <w:color w:val="0070C0"/>
          <w:lang w:val="es-ES"/>
        </w:rPr>
        <w:t>Y cayó al suelo, a los pies de Jesús, y le agradeció por lo que había hecho. Ese hombre era samaritano</w:t>
      </w:r>
      <w:r w:rsidR="00920400" w:rsidRPr="00F02D71">
        <w:rPr>
          <w:rFonts w:asciiTheme="minorHAnsi" w:hAnsiTheme="minorHAnsi"/>
          <w:lang w:val="es-ES"/>
        </w:rPr>
        <w:t>.</w:t>
      </w:r>
    </w:p>
    <w:p w14:paraId="53C5785E" w14:textId="77777777" w:rsidR="00A73BF1" w:rsidRPr="00F02D71" w:rsidRDefault="00A73BF1" w:rsidP="009904EA">
      <w:pPr>
        <w:rPr>
          <w:rFonts w:asciiTheme="minorHAnsi" w:hAnsiTheme="minorHAnsi"/>
          <w:lang w:val="es-ES"/>
        </w:rPr>
      </w:pPr>
    </w:p>
    <w:p w14:paraId="1DCC2213" w14:textId="77777777" w:rsidR="009904EA" w:rsidRPr="00F02D71" w:rsidRDefault="009904EA" w:rsidP="009904EA">
      <w:pPr>
        <w:rPr>
          <w:rFonts w:asciiTheme="minorHAnsi" w:hAnsiTheme="minorHAnsi"/>
          <w:color w:val="000000"/>
          <w:lang w:val="es-ES"/>
        </w:rPr>
      </w:pPr>
      <w:r w:rsidRPr="00F02D71">
        <w:rPr>
          <w:rFonts w:asciiTheme="minorHAnsi" w:hAnsiTheme="minorHAnsi"/>
          <w:color w:val="000000"/>
          <w:lang w:val="es-ES"/>
        </w:rPr>
        <w:t>Diez hombres recibieron el mismo milagro, pero solo uno regresó. Jesús sanó a todos, pero solo uno entendió que el milagro no termina en la sanidad, sino en el corazón agradecido. Mientras nueve siguieron con su vida, uno volvió a los pies de Jesús reconociendo que todo venía de Él.</w:t>
      </w:r>
    </w:p>
    <w:p w14:paraId="0FDFFF9C" w14:textId="77777777" w:rsidR="009904EA" w:rsidRPr="00F02D71" w:rsidRDefault="009904EA" w:rsidP="009904EA">
      <w:pPr>
        <w:rPr>
          <w:rFonts w:asciiTheme="minorHAnsi" w:hAnsiTheme="minorHAnsi"/>
          <w:color w:val="000000"/>
          <w:lang w:val="es-ES"/>
        </w:rPr>
      </w:pPr>
    </w:p>
    <w:p w14:paraId="3B43FC2F" w14:textId="77777777" w:rsidR="009904EA" w:rsidRPr="00F02D71" w:rsidRDefault="009904EA" w:rsidP="009904EA">
      <w:pPr>
        <w:rPr>
          <w:rFonts w:asciiTheme="minorHAnsi" w:hAnsiTheme="minorHAnsi"/>
          <w:color w:val="000000"/>
          <w:lang w:val="es-ES"/>
        </w:rPr>
      </w:pPr>
      <w:r w:rsidRPr="00F02D71">
        <w:rPr>
          <w:rFonts w:asciiTheme="minorHAnsi" w:hAnsiTheme="minorHAnsi"/>
          <w:color w:val="000000"/>
          <w:lang w:val="es-ES"/>
        </w:rPr>
        <w:t xml:space="preserve">La gratitud revela dónde está nuestro corazón. Hoy la pregunta sigue siendo la misma: </w:t>
      </w:r>
      <w:r w:rsidRPr="00F02D71">
        <w:rPr>
          <w:rFonts w:asciiTheme="minorHAnsi" w:hAnsiTheme="minorHAnsi"/>
          <w:color w:val="EE0000"/>
          <w:lang w:val="es-ES"/>
        </w:rPr>
        <w:t xml:space="preserve">¿somos de los que reciben y siguen de largo, o de los que regresan para dar gracias? </w:t>
      </w:r>
      <w:r w:rsidRPr="00F02D71">
        <w:rPr>
          <w:rFonts w:asciiTheme="minorHAnsi" w:hAnsiTheme="minorHAnsi"/>
          <w:color w:val="000000"/>
          <w:lang w:val="es-ES"/>
        </w:rPr>
        <w:t>Dios no busca solo que seamos bendecidos, sino que aprendamos a volver a Él con un corazón agradecido.</w:t>
      </w:r>
    </w:p>
    <w:p w14:paraId="1A533216" w14:textId="77777777" w:rsidR="009904EA" w:rsidRPr="00F02D71" w:rsidRDefault="009904EA" w:rsidP="009904EA">
      <w:pPr>
        <w:rPr>
          <w:rFonts w:asciiTheme="minorHAnsi" w:hAnsiTheme="minorHAnsi"/>
          <w:color w:val="000000"/>
          <w:lang w:val="es-ES"/>
        </w:rPr>
      </w:pPr>
    </w:p>
    <w:p w14:paraId="3A2E6347" w14:textId="032022D9" w:rsidR="009904EA" w:rsidRPr="00F02D71" w:rsidRDefault="009904EA" w:rsidP="009904EA">
      <w:pPr>
        <w:rPr>
          <w:rFonts w:asciiTheme="minorHAnsi" w:hAnsiTheme="minorHAnsi"/>
          <w:i/>
          <w:iCs/>
          <w:color w:val="7030A0"/>
          <w:lang w:val="es-ES"/>
        </w:rPr>
      </w:pPr>
      <w:r w:rsidRPr="00F02D71">
        <w:rPr>
          <w:rFonts w:asciiTheme="minorHAnsi" w:hAnsiTheme="minorHAnsi"/>
          <w:i/>
          <w:iCs/>
          <w:color w:val="7030A0"/>
          <w:lang w:val="es-ES"/>
        </w:rPr>
        <w:t>La gratitud siempre nos hace volver a Jesús.</w:t>
      </w:r>
    </w:p>
    <w:p w14:paraId="3546CF4B" w14:textId="77777777" w:rsidR="009904EA" w:rsidRPr="00F02D71" w:rsidRDefault="009904EA" w:rsidP="009904EA">
      <w:pPr>
        <w:rPr>
          <w:rFonts w:asciiTheme="minorHAnsi" w:hAnsiTheme="minorHAnsi"/>
          <w:color w:val="7030A0"/>
          <w:lang w:val="es-ES"/>
        </w:rPr>
      </w:pPr>
    </w:p>
    <w:p w14:paraId="20A36A38" w14:textId="6FFAC9E4" w:rsidR="009904EA" w:rsidRPr="00F02D71" w:rsidRDefault="009904EA" w:rsidP="009904EA">
      <w:pPr>
        <w:rPr>
          <w:rFonts w:asciiTheme="minorHAnsi" w:hAnsiTheme="minorHAnsi"/>
          <w:i/>
          <w:iCs/>
          <w:color w:val="000000"/>
          <w:lang w:val="es-ES"/>
        </w:rPr>
      </w:pPr>
      <w:r w:rsidRPr="00F02D71">
        <w:rPr>
          <w:rFonts w:asciiTheme="minorHAnsi" w:hAnsiTheme="minorHAnsi"/>
          <w:b/>
          <w:bCs/>
          <w:i/>
          <w:iCs/>
          <w:color w:val="000000"/>
          <w:lang w:val="es-ES"/>
        </w:rPr>
        <w:t>Señor Jesús</w:t>
      </w:r>
      <w:r w:rsidRPr="00F02D71">
        <w:rPr>
          <w:rFonts w:asciiTheme="minorHAnsi" w:hAnsiTheme="minorHAnsi"/>
          <w:i/>
          <w:iCs/>
          <w:color w:val="000000"/>
          <w:lang w:val="es-ES"/>
        </w:rPr>
        <w:t>, gracias por todo lo que has hecho en mi vida: por salvarme, sanarme y librarme. Ayúdame a no olvidar nunca tus bondades y a vivir siempre con un corazón agradecido. Amén.</w:t>
      </w:r>
    </w:p>
    <w:bookmarkEnd w:id="251"/>
    <w:p w14:paraId="28E41E85" w14:textId="60B1BDD1" w:rsidR="009904EA" w:rsidRDefault="00282FAF">
      <w:pPr>
        <w:rPr>
          <w:lang w:val="es-ES"/>
        </w:rPr>
      </w:pPr>
      <w:r>
        <w:rPr>
          <w:lang w:val="es-ES"/>
        </w:rPr>
        <w:t xml:space="preserve"> </w:t>
      </w:r>
    </w:p>
    <w:p w14:paraId="3637B6DB" w14:textId="77777777" w:rsidR="00AA4FF2" w:rsidRDefault="00AA4FF2">
      <w:pPr>
        <w:rPr>
          <w:lang w:val="es-ES"/>
        </w:rPr>
      </w:pPr>
    </w:p>
    <w:p w14:paraId="4064B1E4" w14:textId="77777777" w:rsidR="00AA4FF2" w:rsidRDefault="00AA4FF2">
      <w:pPr>
        <w:rPr>
          <w:lang w:val="es-ES"/>
        </w:rPr>
      </w:pPr>
    </w:p>
    <w:p w14:paraId="67A66049" w14:textId="77777777" w:rsidR="00AA4FF2" w:rsidRDefault="00AA4FF2">
      <w:pPr>
        <w:rPr>
          <w:lang w:val="es-ES"/>
        </w:rPr>
      </w:pPr>
    </w:p>
    <w:p w14:paraId="55E8274B" w14:textId="7EF2101A" w:rsidR="00AA4FF2" w:rsidRPr="001D38BA" w:rsidRDefault="00AA4FF2" w:rsidP="00DA54E8">
      <w:pPr>
        <w:rPr>
          <w:rFonts w:asciiTheme="minorHAnsi" w:hAnsiTheme="minorHAnsi"/>
          <w:b/>
          <w:bCs/>
          <w:sz w:val="28"/>
          <w:szCs w:val="28"/>
          <w:lang w:val="es-ES"/>
        </w:rPr>
      </w:pPr>
      <w:bookmarkStart w:id="252" w:name="OLE_LINK246"/>
      <w:r w:rsidRPr="001D38BA">
        <w:rPr>
          <w:rFonts w:asciiTheme="minorHAnsi" w:hAnsiTheme="minorHAnsi"/>
          <w:b/>
          <w:bCs/>
          <w:sz w:val="28"/>
          <w:szCs w:val="28"/>
          <w:lang w:val="es-ES"/>
        </w:rPr>
        <w:t xml:space="preserve">El proceso que completa la fe. </w:t>
      </w:r>
    </w:p>
    <w:p w14:paraId="43DAB66A" w14:textId="6B6D16C5" w:rsidR="00AA4FF2" w:rsidRPr="001D38BA" w:rsidRDefault="00A13613" w:rsidP="00DA54E8">
      <w:pPr>
        <w:rPr>
          <w:rFonts w:asciiTheme="minorHAnsi" w:hAnsiTheme="minorHAnsi"/>
          <w:lang w:val="es-ES"/>
        </w:rPr>
      </w:pPr>
      <w:r w:rsidRPr="001D38BA">
        <w:rPr>
          <w:rFonts w:asciiTheme="minorHAnsi" w:hAnsiTheme="minorHAnsi"/>
          <w:b/>
          <w:bCs/>
          <w:lang w:val="es-ES"/>
        </w:rPr>
        <w:t>Santiago 1:2-4 NTV</w:t>
      </w:r>
      <w:r w:rsidRPr="001D38BA">
        <w:rPr>
          <w:rFonts w:asciiTheme="minorHAnsi" w:hAnsiTheme="minorHAnsi"/>
          <w:lang w:val="es-ES"/>
        </w:rPr>
        <w:t xml:space="preserve">. </w:t>
      </w:r>
      <w:r w:rsidRPr="001D38BA">
        <w:rPr>
          <w:rFonts w:asciiTheme="minorHAnsi" w:hAnsiTheme="minorHAnsi"/>
          <w:i/>
          <w:iCs/>
          <w:color w:val="0070C0"/>
          <w:lang w:val="es-ES"/>
        </w:rPr>
        <w:t xml:space="preserve">Amados hermanos, cuando tengan que enfrentar problemas, considérenlo como un tiempo para alegrarse mucho </w:t>
      </w:r>
      <w:r w:rsidRPr="001D38BA">
        <w:rPr>
          <w:rFonts w:asciiTheme="minorHAnsi" w:hAnsiTheme="minorHAnsi"/>
          <w:i/>
          <w:iCs/>
          <w:color w:val="0070C0"/>
          <w:vertAlign w:val="superscript"/>
          <w:lang w:val="es-ES"/>
        </w:rPr>
        <w:t>3 </w:t>
      </w:r>
      <w:r w:rsidRPr="001D38BA">
        <w:rPr>
          <w:rFonts w:asciiTheme="minorHAnsi" w:hAnsiTheme="minorHAnsi"/>
          <w:i/>
          <w:iCs/>
          <w:color w:val="0070C0"/>
          <w:lang w:val="es-ES"/>
        </w:rPr>
        <w:t xml:space="preserve">porque ustedes saben que, siempre que se pone a prueba la fe, la constancia tiene una oportunidad para desarrollarse. </w:t>
      </w:r>
      <w:r w:rsidRPr="001D38BA">
        <w:rPr>
          <w:rFonts w:asciiTheme="minorHAnsi" w:hAnsiTheme="minorHAnsi"/>
          <w:i/>
          <w:iCs/>
          <w:color w:val="0070C0"/>
          <w:vertAlign w:val="superscript"/>
          <w:lang w:val="es-ES"/>
        </w:rPr>
        <w:t>4 </w:t>
      </w:r>
      <w:r w:rsidRPr="001D38BA">
        <w:rPr>
          <w:rFonts w:asciiTheme="minorHAnsi" w:hAnsiTheme="minorHAnsi"/>
          <w:i/>
          <w:iCs/>
          <w:color w:val="0070C0"/>
          <w:lang w:val="es-ES"/>
        </w:rPr>
        <w:t>Así que dejen que crezca, pues una vez que su constancia se haya desarrollado plenamente, serán perfectos y completos, y no les faltará nada</w:t>
      </w:r>
      <w:r w:rsidRPr="001D38BA">
        <w:rPr>
          <w:rFonts w:asciiTheme="minorHAnsi" w:hAnsiTheme="minorHAnsi"/>
          <w:lang w:val="es-ES"/>
        </w:rPr>
        <w:t>.</w:t>
      </w:r>
    </w:p>
    <w:p w14:paraId="7A188A1B" w14:textId="77777777" w:rsidR="00DA54E8" w:rsidRPr="001D38BA" w:rsidRDefault="00DA54E8" w:rsidP="00DA54E8">
      <w:pPr>
        <w:rPr>
          <w:rFonts w:asciiTheme="minorHAnsi" w:hAnsiTheme="minorHAnsi"/>
          <w:color w:val="000000"/>
          <w:lang w:val="es-ES"/>
        </w:rPr>
      </w:pPr>
    </w:p>
    <w:p w14:paraId="67C084CC" w14:textId="6406F602" w:rsidR="00902143" w:rsidRPr="001D38BA" w:rsidRDefault="00902143" w:rsidP="00DA54E8">
      <w:pPr>
        <w:rPr>
          <w:rFonts w:asciiTheme="minorHAnsi" w:hAnsiTheme="minorHAnsi"/>
          <w:color w:val="000000"/>
          <w:lang w:val="es-ES"/>
        </w:rPr>
      </w:pPr>
      <w:r w:rsidRPr="001D38BA">
        <w:rPr>
          <w:rFonts w:asciiTheme="minorHAnsi" w:hAnsiTheme="minorHAnsi"/>
          <w:color w:val="000000"/>
          <w:lang w:val="es-ES"/>
        </w:rPr>
        <w:t>Los problemas no llegan para destruirnos, sino para </w:t>
      </w:r>
      <w:r w:rsidRPr="001D38BA">
        <w:rPr>
          <w:rFonts w:asciiTheme="minorHAnsi" w:hAnsiTheme="minorHAnsi"/>
          <w:b/>
          <w:bCs/>
          <w:color w:val="000000"/>
          <w:lang w:val="es-ES"/>
        </w:rPr>
        <w:t>formarnos</w:t>
      </w:r>
      <w:r w:rsidRPr="001D38BA">
        <w:rPr>
          <w:rFonts w:asciiTheme="minorHAnsi" w:hAnsiTheme="minorHAnsi"/>
          <w:color w:val="000000"/>
          <w:lang w:val="es-ES"/>
        </w:rPr>
        <w:t>. Dios usa cada prueba como un espacio donde la fe madura y la constancia se fortalece. Aunque el proceso duela, nunca es vacío ni inútil cuando Dios está obrando.</w:t>
      </w:r>
    </w:p>
    <w:p w14:paraId="6A7D4BA1" w14:textId="77777777" w:rsidR="00DA54E8" w:rsidRPr="001D38BA" w:rsidRDefault="00DA54E8" w:rsidP="00DA54E8">
      <w:pPr>
        <w:rPr>
          <w:rFonts w:asciiTheme="minorHAnsi" w:hAnsiTheme="minorHAnsi"/>
          <w:color w:val="000000"/>
          <w:lang w:val="es-ES"/>
        </w:rPr>
      </w:pPr>
    </w:p>
    <w:p w14:paraId="5FB364F8" w14:textId="1A7736C8" w:rsidR="00902143" w:rsidRPr="001D38BA" w:rsidRDefault="00902143" w:rsidP="00DA54E8">
      <w:pPr>
        <w:rPr>
          <w:rFonts w:asciiTheme="minorHAnsi" w:hAnsiTheme="minorHAnsi"/>
          <w:color w:val="000000"/>
          <w:lang w:val="es-ES"/>
        </w:rPr>
      </w:pPr>
      <w:r w:rsidRPr="001D38BA">
        <w:rPr>
          <w:rFonts w:asciiTheme="minorHAnsi" w:hAnsiTheme="minorHAnsi"/>
          <w:color w:val="000000"/>
          <w:lang w:val="es-ES"/>
        </w:rPr>
        <w:t>Santiago nos llama a no huir del proceso, sino a permitir que la obra de Dios avance. La fe que no se prueba no se completa, pero la fe que persevera termina siendo firme, plena y sostenida por Él.</w:t>
      </w:r>
    </w:p>
    <w:p w14:paraId="602F8CFC" w14:textId="77777777" w:rsidR="00DA54E8" w:rsidRPr="001D38BA" w:rsidRDefault="00DA54E8" w:rsidP="00DA54E8">
      <w:pPr>
        <w:rPr>
          <w:rFonts w:asciiTheme="minorHAnsi" w:hAnsiTheme="minorHAnsi"/>
          <w:color w:val="000000"/>
          <w:lang w:val="es-ES"/>
        </w:rPr>
      </w:pPr>
    </w:p>
    <w:p w14:paraId="0035564A" w14:textId="2920A2C3" w:rsidR="00902143" w:rsidRPr="001D38BA" w:rsidRDefault="00902143" w:rsidP="00DA54E8">
      <w:pPr>
        <w:rPr>
          <w:rFonts w:asciiTheme="minorHAnsi" w:hAnsiTheme="minorHAnsi"/>
          <w:b/>
          <w:bCs/>
          <w:i/>
          <w:iCs/>
          <w:color w:val="7030A0"/>
          <w:lang w:val="es-ES"/>
        </w:rPr>
      </w:pPr>
      <w:r w:rsidRPr="001D38BA">
        <w:rPr>
          <w:rFonts w:asciiTheme="minorHAnsi" w:hAnsiTheme="minorHAnsi"/>
          <w:b/>
          <w:bCs/>
          <w:i/>
          <w:iCs/>
          <w:color w:val="7030A0"/>
          <w:lang w:val="es-ES"/>
        </w:rPr>
        <w:t>El proceso duele, pero Dios lo usa para completar nuestra fe.</w:t>
      </w:r>
    </w:p>
    <w:p w14:paraId="17744EFD" w14:textId="77777777" w:rsidR="00DA54E8" w:rsidRPr="001D38BA" w:rsidRDefault="00DA54E8" w:rsidP="00DA54E8">
      <w:pPr>
        <w:rPr>
          <w:rFonts w:asciiTheme="minorHAnsi" w:hAnsiTheme="minorHAnsi"/>
          <w:i/>
          <w:iCs/>
          <w:color w:val="7030A0"/>
          <w:lang w:val="es-ES"/>
        </w:rPr>
      </w:pPr>
    </w:p>
    <w:p w14:paraId="193C0058" w14:textId="3461DB23" w:rsidR="00902143" w:rsidRPr="001D38BA" w:rsidRDefault="00902143" w:rsidP="00DA54E8">
      <w:pPr>
        <w:rPr>
          <w:rFonts w:asciiTheme="minorHAnsi" w:hAnsiTheme="minorHAnsi"/>
          <w:color w:val="000000"/>
          <w:lang w:val="es-ES"/>
        </w:rPr>
      </w:pPr>
      <w:r w:rsidRPr="001D38BA">
        <w:rPr>
          <w:rFonts w:asciiTheme="minorHAnsi" w:hAnsiTheme="minorHAnsi"/>
          <w:i/>
          <w:iCs/>
          <w:color w:val="000000"/>
          <w:lang w:val="es-ES"/>
        </w:rPr>
        <w:t>Señor Jesús, ayúdame a confiar en Ti en medio de las pruebas. Dame constancia para permanecer y fe para creer que estás obrando algo bueno en mí. Amén</w:t>
      </w:r>
      <w:r w:rsidRPr="001D38BA">
        <w:rPr>
          <w:rFonts w:asciiTheme="minorHAnsi" w:hAnsiTheme="minorHAnsi"/>
          <w:color w:val="000000"/>
          <w:lang w:val="es-ES"/>
        </w:rPr>
        <w:t>.</w:t>
      </w:r>
    </w:p>
    <w:bookmarkEnd w:id="252"/>
    <w:p w14:paraId="50C8FCEB" w14:textId="77777777" w:rsidR="00A13613" w:rsidRDefault="00A13613">
      <w:pPr>
        <w:rPr>
          <w:rFonts w:asciiTheme="minorHAnsi" w:hAnsiTheme="minorHAnsi"/>
          <w:color w:val="000000"/>
        </w:rPr>
      </w:pPr>
    </w:p>
    <w:p w14:paraId="6FBAF15B" w14:textId="77777777" w:rsidR="00CD2C61" w:rsidRDefault="00CD2C61">
      <w:pPr>
        <w:rPr>
          <w:rFonts w:asciiTheme="minorHAnsi" w:hAnsiTheme="minorHAnsi"/>
          <w:color w:val="000000"/>
        </w:rPr>
      </w:pPr>
    </w:p>
    <w:p w14:paraId="733D3C6F" w14:textId="77777777" w:rsidR="00CD2C61" w:rsidRPr="002B26EE" w:rsidRDefault="00CD2C61" w:rsidP="002B26EE">
      <w:pPr>
        <w:rPr>
          <w:rFonts w:asciiTheme="minorHAnsi" w:hAnsiTheme="minorHAnsi"/>
          <w:color w:val="000000"/>
        </w:rPr>
      </w:pPr>
    </w:p>
    <w:p w14:paraId="4D349B1A" w14:textId="797A0DED" w:rsidR="00CD2C61" w:rsidRPr="002B26EE" w:rsidRDefault="00D52E0F" w:rsidP="002B26EE">
      <w:pPr>
        <w:rPr>
          <w:rFonts w:asciiTheme="minorHAnsi" w:hAnsiTheme="minorHAnsi"/>
          <w:b/>
          <w:bCs/>
          <w:color w:val="000000"/>
        </w:rPr>
      </w:pPr>
      <w:bookmarkStart w:id="253" w:name="OLE_LINK252"/>
      <w:r w:rsidRPr="002B26EE">
        <w:rPr>
          <w:rFonts w:asciiTheme="minorHAnsi" w:hAnsiTheme="minorHAnsi"/>
          <w:b/>
          <w:bCs/>
          <w:color w:val="000000"/>
        </w:rPr>
        <w:t xml:space="preserve">Hombre Valiente. </w:t>
      </w:r>
    </w:p>
    <w:p w14:paraId="37860334" w14:textId="6037AE84" w:rsidR="00C04860" w:rsidRPr="002B26EE" w:rsidRDefault="00D52E0F" w:rsidP="002B26EE">
      <w:pPr>
        <w:rPr>
          <w:rFonts w:asciiTheme="minorHAnsi" w:hAnsiTheme="minorHAnsi"/>
          <w:lang w:val="es-ES"/>
        </w:rPr>
      </w:pPr>
      <w:r w:rsidRPr="002B26EE">
        <w:rPr>
          <w:rFonts w:asciiTheme="minorHAnsi" w:hAnsiTheme="minorHAnsi"/>
          <w:b/>
          <w:bCs/>
          <w:color w:val="000000"/>
        </w:rPr>
        <w:t>Josue 1:</w:t>
      </w:r>
      <w:r w:rsidR="008B0FD8" w:rsidRPr="002B26EE">
        <w:rPr>
          <w:rFonts w:asciiTheme="minorHAnsi" w:hAnsiTheme="minorHAnsi"/>
          <w:b/>
          <w:bCs/>
          <w:color w:val="000000"/>
        </w:rPr>
        <w:t>7</w:t>
      </w:r>
      <w:r w:rsidR="005919BE" w:rsidRPr="002B26EE">
        <w:rPr>
          <w:rFonts w:asciiTheme="minorHAnsi" w:hAnsiTheme="minorHAnsi"/>
          <w:b/>
          <w:bCs/>
          <w:color w:val="000000"/>
        </w:rPr>
        <w:t xml:space="preserve"> NTV.</w:t>
      </w:r>
      <w:r w:rsidR="005212C4" w:rsidRPr="002B26EE">
        <w:rPr>
          <w:rFonts w:asciiTheme="minorHAnsi" w:hAnsiTheme="minorHAnsi"/>
          <w:b/>
          <w:bCs/>
          <w:color w:val="000000"/>
        </w:rPr>
        <w:t xml:space="preserve"> </w:t>
      </w:r>
      <w:r w:rsidR="005212C4" w:rsidRPr="002B26EE">
        <w:rPr>
          <w:rFonts w:asciiTheme="minorHAnsi" w:hAnsiTheme="minorHAnsi"/>
          <w:i/>
          <w:iCs/>
          <w:color w:val="0070C0"/>
          <w:lang w:val="es-ES"/>
        </w:rPr>
        <w:t xml:space="preserve">Sé fuerte y muy valiente. </w:t>
      </w:r>
      <w:r w:rsidR="005212C4" w:rsidRPr="00690A46">
        <w:rPr>
          <w:rFonts w:asciiTheme="minorHAnsi" w:hAnsiTheme="minorHAnsi"/>
          <w:b/>
          <w:bCs/>
          <w:i/>
          <w:iCs/>
          <w:color w:val="0070C0"/>
          <w:lang w:val="es-ES"/>
        </w:rPr>
        <w:t>Ten cuidado de obedecer todas las instrucciones que Moisés te dio</w:t>
      </w:r>
      <w:r w:rsidR="005212C4" w:rsidRPr="002B26EE">
        <w:rPr>
          <w:rFonts w:asciiTheme="minorHAnsi" w:hAnsiTheme="minorHAnsi"/>
          <w:i/>
          <w:iCs/>
          <w:color w:val="0070C0"/>
          <w:lang w:val="es-ES"/>
        </w:rPr>
        <w:t>. No te desvíes de ellas ni a la derecha ni a la izquierda. Entonces te irá bien en todo lo que hagas</w:t>
      </w:r>
      <w:r w:rsidR="005212C4" w:rsidRPr="002B26EE">
        <w:rPr>
          <w:rFonts w:asciiTheme="minorHAnsi" w:hAnsiTheme="minorHAnsi"/>
          <w:lang w:val="es-ES"/>
        </w:rPr>
        <w:t>.</w:t>
      </w:r>
    </w:p>
    <w:p w14:paraId="0A350CED" w14:textId="77777777" w:rsidR="002B26EE" w:rsidRDefault="002B26EE" w:rsidP="002B26EE">
      <w:pPr>
        <w:rPr>
          <w:rFonts w:asciiTheme="minorHAnsi" w:hAnsiTheme="minorHAnsi"/>
          <w:color w:val="000000"/>
        </w:rPr>
      </w:pPr>
    </w:p>
    <w:p w14:paraId="44759154" w14:textId="6E6C8B9B" w:rsidR="00C04860" w:rsidRPr="002B26EE" w:rsidRDefault="00C04860" w:rsidP="002B26EE">
      <w:pPr>
        <w:rPr>
          <w:rFonts w:asciiTheme="minorHAnsi" w:hAnsiTheme="minorHAnsi"/>
          <w:color w:val="000000"/>
        </w:rPr>
      </w:pPr>
      <w:r w:rsidRPr="002B26EE">
        <w:rPr>
          <w:rFonts w:asciiTheme="minorHAnsi" w:hAnsiTheme="minorHAnsi"/>
          <w:color w:val="000000"/>
        </w:rPr>
        <w:t>Con el paso del tiempo, la palabra </w:t>
      </w:r>
      <w:r w:rsidRPr="002B26EE">
        <w:rPr>
          <w:rFonts w:asciiTheme="minorHAnsi" w:hAnsiTheme="minorHAnsi"/>
          <w:i/>
          <w:iCs/>
          <w:color w:val="000000"/>
        </w:rPr>
        <w:t>valiente</w:t>
      </w:r>
      <w:r w:rsidRPr="002B26EE">
        <w:rPr>
          <w:rFonts w:asciiTheme="minorHAnsi" w:hAnsiTheme="minorHAnsi"/>
          <w:color w:val="000000"/>
        </w:rPr>
        <w:t> ha sido mal entendida. Para muchos, ser valiente es hacer ruido, imponerse o impresionar a otros. Pero cuando Dios llamó a Josué “</w:t>
      </w:r>
      <w:r w:rsidRPr="00723B24">
        <w:rPr>
          <w:rFonts w:asciiTheme="minorHAnsi" w:hAnsiTheme="minorHAnsi"/>
          <w:b/>
          <w:bCs/>
          <w:color w:val="000000"/>
        </w:rPr>
        <w:t>valiente</w:t>
      </w:r>
      <w:r w:rsidRPr="002B26EE">
        <w:rPr>
          <w:rFonts w:asciiTheme="minorHAnsi" w:hAnsiTheme="minorHAnsi"/>
          <w:color w:val="000000"/>
        </w:rPr>
        <w:t xml:space="preserve">”, no hablaba de fuerza exterior, sino de una vida </w:t>
      </w:r>
      <w:r w:rsidRPr="00723B24">
        <w:rPr>
          <w:rFonts w:asciiTheme="minorHAnsi" w:hAnsiTheme="minorHAnsi"/>
          <w:b/>
          <w:bCs/>
          <w:color w:val="000000"/>
        </w:rPr>
        <w:t>rendida a la obediencia</w:t>
      </w:r>
      <w:r w:rsidRPr="002B26EE">
        <w:rPr>
          <w:rFonts w:asciiTheme="minorHAnsi" w:hAnsiTheme="minorHAnsi"/>
          <w:color w:val="000000"/>
        </w:rPr>
        <w:t>. En una conversación breve, Dios repite este llamado varias veces</w:t>
      </w:r>
      <w:r w:rsidR="00723B24">
        <w:rPr>
          <w:rFonts w:asciiTheme="minorHAnsi" w:hAnsiTheme="minorHAnsi"/>
          <w:color w:val="000000"/>
        </w:rPr>
        <w:t xml:space="preserve"> a Josué</w:t>
      </w:r>
      <w:r w:rsidRPr="002B26EE">
        <w:rPr>
          <w:rFonts w:asciiTheme="minorHAnsi" w:hAnsiTheme="minorHAnsi"/>
          <w:color w:val="000000"/>
        </w:rPr>
        <w:t>, dejando claro que el verdadero valor no está en el carácter impulsivo, sino en un corazón firme que decide obedecer sin desviarse.</w:t>
      </w:r>
    </w:p>
    <w:p w14:paraId="4869BC82" w14:textId="77777777" w:rsidR="002B26EE" w:rsidRDefault="002B26EE" w:rsidP="002B26EE">
      <w:pPr>
        <w:rPr>
          <w:rFonts w:asciiTheme="minorHAnsi" w:hAnsiTheme="minorHAnsi"/>
          <w:b/>
          <w:bCs/>
          <w:i/>
          <w:iCs/>
          <w:color w:val="7030A0"/>
        </w:rPr>
      </w:pPr>
    </w:p>
    <w:p w14:paraId="7A9A2035" w14:textId="303DA82E" w:rsidR="00DE603F" w:rsidRPr="002B26EE" w:rsidRDefault="00C04860" w:rsidP="002B26EE">
      <w:pPr>
        <w:rPr>
          <w:rFonts w:asciiTheme="minorHAnsi" w:hAnsiTheme="minorHAnsi"/>
          <w:color w:val="000000"/>
        </w:rPr>
      </w:pPr>
      <w:r w:rsidRPr="002B26EE">
        <w:rPr>
          <w:rFonts w:asciiTheme="minorHAnsi" w:hAnsiTheme="minorHAnsi"/>
          <w:b/>
          <w:bCs/>
          <w:i/>
          <w:iCs/>
          <w:color w:val="7030A0"/>
        </w:rPr>
        <w:t>La valentía que agrada a Dios se demuestra obedeciendo, no impresionando.</w:t>
      </w:r>
    </w:p>
    <w:p w14:paraId="73CF1D3B" w14:textId="77777777" w:rsidR="002B26EE" w:rsidRDefault="002B26EE" w:rsidP="002B26EE">
      <w:pPr>
        <w:rPr>
          <w:rFonts w:asciiTheme="minorHAnsi" w:hAnsiTheme="minorHAnsi"/>
          <w:color w:val="000000"/>
        </w:rPr>
      </w:pPr>
    </w:p>
    <w:p w14:paraId="6D5522D2" w14:textId="1B71B23A" w:rsidR="00C04860" w:rsidRPr="002B26EE" w:rsidRDefault="00C04860" w:rsidP="002B26EE">
      <w:pPr>
        <w:rPr>
          <w:rFonts w:asciiTheme="minorHAnsi" w:hAnsiTheme="minorHAnsi"/>
          <w:color w:val="000000"/>
        </w:rPr>
      </w:pPr>
      <w:r w:rsidRPr="002B26EE">
        <w:rPr>
          <w:rFonts w:asciiTheme="minorHAnsi" w:hAnsiTheme="minorHAnsi"/>
          <w:color w:val="000000"/>
        </w:rPr>
        <w:t>Un hombre valiente es aquel que cree a Dios, mantiene su fe fija en Jesús y sigue adelante sin permitir que el miedo, la presión o las circunstancias lo aparten del camino. Cuando caminamos así, confiando y obedeciendo, Dios mismo se encarga de que todo lo que hagamos prospere conforme a Su voluntad.</w:t>
      </w:r>
    </w:p>
    <w:p w14:paraId="7A60A455" w14:textId="77777777" w:rsidR="00B538EF" w:rsidRDefault="00B538EF" w:rsidP="002B26EE">
      <w:pPr>
        <w:rPr>
          <w:rFonts w:asciiTheme="minorHAnsi" w:hAnsiTheme="minorHAnsi"/>
          <w:b/>
          <w:bCs/>
          <w:i/>
          <w:iCs/>
          <w:color w:val="000000"/>
        </w:rPr>
      </w:pPr>
    </w:p>
    <w:p w14:paraId="7625D449" w14:textId="714B8CAC" w:rsidR="00C04860" w:rsidRPr="002B26EE" w:rsidRDefault="00C04860" w:rsidP="002B26EE">
      <w:pPr>
        <w:rPr>
          <w:rFonts w:asciiTheme="minorHAnsi" w:hAnsiTheme="minorHAnsi"/>
          <w:color w:val="000000"/>
        </w:rPr>
      </w:pPr>
      <w:r w:rsidRPr="002B26EE">
        <w:rPr>
          <w:rFonts w:asciiTheme="minorHAnsi" w:hAnsiTheme="minorHAnsi"/>
          <w:b/>
          <w:bCs/>
          <w:i/>
          <w:iCs/>
          <w:color w:val="000000"/>
        </w:rPr>
        <w:t>Señor Jesús</w:t>
      </w:r>
      <w:r w:rsidRPr="002B26EE">
        <w:rPr>
          <w:rFonts w:asciiTheme="minorHAnsi" w:hAnsiTheme="minorHAnsi"/>
          <w:i/>
          <w:iCs/>
          <w:color w:val="000000"/>
        </w:rPr>
        <w:t>, quiero ser contado entre tus valientes. Ayúdame a obedecerte con un corazón firme y a caminar contigo cada día, sin desviarme. Amén</w:t>
      </w:r>
      <w:r w:rsidR="006B0706" w:rsidRPr="002B26EE">
        <w:rPr>
          <w:rFonts w:asciiTheme="minorHAnsi" w:hAnsiTheme="minorHAnsi"/>
          <w:color w:val="000000"/>
        </w:rPr>
        <w:t>.</w:t>
      </w:r>
    </w:p>
    <w:p w14:paraId="63AF19D5" w14:textId="77777777" w:rsidR="002B26EE" w:rsidRPr="002B26EE" w:rsidRDefault="002B26EE" w:rsidP="002B26EE">
      <w:pPr>
        <w:rPr>
          <w:rFonts w:asciiTheme="minorHAnsi" w:hAnsiTheme="minorHAnsi"/>
          <w:b/>
          <w:bCs/>
          <w:color w:val="000000"/>
        </w:rPr>
      </w:pPr>
    </w:p>
    <w:p w14:paraId="28A09529" w14:textId="54FC0741" w:rsidR="002B26EE" w:rsidRPr="002B26EE" w:rsidRDefault="002B26EE" w:rsidP="002B26EE">
      <w:pPr>
        <w:rPr>
          <w:rFonts w:asciiTheme="minorHAnsi" w:hAnsiTheme="minorHAnsi"/>
          <w:color w:val="000000"/>
        </w:rPr>
      </w:pPr>
      <w:r w:rsidRPr="002B26EE">
        <w:rPr>
          <w:rFonts w:asciiTheme="minorHAnsi" w:hAnsiTheme="minorHAnsi"/>
          <w:b/>
          <w:bCs/>
          <w:color w:val="000000"/>
        </w:rPr>
        <w:t>Nota</w:t>
      </w:r>
      <w:r w:rsidRPr="002B26EE">
        <w:rPr>
          <w:rFonts w:asciiTheme="minorHAnsi" w:hAnsiTheme="minorHAnsi"/>
          <w:color w:val="000000"/>
        </w:rPr>
        <w:t xml:space="preserve">: </w:t>
      </w:r>
      <w:r w:rsidRPr="00B538EF">
        <w:rPr>
          <w:rFonts w:asciiTheme="minorHAnsi" w:hAnsiTheme="minorHAnsi"/>
          <w:i/>
          <w:iCs/>
          <w:color w:val="000000"/>
        </w:rPr>
        <w:t>Hoy no envió un audio porque tengo un fuerte catarro y la voz no me sirve para grabar el audio, no me entenderán y estaré tosiendo continuamente</w:t>
      </w:r>
      <w:r w:rsidRPr="002B26EE">
        <w:rPr>
          <w:rFonts w:asciiTheme="minorHAnsi" w:hAnsiTheme="minorHAnsi"/>
          <w:color w:val="000000"/>
        </w:rPr>
        <w:t xml:space="preserve">. </w:t>
      </w:r>
    </w:p>
    <w:bookmarkEnd w:id="253"/>
    <w:p w14:paraId="47F6E087" w14:textId="77777777" w:rsidR="00C04860" w:rsidRDefault="00C04860">
      <w:pPr>
        <w:rPr>
          <w:rFonts w:asciiTheme="minorHAnsi" w:hAnsiTheme="minorHAnsi"/>
          <w:color w:val="000000"/>
        </w:rPr>
      </w:pPr>
    </w:p>
    <w:p w14:paraId="504BA5D7" w14:textId="77777777" w:rsidR="005C54C5" w:rsidRDefault="005C54C5">
      <w:pPr>
        <w:rPr>
          <w:rFonts w:asciiTheme="minorHAnsi" w:hAnsiTheme="minorHAnsi"/>
          <w:color w:val="000000"/>
        </w:rPr>
      </w:pPr>
    </w:p>
    <w:p w14:paraId="1F4C69B8" w14:textId="77777777" w:rsidR="00A447EB" w:rsidRDefault="00A447EB">
      <w:pPr>
        <w:rPr>
          <w:rFonts w:asciiTheme="minorHAnsi" w:hAnsiTheme="minorHAnsi"/>
          <w:color w:val="000000"/>
        </w:rPr>
      </w:pPr>
    </w:p>
    <w:p w14:paraId="52A1E82B" w14:textId="77777777" w:rsidR="00A447EB" w:rsidRPr="00C617A3" w:rsidRDefault="00A447EB" w:rsidP="00A447EB">
      <w:pPr>
        <w:pStyle w:val="Ttulo2"/>
        <w:rPr>
          <w:rFonts w:ascii="Times New Roman" w:eastAsia="Times New Roman" w:hAnsi="Times New Roman" w:cs="Times New Roman"/>
          <w:b/>
          <w:bCs/>
          <w:color w:val="auto"/>
          <w:sz w:val="36"/>
          <w:szCs w:val="36"/>
          <w14:ligatures w14:val="none"/>
        </w:rPr>
      </w:pPr>
      <w:r w:rsidRPr="00BF2245">
        <w:rPr>
          <w:rFonts w:ascii="Times New Roman" w:eastAsia="Times New Roman" w:hAnsi="Times New Roman" w:cs="Times New Roman"/>
          <w:b/>
          <w:bCs/>
          <w:color w:val="auto"/>
          <w:sz w:val="36"/>
          <w:szCs w:val="36"/>
          <w14:ligatures w14:val="none"/>
        </w:rPr>
        <w:t>La fe que asombró a Jesús</w:t>
      </w:r>
    </w:p>
    <w:p w14:paraId="5383DB2E" w14:textId="56AF6714" w:rsidR="00A447EB" w:rsidRPr="0097461C" w:rsidRDefault="00A447EB" w:rsidP="0097461C">
      <w:pPr>
        <w:rPr>
          <w:lang w:val="es-419"/>
        </w:rPr>
      </w:pPr>
      <w:r w:rsidRPr="00615967">
        <w:rPr>
          <w:b/>
          <w:bCs/>
          <w:lang w:val="es-419"/>
        </w:rPr>
        <w:t>Lucas</w:t>
      </w:r>
      <w:r w:rsidRPr="00615967">
        <w:rPr>
          <w:rFonts w:ascii="Apple Symbols" w:hAnsi="Apple Symbols" w:cs="Apple Symbols"/>
          <w:b/>
          <w:bCs/>
          <w:lang w:val="es-419"/>
        </w:rPr>
        <w:t>‬</w:t>
      </w:r>
      <w:r w:rsidRPr="00615967">
        <w:rPr>
          <w:b/>
          <w:bCs/>
          <w:lang w:val="es-419"/>
        </w:rPr>
        <w:t xml:space="preserve"> </w:t>
      </w:r>
      <w:bdo w:val="ltr">
        <w:r w:rsidRPr="00615967">
          <w:rPr>
            <w:b/>
            <w:bCs/>
            <w:lang w:val="es-419"/>
          </w:rPr>
          <w:t>7</w:t>
        </w:r>
        <w:r w:rsidRPr="00615967">
          <w:rPr>
            <w:rFonts w:ascii="Apple Symbols" w:hAnsi="Apple Symbols" w:cs="Apple Symbols"/>
            <w:b/>
            <w:bCs/>
            <w:lang w:val="es-419"/>
          </w:rPr>
          <w:t>‬</w:t>
        </w:r>
        <w:r w:rsidRPr="00615967">
          <w:rPr>
            <w:b/>
            <w:bCs/>
            <w:lang w:val="es-419"/>
          </w:rPr>
          <w:t>:</w:t>
        </w:r>
        <w:bdo w:val="ltr">
          <w:r w:rsidRPr="00615967">
            <w:rPr>
              <w:b/>
              <w:bCs/>
              <w:lang w:val="es-419"/>
            </w:rPr>
            <w:t>9</w:t>
          </w:r>
          <w:r w:rsidRPr="00615967">
            <w:rPr>
              <w:rFonts w:ascii="Apple Symbols" w:hAnsi="Apple Symbols" w:cs="Apple Symbols"/>
              <w:b/>
              <w:bCs/>
              <w:lang w:val="es-419"/>
            </w:rPr>
            <w:t>‬</w:t>
          </w:r>
          <w:r w:rsidRPr="00615967">
            <w:rPr>
              <w:b/>
              <w:bCs/>
              <w:lang w:val="es-419"/>
            </w:rPr>
            <w:t xml:space="preserve"> </w:t>
          </w:r>
          <w:bdo w:val="ltr">
            <w:r w:rsidRPr="00615967">
              <w:rPr>
                <w:b/>
                <w:bCs/>
                <w:lang w:val="es-419"/>
              </w:rPr>
              <w:t>NTV</w:t>
            </w:r>
            <w:r w:rsidRPr="00615967">
              <w:rPr>
                <w:rFonts w:ascii="Apple Symbols" w:hAnsi="Apple Symbols" w:cs="Apple Symbols"/>
                <w:b/>
                <w:bCs/>
                <w:lang w:val="es-419"/>
              </w:rPr>
              <w:t>‬</w:t>
            </w:r>
            <w:r w:rsidRPr="00615967">
              <w:rPr>
                <w:rFonts w:ascii="Apple Symbols" w:hAnsi="Apple Symbols" w:cs="Apple Symbols"/>
                <w:b/>
                <w:bCs/>
                <w:lang w:val="es-419"/>
              </w:rPr>
              <w:t>‬</w:t>
            </w:r>
            <w:r w:rsidRPr="00615967">
              <w:rPr>
                <w:b/>
                <w:bCs/>
                <w:lang w:val="es-419"/>
              </w:rPr>
              <w:t>.</w:t>
            </w:r>
            <w:r>
              <w:rPr>
                <w:lang w:val="es-419"/>
              </w:rPr>
              <w:t xml:space="preserve"> </w:t>
            </w:r>
            <w:r w:rsidRPr="008450C6">
              <w:rPr>
                <w:lang w:val="es-419"/>
              </w:rPr>
              <w:t>“</w:t>
            </w:r>
            <w:r w:rsidRPr="00615967">
              <w:rPr>
                <w:i/>
                <w:iCs/>
                <w:color w:val="0070C0"/>
                <w:lang w:val="es-419"/>
              </w:rPr>
              <w:t>Al oírlo, Jesús quedó asombrado. Se dirigió a la multitud que lo seguía y dijo: «Les digo, ¡no he visto una fe como esta en todo Israel!</w:t>
            </w:r>
            <w:r w:rsidRPr="008450C6">
              <w:rPr>
                <w:lang w:val="es-419"/>
              </w:rP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rsidR="007E150D">
              <w:t>‬</w:t>
            </w:r>
            <w:r w:rsidR="007E150D">
              <w:t>‬</w:t>
            </w:r>
            <w:r w:rsidR="007E150D">
              <w:t>‬</w:t>
            </w:r>
          </w:bdo>
        </w:bdo>
      </w:bdo>
    </w:p>
    <w:p w14:paraId="047C5306" w14:textId="77777777" w:rsidR="00A447EB" w:rsidRPr="00BF2245" w:rsidRDefault="00A447EB" w:rsidP="00A447EB">
      <w:pPr>
        <w:spacing w:before="100" w:beforeAutospacing="1" w:after="100" w:afterAutospacing="1"/>
      </w:pPr>
      <w:r>
        <w:rPr>
          <w:i/>
          <w:iCs/>
          <w:color w:val="7030A0"/>
        </w:rPr>
        <w:t xml:space="preserve">A </w:t>
      </w:r>
      <w:r w:rsidRPr="00BF2245">
        <w:rPr>
          <w:i/>
          <w:iCs/>
          <w:color w:val="7030A0"/>
        </w:rPr>
        <w:t>Jesús</w:t>
      </w:r>
      <w:r>
        <w:rPr>
          <w:i/>
          <w:iCs/>
          <w:color w:val="7030A0"/>
        </w:rPr>
        <w:t xml:space="preserve"> le agrada</w:t>
      </w:r>
      <w:r w:rsidRPr="00BF2245">
        <w:rPr>
          <w:i/>
          <w:iCs/>
          <w:color w:val="7030A0"/>
        </w:rPr>
        <w:t xml:space="preserve"> cuando nuestra fe confía plenamente en Su autoridad y reconoce con humildad nuestra total dependencia de Su gracia</w:t>
      </w:r>
      <w:r w:rsidRPr="00BF2245">
        <w:t>.</w:t>
      </w:r>
    </w:p>
    <w:p w14:paraId="3089C274" w14:textId="77777777" w:rsidR="00A447EB" w:rsidRPr="00BF2245" w:rsidRDefault="00A447EB" w:rsidP="00A447EB">
      <w:pPr>
        <w:spacing w:before="100" w:beforeAutospacing="1" w:after="100" w:afterAutospacing="1"/>
      </w:pPr>
      <w:r w:rsidRPr="00BF2245">
        <w:t xml:space="preserve">Lo que asombró a Jesús no fue una obra extraordinaria ni una posición religiosa, sino la fe de un extranjero. Aunque este oficial romano era respetado por los judíos y reconocido por sus buenas acciones, él entendía algo fundamental: </w:t>
      </w:r>
      <w:r w:rsidRPr="00BF2245">
        <w:rPr>
          <w:b/>
          <w:bCs/>
          <w:i/>
          <w:iCs/>
        </w:rPr>
        <w:t>no era digno de recibir a Jesús en su casa</w:t>
      </w:r>
      <w:r w:rsidRPr="00BF2245">
        <w:t>.</w:t>
      </w:r>
    </w:p>
    <w:p w14:paraId="2FF5BB9A" w14:textId="77777777" w:rsidR="00A447EB" w:rsidRPr="00BF2245" w:rsidRDefault="00A447EB" w:rsidP="00A447EB">
      <w:pPr>
        <w:spacing w:before="100" w:beforeAutospacing="1" w:after="100" w:afterAutospacing="1"/>
      </w:pPr>
      <w:r w:rsidRPr="00BF2245">
        <w:t>Lo más impactante fue el mensaje que envió a Jesús: “</w:t>
      </w:r>
      <w:r w:rsidRPr="00BF2245">
        <w:rPr>
          <w:i/>
          <w:iCs/>
          <w:color w:val="0070C0"/>
        </w:rPr>
        <w:t>No soy digno de que entres en mi casa; tan solo di la palabra y mi criado sanará</w:t>
      </w:r>
      <w:r w:rsidRPr="00BF2245">
        <w:t>”. Su fe no descansaba en sus méritos, sino en la autoridad de Jesús. Reconoció su condición con humildad y, al mismo tiempo, confió plenamente en el poder de la palabra del Señor.</w:t>
      </w:r>
    </w:p>
    <w:p w14:paraId="012AC629" w14:textId="77777777" w:rsidR="00A447EB" w:rsidRPr="00BF2245" w:rsidRDefault="00A447EB" w:rsidP="00A447EB">
      <w:pPr>
        <w:spacing w:before="100" w:beforeAutospacing="1" w:after="100" w:afterAutospacing="1"/>
      </w:pPr>
      <w:r w:rsidRPr="00BF2245">
        <w:t>Esta fe humilde y confiada es la que marca la diferencia y la que asombra el corazón del Maestro.</w:t>
      </w:r>
    </w:p>
    <w:p w14:paraId="6100C3BF" w14:textId="77777777" w:rsidR="00A447EB" w:rsidRPr="00BF2245" w:rsidRDefault="00A447EB" w:rsidP="00A447EB">
      <w:pPr>
        <w:spacing w:before="100" w:beforeAutospacing="1" w:after="100" w:afterAutospacing="1"/>
      </w:pPr>
      <w:r w:rsidRPr="00BF2245">
        <w:rPr>
          <w:b/>
          <w:bCs/>
          <w:i/>
          <w:iCs/>
        </w:rPr>
        <w:t>Señor Jesús</w:t>
      </w:r>
      <w:r w:rsidRPr="00BF2245">
        <w:rPr>
          <w:i/>
          <w:iCs/>
        </w:rPr>
        <w:t>, aumenta mi fe. Ayúdame a confiar plenamente en tu palabra, aun cuando no vea resultados inmediatos. Enséñame a caminar en humildad y a depender cada día de tu gracia. Que mi fe sea sincera y agradable delante de Ti. Amén</w:t>
      </w:r>
      <w:r w:rsidRPr="00BF2245">
        <w:t>.</w:t>
      </w:r>
    </w:p>
    <w:p w14:paraId="48E6A056" w14:textId="77777777" w:rsidR="00A447EB" w:rsidRDefault="00A447EB">
      <w:pPr>
        <w:rPr>
          <w:rFonts w:asciiTheme="minorHAnsi" w:hAnsiTheme="minorHAnsi"/>
          <w:color w:val="000000"/>
        </w:rPr>
      </w:pPr>
    </w:p>
    <w:p w14:paraId="52ECF69B" w14:textId="77777777" w:rsidR="005C54C5" w:rsidRDefault="005C54C5">
      <w:pPr>
        <w:rPr>
          <w:rFonts w:asciiTheme="minorHAnsi" w:hAnsiTheme="minorHAnsi"/>
          <w:color w:val="000000"/>
        </w:rPr>
      </w:pPr>
    </w:p>
    <w:p w14:paraId="6935B475" w14:textId="77777777" w:rsidR="005C54C5" w:rsidRDefault="005C54C5">
      <w:pPr>
        <w:rPr>
          <w:rFonts w:asciiTheme="minorHAnsi" w:hAnsiTheme="minorHAnsi"/>
          <w:color w:val="000000"/>
        </w:rPr>
      </w:pPr>
    </w:p>
    <w:p w14:paraId="7A487C2E" w14:textId="4A9F341E" w:rsidR="005C54C5" w:rsidRPr="008A22E3" w:rsidRDefault="005C54C5" w:rsidP="005C54C5">
      <w:pPr>
        <w:pStyle w:val="Ttulo3"/>
        <w:rPr>
          <w:rFonts w:asciiTheme="minorHAnsi" w:hAnsiTheme="minorHAnsi" w:cs="Times New Roman"/>
          <w:color w:val="000000"/>
          <w:lang w:val="es-US"/>
        </w:rPr>
      </w:pPr>
      <w:bookmarkStart w:id="254" w:name="OLE_LINK253"/>
      <w:r w:rsidRPr="008A22E3">
        <w:rPr>
          <w:rStyle w:val="Fuerte"/>
          <w:rFonts w:asciiTheme="minorHAnsi" w:hAnsiTheme="minorHAnsi"/>
          <w:color w:val="000000"/>
        </w:rPr>
        <w:t>Justo cuando nadie lo era</w:t>
      </w:r>
      <w:r w:rsidR="008A22E3">
        <w:rPr>
          <w:rStyle w:val="Fuerte"/>
          <w:rFonts w:asciiTheme="minorHAnsi" w:hAnsiTheme="minorHAnsi"/>
          <w:color w:val="000000"/>
        </w:rPr>
        <w:t>.</w:t>
      </w:r>
    </w:p>
    <w:p w14:paraId="49D0EB12" w14:textId="0A6D07AC" w:rsidR="005C54C5" w:rsidRPr="00533D41" w:rsidRDefault="005C54C5" w:rsidP="005C54C5">
      <w:pPr>
        <w:pStyle w:val="NormalWeb"/>
        <w:rPr>
          <w:rFonts w:asciiTheme="minorHAnsi" w:hAnsiTheme="minorHAnsi"/>
          <w:color w:val="000000"/>
        </w:rPr>
      </w:pPr>
      <w:r w:rsidRPr="008A22E3">
        <w:rPr>
          <w:rStyle w:val="Fuerte"/>
          <w:rFonts w:asciiTheme="minorHAnsi" w:hAnsiTheme="minorHAnsi"/>
          <w:color w:val="000000"/>
        </w:rPr>
        <w:t>Génesis 6:9 (NTV)</w:t>
      </w:r>
      <w:r w:rsidR="008A22E3" w:rsidRPr="008A22E3">
        <w:rPr>
          <w:rFonts w:asciiTheme="minorHAnsi" w:hAnsiTheme="minorHAnsi"/>
          <w:color w:val="000000"/>
        </w:rPr>
        <w:t xml:space="preserve"> </w:t>
      </w:r>
      <w:r w:rsidR="00B20D2A" w:rsidRPr="00533D41">
        <w:rPr>
          <w:rFonts w:asciiTheme="minorHAnsi" w:hAnsiTheme="minorHAnsi"/>
          <w:i/>
          <w:iCs/>
          <w:color w:val="0070C0"/>
          <w:lang w:val="es-ES"/>
        </w:rPr>
        <w:t>“…</w:t>
      </w:r>
      <w:r w:rsidR="002841EC" w:rsidRPr="00EE5CE1">
        <w:rPr>
          <w:rFonts w:asciiTheme="minorHAnsi" w:hAnsiTheme="minorHAnsi"/>
          <w:b/>
          <w:bCs/>
          <w:i/>
          <w:iCs/>
          <w:color w:val="0070C0"/>
          <w:lang w:val="es-ES"/>
        </w:rPr>
        <w:t>Noé era un hombre justo</w:t>
      </w:r>
      <w:r w:rsidR="002841EC" w:rsidRPr="00533D41">
        <w:rPr>
          <w:rFonts w:asciiTheme="minorHAnsi" w:hAnsiTheme="minorHAnsi"/>
          <w:i/>
          <w:iCs/>
          <w:color w:val="0070C0"/>
          <w:lang w:val="es-ES"/>
        </w:rPr>
        <w:t>, la única persona intachable que vivía en la tierra en ese tiempo, y anduvo en íntima comunión con Dio</w:t>
      </w:r>
      <w:r w:rsidR="00B20D2A" w:rsidRPr="00533D41">
        <w:rPr>
          <w:rFonts w:asciiTheme="minorHAnsi" w:hAnsiTheme="minorHAnsi"/>
          <w:i/>
          <w:iCs/>
          <w:color w:val="0070C0"/>
          <w:lang w:val="es-ES"/>
        </w:rPr>
        <w:t>s”.</w:t>
      </w:r>
      <w:r w:rsidR="00B20D2A" w:rsidRPr="00533D41">
        <w:rPr>
          <w:rFonts w:asciiTheme="minorHAnsi" w:hAnsiTheme="minorHAnsi"/>
          <w:color w:val="0070C0"/>
          <w:lang w:val="es-ES"/>
        </w:rPr>
        <w:t xml:space="preserve"> </w:t>
      </w:r>
    </w:p>
    <w:p w14:paraId="6ED6DCD7" w14:textId="6B895FF0" w:rsidR="005C54C5" w:rsidRPr="00533D41" w:rsidRDefault="005C54C5" w:rsidP="005C54C5">
      <w:pPr>
        <w:pStyle w:val="NormalWeb"/>
        <w:rPr>
          <w:rFonts w:asciiTheme="minorHAnsi" w:hAnsiTheme="minorHAnsi"/>
          <w:color w:val="000000"/>
        </w:rPr>
      </w:pPr>
      <w:r w:rsidRPr="00533D41">
        <w:rPr>
          <w:rStyle w:val="Fuerte"/>
          <w:rFonts w:asciiTheme="minorHAnsi" w:hAnsiTheme="minorHAnsi"/>
          <w:color w:val="000000"/>
        </w:rPr>
        <w:t>Génesis 7:5 (NTV)</w:t>
      </w:r>
      <w:r w:rsidR="00533D41" w:rsidRPr="00533D41">
        <w:rPr>
          <w:rFonts w:asciiTheme="minorHAnsi" w:hAnsiTheme="minorHAnsi"/>
          <w:lang w:val="es-ES"/>
        </w:rPr>
        <w:t xml:space="preserve"> </w:t>
      </w:r>
      <w:r w:rsidR="00533D41" w:rsidRPr="00533D41">
        <w:rPr>
          <w:rFonts w:asciiTheme="minorHAnsi" w:hAnsiTheme="minorHAnsi"/>
          <w:i/>
          <w:iCs/>
          <w:color w:val="0070C0"/>
          <w:lang w:val="es-ES"/>
        </w:rPr>
        <w:t xml:space="preserve">Así que Noé hizo todo tal como el </w:t>
      </w:r>
      <w:r w:rsidR="00533D41" w:rsidRPr="00533D41">
        <w:rPr>
          <w:rFonts w:asciiTheme="minorHAnsi" w:hAnsiTheme="minorHAnsi"/>
          <w:i/>
          <w:iCs/>
          <w:smallCaps/>
          <w:color w:val="0070C0"/>
          <w:lang w:val="es-ES"/>
        </w:rPr>
        <w:t>Señor</w:t>
      </w:r>
      <w:r w:rsidR="00533D41" w:rsidRPr="00533D41">
        <w:rPr>
          <w:rFonts w:asciiTheme="minorHAnsi" w:hAnsiTheme="minorHAnsi"/>
          <w:i/>
          <w:iCs/>
          <w:color w:val="0070C0"/>
          <w:lang w:val="es-ES"/>
        </w:rPr>
        <w:t xml:space="preserve"> le había ordenado</w:t>
      </w:r>
      <w:r w:rsidR="00533D41">
        <w:rPr>
          <w:lang w:val="es-ES"/>
        </w:rPr>
        <w:t>.</w:t>
      </w:r>
    </w:p>
    <w:p w14:paraId="5A6ECE3B" w14:textId="77777777" w:rsidR="008A22E3" w:rsidRPr="008A22E3" w:rsidRDefault="008A22E3" w:rsidP="005C54C5">
      <w:pPr>
        <w:pStyle w:val="NormalWeb"/>
        <w:rPr>
          <w:rFonts w:asciiTheme="minorHAnsi" w:hAnsiTheme="minorHAnsi"/>
          <w:color w:val="000000"/>
        </w:rPr>
      </w:pPr>
    </w:p>
    <w:p w14:paraId="43E31300" w14:textId="76209130" w:rsidR="005C54C5" w:rsidRPr="008A22E3" w:rsidRDefault="005C54C5" w:rsidP="005C54C5">
      <w:pPr>
        <w:pStyle w:val="NormalWeb"/>
        <w:rPr>
          <w:rFonts w:asciiTheme="minorHAnsi" w:hAnsiTheme="minorHAnsi"/>
          <w:color w:val="000000"/>
        </w:rPr>
      </w:pPr>
      <w:r w:rsidRPr="008A22E3">
        <w:rPr>
          <w:rFonts w:asciiTheme="minorHAnsi" w:hAnsiTheme="minorHAnsi"/>
          <w:color w:val="000000"/>
        </w:rPr>
        <w:t>Vivir para Dios nunca ha sido fácil, y mucho menos cuando la maldad se normaliza y el pecado se vuelve costumbre. En una sociedad donde los pensamientos de todos eran de continuo al mal, Noé decidió caminar en otra dirección. No fue justo porque el entorno lo ayudara, sino porque cultivó una relación íntima con Dios. Mientras otros seguían la corriente, Noé eligió la comunión; mientras muchos desobedecían, él obedeció exactamente como el Señor le había ordenado.</w:t>
      </w:r>
    </w:p>
    <w:p w14:paraId="673BA472" w14:textId="77777777" w:rsidR="008A22E3" w:rsidRPr="008A22E3" w:rsidRDefault="008A22E3" w:rsidP="005C54C5">
      <w:pPr>
        <w:pStyle w:val="NormalWeb"/>
        <w:rPr>
          <w:rFonts w:asciiTheme="minorHAnsi" w:hAnsiTheme="minorHAnsi"/>
          <w:color w:val="000000"/>
        </w:rPr>
      </w:pPr>
    </w:p>
    <w:p w14:paraId="795CBA3E" w14:textId="263F58BA" w:rsidR="005C54C5" w:rsidRPr="008A22E3" w:rsidRDefault="005C54C5" w:rsidP="005C54C5">
      <w:pPr>
        <w:pStyle w:val="NormalWeb"/>
        <w:rPr>
          <w:rFonts w:asciiTheme="minorHAnsi" w:hAnsiTheme="minorHAnsi"/>
          <w:color w:val="000000"/>
        </w:rPr>
      </w:pPr>
      <w:r w:rsidRPr="008A22E3">
        <w:rPr>
          <w:rFonts w:asciiTheme="minorHAnsi" w:hAnsiTheme="minorHAnsi"/>
          <w:color w:val="000000"/>
        </w:rPr>
        <w:t>La vida de Noé nos recuerda que la fidelidad no depende del ambiente, sino del corazón. Dios sigue buscando personas que, aun rodeadas de perversión, decidan caminar con Él, obedecer Su voz y vivir conforme a Su voluntad. En tiempos confusos y oscuros, una vida rendida a Dios sigue siendo un testimonio poderoso.</w:t>
      </w:r>
    </w:p>
    <w:p w14:paraId="15C52278" w14:textId="77777777" w:rsidR="005C54C5" w:rsidRPr="008A22E3" w:rsidRDefault="005C54C5" w:rsidP="005C54C5">
      <w:pPr>
        <w:pStyle w:val="NormalWeb"/>
        <w:rPr>
          <w:rStyle w:val="nfasis"/>
          <w:rFonts w:asciiTheme="minorHAnsi" w:hAnsiTheme="minorHAnsi"/>
          <w:b/>
          <w:bCs/>
          <w:color w:val="7030A0"/>
        </w:rPr>
      </w:pPr>
    </w:p>
    <w:p w14:paraId="7561D528" w14:textId="4CC752ED" w:rsidR="005C54C5" w:rsidRPr="008A22E3" w:rsidRDefault="005C54C5" w:rsidP="005C54C5">
      <w:pPr>
        <w:pStyle w:val="NormalWeb"/>
        <w:rPr>
          <w:rFonts w:asciiTheme="minorHAnsi" w:hAnsiTheme="minorHAnsi"/>
          <w:b/>
          <w:bCs/>
          <w:color w:val="7030A0"/>
        </w:rPr>
      </w:pPr>
      <w:r w:rsidRPr="008A22E3">
        <w:rPr>
          <w:rStyle w:val="nfasis"/>
          <w:rFonts w:asciiTheme="minorHAnsi" w:hAnsiTheme="minorHAnsi"/>
          <w:b/>
          <w:bCs/>
          <w:color w:val="7030A0"/>
        </w:rPr>
        <w:t>La intimidad con Dios nos permite vivir rectamente en tiempos perversos.</w:t>
      </w:r>
    </w:p>
    <w:p w14:paraId="0625086C" w14:textId="77777777" w:rsidR="005C54C5" w:rsidRPr="008A22E3" w:rsidRDefault="005C54C5" w:rsidP="005C54C5">
      <w:pPr>
        <w:pStyle w:val="NormalWeb"/>
        <w:rPr>
          <w:rFonts w:asciiTheme="minorHAnsi" w:hAnsiTheme="minorHAnsi"/>
          <w:b/>
          <w:bCs/>
          <w:color w:val="000000"/>
        </w:rPr>
      </w:pPr>
    </w:p>
    <w:p w14:paraId="453B4A4E" w14:textId="4D2456DC" w:rsidR="005C54C5" w:rsidRPr="008A22E3" w:rsidRDefault="005C54C5" w:rsidP="005C54C5">
      <w:pPr>
        <w:pStyle w:val="NormalWeb"/>
        <w:rPr>
          <w:rFonts w:asciiTheme="minorHAnsi" w:hAnsiTheme="minorHAnsi"/>
          <w:color w:val="000000"/>
        </w:rPr>
      </w:pPr>
      <w:r w:rsidRPr="000A193E">
        <w:rPr>
          <w:rFonts w:asciiTheme="minorHAnsi" w:hAnsiTheme="minorHAnsi"/>
          <w:b/>
          <w:bCs/>
          <w:i/>
          <w:iCs/>
          <w:color w:val="000000"/>
        </w:rPr>
        <w:t>Señor Jesús</w:t>
      </w:r>
      <w:r w:rsidRPr="000A193E">
        <w:rPr>
          <w:rFonts w:asciiTheme="minorHAnsi" w:hAnsiTheme="minorHAnsi"/>
          <w:i/>
          <w:iCs/>
          <w:color w:val="000000"/>
        </w:rPr>
        <w:t>, ayúdame a caminar contigo aun cuando el mundo camine en otra dirección. Guarda mi corazón, fortalece mi obediencia y llévame a vivir en íntima comunión contigo cada día. Amén</w:t>
      </w:r>
      <w:r w:rsidRPr="008A22E3">
        <w:rPr>
          <w:rFonts w:asciiTheme="minorHAnsi" w:hAnsiTheme="minorHAnsi"/>
          <w:color w:val="000000"/>
        </w:rPr>
        <w:t>.</w:t>
      </w:r>
    </w:p>
    <w:bookmarkEnd w:id="254"/>
    <w:p w14:paraId="09473B66" w14:textId="77777777" w:rsidR="005C54C5" w:rsidRDefault="005C54C5">
      <w:pPr>
        <w:rPr>
          <w:rFonts w:asciiTheme="minorHAnsi" w:hAnsiTheme="minorHAnsi"/>
          <w:color w:val="000000"/>
        </w:rPr>
      </w:pPr>
    </w:p>
    <w:p w14:paraId="2EC872E9" w14:textId="77777777" w:rsidR="0097461C" w:rsidRDefault="0097461C">
      <w:pPr>
        <w:rPr>
          <w:rFonts w:asciiTheme="minorHAnsi" w:hAnsiTheme="minorHAnsi"/>
          <w:color w:val="000000"/>
        </w:rPr>
      </w:pPr>
    </w:p>
    <w:p w14:paraId="520F1918" w14:textId="77777777" w:rsidR="0052004F" w:rsidRDefault="0052004F" w:rsidP="002050A2">
      <w:pPr>
        <w:rPr>
          <w:rFonts w:asciiTheme="minorHAnsi" w:hAnsiTheme="minorHAnsi"/>
          <w:b/>
          <w:bCs/>
          <w:color w:val="000000"/>
          <w:sz w:val="28"/>
          <w:szCs w:val="28"/>
        </w:rPr>
      </w:pPr>
    </w:p>
    <w:p w14:paraId="19E19B70" w14:textId="77777777" w:rsidR="0052004F" w:rsidRDefault="0052004F" w:rsidP="002050A2">
      <w:pPr>
        <w:rPr>
          <w:rFonts w:asciiTheme="minorHAnsi" w:hAnsiTheme="minorHAnsi"/>
          <w:b/>
          <w:bCs/>
          <w:color w:val="000000"/>
          <w:sz w:val="28"/>
          <w:szCs w:val="28"/>
        </w:rPr>
      </w:pPr>
    </w:p>
    <w:p w14:paraId="7ED25D93" w14:textId="28427DD2" w:rsidR="005835E9" w:rsidRPr="002050A2" w:rsidRDefault="002050A2" w:rsidP="002050A2">
      <w:pPr>
        <w:rPr>
          <w:rFonts w:asciiTheme="minorHAnsi" w:hAnsiTheme="minorHAnsi"/>
          <w:b/>
          <w:bCs/>
          <w:color w:val="000000"/>
          <w:sz w:val="28"/>
          <w:szCs w:val="28"/>
        </w:rPr>
      </w:pPr>
      <w:bookmarkStart w:id="255" w:name="OLE_LINK254"/>
      <w:r>
        <w:rPr>
          <w:rFonts w:asciiTheme="minorHAnsi" w:hAnsiTheme="minorHAnsi"/>
          <w:b/>
          <w:bCs/>
          <w:color w:val="000000"/>
          <w:sz w:val="28"/>
          <w:szCs w:val="28"/>
        </w:rPr>
        <w:t>El peligro de la superf</w:t>
      </w:r>
      <w:r w:rsidR="00057B10">
        <w:rPr>
          <w:rFonts w:asciiTheme="minorHAnsi" w:hAnsiTheme="minorHAnsi"/>
          <w:b/>
          <w:bCs/>
          <w:color w:val="000000"/>
          <w:sz w:val="28"/>
          <w:szCs w:val="28"/>
        </w:rPr>
        <w:t>icialidad</w:t>
      </w:r>
      <w:r w:rsidR="005835E9" w:rsidRPr="002050A2">
        <w:rPr>
          <w:rFonts w:asciiTheme="minorHAnsi" w:hAnsiTheme="minorHAnsi"/>
          <w:b/>
          <w:bCs/>
          <w:color w:val="000000"/>
          <w:sz w:val="28"/>
          <w:szCs w:val="28"/>
        </w:rPr>
        <w:t xml:space="preserve">. </w:t>
      </w:r>
    </w:p>
    <w:p w14:paraId="0FFDA07C" w14:textId="196C2385" w:rsidR="0097461C" w:rsidRPr="002050A2" w:rsidRDefault="00725EF4" w:rsidP="002050A2">
      <w:pPr>
        <w:rPr>
          <w:rFonts w:asciiTheme="minorHAnsi" w:hAnsiTheme="minorHAnsi"/>
          <w:lang w:val="es-ES"/>
        </w:rPr>
      </w:pPr>
      <w:r w:rsidRPr="002050A2">
        <w:rPr>
          <w:rFonts w:asciiTheme="minorHAnsi" w:hAnsiTheme="minorHAnsi"/>
          <w:b/>
          <w:bCs/>
          <w:color w:val="000000"/>
        </w:rPr>
        <w:t>Lucas 8:</w:t>
      </w:r>
      <w:r w:rsidR="0010397E" w:rsidRPr="002050A2">
        <w:rPr>
          <w:rFonts w:asciiTheme="minorHAnsi" w:hAnsiTheme="minorHAnsi"/>
          <w:b/>
          <w:bCs/>
          <w:color w:val="000000"/>
        </w:rPr>
        <w:t>6 NTV</w:t>
      </w:r>
      <w:r w:rsidR="0010397E" w:rsidRPr="002050A2">
        <w:rPr>
          <w:rFonts w:asciiTheme="minorHAnsi" w:hAnsiTheme="minorHAnsi"/>
          <w:color w:val="000000"/>
        </w:rPr>
        <w:t xml:space="preserve">. </w:t>
      </w:r>
      <w:r w:rsidR="0010397E" w:rsidRPr="002050A2">
        <w:rPr>
          <w:rFonts w:asciiTheme="minorHAnsi" w:hAnsiTheme="minorHAnsi"/>
          <w:i/>
          <w:iCs/>
          <w:color w:val="0070C0"/>
          <w:lang w:val="es-ES"/>
        </w:rPr>
        <w:t xml:space="preserve">Otras cayeron entre las rocas. </w:t>
      </w:r>
      <w:r w:rsidR="0010397E" w:rsidRPr="002050A2">
        <w:rPr>
          <w:rFonts w:asciiTheme="minorHAnsi" w:hAnsiTheme="minorHAnsi"/>
          <w:b/>
          <w:bCs/>
          <w:i/>
          <w:iCs/>
          <w:color w:val="0070C0"/>
          <w:lang w:val="es-ES"/>
        </w:rPr>
        <w:t>Comenzaron a crecer</w:t>
      </w:r>
      <w:r w:rsidR="0010397E" w:rsidRPr="002050A2">
        <w:rPr>
          <w:rFonts w:asciiTheme="minorHAnsi" w:hAnsiTheme="minorHAnsi"/>
          <w:i/>
          <w:iCs/>
          <w:color w:val="0070C0"/>
          <w:lang w:val="es-ES"/>
        </w:rPr>
        <w:t xml:space="preserve">, pero la planta </w:t>
      </w:r>
      <w:r w:rsidR="0010397E" w:rsidRPr="002050A2">
        <w:rPr>
          <w:rFonts w:asciiTheme="minorHAnsi" w:hAnsiTheme="minorHAnsi"/>
          <w:b/>
          <w:bCs/>
          <w:i/>
          <w:iCs/>
          <w:color w:val="0070C0"/>
          <w:lang w:val="es-ES"/>
        </w:rPr>
        <w:t>pronto se marchitó y murió</w:t>
      </w:r>
      <w:r w:rsidR="0010397E" w:rsidRPr="002050A2">
        <w:rPr>
          <w:rFonts w:asciiTheme="minorHAnsi" w:hAnsiTheme="minorHAnsi"/>
          <w:i/>
          <w:iCs/>
          <w:color w:val="0070C0"/>
          <w:lang w:val="es-ES"/>
        </w:rPr>
        <w:t xml:space="preserve"> por falta de humedad</w:t>
      </w:r>
      <w:r w:rsidR="0010397E" w:rsidRPr="002050A2">
        <w:rPr>
          <w:rFonts w:asciiTheme="minorHAnsi" w:hAnsiTheme="minorHAnsi"/>
          <w:lang w:val="es-ES"/>
        </w:rPr>
        <w:t>.</w:t>
      </w:r>
    </w:p>
    <w:p w14:paraId="707C5D46" w14:textId="0388EE10" w:rsidR="0010397E" w:rsidRPr="002050A2" w:rsidRDefault="0010397E" w:rsidP="002050A2">
      <w:pPr>
        <w:rPr>
          <w:rFonts w:asciiTheme="minorHAnsi" w:hAnsiTheme="minorHAnsi"/>
          <w:lang w:val="es-ES"/>
        </w:rPr>
      </w:pPr>
      <w:r w:rsidRPr="002050A2">
        <w:rPr>
          <w:rFonts w:asciiTheme="minorHAnsi" w:hAnsiTheme="minorHAnsi"/>
          <w:b/>
          <w:bCs/>
          <w:lang w:val="es-ES"/>
        </w:rPr>
        <w:t>Lucas 8:13 NTV</w:t>
      </w:r>
      <w:r w:rsidRPr="002050A2">
        <w:rPr>
          <w:rFonts w:asciiTheme="minorHAnsi" w:hAnsiTheme="minorHAnsi"/>
          <w:lang w:val="es-ES"/>
        </w:rPr>
        <w:t xml:space="preserve">. </w:t>
      </w:r>
      <w:r w:rsidR="00ED0C18" w:rsidRPr="002050A2">
        <w:rPr>
          <w:rFonts w:asciiTheme="minorHAnsi" w:hAnsiTheme="minorHAnsi"/>
          <w:i/>
          <w:iCs/>
          <w:color w:val="0070C0"/>
          <w:lang w:val="es-ES"/>
        </w:rPr>
        <w:t xml:space="preserve">Las semillas sobre la tierra rocosa representan a los que oyen el mensaje y lo reciben con alegría; pero como no tienen raíces profundas, </w:t>
      </w:r>
      <w:r w:rsidR="00ED0C18" w:rsidRPr="008E609C">
        <w:rPr>
          <w:rFonts w:asciiTheme="minorHAnsi" w:hAnsiTheme="minorHAnsi"/>
          <w:b/>
          <w:bCs/>
          <w:i/>
          <w:iCs/>
          <w:color w:val="0070C0"/>
          <w:lang w:val="es-ES"/>
        </w:rPr>
        <w:t>creen por un tiempo y luego se apartan</w:t>
      </w:r>
      <w:r w:rsidR="00ED0C18" w:rsidRPr="002050A2">
        <w:rPr>
          <w:rFonts w:asciiTheme="minorHAnsi" w:hAnsiTheme="minorHAnsi"/>
          <w:i/>
          <w:iCs/>
          <w:color w:val="0070C0"/>
          <w:lang w:val="es-ES"/>
        </w:rPr>
        <w:t xml:space="preserve"> cuando enfrentan la tentación</w:t>
      </w:r>
      <w:r w:rsidR="00ED0C18" w:rsidRPr="002050A2">
        <w:rPr>
          <w:rFonts w:asciiTheme="minorHAnsi" w:hAnsiTheme="minorHAnsi"/>
          <w:lang w:val="es-ES"/>
        </w:rPr>
        <w:t>.</w:t>
      </w:r>
    </w:p>
    <w:p w14:paraId="74564C6B" w14:textId="77777777" w:rsidR="00FB1004" w:rsidRPr="002050A2" w:rsidRDefault="00FB1004" w:rsidP="002050A2">
      <w:pPr>
        <w:rPr>
          <w:rFonts w:asciiTheme="minorHAnsi" w:hAnsiTheme="minorHAnsi"/>
          <w:lang w:val="es-ES"/>
        </w:rPr>
      </w:pPr>
    </w:p>
    <w:p w14:paraId="754BC7C5" w14:textId="77777777" w:rsidR="00F46460" w:rsidRPr="002050A2" w:rsidRDefault="00F46460" w:rsidP="002050A2">
      <w:pPr>
        <w:rPr>
          <w:rFonts w:asciiTheme="minorHAnsi" w:hAnsiTheme="minorHAnsi"/>
          <w:color w:val="000000"/>
        </w:rPr>
      </w:pPr>
      <w:r w:rsidRPr="002050A2">
        <w:rPr>
          <w:rFonts w:asciiTheme="minorHAnsi" w:hAnsiTheme="minorHAnsi"/>
          <w:color w:val="000000"/>
        </w:rPr>
        <w:t>No toda semilla que brota permanece. Algunas comienzan a crecer, muestran señales de vida y hasta entusiasmo, pero terminan marchitándose. El problema no fue la semilla, sino la </w:t>
      </w:r>
      <w:r w:rsidRPr="002050A2">
        <w:rPr>
          <w:rFonts w:asciiTheme="minorHAnsi" w:hAnsiTheme="minorHAnsi"/>
          <w:b/>
          <w:bCs/>
          <w:color w:val="000000"/>
        </w:rPr>
        <w:t>superficialidad del terreno</w:t>
      </w:r>
      <w:r w:rsidRPr="002050A2">
        <w:rPr>
          <w:rFonts w:asciiTheme="minorHAnsi" w:hAnsiTheme="minorHAnsi"/>
          <w:color w:val="000000"/>
        </w:rPr>
        <w:t>. La tierra rocosa no permite que las raíces profundicen, y sin profundidad no hay permanencia.</w:t>
      </w:r>
    </w:p>
    <w:p w14:paraId="35A19620" w14:textId="77777777" w:rsidR="00057B10" w:rsidRDefault="00057B10" w:rsidP="002050A2">
      <w:pPr>
        <w:rPr>
          <w:rFonts w:asciiTheme="minorHAnsi" w:hAnsiTheme="minorHAnsi"/>
          <w:color w:val="000000"/>
        </w:rPr>
      </w:pPr>
    </w:p>
    <w:p w14:paraId="773BBABD" w14:textId="1304AE5B" w:rsidR="00F46460" w:rsidRPr="002050A2" w:rsidRDefault="00F46460" w:rsidP="002050A2">
      <w:pPr>
        <w:rPr>
          <w:rFonts w:asciiTheme="minorHAnsi" w:hAnsiTheme="minorHAnsi"/>
          <w:color w:val="000000"/>
        </w:rPr>
      </w:pPr>
      <w:r w:rsidRPr="002050A2">
        <w:rPr>
          <w:rFonts w:asciiTheme="minorHAnsi" w:hAnsiTheme="minorHAnsi"/>
          <w:color w:val="000000"/>
        </w:rPr>
        <w:t xml:space="preserve">Jesús explica que así ocurre con quienes reciben la Palabra con gozo, pero no desarrollan raíces profundas. Es una fe real, pero frágil; sincera, pero poco resistente. Cuando llega la tentación, la prueba o la presión, lo que no está bien arraigado se aparta. </w:t>
      </w:r>
      <w:r w:rsidRPr="00E46888">
        <w:rPr>
          <w:rFonts w:asciiTheme="minorHAnsi" w:hAnsiTheme="minorHAnsi"/>
          <w:b/>
          <w:bCs/>
          <w:color w:val="000000"/>
        </w:rPr>
        <w:t>La superficialidad espiritual siempre cobra factura</w:t>
      </w:r>
      <w:r w:rsidRPr="002050A2">
        <w:rPr>
          <w:rFonts w:asciiTheme="minorHAnsi" w:hAnsiTheme="minorHAnsi"/>
          <w:color w:val="000000"/>
        </w:rPr>
        <w:t>.</w:t>
      </w:r>
    </w:p>
    <w:p w14:paraId="60D8FB72" w14:textId="77777777" w:rsidR="00057B10" w:rsidRDefault="00057B10" w:rsidP="002050A2">
      <w:pPr>
        <w:rPr>
          <w:rFonts w:asciiTheme="minorHAnsi" w:hAnsiTheme="minorHAnsi"/>
          <w:color w:val="000000"/>
        </w:rPr>
      </w:pPr>
    </w:p>
    <w:p w14:paraId="4977CD56" w14:textId="130924E4" w:rsidR="00F46460" w:rsidRPr="002050A2" w:rsidRDefault="00F46460" w:rsidP="002050A2">
      <w:pPr>
        <w:rPr>
          <w:rFonts w:asciiTheme="minorHAnsi" w:hAnsiTheme="minorHAnsi"/>
          <w:color w:val="000000"/>
        </w:rPr>
      </w:pPr>
      <w:r w:rsidRPr="002050A2">
        <w:rPr>
          <w:rFonts w:asciiTheme="minorHAnsi" w:hAnsiTheme="minorHAnsi"/>
          <w:color w:val="000000"/>
        </w:rPr>
        <w:t>Este pasaje nos advierte que el mayor peligro no es no crecer, sino </w:t>
      </w:r>
      <w:r w:rsidRPr="002050A2">
        <w:rPr>
          <w:rFonts w:asciiTheme="minorHAnsi" w:hAnsiTheme="minorHAnsi"/>
          <w:b/>
          <w:bCs/>
          <w:color w:val="000000"/>
        </w:rPr>
        <w:t>crecer sin profundidad</w:t>
      </w:r>
      <w:r w:rsidRPr="002050A2">
        <w:rPr>
          <w:rFonts w:asciiTheme="minorHAnsi" w:hAnsiTheme="minorHAnsi"/>
          <w:color w:val="000000"/>
        </w:rPr>
        <w:t>. Dios no busca solo comienzos emocionantes, sino corazones dispuestos a ser trabajados, quebrantados y afirmados en Él. Solo una fe profunda puede resistir los tiempos secos.</w:t>
      </w:r>
    </w:p>
    <w:p w14:paraId="66CED8C6" w14:textId="77777777" w:rsidR="00057B10" w:rsidRDefault="00057B10" w:rsidP="002050A2">
      <w:pPr>
        <w:rPr>
          <w:rFonts w:asciiTheme="minorHAnsi" w:hAnsiTheme="minorHAnsi"/>
          <w:i/>
          <w:iCs/>
          <w:color w:val="7030A0"/>
        </w:rPr>
      </w:pPr>
    </w:p>
    <w:p w14:paraId="140D2CA5" w14:textId="7F331C3A" w:rsidR="00F46460" w:rsidRPr="002050A2" w:rsidRDefault="00F46460" w:rsidP="002050A2">
      <w:pPr>
        <w:rPr>
          <w:rFonts w:asciiTheme="minorHAnsi" w:hAnsiTheme="minorHAnsi"/>
          <w:color w:val="7030A0"/>
        </w:rPr>
      </w:pPr>
      <w:r w:rsidRPr="002050A2">
        <w:rPr>
          <w:rFonts w:asciiTheme="minorHAnsi" w:hAnsiTheme="minorHAnsi"/>
          <w:i/>
          <w:iCs/>
          <w:color w:val="7030A0"/>
        </w:rPr>
        <w:t>La superficialidad espiritual produce una fe temporal.</w:t>
      </w:r>
    </w:p>
    <w:p w14:paraId="64590544" w14:textId="77777777" w:rsidR="00057B10" w:rsidRDefault="00057B10" w:rsidP="002050A2">
      <w:pPr>
        <w:rPr>
          <w:rFonts w:asciiTheme="minorHAnsi" w:hAnsiTheme="minorHAnsi"/>
          <w:i/>
          <w:iCs/>
          <w:color w:val="000000"/>
        </w:rPr>
      </w:pPr>
    </w:p>
    <w:p w14:paraId="58766598" w14:textId="78D0ECF7" w:rsidR="00F46460" w:rsidRPr="002050A2" w:rsidRDefault="00F46460" w:rsidP="002050A2">
      <w:pPr>
        <w:rPr>
          <w:rFonts w:asciiTheme="minorHAnsi" w:hAnsiTheme="minorHAnsi"/>
          <w:color w:val="000000"/>
        </w:rPr>
      </w:pPr>
      <w:r w:rsidRPr="00057B10">
        <w:rPr>
          <w:rFonts w:asciiTheme="minorHAnsi" w:hAnsiTheme="minorHAnsi"/>
          <w:b/>
          <w:bCs/>
          <w:i/>
          <w:iCs/>
          <w:color w:val="000000"/>
        </w:rPr>
        <w:t>Señor Jesús</w:t>
      </w:r>
      <w:r w:rsidRPr="002050A2">
        <w:rPr>
          <w:rFonts w:asciiTheme="minorHAnsi" w:hAnsiTheme="minorHAnsi"/>
          <w:i/>
          <w:iCs/>
          <w:color w:val="000000"/>
        </w:rPr>
        <w:t xml:space="preserve">, líbrame de una fe superficial. Quita de mi corazón toda dureza que impida que tu Palabra eche raíces profundas. Enséñame a permanecer en ti, aun </w:t>
      </w:r>
      <w:r w:rsidR="00D01B69">
        <w:rPr>
          <w:rFonts w:asciiTheme="minorHAnsi" w:hAnsiTheme="minorHAnsi"/>
          <w:i/>
          <w:iCs/>
          <w:color w:val="000000"/>
        </w:rPr>
        <w:t>en tiempos</w:t>
      </w:r>
      <w:r w:rsidR="00054932">
        <w:rPr>
          <w:rFonts w:asciiTheme="minorHAnsi" w:hAnsiTheme="minorHAnsi"/>
          <w:i/>
          <w:iCs/>
          <w:color w:val="000000"/>
        </w:rPr>
        <w:t xml:space="preserve"> en que</w:t>
      </w:r>
      <w:r w:rsidRPr="002050A2">
        <w:rPr>
          <w:rFonts w:asciiTheme="minorHAnsi" w:hAnsiTheme="minorHAnsi"/>
          <w:i/>
          <w:iCs/>
          <w:color w:val="000000"/>
        </w:rPr>
        <w:t xml:space="preserve"> vengan las pruebas y la tentación. </w:t>
      </w:r>
      <w:r w:rsidRPr="00054932">
        <w:rPr>
          <w:rFonts w:asciiTheme="minorHAnsi" w:hAnsiTheme="minorHAnsi"/>
          <w:b/>
          <w:bCs/>
          <w:i/>
          <w:iCs/>
          <w:color w:val="000000"/>
        </w:rPr>
        <w:t>Amén</w:t>
      </w:r>
      <w:r w:rsidRPr="002050A2">
        <w:rPr>
          <w:rFonts w:asciiTheme="minorHAnsi" w:hAnsiTheme="minorHAnsi"/>
          <w:color w:val="000000"/>
        </w:rPr>
        <w:t>.</w:t>
      </w:r>
    </w:p>
    <w:bookmarkEnd w:id="255"/>
    <w:p w14:paraId="01B38AFD" w14:textId="77777777" w:rsidR="00FB1004" w:rsidRDefault="00FB1004">
      <w:pPr>
        <w:rPr>
          <w:rFonts w:asciiTheme="minorHAnsi" w:hAnsiTheme="minorHAnsi"/>
          <w:color w:val="000000"/>
        </w:rPr>
      </w:pPr>
    </w:p>
    <w:p w14:paraId="6ACC38F6" w14:textId="77777777" w:rsidR="003D6D10" w:rsidRDefault="003D6D10">
      <w:pPr>
        <w:rPr>
          <w:rFonts w:asciiTheme="minorHAnsi" w:hAnsiTheme="minorHAnsi"/>
          <w:color w:val="000000"/>
        </w:rPr>
      </w:pPr>
    </w:p>
    <w:p w14:paraId="4B33CE68" w14:textId="77777777" w:rsidR="003D6D10" w:rsidRDefault="003D6D10">
      <w:pPr>
        <w:rPr>
          <w:rFonts w:asciiTheme="minorHAnsi" w:hAnsiTheme="minorHAnsi"/>
          <w:color w:val="000000"/>
        </w:rPr>
      </w:pPr>
    </w:p>
    <w:p w14:paraId="2B3CE9AF" w14:textId="19BBBA7B" w:rsidR="003D6D10" w:rsidRPr="00AB7380" w:rsidRDefault="003D6D10" w:rsidP="002C493A">
      <w:pPr>
        <w:outlineLvl w:val="2"/>
        <w:rPr>
          <w:rFonts w:asciiTheme="minorHAnsi" w:hAnsiTheme="minorHAnsi"/>
          <w:b/>
          <w:bCs/>
          <w:color w:val="000000"/>
          <w:sz w:val="28"/>
          <w:szCs w:val="28"/>
          <w:lang w:val="es-ES"/>
        </w:rPr>
      </w:pPr>
      <w:bookmarkStart w:id="256" w:name="OLE_LINK255"/>
      <w:r w:rsidRPr="00AB7380">
        <w:rPr>
          <w:rFonts w:asciiTheme="minorHAnsi" w:hAnsiTheme="minorHAnsi"/>
          <w:b/>
          <w:bCs/>
          <w:color w:val="000000"/>
          <w:sz w:val="28"/>
          <w:szCs w:val="28"/>
          <w:lang w:val="es-ES"/>
        </w:rPr>
        <w:t>Del ocio al negocio</w:t>
      </w:r>
      <w:r w:rsidR="003A5496" w:rsidRPr="00AB7380">
        <w:rPr>
          <w:rFonts w:asciiTheme="minorHAnsi" w:hAnsiTheme="minorHAnsi"/>
          <w:b/>
          <w:bCs/>
          <w:color w:val="000000"/>
          <w:sz w:val="28"/>
          <w:szCs w:val="28"/>
          <w:lang w:val="es-ES"/>
        </w:rPr>
        <w:t>.</w:t>
      </w:r>
    </w:p>
    <w:p w14:paraId="180D08BB" w14:textId="6B952219" w:rsidR="00901C5F" w:rsidRPr="00AB7380" w:rsidRDefault="008B5E21" w:rsidP="002C493A">
      <w:pPr>
        <w:rPr>
          <w:rFonts w:asciiTheme="minorHAnsi" w:hAnsiTheme="minorHAnsi"/>
          <w:lang w:val="es-ES"/>
        </w:rPr>
      </w:pPr>
      <w:r w:rsidRPr="00AB7380">
        <w:rPr>
          <w:rFonts w:asciiTheme="minorHAnsi" w:hAnsiTheme="minorHAnsi"/>
          <w:b/>
          <w:bCs/>
          <w:lang w:val="es-ES"/>
        </w:rPr>
        <w:t>Lucas 19:16-17 NTV</w:t>
      </w:r>
      <w:r w:rsidRPr="00AB7380">
        <w:rPr>
          <w:rFonts w:asciiTheme="minorHAnsi" w:hAnsiTheme="minorHAnsi"/>
          <w:lang w:val="es-ES"/>
        </w:rPr>
        <w:t xml:space="preserve">. </w:t>
      </w:r>
      <w:r w:rsidR="007910EB" w:rsidRPr="00AB7380">
        <w:rPr>
          <w:rFonts w:asciiTheme="minorHAnsi" w:hAnsiTheme="minorHAnsi"/>
          <w:i/>
          <w:iCs/>
          <w:color w:val="0070C0"/>
          <w:lang w:val="es-ES"/>
        </w:rPr>
        <w:t>El primer siervo informó: “Amo, invertí su dinero, ¡y multipliqué diez veces el monto inicial!”. “¡Bien hecho! —exclamó el rey—. Eres un buen siervo. Has sido fiel con lo poco que te confié, así que como recompensa serás gobernador de diez ciudades</w:t>
      </w:r>
      <w:r w:rsidR="007910EB" w:rsidRPr="00AB7380">
        <w:rPr>
          <w:rFonts w:asciiTheme="minorHAnsi" w:hAnsiTheme="minorHAnsi"/>
          <w:lang w:val="es-ES"/>
        </w:rPr>
        <w:t>”.</w:t>
      </w:r>
    </w:p>
    <w:p w14:paraId="65ABD2B5" w14:textId="77777777" w:rsidR="003A5496" w:rsidRPr="00AB7380" w:rsidRDefault="003A5496" w:rsidP="002C493A">
      <w:pPr>
        <w:rPr>
          <w:rFonts w:asciiTheme="minorHAnsi" w:hAnsiTheme="minorHAnsi"/>
          <w:color w:val="000000"/>
          <w:lang w:val="es-ES"/>
        </w:rPr>
      </w:pPr>
    </w:p>
    <w:p w14:paraId="0E354CF9" w14:textId="3E5BDFF7" w:rsidR="007313BC" w:rsidRPr="00AB7380" w:rsidRDefault="007313BC" w:rsidP="002C493A">
      <w:pPr>
        <w:rPr>
          <w:rFonts w:asciiTheme="minorHAnsi" w:hAnsiTheme="minorHAnsi"/>
          <w:color w:val="000000"/>
          <w:lang w:val="es-ES"/>
        </w:rPr>
      </w:pPr>
      <w:r w:rsidRPr="00AB7380">
        <w:rPr>
          <w:rFonts w:asciiTheme="minorHAnsi" w:hAnsiTheme="minorHAnsi"/>
          <w:b/>
          <w:bCs/>
          <w:color w:val="000000"/>
          <w:lang w:val="es-ES"/>
        </w:rPr>
        <w:t>La palabra </w:t>
      </w:r>
      <w:r w:rsidRPr="00AB7380">
        <w:rPr>
          <w:rFonts w:asciiTheme="minorHAnsi" w:hAnsiTheme="minorHAnsi"/>
          <w:b/>
          <w:bCs/>
          <w:i/>
          <w:iCs/>
          <w:color w:val="000000"/>
          <w:lang w:val="es-ES"/>
        </w:rPr>
        <w:t>negocio</w:t>
      </w:r>
      <w:r w:rsidRPr="00AB7380">
        <w:rPr>
          <w:rFonts w:asciiTheme="minorHAnsi" w:hAnsiTheme="minorHAnsi"/>
          <w:color w:val="000000"/>
          <w:lang w:val="es-ES"/>
        </w:rPr>
        <w:t> proviene del latín </w:t>
      </w:r>
      <w:r w:rsidRPr="00AB7380">
        <w:rPr>
          <w:rFonts w:asciiTheme="minorHAnsi" w:hAnsiTheme="minorHAnsi"/>
          <w:i/>
          <w:iCs/>
          <w:color w:val="000000"/>
          <w:lang w:val="es-ES"/>
        </w:rPr>
        <w:t>negotium</w:t>
      </w:r>
      <w:r w:rsidRPr="00AB7380">
        <w:rPr>
          <w:rFonts w:asciiTheme="minorHAnsi" w:hAnsiTheme="minorHAnsi"/>
          <w:color w:val="000000"/>
          <w:lang w:val="es-ES"/>
        </w:rPr>
        <w:t>, que significa literalmente “</w:t>
      </w:r>
      <w:r w:rsidRPr="00AB7380">
        <w:rPr>
          <w:rFonts w:asciiTheme="minorHAnsi" w:hAnsiTheme="minorHAnsi"/>
          <w:b/>
          <w:bCs/>
          <w:color w:val="000000"/>
          <w:lang w:val="es-ES"/>
        </w:rPr>
        <w:t>negar el ocio</w:t>
      </w:r>
      <w:r w:rsidRPr="00AB7380">
        <w:rPr>
          <w:rFonts w:asciiTheme="minorHAnsi" w:hAnsiTheme="minorHAnsi"/>
          <w:color w:val="000000"/>
          <w:lang w:val="es-ES"/>
        </w:rPr>
        <w:t xml:space="preserve">”. Más que una actividad económica, expresa una decisión de vida: </w:t>
      </w:r>
      <w:r w:rsidRPr="00AB7380">
        <w:rPr>
          <w:rFonts w:asciiTheme="minorHAnsi" w:hAnsiTheme="minorHAnsi"/>
          <w:b/>
          <w:bCs/>
          <w:color w:val="000000"/>
          <w:lang w:val="es-ES"/>
        </w:rPr>
        <w:t>rechazar la pasividad y asumir responsabilidad</w:t>
      </w:r>
      <w:r w:rsidRPr="00AB7380">
        <w:rPr>
          <w:rFonts w:asciiTheme="minorHAnsi" w:hAnsiTheme="minorHAnsi"/>
          <w:color w:val="000000"/>
          <w:lang w:val="es-ES"/>
        </w:rPr>
        <w:t>. En la parábola, Jesús muestra que el siervo aprobado no fue el que se quedó inmóvil ni el que escondió lo recibido, sino el que tomó acción con fidelidad y propósito.</w:t>
      </w:r>
    </w:p>
    <w:p w14:paraId="449F23BC" w14:textId="77777777" w:rsidR="003A5496" w:rsidRPr="00AB7380" w:rsidRDefault="003A5496" w:rsidP="002C493A">
      <w:pPr>
        <w:rPr>
          <w:rFonts w:asciiTheme="minorHAnsi" w:hAnsiTheme="minorHAnsi"/>
          <w:color w:val="000000"/>
          <w:lang w:val="es-ES"/>
        </w:rPr>
      </w:pPr>
    </w:p>
    <w:p w14:paraId="2DD69D89" w14:textId="5EB1CCAA" w:rsidR="007313BC" w:rsidRPr="00AB7380" w:rsidRDefault="007313BC" w:rsidP="002C493A">
      <w:pPr>
        <w:rPr>
          <w:rFonts w:asciiTheme="minorHAnsi" w:hAnsiTheme="minorHAnsi"/>
          <w:color w:val="000000"/>
          <w:lang w:val="es-ES"/>
        </w:rPr>
      </w:pPr>
      <w:r w:rsidRPr="00AB7380">
        <w:rPr>
          <w:rFonts w:asciiTheme="minorHAnsi" w:hAnsiTheme="minorHAnsi"/>
          <w:color w:val="000000"/>
          <w:lang w:val="es-ES"/>
        </w:rPr>
        <w:t xml:space="preserve">El justo entiende que el tiempo no es solo un recurso, sino </w:t>
      </w:r>
      <w:r w:rsidRPr="00AB7380">
        <w:rPr>
          <w:rFonts w:asciiTheme="minorHAnsi" w:hAnsiTheme="minorHAnsi"/>
          <w:b/>
          <w:bCs/>
          <w:color w:val="000000"/>
          <w:lang w:val="es-ES"/>
        </w:rPr>
        <w:t>una mayordomía delante de Dios</w:t>
      </w:r>
      <w:r w:rsidRPr="00AB7380">
        <w:rPr>
          <w:rFonts w:asciiTheme="minorHAnsi" w:hAnsiTheme="minorHAnsi"/>
          <w:color w:val="000000"/>
          <w:lang w:val="es-ES"/>
        </w:rPr>
        <w:t>. Vivir entregado al ocio improductivo es desperdiciar oportunidades que el Señor ha puesto en nuestras manos. Dios no nos da dones, recursos o capacidades para que los enterremos, sino para que </w:t>
      </w:r>
      <w:r w:rsidRPr="00AB7380">
        <w:rPr>
          <w:rFonts w:asciiTheme="minorHAnsi" w:hAnsiTheme="minorHAnsi"/>
          <w:b/>
          <w:bCs/>
          <w:color w:val="000000"/>
          <w:lang w:val="es-ES"/>
        </w:rPr>
        <w:t>negociemos con ellos en el sentido correcto de la palabra</w:t>
      </w:r>
      <w:r w:rsidRPr="00AB7380">
        <w:rPr>
          <w:rFonts w:asciiTheme="minorHAnsi" w:hAnsiTheme="minorHAnsi"/>
          <w:color w:val="000000"/>
          <w:lang w:val="es-ES"/>
        </w:rPr>
        <w:t xml:space="preserve">: </w:t>
      </w:r>
      <w:r w:rsidR="004D2C78" w:rsidRPr="00AB7380">
        <w:rPr>
          <w:rFonts w:asciiTheme="minorHAnsi" w:hAnsiTheme="minorHAnsi"/>
          <w:color w:val="000000"/>
          <w:lang w:val="es-ES"/>
        </w:rPr>
        <w:t>usá</w:t>
      </w:r>
      <w:r w:rsidR="004D2C78">
        <w:rPr>
          <w:rFonts w:asciiTheme="minorHAnsi" w:hAnsiTheme="minorHAnsi"/>
          <w:color w:val="000000"/>
          <w:lang w:val="es-ES"/>
        </w:rPr>
        <w:t>ndo</w:t>
      </w:r>
      <w:r w:rsidR="004D2C78" w:rsidRPr="00AB7380">
        <w:rPr>
          <w:rFonts w:asciiTheme="minorHAnsi" w:hAnsiTheme="minorHAnsi"/>
          <w:color w:val="000000"/>
          <w:lang w:val="es-ES"/>
        </w:rPr>
        <w:t>los</w:t>
      </w:r>
      <w:r w:rsidRPr="00AB7380">
        <w:rPr>
          <w:rFonts w:asciiTheme="minorHAnsi" w:hAnsiTheme="minorHAnsi"/>
          <w:color w:val="000000"/>
          <w:lang w:val="es-ES"/>
        </w:rPr>
        <w:t xml:space="preserve">, </w:t>
      </w:r>
      <w:r w:rsidR="004D2C78" w:rsidRPr="00AB7380">
        <w:rPr>
          <w:rFonts w:asciiTheme="minorHAnsi" w:hAnsiTheme="minorHAnsi"/>
          <w:color w:val="000000"/>
          <w:lang w:val="es-ES"/>
        </w:rPr>
        <w:t>desarrollá</w:t>
      </w:r>
      <w:r w:rsidR="004D2C78">
        <w:rPr>
          <w:rFonts w:asciiTheme="minorHAnsi" w:hAnsiTheme="minorHAnsi"/>
          <w:color w:val="000000"/>
          <w:lang w:val="es-ES"/>
        </w:rPr>
        <w:t>ndol</w:t>
      </w:r>
      <w:r w:rsidR="004D2C78" w:rsidRPr="00AB7380">
        <w:rPr>
          <w:rFonts w:asciiTheme="minorHAnsi" w:hAnsiTheme="minorHAnsi"/>
          <w:color w:val="000000"/>
          <w:lang w:val="es-ES"/>
        </w:rPr>
        <w:t>os</w:t>
      </w:r>
      <w:r w:rsidRPr="00AB7380">
        <w:rPr>
          <w:rFonts w:asciiTheme="minorHAnsi" w:hAnsiTheme="minorHAnsi"/>
          <w:color w:val="000000"/>
          <w:lang w:val="es-ES"/>
        </w:rPr>
        <w:t xml:space="preserve"> y ponerlos a producir fruto para Su gloria.</w:t>
      </w:r>
    </w:p>
    <w:p w14:paraId="0A05C0A2" w14:textId="77777777" w:rsidR="003A5496" w:rsidRPr="00AB7380" w:rsidRDefault="003A5496" w:rsidP="002C493A">
      <w:pPr>
        <w:rPr>
          <w:rFonts w:asciiTheme="minorHAnsi" w:hAnsiTheme="minorHAnsi"/>
          <w:color w:val="000000"/>
          <w:lang w:val="es-ES"/>
        </w:rPr>
      </w:pPr>
    </w:p>
    <w:p w14:paraId="1D6669A3" w14:textId="282AB8F1" w:rsidR="007313BC" w:rsidRPr="00AB7380" w:rsidRDefault="007313BC" w:rsidP="002C493A">
      <w:pPr>
        <w:rPr>
          <w:rFonts w:asciiTheme="minorHAnsi" w:hAnsiTheme="minorHAnsi"/>
          <w:color w:val="000000"/>
          <w:lang w:val="es-ES"/>
        </w:rPr>
      </w:pPr>
      <w:r w:rsidRPr="00AB7380">
        <w:rPr>
          <w:rFonts w:asciiTheme="minorHAnsi" w:hAnsiTheme="minorHAnsi"/>
          <w:color w:val="000000"/>
          <w:lang w:val="es-ES"/>
        </w:rPr>
        <w:t xml:space="preserve">Cuando no escondemos lo que Dios nos da y lo ponemos a trabajar conforme a Su voluntad, nuestro Señor se agrada. Esa fidelidad no solo le produce gozo al corazón de Dios, sino que también abre la puerta a mayor bendición. </w:t>
      </w:r>
      <w:r w:rsidRPr="00AB7380">
        <w:rPr>
          <w:rFonts w:asciiTheme="minorHAnsi" w:hAnsiTheme="minorHAnsi"/>
          <w:b/>
          <w:bCs/>
          <w:color w:val="000000"/>
          <w:lang w:val="es-ES"/>
        </w:rPr>
        <w:t>La recompensa del siervo fiel no fue solo el reconocimiento, sino una mayor responsabilidad</w:t>
      </w:r>
      <w:r w:rsidRPr="00AB7380">
        <w:rPr>
          <w:rFonts w:asciiTheme="minorHAnsi" w:hAnsiTheme="minorHAnsi"/>
          <w:color w:val="000000"/>
          <w:lang w:val="es-ES"/>
        </w:rPr>
        <w:t>. En el Reino de Dios, la fidelidad con lo poco siempre conduce a una confianza mayor.</w:t>
      </w:r>
    </w:p>
    <w:p w14:paraId="3C4C802B" w14:textId="77777777" w:rsidR="002C493A" w:rsidRPr="00AB7380" w:rsidRDefault="002C493A" w:rsidP="002C493A">
      <w:pPr>
        <w:rPr>
          <w:rFonts w:asciiTheme="minorHAnsi" w:hAnsiTheme="minorHAnsi"/>
          <w:b/>
          <w:bCs/>
          <w:color w:val="000000"/>
          <w:lang w:val="es-ES"/>
        </w:rPr>
      </w:pPr>
    </w:p>
    <w:p w14:paraId="7CEF5606" w14:textId="46D6DF97" w:rsidR="007313BC" w:rsidRPr="00AB7380" w:rsidRDefault="007313BC" w:rsidP="002C493A">
      <w:pPr>
        <w:rPr>
          <w:rFonts w:asciiTheme="minorHAnsi" w:hAnsiTheme="minorHAnsi"/>
          <w:color w:val="7030A0"/>
          <w:lang w:val="es-ES"/>
        </w:rPr>
      </w:pPr>
      <w:r w:rsidRPr="00AB7380">
        <w:rPr>
          <w:rFonts w:asciiTheme="minorHAnsi" w:hAnsiTheme="minorHAnsi"/>
          <w:i/>
          <w:iCs/>
          <w:color w:val="7030A0"/>
          <w:lang w:val="es-ES"/>
        </w:rPr>
        <w:t>Dios se agrada cuando no escondemos lo que nos confía, sino que lo ponemos a producir.</w:t>
      </w:r>
    </w:p>
    <w:p w14:paraId="1F0BAF54" w14:textId="77777777" w:rsidR="002C493A" w:rsidRPr="00AB7380" w:rsidRDefault="002C493A" w:rsidP="002C493A">
      <w:pPr>
        <w:rPr>
          <w:rFonts w:asciiTheme="minorHAnsi" w:hAnsiTheme="minorHAnsi"/>
          <w:b/>
          <w:bCs/>
          <w:color w:val="000000"/>
          <w:lang w:val="es-ES"/>
        </w:rPr>
      </w:pPr>
    </w:p>
    <w:p w14:paraId="04C40CC9" w14:textId="51874FFA" w:rsidR="007313BC" w:rsidRPr="00AB7380" w:rsidRDefault="007313BC" w:rsidP="002C493A">
      <w:pPr>
        <w:rPr>
          <w:rFonts w:asciiTheme="minorHAnsi" w:hAnsiTheme="minorHAnsi"/>
          <w:i/>
          <w:iCs/>
          <w:color w:val="000000"/>
          <w:lang w:val="es-ES"/>
        </w:rPr>
      </w:pPr>
      <w:r w:rsidRPr="00AB7380">
        <w:rPr>
          <w:rFonts w:asciiTheme="minorHAnsi" w:hAnsiTheme="minorHAnsi"/>
          <w:b/>
          <w:bCs/>
          <w:i/>
          <w:iCs/>
          <w:color w:val="000000"/>
          <w:lang w:val="es-ES"/>
        </w:rPr>
        <w:t>Señor</w:t>
      </w:r>
      <w:r w:rsidR="002C493A" w:rsidRPr="00AB7380">
        <w:rPr>
          <w:rFonts w:asciiTheme="minorHAnsi" w:hAnsiTheme="minorHAnsi"/>
          <w:b/>
          <w:bCs/>
          <w:i/>
          <w:iCs/>
          <w:color w:val="000000"/>
          <w:lang w:val="es-ES"/>
        </w:rPr>
        <w:t xml:space="preserve"> Jesús</w:t>
      </w:r>
      <w:r w:rsidRPr="00AB7380">
        <w:rPr>
          <w:rFonts w:asciiTheme="minorHAnsi" w:hAnsiTheme="minorHAnsi"/>
          <w:i/>
          <w:iCs/>
          <w:color w:val="000000"/>
          <w:lang w:val="es-ES"/>
        </w:rPr>
        <w:t>, gracias por el tiempo, los dones y las oportunidades que me has dado. Líbrame del ocio improductivo y de esconder lo que Tú has puesto en mis manos. Enséñame a vivir con responsabilidad y fidelidad, para que mi vida produzca fruto que te agrade y glorifique tu nombre. Amén.</w:t>
      </w:r>
    </w:p>
    <w:bookmarkEnd w:id="256"/>
    <w:p w14:paraId="20FBC99C" w14:textId="77777777" w:rsidR="007313BC" w:rsidRDefault="007313BC" w:rsidP="00901C5F">
      <w:pPr>
        <w:spacing w:before="100" w:beforeAutospacing="1" w:after="100" w:afterAutospacing="1"/>
        <w:rPr>
          <w:color w:val="000000"/>
        </w:rPr>
      </w:pPr>
    </w:p>
    <w:p w14:paraId="338504C2" w14:textId="77777777" w:rsidR="00337E25" w:rsidRPr="00337E25" w:rsidRDefault="00337E25" w:rsidP="00337E25">
      <w:pPr>
        <w:outlineLvl w:val="2"/>
        <w:rPr>
          <w:rFonts w:asciiTheme="minorHAnsi" w:hAnsiTheme="minorHAnsi"/>
          <w:b/>
          <w:bCs/>
          <w:sz w:val="27"/>
          <w:szCs w:val="27"/>
        </w:rPr>
      </w:pPr>
      <w:bookmarkStart w:id="257" w:name="OLE_LINK256"/>
      <w:r w:rsidRPr="00337E25">
        <w:rPr>
          <w:rFonts w:asciiTheme="minorHAnsi" w:hAnsiTheme="minorHAnsi"/>
          <w:b/>
          <w:bCs/>
          <w:sz w:val="27"/>
          <w:szCs w:val="27"/>
        </w:rPr>
        <w:t xml:space="preserve">El Dios que todo lo ve. </w:t>
      </w:r>
    </w:p>
    <w:p w14:paraId="11146411" w14:textId="77777777" w:rsidR="00337E25" w:rsidRPr="00337E25" w:rsidRDefault="00337E25" w:rsidP="00337E25">
      <w:pPr>
        <w:rPr>
          <w:rFonts w:asciiTheme="minorHAnsi" w:hAnsiTheme="minorHAnsi"/>
        </w:rPr>
      </w:pPr>
      <w:r w:rsidRPr="00337E25">
        <w:rPr>
          <w:rFonts w:asciiTheme="minorHAnsi" w:hAnsiTheme="minorHAnsi"/>
          <w:b/>
          <w:bCs/>
        </w:rPr>
        <w:t>Lucas 8:17 (NTV)</w:t>
      </w:r>
      <w:r w:rsidRPr="00337E25">
        <w:rPr>
          <w:rFonts w:asciiTheme="minorHAnsi" w:hAnsiTheme="minorHAnsi"/>
        </w:rPr>
        <w:t xml:space="preserve"> «</w:t>
      </w:r>
      <w:r w:rsidRPr="00337E25">
        <w:rPr>
          <w:rFonts w:asciiTheme="minorHAnsi" w:hAnsiTheme="minorHAnsi"/>
          <w:i/>
          <w:iCs/>
          <w:color w:val="0070C0"/>
        </w:rPr>
        <w:t xml:space="preserve">Pues </w:t>
      </w:r>
      <w:r w:rsidRPr="00337E25">
        <w:rPr>
          <w:rFonts w:asciiTheme="minorHAnsi" w:hAnsiTheme="minorHAnsi"/>
          <w:b/>
          <w:bCs/>
          <w:i/>
          <w:iCs/>
          <w:color w:val="0070C0"/>
        </w:rPr>
        <w:t>todo lo secreto tarde o temprano se descubrirá</w:t>
      </w:r>
      <w:r w:rsidRPr="00337E25">
        <w:rPr>
          <w:rFonts w:asciiTheme="minorHAnsi" w:hAnsiTheme="minorHAnsi"/>
          <w:i/>
          <w:iCs/>
          <w:color w:val="0070C0"/>
        </w:rPr>
        <w:t>, y todo lo oculto saldrá a la luz y se dará a conocer a todos</w:t>
      </w:r>
      <w:r w:rsidRPr="00337E25">
        <w:rPr>
          <w:rFonts w:asciiTheme="minorHAnsi" w:hAnsiTheme="minorHAnsi"/>
        </w:rPr>
        <w:t>».</w:t>
      </w:r>
    </w:p>
    <w:p w14:paraId="3BDBFA1E" w14:textId="77777777" w:rsidR="00337E25" w:rsidRDefault="00337E25" w:rsidP="00337E25">
      <w:pPr>
        <w:rPr>
          <w:rFonts w:asciiTheme="minorHAnsi" w:hAnsiTheme="minorHAnsi"/>
        </w:rPr>
      </w:pPr>
    </w:p>
    <w:p w14:paraId="564F8EA1" w14:textId="5A7B00D6" w:rsidR="00337E25" w:rsidRPr="00337E25" w:rsidRDefault="00337E25" w:rsidP="00337E25">
      <w:pPr>
        <w:rPr>
          <w:rFonts w:asciiTheme="minorHAnsi" w:hAnsiTheme="minorHAnsi"/>
          <w:i/>
          <w:iCs/>
        </w:rPr>
      </w:pPr>
      <w:r w:rsidRPr="00337E25">
        <w:rPr>
          <w:rFonts w:asciiTheme="minorHAnsi" w:hAnsiTheme="minorHAnsi"/>
        </w:rPr>
        <w:t xml:space="preserve">Vivimos con la ilusión de que lo oculto está a salvo mientras nadie lo vea, pero Jesús rompe esa falsa tranquilidad: </w:t>
      </w:r>
      <w:r w:rsidRPr="00647B3A">
        <w:rPr>
          <w:rFonts w:asciiTheme="minorHAnsi" w:hAnsiTheme="minorHAnsi"/>
          <w:b/>
          <w:bCs/>
          <w:i/>
          <w:iCs/>
        </w:rPr>
        <w:t>nada queda fuera del conocimiento de Dios.</w:t>
      </w:r>
      <w:r w:rsidRPr="00337E25">
        <w:rPr>
          <w:rFonts w:asciiTheme="minorHAnsi" w:hAnsiTheme="minorHAnsi"/>
        </w:rPr>
        <w:t xml:space="preserve"> Pensamientos, intenciones y acciones que creemos privadas están completamente expuestas delante de Él. </w:t>
      </w:r>
      <w:r w:rsidRPr="00337E25">
        <w:rPr>
          <w:rFonts w:asciiTheme="minorHAnsi" w:hAnsiTheme="minorHAnsi"/>
          <w:b/>
          <w:bCs/>
          <w:i/>
          <w:iCs/>
        </w:rPr>
        <w:t>La verdadera pregunta no es si saldrán a la luz, sino qué pasaría si otros pudieran ver lo que hoy solo Dios ve</w:t>
      </w:r>
      <w:r w:rsidRPr="00337E25">
        <w:rPr>
          <w:rFonts w:asciiTheme="minorHAnsi" w:hAnsiTheme="minorHAnsi"/>
          <w:i/>
          <w:iCs/>
        </w:rPr>
        <w:t>.</w:t>
      </w:r>
    </w:p>
    <w:p w14:paraId="70F4C4A6" w14:textId="77777777" w:rsidR="00337E25" w:rsidRDefault="00337E25" w:rsidP="00337E25">
      <w:pPr>
        <w:rPr>
          <w:rFonts w:asciiTheme="minorHAnsi" w:hAnsiTheme="minorHAnsi"/>
        </w:rPr>
      </w:pPr>
    </w:p>
    <w:p w14:paraId="451FA801" w14:textId="01172BB7" w:rsidR="00337E25" w:rsidRPr="00337E25" w:rsidRDefault="00337E25" w:rsidP="00337E25">
      <w:pPr>
        <w:rPr>
          <w:rFonts w:asciiTheme="minorHAnsi" w:hAnsiTheme="minorHAnsi"/>
          <w:lang w:val="es-419"/>
        </w:rPr>
      </w:pPr>
      <w:r w:rsidRPr="00337E25">
        <w:rPr>
          <w:rFonts w:asciiTheme="minorHAnsi" w:hAnsiTheme="minorHAnsi"/>
        </w:rPr>
        <w:t xml:space="preserve">Dios no nos llama a vivir con miedo, sino con integridad. Una vida transparente es aquella que no necesita máscaras, excusas ni compartimentos secretos. Cuando honramos a Dios en lo íntimo, no tememos la luz; al contrario, la buscamos, porque sabemos que </w:t>
      </w:r>
      <w:r w:rsidRPr="00337E25">
        <w:rPr>
          <w:rFonts w:asciiTheme="minorHAnsi" w:hAnsiTheme="minorHAnsi"/>
          <w:b/>
          <w:bCs/>
          <w:i/>
          <w:iCs/>
        </w:rPr>
        <w:t>caminar en verdad nos guarda de la vergüenza y nos acerca más a Su corazón</w:t>
      </w:r>
      <w:r w:rsidRPr="00337E25">
        <w:rPr>
          <w:rFonts w:asciiTheme="minorHAnsi" w:hAnsiTheme="minorHAnsi"/>
        </w:rPr>
        <w:t>.</w:t>
      </w:r>
    </w:p>
    <w:p w14:paraId="35ABD778" w14:textId="77777777" w:rsidR="00337E25" w:rsidRDefault="00337E25" w:rsidP="00337E25">
      <w:pPr>
        <w:rPr>
          <w:rFonts w:asciiTheme="minorHAnsi" w:hAnsiTheme="minorHAnsi"/>
          <w:i/>
          <w:iCs/>
          <w:color w:val="7030A0"/>
        </w:rPr>
      </w:pPr>
    </w:p>
    <w:p w14:paraId="6A7D0F51" w14:textId="792904D8" w:rsidR="00337E25" w:rsidRPr="00337E25" w:rsidRDefault="00337E25" w:rsidP="00337E25">
      <w:pPr>
        <w:rPr>
          <w:rFonts w:asciiTheme="minorHAnsi" w:hAnsiTheme="minorHAnsi"/>
        </w:rPr>
      </w:pPr>
      <w:r w:rsidRPr="00337E25">
        <w:rPr>
          <w:rFonts w:asciiTheme="minorHAnsi" w:hAnsiTheme="minorHAnsi"/>
          <w:i/>
          <w:iCs/>
          <w:color w:val="7030A0"/>
        </w:rPr>
        <w:t>Vive de tal manera que la luz no te incomode</w:t>
      </w:r>
      <w:r w:rsidRPr="00337E25">
        <w:rPr>
          <w:rFonts w:asciiTheme="minorHAnsi" w:hAnsiTheme="minorHAnsi"/>
        </w:rPr>
        <w:t>.</w:t>
      </w:r>
    </w:p>
    <w:p w14:paraId="70374ACB" w14:textId="77777777" w:rsidR="00337E25" w:rsidRDefault="00337E25" w:rsidP="00337E25">
      <w:pPr>
        <w:rPr>
          <w:rFonts w:asciiTheme="minorHAnsi" w:hAnsiTheme="minorHAnsi"/>
          <w:b/>
          <w:bCs/>
          <w:i/>
          <w:iCs/>
        </w:rPr>
      </w:pPr>
    </w:p>
    <w:p w14:paraId="5AC19846" w14:textId="1C75D9F5" w:rsidR="00337E25" w:rsidRPr="00337E25" w:rsidRDefault="00337E25" w:rsidP="00337E25">
      <w:pPr>
        <w:rPr>
          <w:rFonts w:asciiTheme="minorHAnsi" w:hAnsiTheme="minorHAnsi"/>
        </w:rPr>
      </w:pPr>
      <w:r w:rsidRPr="00337E25">
        <w:rPr>
          <w:rFonts w:asciiTheme="minorHAnsi" w:hAnsiTheme="minorHAnsi"/>
          <w:b/>
          <w:bCs/>
          <w:i/>
          <w:iCs/>
        </w:rPr>
        <w:t>Señor Jesús</w:t>
      </w:r>
      <w:r w:rsidRPr="00337E25">
        <w:rPr>
          <w:rFonts w:asciiTheme="minorHAnsi" w:hAnsiTheme="minorHAnsi"/>
          <w:i/>
          <w:iCs/>
        </w:rPr>
        <w:t>, examina mi corazón y ayúdame a vivir con transparencia delante de Ti. Quita de mí todo lo que no te honra y enséñame a caminar en verdad, tanto en público como en lo secreto.</w:t>
      </w:r>
      <w:r w:rsidRPr="007D052F">
        <w:rPr>
          <w:rFonts w:asciiTheme="minorHAnsi" w:hAnsiTheme="minorHAnsi"/>
          <w:b/>
          <w:bCs/>
          <w:i/>
          <w:iCs/>
        </w:rPr>
        <w:t xml:space="preserve"> Amén</w:t>
      </w:r>
      <w:r w:rsidRPr="00337E25">
        <w:rPr>
          <w:rFonts w:asciiTheme="minorHAnsi" w:hAnsiTheme="minorHAnsi"/>
        </w:rPr>
        <w:t>.</w:t>
      </w:r>
    </w:p>
    <w:bookmarkEnd w:id="257"/>
    <w:p w14:paraId="243D1561" w14:textId="77777777" w:rsidR="00C2554A" w:rsidRDefault="00C2554A" w:rsidP="00337E25">
      <w:pPr>
        <w:rPr>
          <w:rFonts w:asciiTheme="minorHAnsi" w:hAnsiTheme="minorHAnsi"/>
          <w:color w:val="000000"/>
        </w:rPr>
      </w:pPr>
    </w:p>
    <w:p w14:paraId="5F828BB3" w14:textId="77777777" w:rsidR="00F702AC" w:rsidRDefault="00F702AC" w:rsidP="00337E25">
      <w:pPr>
        <w:rPr>
          <w:rFonts w:asciiTheme="minorHAnsi" w:hAnsiTheme="minorHAnsi"/>
          <w:color w:val="000000"/>
        </w:rPr>
      </w:pPr>
    </w:p>
    <w:p w14:paraId="72EC8AE6" w14:textId="77777777" w:rsidR="00F702AC" w:rsidRDefault="00F702AC" w:rsidP="00337E25">
      <w:pPr>
        <w:rPr>
          <w:rFonts w:asciiTheme="minorHAnsi" w:hAnsiTheme="minorHAnsi"/>
          <w:color w:val="000000"/>
        </w:rPr>
      </w:pPr>
    </w:p>
    <w:p w14:paraId="5F0B41EA" w14:textId="77777777" w:rsidR="00F702AC" w:rsidRPr="003A1D42" w:rsidRDefault="00F702AC" w:rsidP="00F702AC">
      <w:pPr>
        <w:outlineLvl w:val="2"/>
        <w:rPr>
          <w:rFonts w:asciiTheme="minorHAnsi" w:hAnsiTheme="minorHAnsi" w:cstheme="minorHAnsi"/>
          <w:b/>
          <w:bCs/>
          <w:color w:val="000000"/>
          <w:sz w:val="28"/>
          <w:szCs w:val="28"/>
        </w:rPr>
      </w:pPr>
      <w:bookmarkStart w:id="258" w:name="OLE_LINK257"/>
      <w:r w:rsidRPr="003A1D42">
        <w:rPr>
          <w:rFonts w:asciiTheme="minorHAnsi" w:hAnsiTheme="minorHAnsi" w:cstheme="minorHAnsi"/>
          <w:b/>
          <w:bCs/>
          <w:i/>
          <w:iCs/>
          <w:color w:val="000000"/>
          <w:sz w:val="28"/>
          <w:szCs w:val="28"/>
        </w:rPr>
        <w:t>“Cuando la fe vive en el límite y no en la honra”</w:t>
      </w:r>
    </w:p>
    <w:p w14:paraId="4DEC9C9A" w14:textId="77777777" w:rsidR="00F702AC" w:rsidRPr="00E37753" w:rsidRDefault="00F702AC" w:rsidP="00F702AC">
      <w:pPr>
        <w:rPr>
          <w:rFonts w:asciiTheme="minorHAnsi" w:hAnsiTheme="minorHAnsi" w:cstheme="minorHAnsi"/>
          <w:color w:val="000000"/>
        </w:rPr>
      </w:pPr>
      <w:r w:rsidRPr="00E37753">
        <w:rPr>
          <w:rFonts w:asciiTheme="minorHAnsi" w:hAnsiTheme="minorHAnsi" w:cstheme="minorHAnsi"/>
          <w:b/>
          <w:bCs/>
          <w:color w:val="000000"/>
        </w:rPr>
        <w:t>Proverbios 9:10 (NTV)</w:t>
      </w:r>
      <w:r w:rsidRPr="00E37753">
        <w:rPr>
          <w:rFonts w:asciiTheme="minorHAnsi" w:hAnsiTheme="minorHAnsi" w:cstheme="minorHAnsi"/>
          <w:color w:val="000000"/>
        </w:rPr>
        <w:t xml:space="preserve"> </w:t>
      </w:r>
      <w:r w:rsidRPr="00E37753">
        <w:rPr>
          <w:rFonts w:asciiTheme="minorHAnsi" w:hAnsiTheme="minorHAnsi" w:cstheme="minorHAnsi"/>
          <w:i/>
          <w:iCs/>
          <w:color w:val="000000"/>
        </w:rPr>
        <w:t>«</w:t>
      </w:r>
      <w:r w:rsidRPr="00E37753">
        <w:rPr>
          <w:rFonts w:asciiTheme="minorHAnsi" w:hAnsiTheme="minorHAnsi" w:cstheme="minorHAnsi"/>
          <w:b/>
          <w:bCs/>
          <w:i/>
          <w:iCs/>
          <w:color w:val="0070C0"/>
        </w:rPr>
        <w:t>El temor del Señor es la base de la sabiduría</w:t>
      </w:r>
      <w:r w:rsidRPr="00E37753">
        <w:rPr>
          <w:rFonts w:asciiTheme="minorHAnsi" w:hAnsiTheme="minorHAnsi" w:cstheme="minorHAnsi"/>
          <w:i/>
          <w:iCs/>
          <w:color w:val="0070C0"/>
        </w:rPr>
        <w:t>. Conocer al Santo da por resultado el buen juicio</w:t>
      </w:r>
      <w:r w:rsidRPr="00E37753">
        <w:rPr>
          <w:rFonts w:asciiTheme="minorHAnsi" w:hAnsiTheme="minorHAnsi" w:cstheme="minorHAnsi"/>
          <w:i/>
          <w:iCs/>
          <w:color w:val="000000"/>
        </w:rPr>
        <w:t>».</w:t>
      </w:r>
    </w:p>
    <w:p w14:paraId="09409DAF" w14:textId="77777777" w:rsidR="00F702AC" w:rsidRDefault="00F702AC" w:rsidP="00F702AC">
      <w:pPr>
        <w:pStyle w:val="NormalWeb"/>
        <w:rPr>
          <w:rFonts w:asciiTheme="minorHAnsi" w:hAnsiTheme="minorHAnsi" w:cstheme="minorHAnsi"/>
          <w:color w:val="000000"/>
        </w:rPr>
      </w:pPr>
    </w:p>
    <w:p w14:paraId="0EEDFEF8" w14:textId="77777777" w:rsidR="00F702AC" w:rsidRPr="00E37753" w:rsidRDefault="00F702AC" w:rsidP="00F702AC">
      <w:pPr>
        <w:pStyle w:val="NormalWeb"/>
        <w:rPr>
          <w:rFonts w:asciiTheme="minorHAnsi" w:hAnsiTheme="minorHAnsi" w:cstheme="minorHAnsi"/>
          <w:color w:val="000000"/>
        </w:rPr>
      </w:pPr>
      <w:r w:rsidRPr="00E37753">
        <w:rPr>
          <w:rFonts w:asciiTheme="minorHAnsi" w:hAnsiTheme="minorHAnsi" w:cstheme="minorHAnsi"/>
          <w:color w:val="000000"/>
        </w:rPr>
        <w:t xml:space="preserve">El temor de Dios no consiste en vivir preguntándonos hasta dónde podemos llegar sin caer en pecado, sino en decidir de antemano que </w:t>
      </w:r>
      <w:r w:rsidRPr="00E37753">
        <w:rPr>
          <w:rFonts w:asciiTheme="minorHAnsi" w:hAnsiTheme="minorHAnsi" w:cstheme="minorHAnsi"/>
          <w:b/>
          <w:bCs/>
          <w:color w:val="000000"/>
        </w:rPr>
        <w:t>queremos honrar a Dios en todo</w:t>
      </w:r>
      <w:r w:rsidRPr="00E37753">
        <w:rPr>
          <w:rFonts w:asciiTheme="minorHAnsi" w:hAnsiTheme="minorHAnsi" w:cstheme="minorHAnsi"/>
          <w:color w:val="000000"/>
        </w:rPr>
        <w:t>. Cuando la fe se mueve por límites, siempre busca excusas; cuando se mueve por honra, busca agradar a Dios aun cuando nadie está mirando.</w:t>
      </w:r>
    </w:p>
    <w:p w14:paraId="5B5B3301" w14:textId="77777777" w:rsidR="00F702AC" w:rsidRDefault="00F702AC" w:rsidP="00F702AC">
      <w:pPr>
        <w:pStyle w:val="NormalWeb"/>
        <w:rPr>
          <w:rFonts w:asciiTheme="minorHAnsi" w:hAnsiTheme="minorHAnsi" w:cstheme="minorHAnsi"/>
          <w:color w:val="000000"/>
        </w:rPr>
      </w:pPr>
    </w:p>
    <w:p w14:paraId="54C08F12" w14:textId="77777777" w:rsidR="00F702AC" w:rsidRPr="00E37753" w:rsidRDefault="00F702AC" w:rsidP="00F702AC">
      <w:pPr>
        <w:pStyle w:val="NormalWeb"/>
        <w:rPr>
          <w:rFonts w:asciiTheme="minorHAnsi" w:hAnsiTheme="minorHAnsi" w:cstheme="minorHAnsi"/>
          <w:color w:val="000000"/>
        </w:rPr>
      </w:pPr>
      <w:r w:rsidRPr="00E37753">
        <w:rPr>
          <w:rFonts w:asciiTheme="minorHAnsi" w:hAnsiTheme="minorHAnsi" w:cstheme="minorHAnsi"/>
          <w:color w:val="000000"/>
        </w:rPr>
        <w:t xml:space="preserve">Muchos tropiezos espirituales comienzan cuando dejamos de preguntarnos: </w:t>
      </w:r>
      <w:r w:rsidRPr="00E37753">
        <w:rPr>
          <w:rFonts w:asciiTheme="minorHAnsi" w:hAnsiTheme="minorHAnsi" w:cstheme="minorHAnsi"/>
          <w:color w:val="EE0000"/>
        </w:rPr>
        <w:t>“¿Esto honra a Dios?</w:t>
      </w:r>
      <w:r w:rsidRPr="00E37753">
        <w:rPr>
          <w:rFonts w:asciiTheme="minorHAnsi" w:hAnsiTheme="minorHAnsi" w:cstheme="minorHAnsi"/>
          <w:color w:val="000000"/>
        </w:rPr>
        <w:t xml:space="preserve">” y empezamos a preguntarnos: </w:t>
      </w:r>
      <w:r w:rsidRPr="00E37753">
        <w:rPr>
          <w:rFonts w:asciiTheme="minorHAnsi" w:hAnsiTheme="minorHAnsi" w:cstheme="minorHAnsi"/>
          <w:color w:val="EE0000"/>
        </w:rPr>
        <w:t xml:space="preserve">“¿Esto es permitido?”. </w:t>
      </w:r>
      <w:r w:rsidRPr="00E37753">
        <w:rPr>
          <w:rFonts w:asciiTheme="minorHAnsi" w:hAnsiTheme="minorHAnsi" w:cstheme="minorHAnsi"/>
          <w:b/>
          <w:bCs/>
          <w:i/>
          <w:iCs/>
          <w:color w:val="000000"/>
        </w:rPr>
        <w:t>El temor del Señor nos guarda el corazón, afina nuestro juicio y nos lleva a vivir con integridad</w:t>
      </w:r>
      <w:r w:rsidRPr="00E37753">
        <w:rPr>
          <w:rFonts w:asciiTheme="minorHAnsi" w:hAnsiTheme="minorHAnsi" w:cstheme="minorHAnsi"/>
          <w:color w:val="000000"/>
        </w:rPr>
        <w:t>, no por miedo al castigo, sino por amor y reverencia a Aquel que nos llamó.</w:t>
      </w:r>
    </w:p>
    <w:p w14:paraId="7A3D79FB" w14:textId="77777777" w:rsidR="00F702AC" w:rsidRDefault="00F702AC" w:rsidP="00F702AC">
      <w:pPr>
        <w:pStyle w:val="NormalWeb"/>
        <w:rPr>
          <w:rStyle w:val="nfasis"/>
          <w:rFonts w:asciiTheme="minorHAnsi" w:eastAsiaTheme="majorEastAsia" w:hAnsiTheme="minorHAnsi" w:cstheme="minorHAnsi"/>
          <w:color w:val="000000"/>
        </w:rPr>
      </w:pPr>
    </w:p>
    <w:p w14:paraId="237D8739" w14:textId="77777777" w:rsidR="00F702AC" w:rsidRPr="00E37753" w:rsidRDefault="00F702AC" w:rsidP="00F702AC">
      <w:pPr>
        <w:pStyle w:val="NormalWeb"/>
        <w:rPr>
          <w:rFonts w:asciiTheme="minorHAnsi" w:hAnsiTheme="minorHAnsi" w:cstheme="minorHAnsi"/>
          <w:color w:val="7030A0"/>
        </w:rPr>
      </w:pPr>
      <w:r w:rsidRPr="00E37753">
        <w:rPr>
          <w:rStyle w:val="nfasis"/>
          <w:rFonts w:asciiTheme="minorHAnsi" w:hAnsiTheme="minorHAnsi" w:cstheme="minorHAnsi"/>
          <w:color w:val="7030A0"/>
        </w:rPr>
        <w:t>La fe madura no busca el límite del pecado, sino la honra de Dios.</w:t>
      </w:r>
    </w:p>
    <w:p w14:paraId="21B964E9" w14:textId="77777777" w:rsidR="00F702AC" w:rsidRDefault="00F702AC" w:rsidP="00F702AC">
      <w:pPr>
        <w:pStyle w:val="NormalWeb"/>
        <w:rPr>
          <w:rFonts w:asciiTheme="minorHAnsi" w:hAnsiTheme="minorHAnsi" w:cstheme="minorHAnsi"/>
          <w:color w:val="000000"/>
        </w:rPr>
      </w:pPr>
    </w:p>
    <w:p w14:paraId="6060F1E5" w14:textId="77777777" w:rsidR="00F702AC" w:rsidRPr="00E37753" w:rsidRDefault="00F702AC" w:rsidP="00F702AC">
      <w:pPr>
        <w:pStyle w:val="NormalWeb"/>
        <w:rPr>
          <w:rFonts w:asciiTheme="minorHAnsi" w:hAnsiTheme="minorHAnsi" w:cstheme="minorHAnsi"/>
          <w:i/>
          <w:iCs/>
          <w:color w:val="000000"/>
        </w:rPr>
      </w:pPr>
      <w:r w:rsidRPr="00E37753">
        <w:rPr>
          <w:rFonts w:asciiTheme="minorHAnsi" w:hAnsiTheme="minorHAnsi" w:cstheme="minorHAnsi"/>
          <w:b/>
          <w:bCs/>
          <w:i/>
          <w:iCs/>
          <w:color w:val="000000"/>
        </w:rPr>
        <w:t>Señor Jesús</w:t>
      </w:r>
      <w:r w:rsidRPr="00E37753">
        <w:rPr>
          <w:rFonts w:asciiTheme="minorHAnsi" w:hAnsiTheme="minorHAnsi" w:cstheme="minorHAnsi"/>
          <w:i/>
          <w:iCs/>
          <w:color w:val="000000"/>
        </w:rPr>
        <w:t>, enséñame a vivir con un temor sano delante de Ti. No permitas que mi fe se conforme con lo permitido, sino que anhele siempre honrarte en todo. Guarda mi corazón y guíame con tu sabiduría. Amén.</w:t>
      </w:r>
    </w:p>
    <w:bookmarkEnd w:id="258"/>
    <w:p w14:paraId="59424984" w14:textId="77777777" w:rsidR="00F702AC" w:rsidRDefault="00F702AC" w:rsidP="00337E25">
      <w:pPr>
        <w:rPr>
          <w:rFonts w:asciiTheme="minorHAnsi" w:hAnsiTheme="minorHAnsi"/>
          <w:color w:val="000000"/>
        </w:rPr>
      </w:pPr>
    </w:p>
    <w:p w14:paraId="4207863A" w14:textId="77777777" w:rsidR="00F702AC" w:rsidRDefault="00F702AC" w:rsidP="00337E25">
      <w:pPr>
        <w:rPr>
          <w:rFonts w:asciiTheme="minorHAnsi" w:hAnsiTheme="minorHAnsi"/>
          <w:color w:val="000000"/>
        </w:rPr>
      </w:pPr>
    </w:p>
    <w:p w14:paraId="2B18EF0C" w14:textId="77777777" w:rsidR="00F702AC" w:rsidRDefault="00F702AC" w:rsidP="00337E25">
      <w:pPr>
        <w:rPr>
          <w:rFonts w:asciiTheme="minorHAnsi" w:hAnsiTheme="minorHAnsi"/>
          <w:color w:val="000000"/>
        </w:rPr>
      </w:pPr>
    </w:p>
    <w:p w14:paraId="46C5C24A" w14:textId="77777777" w:rsidR="00E41D74" w:rsidRPr="002534C4" w:rsidRDefault="00E41D74" w:rsidP="00E41D74">
      <w:pPr>
        <w:pStyle w:val="Ttulo2"/>
        <w:rPr>
          <w:rFonts w:asciiTheme="minorHAnsi" w:hAnsiTheme="minorHAnsi" w:cs="Times New Roman"/>
          <w:color w:val="000000"/>
          <w:sz w:val="28"/>
          <w:szCs w:val="28"/>
          <w:lang w:val="es-US"/>
        </w:rPr>
      </w:pPr>
      <w:bookmarkStart w:id="259" w:name="OLE_LINK258"/>
      <w:r w:rsidRPr="002534C4">
        <w:rPr>
          <w:rStyle w:val="Fuerte"/>
          <w:rFonts w:asciiTheme="minorHAnsi" w:hAnsiTheme="minorHAnsi"/>
          <w:color w:val="000000"/>
          <w:sz w:val="28"/>
          <w:szCs w:val="28"/>
        </w:rPr>
        <w:t>Obedecer no es legalismo, es respuesta de amor</w:t>
      </w:r>
    </w:p>
    <w:p w14:paraId="2BBB5D63" w14:textId="4A4B8C39" w:rsidR="00E41D74" w:rsidRPr="002534C4" w:rsidRDefault="00E41D74" w:rsidP="00E41D74">
      <w:pPr>
        <w:pStyle w:val="NormalWeb"/>
        <w:rPr>
          <w:rFonts w:asciiTheme="minorHAnsi" w:hAnsiTheme="minorHAnsi"/>
          <w:color w:val="000000"/>
        </w:rPr>
      </w:pPr>
      <w:r w:rsidRPr="002534C4">
        <w:rPr>
          <w:rStyle w:val="Fuerte"/>
          <w:rFonts w:asciiTheme="minorHAnsi" w:hAnsiTheme="minorHAnsi"/>
          <w:color w:val="000000"/>
        </w:rPr>
        <w:t>Juan 14:15 (NTV)</w:t>
      </w:r>
      <w:r w:rsidRPr="002534C4">
        <w:rPr>
          <w:rStyle w:val="nfasis"/>
          <w:rFonts w:asciiTheme="minorHAnsi" w:hAnsiTheme="minorHAnsi"/>
          <w:color w:val="000000"/>
        </w:rPr>
        <w:t>“</w:t>
      </w:r>
      <w:r w:rsidRPr="002534C4">
        <w:rPr>
          <w:rStyle w:val="nfasis"/>
          <w:rFonts w:asciiTheme="minorHAnsi" w:hAnsiTheme="minorHAnsi"/>
          <w:color w:val="0070C0"/>
        </w:rPr>
        <w:t>Si me aman, obedezcan mis mandamientos</w:t>
      </w:r>
      <w:r w:rsidRPr="002534C4">
        <w:rPr>
          <w:rStyle w:val="nfasis"/>
          <w:rFonts w:asciiTheme="minorHAnsi" w:hAnsiTheme="minorHAnsi"/>
          <w:color w:val="000000"/>
        </w:rPr>
        <w:t>.”</w:t>
      </w:r>
    </w:p>
    <w:p w14:paraId="2E5ACD4F" w14:textId="77777777" w:rsidR="00E41D74" w:rsidRPr="002534C4" w:rsidRDefault="00E41D74" w:rsidP="00E41D74">
      <w:pPr>
        <w:pStyle w:val="NormalWeb"/>
        <w:rPr>
          <w:rFonts w:asciiTheme="minorHAnsi" w:hAnsiTheme="minorHAnsi"/>
          <w:color w:val="000000"/>
        </w:rPr>
      </w:pPr>
    </w:p>
    <w:p w14:paraId="4DFA63E6" w14:textId="4F4F4019" w:rsidR="00E41D74" w:rsidRPr="002534C4" w:rsidRDefault="00E41D74" w:rsidP="00E41D74">
      <w:pPr>
        <w:pStyle w:val="NormalWeb"/>
        <w:rPr>
          <w:rFonts w:asciiTheme="minorHAnsi" w:hAnsiTheme="minorHAnsi"/>
          <w:color w:val="000000"/>
        </w:rPr>
      </w:pPr>
      <w:r w:rsidRPr="002534C4">
        <w:rPr>
          <w:rFonts w:asciiTheme="minorHAnsi" w:hAnsiTheme="minorHAnsi"/>
          <w:color w:val="000000"/>
        </w:rPr>
        <w:t xml:space="preserve">Muchos piensan que obedecer a Dios es vivir bajo presión o bajo reglas frías. Pero </w:t>
      </w:r>
      <w:r w:rsidRPr="00F31EC0">
        <w:rPr>
          <w:rFonts w:asciiTheme="minorHAnsi" w:hAnsiTheme="minorHAnsi"/>
          <w:b/>
          <w:bCs/>
          <w:color w:val="000000"/>
        </w:rPr>
        <w:t>Jesús no dijo:</w:t>
      </w:r>
      <w:r w:rsidRPr="002534C4">
        <w:rPr>
          <w:rFonts w:asciiTheme="minorHAnsi" w:hAnsiTheme="minorHAnsi"/>
          <w:color w:val="000000"/>
        </w:rPr>
        <w:t xml:space="preserve"> “</w:t>
      </w:r>
      <w:r w:rsidRPr="00F31EC0">
        <w:rPr>
          <w:rFonts w:asciiTheme="minorHAnsi" w:hAnsiTheme="minorHAnsi"/>
          <w:i/>
          <w:iCs/>
          <w:color w:val="000000"/>
        </w:rPr>
        <w:t>Si me temen, obedezcan</w:t>
      </w:r>
      <w:r w:rsidRPr="002534C4">
        <w:rPr>
          <w:rFonts w:asciiTheme="minorHAnsi" w:hAnsiTheme="minorHAnsi"/>
          <w:color w:val="000000"/>
        </w:rPr>
        <w:t xml:space="preserve">”. </w:t>
      </w:r>
      <w:r w:rsidRPr="00F31EC0">
        <w:rPr>
          <w:rFonts w:asciiTheme="minorHAnsi" w:hAnsiTheme="minorHAnsi"/>
          <w:b/>
          <w:bCs/>
          <w:color w:val="000000"/>
        </w:rPr>
        <w:t>Él dijo</w:t>
      </w:r>
      <w:r w:rsidRPr="002534C4">
        <w:rPr>
          <w:rFonts w:asciiTheme="minorHAnsi" w:hAnsiTheme="minorHAnsi"/>
          <w:color w:val="000000"/>
        </w:rPr>
        <w:t>: “</w:t>
      </w:r>
      <w:r w:rsidRPr="00F31EC0">
        <w:rPr>
          <w:rFonts w:asciiTheme="minorHAnsi" w:hAnsiTheme="minorHAnsi"/>
          <w:i/>
          <w:iCs/>
          <w:color w:val="0070C0"/>
        </w:rPr>
        <w:t>Si me aman…”.</w:t>
      </w:r>
      <w:r w:rsidRPr="00F31EC0">
        <w:rPr>
          <w:rFonts w:asciiTheme="minorHAnsi" w:hAnsiTheme="minorHAnsi"/>
          <w:color w:val="0070C0"/>
        </w:rPr>
        <w:t xml:space="preserve"> </w:t>
      </w:r>
      <w:r w:rsidRPr="002534C4">
        <w:rPr>
          <w:rFonts w:asciiTheme="minorHAnsi" w:hAnsiTheme="minorHAnsi"/>
          <w:color w:val="000000"/>
        </w:rPr>
        <w:t xml:space="preserve">La obediencia verdadera no nace del miedo al castigo; </w:t>
      </w:r>
      <w:r w:rsidRPr="00B75AAD">
        <w:rPr>
          <w:rFonts w:asciiTheme="minorHAnsi" w:hAnsiTheme="minorHAnsi"/>
          <w:b/>
          <w:bCs/>
          <w:color w:val="000000"/>
        </w:rPr>
        <w:t>nace del amor</w:t>
      </w:r>
      <w:r w:rsidRPr="002534C4">
        <w:rPr>
          <w:rFonts w:asciiTheme="minorHAnsi" w:hAnsiTheme="minorHAnsi"/>
          <w:color w:val="000000"/>
        </w:rPr>
        <w:t>, del respeto y de una relación viva con Dios.</w:t>
      </w:r>
    </w:p>
    <w:p w14:paraId="7CC0FD1D" w14:textId="77777777" w:rsidR="00E41D74" w:rsidRPr="002534C4" w:rsidRDefault="00E41D74" w:rsidP="00E41D74">
      <w:pPr>
        <w:pStyle w:val="NormalWeb"/>
        <w:rPr>
          <w:rFonts w:asciiTheme="minorHAnsi" w:hAnsiTheme="minorHAnsi"/>
          <w:color w:val="000000"/>
        </w:rPr>
      </w:pPr>
    </w:p>
    <w:p w14:paraId="19D74C98" w14:textId="6C831B73" w:rsidR="00E41D74" w:rsidRPr="002534C4" w:rsidRDefault="00E41D74" w:rsidP="00E41D74">
      <w:pPr>
        <w:pStyle w:val="NormalWeb"/>
        <w:rPr>
          <w:rFonts w:asciiTheme="minorHAnsi" w:hAnsiTheme="minorHAnsi"/>
          <w:color w:val="000000"/>
        </w:rPr>
      </w:pPr>
      <w:r w:rsidRPr="002534C4">
        <w:rPr>
          <w:rFonts w:asciiTheme="minorHAnsi" w:hAnsiTheme="minorHAnsi"/>
          <w:color w:val="000000"/>
        </w:rPr>
        <w:t>Obedecer es decir con tu vida: “</w:t>
      </w:r>
      <w:r w:rsidRPr="00B75AAD">
        <w:rPr>
          <w:rFonts w:asciiTheme="minorHAnsi" w:hAnsiTheme="minorHAnsi"/>
          <w:b/>
          <w:bCs/>
          <w:i/>
          <w:iCs/>
          <w:color w:val="000000"/>
        </w:rPr>
        <w:t>Confío más en lo que Dios dice que en lo que yo siento</w:t>
      </w:r>
      <w:r w:rsidRPr="002534C4">
        <w:rPr>
          <w:rFonts w:asciiTheme="minorHAnsi" w:hAnsiTheme="minorHAnsi"/>
          <w:color w:val="000000"/>
        </w:rPr>
        <w:t xml:space="preserve">”. Cuando amamos a Dios, sus mandamientos no se sienten como cadenas, sino como dirección segura. </w:t>
      </w:r>
      <w:r w:rsidRPr="00C859DB">
        <w:rPr>
          <w:rFonts w:asciiTheme="minorHAnsi" w:hAnsiTheme="minorHAnsi"/>
          <w:b/>
          <w:bCs/>
          <w:color w:val="000000"/>
        </w:rPr>
        <w:t>En la familia</w:t>
      </w:r>
      <w:r w:rsidRPr="002534C4">
        <w:rPr>
          <w:rFonts w:asciiTheme="minorHAnsi" w:hAnsiTheme="minorHAnsi"/>
          <w:color w:val="000000"/>
        </w:rPr>
        <w:t xml:space="preserve">, obedecer es perdonar, servir y amar aun cuando cuesta. </w:t>
      </w:r>
      <w:r w:rsidRPr="00C859DB">
        <w:rPr>
          <w:rFonts w:asciiTheme="minorHAnsi" w:hAnsiTheme="minorHAnsi"/>
          <w:b/>
          <w:bCs/>
          <w:color w:val="000000"/>
        </w:rPr>
        <w:t>En el trabajo</w:t>
      </w:r>
      <w:r w:rsidRPr="002534C4">
        <w:rPr>
          <w:rFonts w:asciiTheme="minorHAnsi" w:hAnsiTheme="minorHAnsi"/>
          <w:color w:val="000000"/>
        </w:rPr>
        <w:t xml:space="preserve">, es actuar con integridad aunque nadie esté mirando. </w:t>
      </w:r>
      <w:r w:rsidRPr="00C859DB">
        <w:rPr>
          <w:rFonts w:asciiTheme="minorHAnsi" w:hAnsiTheme="minorHAnsi"/>
          <w:b/>
          <w:bCs/>
          <w:color w:val="000000"/>
        </w:rPr>
        <w:t>En la vida diaria</w:t>
      </w:r>
      <w:r w:rsidRPr="002534C4">
        <w:rPr>
          <w:rFonts w:asciiTheme="minorHAnsi" w:hAnsiTheme="minorHAnsi"/>
          <w:color w:val="000000"/>
        </w:rPr>
        <w:t>, es elegir agradar a Dios por encima de los impulsos.</w:t>
      </w:r>
    </w:p>
    <w:p w14:paraId="35E3F540" w14:textId="77777777" w:rsidR="00E41D74" w:rsidRPr="002534C4" w:rsidRDefault="00E41D74" w:rsidP="00E41D74">
      <w:pPr>
        <w:pStyle w:val="NormalWeb"/>
        <w:rPr>
          <w:rStyle w:val="Fuerte"/>
          <w:rFonts w:asciiTheme="minorHAnsi" w:hAnsiTheme="minorHAnsi"/>
          <w:color w:val="000000"/>
        </w:rPr>
      </w:pPr>
    </w:p>
    <w:p w14:paraId="73A2151E" w14:textId="12BB48C9" w:rsidR="00E41D74" w:rsidRPr="00C859DB" w:rsidRDefault="00E41D74" w:rsidP="00E41D74">
      <w:pPr>
        <w:pStyle w:val="NormalWeb"/>
        <w:rPr>
          <w:rFonts w:asciiTheme="minorHAnsi" w:hAnsiTheme="minorHAnsi"/>
          <w:i/>
          <w:iCs/>
          <w:color w:val="7030A0"/>
        </w:rPr>
      </w:pPr>
      <w:r w:rsidRPr="00C859DB">
        <w:rPr>
          <w:rStyle w:val="Fuerte"/>
          <w:rFonts w:asciiTheme="minorHAnsi" w:hAnsiTheme="minorHAnsi"/>
          <w:i/>
          <w:iCs/>
          <w:color w:val="7030A0"/>
        </w:rPr>
        <w:t>La obediencia no es presión externa; es amor interno en acción.</w:t>
      </w:r>
    </w:p>
    <w:p w14:paraId="2E44093E" w14:textId="77777777" w:rsidR="00E41D74" w:rsidRPr="002534C4" w:rsidRDefault="00E41D74" w:rsidP="00E41D74">
      <w:pPr>
        <w:pStyle w:val="NormalWeb"/>
        <w:rPr>
          <w:rFonts w:asciiTheme="minorHAnsi" w:hAnsiTheme="minorHAnsi"/>
          <w:color w:val="000000"/>
        </w:rPr>
      </w:pPr>
    </w:p>
    <w:p w14:paraId="2C111F0E" w14:textId="054474DE" w:rsidR="00E41D74" w:rsidRPr="002534C4" w:rsidRDefault="00E41D74" w:rsidP="00E41D74">
      <w:pPr>
        <w:pStyle w:val="NormalWeb"/>
        <w:rPr>
          <w:rFonts w:asciiTheme="minorHAnsi" w:hAnsiTheme="minorHAnsi"/>
          <w:color w:val="000000"/>
        </w:rPr>
      </w:pPr>
      <w:r w:rsidRPr="002534C4">
        <w:rPr>
          <w:rFonts w:asciiTheme="minorHAnsi" w:hAnsiTheme="minorHAnsi"/>
          <w:color w:val="000000"/>
        </w:rPr>
        <w:t xml:space="preserve">Cuando entendemos esto, dejamos de ver la obediencia como carga y comenzamos a verla como privilegio. No obedecemos para que Dios nos ame; </w:t>
      </w:r>
      <w:r w:rsidRPr="0011404B">
        <w:rPr>
          <w:rFonts w:asciiTheme="minorHAnsi" w:hAnsiTheme="minorHAnsi"/>
          <w:b/>
          <w:bCs/>
          <w:i/>
          <w:iCs/>
          <w:color w:val="000000"/>
        </w:rPr>
        <w:t>obedecemos porque ya nos ama</w:t>
      </w:r>
      <w:r w:rsidRPr="002534C4">
        <w:rPr>
          <w:rFonts w:asciiTheme="minorHAnsi" w:hAnsiTheme="minorHAnsi"/>
          <w:color w:val="000000"/>
        </w:rPr>
        <w:t>.</w:t>
      </w:r>
    </w:p>
    <w:p w14:paraId="00A2058E" w14:textId="77777777" w:rsidR="00E41D74" w:rsidRPr="002534C4" w:rsidRDefault="00E41D74" w:rsidP="00E41D74">
      <w:pPr>
        <w:pStyle w:val="NormalWeb"/>
        <w:rPr>
          <w:rFonts w:asciiTheme="minorHAnsi" w:hAnsiTheme="minorHAnsi"/>
          <w:color w:val="000000"/>
        </w:rPr>
      </w:pPr>
    </w:p>
    <w:p w14:paraId="27E11901" w14:textId="0BFE99EE" w:rsidR="00E41D74" w:rsidRPr="0011404B" w:rsidRDefault="00E41D74" w:rsidP="00E41D74">
      <w:pPr>
        <w:pStyle w:val="NormalWeb"/>
        <w:rPr>
          <w:rFonts w:asciiTheme="minorHAnsi" w:hAnsiTheme="minorHAnsi"/>
          <w:i/>
          <w:iCs/>
          <w:color w:val="000000"/>
        </w:rPr>
      </w:pPr>
      <w:r w:rsidRPr="0011404B">
        <w:rPr>
          <w:rFonts w:asciiTheme="minorHAnsi" w:hAnsiTheme="minorHAnsi"/>
          <w:b/>
          <w:bCs/>
          <w:i/>
          <w:iCs/>
          <w:color w:val="000000"/>
        </w:rPr>
        <w:t>Señor Jesús</w:t>
      </w:r>
      <w:r w:rsidRPr="0011404B">
        <w:rPr>
          <w:rFonts w:asciiTheme="minorHAnsi" w:hAnsiTheme="minorHAnsi"/>
          <w:i/>
          <w:iCs/>
          <w:color w:val="000000"/>
        </w:rPr>
        <w:t>, enséñame a obedecerte por amor y no por obligación. Que mi vida sea una respuesta constante a tu gracia. Amén.</w:t>
      </w:r>
    </w:p>
    <w:bookmarkEnd w:id="259"/>
    <w:p w14:paraId="0BF267DC" w14:textId="77777777" w:rsidR="00E41D74" w:rsidRDefault="00E41D74" w:rsidP="00337E25">
      <w:pPr>
        <w:rPr>
          <w:rFonts w:asciiTheme="minorHAnsi" w:hAnsiTheme="minorHAnsi"/>
          <w:color w:val="000000"/>
        </w:rPr>
      </w:pPr>
    </w:p>
    <w:p w14:paraId="6FCB311B" w14:textId="77777777" w:rsidR="00100CED" w:rsidRDefault="00100CED" w:rsidP="00337E25">
      <w:pPr>
        <w:rPr>
          <w:rFonts w:asciiTheme="minorHAnsi" w:hAnsiTheme="minorHAnsi"/>
          <w:color w:val="000000"/>
        </w:rPr>
      </w:pPr>
    </w:p>
    <w:p w14:paraId="50ABDA9D" w14:textId="77777777" w:rsidR="00100CED" w:rsidRDefault="00100CED" w:rsidP="00337E25">
      <w:pPr>
        <w:rPr>
          <w:rFonts w:asciiTheme="minorHAnsi" w:hAnsiTheme="minorHAnsi"/>
          <w:color w:val="000000"/>
        </w:rPr>
      </w:pPr>
    </w:p>
    <w:p w14:paraId="3F93F336" w14:textId="77777777" w:rsidR="00100CED" w:rsidRPr="006336E1" w:rsidRDefault="00100CED" w:rsidP="00100CED">
      <w:pPr>
        <w:outlineLvl w:val="2"/>
        <w:rPr>
          <w:rFonts w:asciiTheme="minorHAnsi" w:hAnsiTheme="minorHAnsi"/>
          <w:b/>
          <w:bCs/>
          <w:color w:val="000000"/>
          <w:sz w:val="28"/>
          <w:szCs w:val="28"/>
          <w:lang w:val="es-ES"/>
        </w:rPr>
      </w:pPr>
      <w:bookmarkStart w:id="260" w:name="OLE_LINK259"/>
      <w:r w:rsidRPr="006336E1">
        <w:rPr>
          <w:rFonts w:asciiTheme="minorHAnsi" w:hAnsiTheme="minorHAnsi"/>
          <w:b/>
          <w:bCs/>
          <w:color w:val="000000"/>
          <w:sz w:val="28"/>
          <w:szCs w:val="28"/>
          <w:lang w:val="es-ES"/>
        </w:rPr>
        <w:t xml:space="preserve">Una obediencia NO negociable. </w:t>
      </w:r>
    </w:p>
    <w:p w14:paraId="29E63696" w14:textId="77777777" w:rsidR="00100CED" w:rsidRPr="006336E1" w:rsidRDefault="00100CED" w:rsidP="00100CED">
      <w:pPr>
        <w:rPr>
          <w:rFonts w:asciiTheme="minorHAnsi" w:hAnsiTheme="minorHAnsi"/>
          <w:lang w:val="es-ES"/>
        </w:rPr>
      </w:pPr>
      <w:r w:rsidRPr="006336E1">
        <w:rPr>
          <w:rFonts w:asciiTheme="minorHAnsi" w:hAnsiTheme="minorHAnsi"/>
          <w:b/>
          <w:bCs/>
          <w:color w:val="000000"/>
          <w:lang w:val="es-ES"/>
        </w:rPr>
        <w:t>1 Samuel 15:22 (NTV)</w:t>
      </w:r>
      <w:r w:rsidRPr="006336E1">
        <w:rPr>
          <w:rFonts w:asciiTheme="minorHAnsi" w:hAnsiTheme="minorHAnsi"/>
          <w:color w:val="000000"/>
          <w:lang w:val="es-ES"/>
        </w:rPr>
        <w:t xml:space="preserve"> </w:t>
      </w:r>
      <w:r w:rsidRPr="006336E1">
        <w:rPr>
          <w:rFonts w:asciiTheme="minorHAnsi" w:hAnsiTheme="minorHAnsi"/>
          <w:i/>
          <w:iCs/>
          <w:color w:val="0070C0"/>
          <w:lang w:val="es-ES"/>
        </w:rPr>
        <w:t xml:space="preserve">—¿Qué es lo que más le agrada al </w:t>
      </w:r>
      <w:r w:rsidRPr="006336E1">
        <w:rPr>
          <w:rFonts w:asciiTheme="minorHAnsi" w:hAnsiTheme="minorHAnsi"/>
          <w:i/>
          <w:iCs/>
          <w:smallCaps/>
          <w:color w:val="0070C0"/>
          <w:lang w:val="es-ES"/>
        </w:rPr>
        <w:t>Señor</w:t>
      </w:r>
      <w:r w:rsidRPr="006336E1">
        <w:rPr>
          <w:rFonts w:asciiTheme="minorHAnsi" w:hAnsiTheme="minorHAnsi"/>
          <w:i/>
          <w:iCs/>
          <w:color w:val="0070C0"/>
          <w:lang w:val="es-ES"/>
        </w:rPr>
        <w:t xml:space="preserve">: tus ofrendas quemadas y sacrificios, o que obedezcas a su voz? ¡Escucha! </w:t>
      </w:r>
      <w:r w:rsidRPr="006336E1">
        <w:rPr>
          <w:rFonts w:asciiTheme="minorHAnsi" w:hAnsiTheme="minorHAnsi"/>
          <w:b/>
          <w:bCs/>
          <w:i/>
          <w:iCs/>
          <w:color w:val="0070C0"/>
          <w:lang w:val="es-ES"/>
        </w:rPr>
        <w:t>La obediencia es mejor que el sacrificio</w:t>
      </w:r>
      <w:r w:rsidRPr="006336E1">
        <w:rPr>
          <w:rFonts w:asciiTheme="minorHAnsi" w:hAnsiTheme="minorHAnsi"/>
          <w:i/>
          <w:iCs/>
          <w:color w:val="0070C0"/>
          <w:lang w:val="es-ES"/>
        </w:rPr>
        <w:t>, y la sumisión es mejor que ofrecer la grasa de carneros</w:t>
      </w:r>
      <w:r w:rsidRPr="006336E1">
        <w:rPr>
          <w:rFonts w:asciiTheme="minorHAnsi" w:hAnsiTheme="minorHAnsi"/>
          <w:lang w:val="es-ES"/>
        </w:rPr>
        <w:t>.</w:t>
      </w:r>
    </w:p>
    <w:p w14:paraId="7FC8D568" w14:textId="77777777" w:rsidR="00100CED" w:rsidRPr="006336E1" w:rsidRDefault="00100CED" w:rsidP="00100CED">
      <w:pPr>
        <w:pStyle w:val="NormalWeb"/>
        <w:rPr>
          <w:rFonts w:asciiTheme="minorHAnsi" w:hAnsiTheme="minorHAnsi"/>
          <w:color w:val="000000"/>
          <w:lang w:val="es-ES"/>
        </w:rPr>
      </w:pPr>
    </w:p>
    <w:p w14:paraId="56AFEA78" w14:textId="77777777" w:rsidR="00100CED" w:rsidRPr="006336E1" w:rsidRDefault="00100CED" w:rsidP="00100CED">
      <w:pPr>
        <w:pStyle w:val="NormalWeb"/>
        <w:rPr>
          <w:rFonts w:asciiTheme="minorHAnsi" w:hAnsiTheme="minorHAnsi"/>
          <w:color w:val="000000"/>
          <w:lang w:val="es-ES"/>
        </w:rPr>
      </w:pPr>
      <w:r w:rsidRPr="006336E1">
        <w:rPr>
          <w:rFonts w:asciiTheme="minorHAnsi" w:hAnsiTheme="minorHAnsi"/>
          <w:color w:val="000000"/>
          <w:lang w:val="es-ES"/>
        </w:rPr>
        <w:t>Muchos no han dejado la fe, pero han comenzado a negociar la obediencia. Obedecen mientras no incomode, siguen a Cristo mientras no cueste y justifican lo que saben que no agrada a Dios. Servimos en la iglesia, cantamos y damos, pero evitamos cambiar áreas del corazón. En las redes y en conversaciones pensamos: “todo el mundo lo hace” o “no es tan grave”. En las decisiones morales calculamos hasta dónde podemos llegar sin consecuencias.</w:t>
      </w:r>
    </w:p>
    <w:p w14:paraId="35C2E8D1" w14:textId="77777777" w:rsidR="00100CED" w:rsidRPr="006336E1" w:rsidRDefault="00100CED" w:rsidP="00100CED">
      <w:pPr>
        <w:pStyle w:val="NormalWeb"/>
        <w:rPr>
          <w:rStyle w:val="Fuerte"/>
          <w:rFonts w:asciiTheme="minorHAnsi" w:eastAsiaTheme="majorEastAsia" w:hAnsiTheme="minorHAnsi"/>
          <w:i/>
          <w:iCs/>
          <w:color w:val="7030A0"/>
          <w:lang w:val="es-ES"/>
        </w:rPr>
      </w:pPr>
    </w:p>
    <w:p w14:paraId="116A70FF" w14:textId="77777777" w:rsidR="00100CED" w:rsidRPr="006336E1" w:rsidRDefault="00100CED" w:rsidP="00100CED">
      <w:pPr>
        <w:pStyle w:val="NormalWeb"/>
        <w:rPr>
          <w:rFonts w:asciiTheme="minorHAnsi" w:hAnsiTheme="minorHAnsi"/>
          <w:i/>
          <w:iCs/>
          <w:color w:val="7030A0"/>
          <w:lang w:val="es-ES"/>
        </w:rPr>
      </w:pPr>
      <w:r w:rsidRPr="006336E1">
        <w:rPr>
          <w:rStyle w:val="Fuerte"/>
          <w:rFonts w:asciiTheme="minorHAnsi" w:hAnsiTheme="minorHAnsi"/>
          <w:i/>
          <w:iCs/>
          <w:color w:val="7030A0"/>
          <w:lang w:val="es-ES"/>
        </w:rPr>
        <w:t xml:space="preserve">La obediencia no </w:t>
      </w:r>
      <w:r w:rsidRPr="006336E1">
        <w:rPr>
          <w:rStyle w:val="Fuerte"/>
          <w:rFonts w:asciiTheme="minorHAnsi" w:eastAsiaTheme="majorEastAsia" w:hAnsiTheme="minorHAnsi"/>
          <w:i/>
          <w:iCs/>
          <w:color w:val="7030A0"/>
          <w:lang w:val="es-ES"/>
        </w:rPr>
        <w:t>es</w:t>
      </w:r>
      <w:r w:rsidRPr="006336E1">
        <w:rPr>
          <w:rStyle w:val="Fuerte"/>
          <w:rFonts w:asciiTheme="minorHAnsi" w:hAnsiTheme="minorHAnsi"/>
          <w:i/>
          <w:iCs/>
          <w:color w:val="7030A0"/>
          <w:lang w:val="es-ES"/>
        </w:rPr>
        <w:t xml:space="preserve"> negocia</w:t>
      </w:r>
      <w:r w:rsidRPr="006336E1">
        <w:rPr>
          <w:rStyle w:val="Fuerte"/>
          <w:rFonts w:asciiTheme="minorHAnsi" w:eastAsiaTheme="majorEastAsia" w:hAnsiTheme="minorHAnsi"/>
          <w:i/>
          <w:iCs/>
          <w:color w:val="7030A0"/>
          <w:lang w:val="es-ES"/>
        </w:rPr>
        <w:t>ble</w:t>
      </w:r>
      <w:r w:rsidRPr="006336E1">
        <w:rPr>
          <w:rStyle w:val="Fuerte"/>
          <w:rFonts w:asciiTheme="minorHAnsi" w:hAnsiTheme="minorHAnsi"/>
          <w:i/>
          <w:iCs/>
          <w:color w:val="7030A0"/>
          <w:lang w:val="es-ES"/>
        </w:rPr>
        <w:t>, se honra.</w:t>
      </w:r>
    </w:p>
    <w:p w14:paraId="3B7D9CA9" w14:textId="77777777" w:rsidR="00100CED" w:rsidRPr="006336E1" w:rsidRDefault="00100CED" w:rsidP="00100CED">
      <w:pPr>
        <w:pStyle w:val="NormalWeb"/>
        <w:rPr>
          <w:rFonts w:asciiTheme="minorHAnsi" w:hAnsiTheme="minorHAnsi"/>
          <w:color w:val="000000"/>
          <w:lang w:val="es-ES"/>
        </w:rPr>
      </w:pPr>
    </w:p>
    <w:p w14:paraId="5CEFD7CF" w14:textId="77777777" w:rsidR="00100CED" w:rsidRPr="006336E1" w:rsidRDefault="00100CED" w:rsidP="00100CED">
      <w:pPr>
        <w:pStyle w:val="NormalWeb"/>
        <w:rPr>
          <w:rFonts w:asciiTheme="minorHAnsi" w:hAnsiTheme="minorHAnsi"/>
          <w:color w:val="000000"/>
          <w:lang w:val="es-ES"/>
        </w:rPr>
      </w:pPr>
      <w:r w:rsidRPr="006336E1">
        <w:rPr>
          <w:rFonts w:asciiTheme="minorHAnsi" w:hAnsiTheme="minorHAnsi"/>
          <w:color w:val="000000"/>
          <w:lang w:val="es-ES"/>
        </w:rPr>
        <w:t xml:space="preserve">Si hemos vivido justificando o caminando en el borde de lo permitido, hoy es el día para decir basta. </w:t>
      </w:r>
      <w:r w:rsidRPr="006336E1">
        <w:rPr>
          <w:rFonts w:asciiTheme="minorHAnsi" w:hAnsiTheme="minorHAnsi"/>
          <w:b/>
          <w:bCs/>
          <w:color w:val="000000"/>
          <w:lang w:val="es-ES"/>
        </w:rPr>
        <w:t>Decidir obedecer por encima de los sentimientos</w:t>
      </w:r>
      <w:r w:rsidRPr="006336E1">
        <w:rPr>
          <w:rFonts w:asciiTheme="minorHAnsi" w:hAnsiTheme="minorHAnsi"/>
          <w:color w:val="000000"/>
          <w:lang w:val="es-ES"/>
        </w:rPr>
        <w:t xml:space="preserve"> </w:t>
      </w:r>
      <w:r w:rsidRPr="006336E1">
        <w:rPr>
          <w:rFonts w:asciiTheme="minorHAnsi" w:hAnsiTheme="minorHAnsi"/>
          <w:b/>
          <w:bCs/>
          <w:color w:val="000000"/>
          <w:lang w:val="es-ES"/>
        </w:rPr>
        <w:t>es la verdadera adoración</w:t>
      </w:r>
      <w:r w:rsidRPr="006336E1">
        <w:rPr>
          <w:rFonts w:asciiTheme="minorHAnsi" w:hAnsiTheme="minorHAnsi"/>
          <w:color w:val="000000"/>
          <w:lang w:val="es-ES"/>
        </w:rPr>
        <w:t>. Dios no busca sacrificios externos mientras el corazón se reserva condiciones; Él busca hijos que le honren con una obediencia completa.</w:t>
      </w:r>
    </w:p>
    <w:p w14:paraId="783706EC" w14:textId="77777777" w:rsidR="00100CED" w:rsidRPr="006336E1" w:rsidRDefault="00100CED" w:rsidP="00100CED">
      <w:pPr>
        <w:pStyle w:val="NormalWeb"/>
        <w:rPr>
          <w:rFonts w:asciiTheme="minorHAnsi" w:hAnsiTheme="minorHAnsi"/>
          <w:b/>
          <w:bCs/>
          <w:color w:val="000000"/>
          <w:lang w:val="es-ES"/>
        </w:rPr>
      </w:pPr>
    </w:p>
    <w:p w14:paraId="72118D0F" w14:textId="77777777" w:rsidR="00100CED" w:rsidRPr="006336E1" w:rsidRDefault="00100CED" w:rsidP="00100CED">
      <w:pPr>
        <w:pStyle w:val="NormalWeb"/>
        <w:rPr>
          <w:rFonts w:asciiTheme="minorHAnsi" w:hAnsiTheme="minorHAnsi"/>
          <w:i/>
          <w:iCs/>
          <w:color w:val="000000"/>
          <w:lang w:val="es-ES"/>
        </w:rPr>
      </w:pPr>
      <w:r w:rsidRPr="006336E1">
        <w:rPr>
          <w:rFonts w:asciiTheme="minorHAnsi" w:hAnsiTheme="minorHAnsi"/>
          <w:b/>
          <w:bCs/>
          <w:i/>
          <w:iCs/>
          <w:color w:val="000000"/>
          <w:lang w:val="es-ES"/>
        </w:rPr>
        <w:t>Señor Jesús</w:t>
      </w:r>
      <w:r w:rsidRPr="006336E1">
        <w:rPr>
          <w:rFonts w:asciiTheme="minorHAnsi" w:hAnsiTheme="minorHAnsi"/>
          <w:i/>
          <w:iCs/>
          <w:color w:val="000000"/>
          <w:lang w:val="es-ES"/>
        </w:rPr>
        <w:t xml:space="preserve">, hoy decido dejar de vivir en el borde de lo permitido. Renuncio a negociar mi fe y escojo obedecerte, aunque me cueste. </w:t>
      </w:r>
      <w:r w:rsidRPr="006336E1">
        <w:rPr>
          <w:rFonts w:asciiTheme="minorHAnsi" w:hAnsiTheme="minorHAnsi"/>
          <w:b/>
          <w:bCs/>
          <w:i/>
          <w:iCs/>
          <w:color w:val="000000"/>
          <w:lang w:val="es-ES"/>
        </w:rPr>
        <w:t>Quiero vivir para honrarte en todo</w:t>
      </w:r>
      <w:r w:rsidRPr="006336E1">
        <w:rPr>
          <w:rFonts w:asciiTheme="minorHAnsi" w:hAnsiTheme="minorHAnsi"/>
          <w:i/>
          <w:iCs/>
          <w:color w:val="000000"/>
          <w:lang w:val="es-ES"/>
        </w:rPr>
        <w:t>. Amén.</w:t>
      </w:r>
    </w:p>
    <w:bookmarkEnd w:id="260"/>
    <w:p w14:paraId="39745955" w14:textId="77777777" w:rsidR="00100CED" w:rsidRDefault="00100CED" w:rsidP="00337E25">
      <w:pPr>
        <w:rPr>
          <w:rFonts w:asciiTheme="minorHAnsi" w:hAnsiTheme="minorHAnsi"/>
          <w:color w:val="000000"/>
        </w:rPr>
      </w:pPr>
    </w:p>
    <w:p w14:paraId="2A637B21" w14:textId="77777777" w:rsidR="00100CED" w:rsidRDefault="00100CED" w:rsidP="00337E25">
      <w:pPr>
        <w:rPr>
          <w:rFonts w:asciiTheme="minorHAnsi" w:hAnsiTheme="minorHAnsi"/>
          <w:color w:val="000000"/>
        </w:rPr>
      </w:pPr>
    </w:p>
    <w:p w14:paraId="1AB68E1D" w14:textId="77777777" w:rsidR="009F4BC9" w:rsidRPr="00912230" w:rsidRDefault="009F4BC9" w:rsidP="009F4BC9">
      <w:pPr>
        <w:rPr>
          <w:b/>
          <w:bCs/>
          <w:color w:val="000000"/>
          <w:sz w:val="28"/>
          <w:szCs w:val="28"/>
          <w:lang w:val="es-ES"/>
        </w:rPr>
      </w:pPr>
      <w:bookmarkStart w:id="261" w:name="OLE_LINK261"/>
      <w:r w:rsidRPr="00912230">
        <w:rPr>
          <w:b/>
          <w:bCs/>
          <w:color w:val="000000"/>
          <w:sz w:val="28"/>
          <w:szCs w:val="28"/>
          <w:lang w:val="es-ES"/>
        </w:rPr>
        <w:t>El temor del Señor produce verdadera sabiduría.</w:t>
      </w:r>
    </w:p>
    <w:p w14:paraId="6876A66E" w14:textId="77777777" w:rsidR="009F4BC9" w:rsidRPr="00AF224B" w:rsidRDefault="009F4BC9" w:rsidP="009F4BC9">
      <w:pPr>
        <w:rPr>
          <w:rFonts w:asciiTheme="minorHAnsi" w:hAnsiTheme="minorHAnsi"/>
          <w:lang w:val="es-ES"/>
        </w:rPr>
      </w:pPr>
      <w:r w:rsidRPr="006B59BE">
        <w:rPr>
          <w:rFonts w:asciiTheme="minorHAnsi" w:hAnsiTheme="minorHAnsi"/>
          <w:b/>
          <w:bCs/>
          <w:color w:val="000000"/>
          <w:lang w:val="es-ES"/>
        </w:rPr>
        <w:t xml:space="preserve">Job 28:28 NTV </w:t>
      </w:r>
      <w:r w:rsidRPr="006B59BE">
        <w:rPr>
          <w:rFonts w:asciiTheme="minorHAnsi" w:hAnsiTheme="minorHAnsi"/>
          <w:i/>
          <w:iCs/>
          <w:color w:val="0070C0"/>
          <w:lang w:val="es-ES"/>
        </w:rPr>
        <w:t>Esto es lo que Dios dice a toda la humanidad: “</w:t>
      </w:r>
      <w:r w:rsidRPr="007351CF">
        <w:rPr>
          <w:rFonts w:asciiTheme="minorHAnsi" w:hAnsiTheme="minorHAnsi"/>
          <w:b/>
          <w:bCs/>
          <w:i/>
          <w:iCs/>
          <w:color w:val="0070C0"/>
          <w:lang w:val="es-ES"/>
        </w:rPr>
        <w:t xml:space="preserve">El temor del </w:t>
      </w:r>
      <w:r w:rsidRPr="00AF224B">
        <w:rPr>
          <w:rFonts w:asciiTheme="minorHAnsi" w:hAnsiTheme="minorHAnsi"/>
          <w:b/>
          <w:bCs/>
          <w:i/>
          <w:iCs/>
          <w:color w:val="0070C0"/>
          <w:lang w:val="es-ES"/>
        </w:rPr>
        <w:t>Señor es la verdadera sabiduría</w:t>
      </w:r>
      <w:r w:rsidRPr="00AF224B">
        <w:rPr>
          <w:rFonts w:asciiTheme="minorHAnsi" w:hAnsiTheme="minorHAnsi"/>
          <w:i/>
          <w:iCs/>
          <w:color w:val="0070C0"/>
          <w:lang w:val="es-ES"/>
        </w:rPr>
        <w:t>; apartarse del mal es el verdadero entendimiento</w:t>
      </w:r>
      <w:r w:rsidRPr="00AF224B">
        <w:rPr>
          <w:rFonts w:asciiTheme="minorHAnsi" w:hAnsiTheme="minorHAnsi"/>
          <w:lang w:val="es-ES"/>
        </w:rPr>
        <w:t>”.</w:t>
      </w:r>
    </w:p>
    <w:p w14:paraId="2ADBB722" w14:textId="77777777" w:rsidR="009F4BC9" w:rsidRPr="00AF224B" w:rsidRDefault="009F4BC9" w:rsidP="009F4BC9">
      <w:pPr>
        <w:rPr>
          <w:rFonts w:asciiTheme="minorHAnsi" w:hAnsiTheme="minorHAnsi"/>
          <w:lang w:val="es-ES"/>
        </w:rPr>
      </w:pPr>
    </w:p>
    <w:p w14:paraId="4A0D5FC7" w14:textId="77777777" w:rsidR="009F4BC9" w:rsidRPr="00AF224B" w:rsidRDefault="009F4BC9" w:rsidP="009F4BC9">
      <w:pPr>
        <w:pStyle w:val="NormalWeb"/>
        <w:rPr>
          <w:rFonts w:asciiTheme="minorHAnsi" w:hAnsiTheme="minorHAnsi"/>
          <w:color w:val="000000"/>
          <w:lang w:val="es-US"/>
        </w:rPr>
      </w:pPr>
      <w:r w:rsidRPr="00AF224B">
        <w:rPr>
          <w:rFonts w:asciiTheme="minorHAnsi" w:hAnsiTheme="minorHAnsi"/>
          <w:b/>
          <w:bCs/>
          <w:color w:val="000000"/>
        </w:rPr>
        <w:t>El temor de Dios no es terror</w:t>
      </w:r>
      <w:r w:rsidRPr="00AF224B">
        <w:rPr>
          <w:rFonts w:asciiTheme="minorHAnsi" w:hAnsiTheme="minorHAnsi"/>
          <w:color w:val="000000"/>
        </w:rPr>
        <w:t xml:space="preserve"> ni miedo a que Él nos castigue. No es huir de Dios, es vivir conscientes de quién es Él y de cómo vivimos delante de Él. Es recordar cada día que estamos en Su presencia.</w:t>
      </w:r>
    </w:p>
    <w:p w14:paraId="7E20399E" w14:textId="77777777" w:rsidR="009F4BC9" w:rsidRDefault="009F4BC9" w:rsidP="009F4BC9">
      <w:pPr>
        <w:pStyle w:val="NormalWeb"/>
        <w:rPr>
          <w:rFonts w:asciiTheme="minorHAnsi" w:hAnsiTheme="minorHAnsi"/>
          <w:color w:val="000000"/>
        </w:rPr>
      </w:pPr>
    </w:p>
    <w:p w14:paraId="354F6AEB" w14:textId="77777777" w:rsidR="009F4BC9" w:rsidRPr="00AF224B" w:rsidRDefault="009F4BC9" w:rsidP="009F4BC9">
      <w:pPr>
        <w:pStyle w:val="NormalWeb"/>
        <w:rPr>
          <w:rFonts w:asciiTheme="minorHAnsi" w:hAnsiTheme="minorHAnsi"/>
          <w:color w:val="000000"/>
        </w:rPr>
      </w:pPr>
      <w:r w:rsidRPr="00AF224B">
        <w:rPr>
          <w:rFonts w:asciiTheme="minorHAnsi" w:hAnsiTheme="minorHAnsi"/>
          <w:b/>
          <w:bCs/>
          <w:color w:val="000000"/>
        </w:rPr>
        <w:t>Temer a Dios es tomarlo en serio</w:t>
      </w:r>
      <w:r w:rsidRPr="00AF224B">
        <w:rPr>
          <w:rFonts w:asciiTheme="minorHAnsi" w:hAnsiTheme="minorHAnsi"/>
          <w:color w:val="000000"/>
        </w:rPr>
        <w:t xml:space="preserve">. Es honrar Su santidad y respetar Su Palabra. Es entender que nuestra vida no es ligera ni superficial, porque caminamos delante de un Dios </w:t>
      </w:r>
      <w:r>
        <w:rPr>
          <w:rFonts w:asciiTheme="minorHAnsi" w:hAnsiTheme="minorHAnsi"/>
          <w:color w:val="000000"/>
        </w:rPr>
        <w:t xml:space="preserve">y Él es </w:t>
      </w:r>
      <w:r w:rsidRPr="00AF224B">
        <w:rPr>
          <w:rFonts w:asciiTheme="minorHAnsi" w:hAnsiTheme="minorHAnsi"/>
          <w:color w:val="000000"/>
        </w:rPr>
        <w:t>santo.</w:t>
      </w:r>
    </w:p>
    <w:p w14:paraId="42C59143" w14:textId="77777777" w:rsidR="009F4BC9" w:rsidRDefault="009F4BC9" w:rsidP="009F4BC9">
      <w:pPr>
        <w:pStyle w:val="NormalWeb"/>
        <w:rPr>
          <w:rFonts w:asciiTheme="minorHAnsi" w:hAnsiTheme="minorHAnsi"/>
          <w:color w:val="000000"/>
        </w:rPr>
      </w:pPr>
    </w:p>
    <w:p w14:paraId="306293A7" w14:textId="77777777" w:rsidR="009F4BC9" w:rsidRPr="00AF224B" w:rsidRDefault="009F4BC9" w:rsidP="009F4BC9">
      <w:pPr>
        <w:pStyle w:val="NormalWeb"/>
        <w:rPr>
          <w:rFonts w:asciiTheme="minorHAnsi" w:hAnsiTheme="minorHAnsi"/>
          <w:color w:val="000000"/>
        </w:rPr>
      </w:pPr>
      <w:r w:rsidRPr="00AF224B">
        <w:rPr>
          <w:rFonts w:asciiTheme="minorHAnsi" w:hAnsiTheme="minorHAnsi"/>
          <w:b/>
          <w:bCs/>
          <w:color w:val="000000"/>
        </w:rPr>
        <w:t>El temor de Dios se manifiesta en decisiones concretas</w:t>
      </w:r>
      <w:r w:rsidRPr="00AF224B">
        <w:rPr>
          <w:rFonts w:asciiTheme="minorHAnsi" w:hAnsiTheme="minorHAnsi"/>
          <w:color w:val="000000"/>
        </w:rPr>
        <w:t>: es elegir apartarnos de lo que le desagrada, aunque nadie nos esté mirando. No es vivir calculando el límite del pecado, sino vivir ordenados delante de Él.</w:t>
      </w:r>
    </w:p>
    <w:p w14:paraId="50C73F1D" w14:textId="77777777" w:rsidR="009F4BC9" w:rsidRDefault="009F4BC9" w:rsidP="009F4BC9">
      <w:pPr>
        <w:pStyle w:val="NormalWeb"/>
        <w:rPr>
          <w:rStyle w:val="Fuerte"/>
          <w:rFonts w:asciiTheme="minorHAnsi" w:eastAsiaTheme="majorEastAsia" w:hAnsiTheme="minorHAnsi"/>
          <w:color w:val="000000"/>
        </w:rPr>
      </w:pPr>
    </w:p>
    <w:p w14:paraId="06CD2663" w14:textId="77777777" w:rsidR="009F4BC9" w:rsidRPr="00AF224B" w:rsidRDefault="009F4BC9" w:rsidP="009F4BC9">
      <w:pPr>
        <w:pStyle w:val="NormalWeb"/>
        <w:rPr>
          <w:rFonts w:asciiTheme="minorHAnsi" w:hAnsiTheme="minorHAnsi"/>
          <w:color w:val="000000"/>
        </w:rPr>
      </w:pPr>
      <w:r w:rsidRPr="00AF224B">
        <w:rPr>
          <w:rStyle w:val="Fuerte"/>
          <w:rFonts w:asciiTheme="minorHAnsi" w:hAnsiTheme="minorHAnsi"/>
          <w:color w:val="000000"/>
        </w:rPr>
        <w:t>La verdadera sabiduría es vivir cada día conscientes de la presencia de Dios y apartados del mal.</w:t>
      </w:r>
    </w:p>
    <w:p w14:paraId="07465832" w14:textId="77777777" w:rsidR="009F4BC9" w:rsidRDefault="009F4BC9" w:rsidP="009F4BC9">
      <w:pPr>
        <w:pStyle w:val="NormalWeb"/>
        <w:rPr>
          <w:rFonts w:asciiTheme="minorHAnsi" w:hAnsiTheme="minorHAnsi"/>
          <w:color w:val="000000"/>
        </w:rPr>
      </w:pPr>
    </w:p>
    <w:p w14:paraId="30B21A6E" w14:textId="77777777" w:rsidR="009F4BC9" w:rsidRPr="00AF224B" w:rsidRDefault="009F4BC9" w:rsidP="009F4BC9">
      <w:pPr>
        <w:pStyle w:val="NormalWeb"/>
        <w:rPr>
          <w:rFonts w:asciiTheme="minorHAnsi" w:hAnsiTheme="minorHAnsi"/>
          <w:color w:val="000000"/>
        </w:rPr>
      </w:pPr>
      <w:r w:rsidRPr="00AF224B">
        <w:rPr>
          <w:rFonts w:asciiTheme="minorHAnsi" w:hAnsiTheme="minorHAnsi"/>
          <w:b/>
          <w:bCs/>
          <w:color w:val="000000"/>
        </w:rPr>
        <w:t>El temor de Dios no nos aleja de Su presencia</w:t>
      </w:r>
      <w:r w:rsidRPr="00AF224B">
        <w:rPr>
          <w:rFonts w:asciiTheme="minorHAnsi" w:hAnsiTheme="minorHAnsi"/>
          <w:color w:val="000000"/>
        </w:rPr>
        <w:t>; al contrario, nos coloca correctamente ante Él. No es un miedo que paraliza, es una reverencia que gobierna la vida y dirige nuestros pasos.</w:t>
      </w:r>
    </w:p>
    <w:p w14:paraId="3BACC481" w14:textId="77777777" w:rsidR="009F4BC9" w:rsidRDefault="009F4BC9" w:rsidP="009F4BC9">
      <w:pPr>
        <w:pStyle w:val="NormalWeb"/>
        <w:rPr>
          <w:rFonts w:asciiTheme="minorHAnsi" w:hAnsiTheme="minorHAnsi"/>
          <w:color w:val="000000"/>
        </w:rPr>
      </w:pPr>
    </w:p>
    <w:p w14:paraId="6DFB5AD5" w14:textId="77777777" w:rsidR="009F4BC9" w:rsidRPr="00AF224B" w:rsidRDefault="009F4BC9" w:rsidP="009F4BC9">
      <w:pPr>
        <w:pStyle w:val="NormalWeb"/>
        <w:rPr>
          <w:rFonts w:asciiTheme="minorHAnsi" w:hAnsiTheme="minorHAnsi"/>
          <w:i/>
          <w:iCs/>
          <w:color w:val="000000"/>
        </w:rPr>
      </w:pPr>
      <w:r w:rsidRPr="00AF224B">
        <w:rPr>
          <w:rFonts w:asciiTheme="minorHAnsi" w:hAnsiTheme="minorHAnsi"/>
          <w:b/>
          <w:bCs/>
          <w:i/>
          <w:iCs/>
          <w:color w:val="000000"/>
        </w:rPr>
        <w:t>Señor Jesús</w:t>
      </w:r>
      <w:r w:rsidRPr="00AF224B">
        <w:rPr>
          <w:rFonts w:asciiTheme="minorHAnsi" w:hAnsiTheme="minorHAnsi"/>
          <w:i/>
          <w:iCs/>
          <w:color w:val="000000"/>
        </w:rPr>
        <w:t>, enséñanos a vivir conscientes que habitamos en Tu presencia, a honrar Tu santidad y a caminar cada día con un temor reverente que gobierne nuestra vida. Amén.</w:t>
      </w:r>
    </w:p>
    <w:bookmarkEnd w:id="261"/>
    <w:p w14:paraId="2A0D1CCC" w14:textId="77777777" w:rsidR="00100CED" w:rsidRDefault="00100CED" w:rsidP="00337E25">
      <w:pPr>
        <w:rPr>
          <w:rFonts w:asciiTheme="minorHAnsi" w:hAnsiTheme="minorHAnsi"/>
          <w:color w:val="000000"/>
        </w:rPr>
      </w:pPr>
    </w:p>
    <w:p w14:paraId="2FCAA380" w14:textId="77777777" w:rsidR="003B30F4" w:rsidRDefault="003B30F4" w:rsidP="00337E25">
      <w:pPr>
        <w:rPr>
          <w:rFonts w:asciiTheme="minorHAnsi" w:hAnsiTheme="minorHAnsi"/>
          <w:color w:val="000000"/>
        </w:rPr>
      </w:pPr>
    </w:p>
    <w:p w14:paraId="156FF21A" w14:textId="77777777" w:rsidR="003B30F4" w:rsidRDefault="003B30F4" w:rsidP="00337E25">
      <w:pPr>
        <w:rPr>
          <w:rFonts w:asciiTheme="minorHAnsi" w:hAnsiTheme="minorHAnsi"/>
          <w:color w:val="000000"/>
        </w:rPr>
      </w:pPr>
    </w:p>
    <w:p w14:paraId="0F91BA23" w14:textId="538D63FB" w:rsidR="000400D3" w:rsidRPr="000400D3" w:rsidRDefault="000400D3" w:rsidP="000400D3">
      <w:pPr>
        <w:pStyle w:val="Ttulo2"/>
        <w:rPr>
          <w:rFonts w:asciiTheme="minorHAnsi" w:hAnsiTheme="minorHAnsi" w:cs="Times New Roman"/>
          <w:color w:val="000000"/>
          <w:sz w:val="28"/>
          <w:szCs w:val="28"/>
          <w:lang w:val="es-US"/>
        </w:rPr>
      </w:pPr>
      <w:bookmarkStart w:id="262" w:name="OLE_LINK262"/>
      <w:r w:rsidRPr="000400D3">
        <w:rPr>
          <w:rStyle w:val="Fuerte"/>
          <w:rFonts w:asciiTheme="minorHAnsi" w:hAnsiTheme="minorHAnsi"/>
          <w:color w:val="000000"/>
          <w:sz w:val="28"/>
          <w:szCs w:val="28"/>
        </w:rPr>
        <w:t>Seguros Bajo Su Temor</w:t>
      </w:r>
      <w:r w:rsidR="001C01E5">
        <w:rPr>
          <w:rStyle w:val="Fuerte"/>
          <w:rFonts w:asciiTheme="minorHAnsi" w:hAnsiTheme="minorHAnsi"/>
          <w:color w:val="000000"/>
          <w:sz w:val="28"/>
          <w:szCs w:val="28"/>
        </w:rPr>
        <w:t>.</w:t>
      </w:r>
    </w:p>
    <w:p w14:paraId="70C0991C" w14:textId="31226537" w:rsidR="003B30F4" w:rsidRPr="000400D3" w:rsidRDefault="003B30F4" w:rsidP="000400D3">
      <w:pPr>
        <w:rPr>
          <w:rFonts w:asciiTheme="minorHAnsi" w:hAnsiTheme="minorHAnsi"/>
          <w:color w:val="000000"/>
          <w:lang w:val="es-ES"/>
        </w:rPr>
      </w:pPr>
      <w:r w:rsidRPr="000400D3">
        <w:rPr>
          <w:rFonts w:asciiTheme="minorHAnsi" w:hAnsiTheme="minorHAnsi"/>
          <w:b/>
          <w:bCs/>
          <w:color w:val="000000"/>
          <w:lang w:val="es-ES"/>
        </w:rPr>
        <w:t>Proverbios 14:26-27 (NTV)</w:t>
      </w:r>
      <w:r w:rsidRPr="000400D3">
        <w:rPr>
          <w:rFonts w:asciiTheme="minorHAnsi" w:hAnsiTheme="minorHAnsi"/>
          <w:color w:val="000000"/>
          <w:lang w:val="es-ES"/>
        </w:rPr>
        <w:t xml:space="preserve"> </w:t>
      </w:r>
      <w:r w:rsidRPr="000400D3">
        <w:rPr>
          <w:rFonts w:asciiTheme="minorHAnsi" w:hAnsiTheme="minorHAnsi"/>
          <w:i/>
          <w:iCs/>
          <w:color w:val="000000"/>
          <w:lang w:val="es-ES"/>
        </w:rPr>
        <w:t>«</w:t>
      </w:r>
      <w:r w:rsidRPr="000400D3">
        <w:rPr>
          <w:rFonts w:asciiTheme="minorHAnsi" w:hAnsiTheme="minorHAnsi"/>
          <w:b/>
          <w:bCs/>
          <w:i/>
          <w:iCs/>
          <w:color w:val="0070C0"/>
          <w:lang w:val="es-ES"/>
        </w:rPr>
        <w:t>Los que temen al Señor están seguros</w:t>
      </w:r>
      <w:r w:rsidRPr="000400D3">
        <w:rPr>
          <w:rFonts w:asciiTheme="minorHAnsi" w:hAnsiTheme="minorHAnsi"/>
          <w:i/>
          <w:iCs/>
          <w:color w:val="0070C0"/>
          <w:lang w:val="es-ES"/>
        </w:rPr>
        <w:t xml:space="preserve">; él será un refugio para sus hijos </w:t>
      </w:r>
      <w:r w:rsidRPr="000400D3">
        <w:rPr>
          <w:rFonts w:asciiTheme="minorHAnsi" w:hAnsiTheme="minorHAnsi"/>
          <w:i/>
          <w:iCs/>
          <w:color w:val="0070C0"/>
          <w:vertAlign w:val="superscript"/>
          <w:lang w:val="es-ES"/>
        </w:rPr>
        <w:t>27 </w:t>
      </w:r>
      <w:r w:rsidRPr="000400D3">
        <w:rPr>
          <w:rFonts w:asciiTheme="minorHAnsi" w:hAnsiTheme="minorHAnsi"/>
          <w:b/>
          <w:bCs/>
          <w:i/>
          <w:iCs/>
          <w:color w:val="0070C0"/>
          <w:lang w:val="es-ES"/>
        </w:rPr>
        <w:t xml:space="preserve">El temor del </w:t>
      </w:r>
      <w:r w:rsidRPr="000400D3">
        <w:rPr>
          <w:rFonts w:asciiTheme="minorHAnsi" w:hAnsiTheme="minorHAnsi"/>
          <w:b/>
          <w:bCs/>
          <w:i/>
          <w:iCs/>
          <w:smallCaps/>
          <w:color w:val="0070C0"/>
          <w:lang w:val="es-ES"/>
        </w:rPr>
        <w:t>Señor</w:t>
      </w:r>
      <w:r w:rsidRPr="000400D3">
        <w:rPr>
          <w:rFonts w:asciiTheme="minorHAnsi" w:hAnsiTheme="minorHAnsi"/>
          <w:b/>
          <w:bCs/>
          <w:i/>
          <w:iCs/>
          <w:color w:val="0070C0"/>
          <w:lang w:val="es-ES"/>
        </w:rPr>
        <w:t xml:space="preserve"> es fuente que da vida</w:t>
      </w:r>
      <w:r w:rsidRPr="000400D3">
        <w:rPr>
          <w:rFonts w:asciiTheme="minorHAnsi" w:hAnsiTheme="minorHAnsi"/>
          <w:i/>
          <w:iCs/>
          <w:color w:val="0070C0"/>
          <w:lang w:val="es-ES"/>
        </w:rPr>
        <w:t>, ofrece un escape de las trampas de la muerte</w:t>
      </w:r>
      <w:r w:rsidRPr="000400D3">
        <w:rPr>
          <w:rFonts w:asciiTheme="minorHAnsi" w:hAnsiTheme="minorHAnsi"/>
          <w:i/>
          <w:iCs/>
          <w:color w:val="000000"/>
          <w:lang w:val="es-ES"/>
        </w:rPr>
        <w:t>».</w:t>
      </w:r>
    </w:p>
    <w:p w14:paraId="3CE0F0F1" w14:textId="77777777" w:rsidR="000400D3" w:rsidRPr="000400D3" w:rsidRDefault="000400D3" w:rsidP="000400D3">
      <w:pPr>
        <w:rPr>
          <w:rFonts w:asciiTheme="minorHAnsi" w:hAnsiTheme="minorHAnsi"/>
          <w:color w:val="000000"/>
          <w:lang w:val="es-ES"/>
        </w:rPr>
      </w:pPr>
    </w:p>
    <w:p w14:paraId="6849B76E" w14:textId="77777777" w:rsidR="000400D3" w:rsidRPr="000400D3" w:rsidRDefault="000400D3" w:rsidP="000400D3">
      <w:pPr>
        <w:pStyle w:val="NormalWeb"/>
        <w:rPr>
          <w:rFonts w:asciiTheme="minorHAnsi" w:hAnsiTheme="minorHAnsi"/>
          <w:color w:val="000000"/>
        </w:rPr>
      </w:pPr>
      <w:r w:rsidRPr="009462C0">
        <w:rPr>
          <w:rFonts w:asciiTheme="minorHAnsi" w:hAnsiTheme="minorHAnsi"/>
          <w:b/>
          <w:bCs/>
          <w:color w:val="000000"/>
        </w:rPr>
        <w:t>El temor del Señor produce seguridad</w:t>
      </w:r>
      <w:r w:rsidRPr="000400D3">
        <w:rPr>
          <w:rFonts w:asciiTheme="minorHAnsi" w:hAnsiTheme="minorHAnsi"/>
          <w:color w:val="000000"/>
        </w:rPr>
        <w:t>. No es miedo, es una reverencia que nos coloca bajo su protección. Cuando honramos a Dios, caminamos firmes, aun en medio de la incertidumbre.</w:t>
      </w:r>
    </w:p>
    <w:p w14:paraId="69384337" w14:textId="77777777" w:rsidR="000400D3" w:rsidRPr="000400D3" w:rsidRDefault="000400D3" w:rsidP="000400D3">
      <w:pPr>
        <w:pStyle w:val="NormalWeb"/>
        <w:rPr>
          <w:rFonts w:asciiTheme="minorHAnsi" w:hAnsiTheme="minorHAnsi"/>
          <w:color w:val="000000"/>
        </w:rPr>
      </w:pPr>
    </w:p>
    <w:p w14:paraId="6F0EF42A" w14:textId="64B75B59" w:rsidR="000400D3" w:rsidRPr="000400D3" w:rsidRDefault="000400D3" w:rsidP="000400D3">
      <w:pPr>
        <w:pStyle w:val="NormalWeb"/>
        <w:rPr>
          <w:rFonts w:asciiTheme="minorHAnsi" w:hAnsiTheme="minorHAnsi"/>
          <w:color w:val="000000"/>
        </w:rPr>
      </w:pPr>
      <w:r w:rsidRPr="000400D3">
        <w:rPr>
          <w:rFonts w:asciiTheme="minorHAnsi" w:hAnsiTheme="minorHAnsi"/>
          <w:color w:val="000000"/>
        </w:rPr>
        <w:t xml:space="preserve">También produce refugio para nuestra casa. Nuestra obediencia crea cobertura para nuestros hijos. Y además, </w:t>
      </w:r>
      <w:r w:rsidRPr="003D4D50">
        <w:rPr>
          <w:rFonts w:asciiTheme="minorHAnsi" w:hAnsiTheme="minorHAnsi"/>
          <w:b/>
          <w:bCs/>
          <w:color w:val="000000"/>
        </w:rPr>
        <w:t>el temor del Señor es fuente que da vida</w:t>
      </w:r>
      <w:r w:rsidRPr="000400D3">
        <w:rPr>
          <w:rFonts w:asciiTheme="minorHAnsi" w:hAnsiTheme="minorHAnsi"/>
          <w:color w:val="000000"/>
        </w:rPr>
        <w:t>: renueva, sostiene y nos libra de trampas invisibles que podrían destruirnos.</w:t>
      </w:r>
    </w:p>
    <w:p w14:paraId="6BC7A2A4" w14:textId="77777777" w:rsidR="000400D3" w:rsidRPr="000400D3" w:rsidRDefault="000400D3" w:rsidP="000400D3">
      <w:pPr>
        <w:pStyle w:val="NormalWeb"/>
        <w:rPr>
          <w:rFonts w:asciiTheme="minorHAnsi" w:hAnsiTheme="minorHAnsi"/>
          <w:color w:val="000000"/>
        </w:rPr>
      </w:pPr>
    </w:p>
    <w:p w14:paraId="2BB9DD1B" w14:textId="08F8E8BC" w:rsidR="000400D3" w:rsidRPr="000400D3" w:rsidRDefault="000400D3" w:rsidP="000400D3">
      <w:pPr>
        <w:pStyle w:val="NormalWeb"/>
        <w:rPr>
          <w:rFonts w:asciiTheme="minorHAnsi" w:hAnsiTheme="minorHAnsi"/>
          <w:color w:val="000000"/>
        </w:rPr>
      </w:pPr>
      <w:r w:rsidRPr="000400D3">
        <w:rPr>
          <w:rFonts w:asciiTheme="minorHAnsi" w:hAnsiTheme="minorHAnsi"/>
          <w:color w:val="000000"/>
        </w:rPr>
        <w:t>Temer a Dios nos protege, nos da vida y nos mantiene en el camino correcto.</w:t>
      </w:r>
    </w:p>
    <w:p w14:paraId="76368B94" w14:textId="25959D16" w:rsidR="000400D3" w:rsidRPr="000400D3" w:rsidRDefault="000400D3" w:rsidP="000400D3">
      <w:pPr>
        <w:pStyle w:val="NormalWeb"/>
        <w:rPr>
          <w:rStyle w:val="nfasis"/>
          <w:rFonts w:asciiTheme="minorHAnsi" w:hAnsiTheme="minorHAnsi"/>
          <w:color w:val="000000"/>
        </w:rPr>
      </w:pPr>
    </w:p>
    <w:p w14:paraId="1464133A" w14:textId="697630AF" w:rsidR="000400D3" w:rsidRPr="00B54EBA" w:rsidRDefault="000400D3" w:rsidP="000400D3">
      <w:pPr>
        <w:pStyle w:val="NormalWeb"/>
        <w:rPr>
          <w:rFonts w:asciiTheme="minorHAnsi" w:hAnsiTheme="minorHAnsi"/>
          <w:color w:val="7030A0"/>
        </w:rPr>
      </w:pPr>
      <w:r w:rsidRPr="00B54EBA">
        <w:rPr>
          <w:rStyle w:val="nfasis"/>
          <w:rFonts w:asciiTheme="minorHAnsi" w:hAnsiTheme="minorHAnsi"/>
          <w:color w:val="7030A0"/>
        </w:rPr>
        <w:t>El temor del Señor nos guarda y nos da vida.</w:t>
      </w:r>
    </w:p>
    <w:p w14:paraId="4857C039" w14:textId="77777777" w:rsidR="000400D3" w:rsidRPr="000400D3" w:rsidRDefault="000400D3" w:rsidP="000400D3">
      <w:pPr>
        <w:pStyle w:val="NormalWeb"/>
        <w:rPr>
          <w:rFonts w:asciiTheme="minorHAnsi" w:hAnsiTheme="minorHAnsi"/>
          <w:color w:val="000000"/>
        </w:rPr>
      </w:pPr>
    </w:p>
    <w:p w14:paraId="044B2AA2" w14:textId="35391CBF" w:rsidR="000400D3" w:rsidRPr="009462C0" w:rsidRDefault="000400D3" w:rsidP="000400D3">
      <w:pPr>
        <w:pStyle w:val="NormalWeb"/>
        <w:rPr>
          <w:rFonts w:asciiTheme="minorHAnsi" w:hAnsiTheme="minorHAnsi"/>
          <w:color w:val="000000"/>
          <w:lang w:val="es-ES"/>
        </w:rPr>
      </w:pPr>
      <w:r w:rsidRPr="009462C0">
        <w:rPr>
          <w:rFonts w:asciiTheme="minorHAnsi" w:hAnsiTheme="minorHAnsi"/>
          <w:b/>
          <w:bCs/>
          <w:i/>
          <w:iCs/>
          <w:color w:val="000000"/>
          <w:lang w:val="es-ES"/>
        </w:rPr>
        <w:t>Señor</w:t>
      </w:r>
      <w:r w:rsidR="00B54EBA" w:rsidRPr="009462C0">
        <w:rPr>
          <w:rFonts w:asciiTheme="minorHAnsi" w:hAnsiTheme="minorHAnsi"/>
          <w:b/>
          <w:bCs/>
          <w:i/>
          <w:iCs/>
          <w:color w:val="000000"/>
          <w:lang w:val="es-ES"/>
        </w:rPr>
        <w:t xml:space="preserve"> Jesús</w:t>
      </w:r>
      <w:r w:rsidRPr="009462C0">
        <w:rPr>
          <w:rFonts w:asciiTheme="minorHAnsi" w:hAnsiTheme="minorHAnsi"/>
          <w:i/>
          <w:iCs/>
          <w:color w:val="000000"/>
          <w:lang w:val="es-ES"/>
        </w:rPr>
        <w:t>, enséñame a temerte con un corazón sincero. Que tu temor me dé seguridad, protej</w:t>
      </w:r>
      <w:r w:rsidR="00675B7B">
        <w:rPr>
          <w:rFonts w:asciiTheme="minorHAnsi" w:hAnsiTheme="minorHAnsi"/>
          <w:i/>
          <w:iCs/>
          <w:color w:val="000000"/>
          <w:lang w:val="es-ES"/>
        </w:rPr>
        <w:t>a</w:t>
      </w:r>
      <w:r w:rsidRPr="009462C0">
        <w:rPr>
          <w:rFonts w:asciiTheme="minorHAnsi" w:hAnsiTheme="minorHAnsi"/>
          <w:i/>
          <w:iCs/>
          <w:color w:val="000000"/>
          <w:lang w:val="es-ES"/>
        </w:rPr>
        <w:t xml:space="preserve"> mi casa y </w:t>
      </w:r>
      <w:r w:rsidR="009462C0" w:rsidRPr="009462C0">
        <w:rPr>
          <w:rFonts w:asciiTheme="minorHAnsi" w:hAnsiTheme="minorHAnsi"/>
          <w:i/>
          <w:iCs/>
          <w:color w:val="000000"/>
          <w:lang w:val="es-ES"/>
        </w:rPr>
        <w:t>dales</w:t>
      </w:r>
      <w:r w:rsidR="00B83CF6" w:rsidRPr="009462C0">
        <w:rPr>
          <w:rFonts w:asciiTheme="minorHAnsi" w:hAnsiTheme="minorHAnsi"/>
          <w:i/>
          <w:iCs/>
          <w:color w:val="000000"/>
          <w:lang w:val="es-ES"/>
        </w:rPr>
        <w:t xml:space="preserve"> refugio a mis hijos,</w:t>
      </w:r>
      <w:r w:rsidRPr="009462C0">
        <w:rPr>
          <w:rFonts w:asciiTheme="minorHAnsi" w:hAnsiTheme="minorHAnsi"/>
          <w:i/>
          <w:iCs/>
          <w:color w:val="000000"/>
          <w:lang w:val="es-ES"/>
        </w:rPr>
        <w:t xml:space="preserve"> </w:t>
      </w:r>
      <w:r w:rsidR="004F2741">
        <w:rPr>
          <w:rFonts w:asciiTheme="minorHAnsi" w:hAnsiTheme="minorHAnsi"/>
          <w:i/>
          <w:iCs/>
          <w:color w:val="000000"/>
          <w:lang w:val="es-ES"/>
        </w:rPr>
        <w:t xml:space="preserve">y </w:t>
      </w:r>
      <w:r w:rsidRPr="009462C0">
        <w:rPr>
          <w:rFonts w:asciiTheme="minorHAnsi" w:hAnsiTheme="minorHAnsi"/>
          <w:i/>
          <w:iCs/>
          <w:color w:val="000000"/>
          <w:lang w:val="es-ES"/>
        </w:rPr>
        <w:t>libr</w:t>
      </w:r>
      <w:r w:rsidR="00B83CF6" w:rsidRPr="009462C0">
        <w:rPr>
          <w:rFonts w:asciiTheme="minorHAnsi" w:hAnsiTheme="minorHAnsi"/>
          <w:i/>
          <w:iCs/>
          <w:color w:val="000000"/>
          <w:lang w:val="es-ES"/>
        </w:rPr>
        <w:t>anos</w:t>
      </w:r>
      <w:r w:rsidRPr="009462C0">
        <w:rPr>
          <w:rFonts w:asciiTheme="minorHAnsi" w:hAnsiTheme="minorHAnsi"/>
          <w:i/>
          <w:iCs/>
          <w:color w:val="000000"/>
          <w:lang w:val="es-ES"/>
        </w:rPr>
        <w:t xml:space="preserve"> de toda trampa</w:t>
      </w:r>
      <w:r w:rsidR="009462C0" w:rsidRPr="009462C0">
        <w:rPr>
          <w:rFonts w:asciiTheme="minorHAnsi" w:hAnsiTheme="minorHAnsi"/>
          <w:i/>
          <w:iCs/>
          <w:color w:val="000000"/>
          <w:lang w:val="es-ES"/>
        </w:rPr>
        <w:t xml:space="preserve"> del adversario</w:t>
      </w:r>
      <w:r w:rsidRPr="009462C0">
        <w:rPr>
          <w:rFonts w:asciiTheme="minorHAnsi" w:hAnsiTheme="minorHAnsi"/>
          <w:i/>
          <w:iCs/>
          <w:color w:val="000000"/>
          <w:lang w:val="es-ES"/>
        </w:rPr>
        <w:t>. Amén</w:t>
      </w:r>
      <w:r w:rsidRPr="009462C0">
        <w:rPr>
          <w:rFonts w:asciiTheme="minorHAnsi" w:hAnsiTheme="minorHAnsi"/>
          <w:color w:val="000000"/>
          <w:lang w:val="es-ES"/>
        </w:rPr>
        <w:t>.</w:t>
      </w:r>
    </w:p>
    <w:bookmarkEnd w:id="262"/>
    <w:p w14:paraId="2F788C33" w14:textId="77777777" w:rsidR="000400D3" w:rsidRDefault="000400D3" w:rsidP="000400D3">
      <w:pPr>
        <w:rPr>
          <w:rFonts w:asciiTheme="minorHAnsi" w:hAnsiTheme="minorHAnsi"/>
          <w:color w:val="000000"/>
          <w:lang w:val="es-ES"/>
        </w:rPr>
      </w:pPr>
    </w:p>
    <w:p w14:paraId="25114735" w14:textId="77777777" w:rsidR="00A84248" w:rsidRDefault="00A84248" w:rsidP="000400D3">
      <w:pPr>
        <w:rPr>
          <w:rFonts w:asciiTheme="minorHAnsi" w:hAnsiTheme="minorHAnsi"/>
          <w:color w:val="000000"/>
          <w:lang w:val="es-ES"/>
        </w:rPr>
      </w:pPr>
    </w:p>
    <w:p w14:paraId="5E21ED07" w14:textId="77777777" w:rsidR="004E4EFB" w:rsidRDefault="004E4EFB" w:rsidP="00A84248">
      <w:pPr>
        <w:rPr>
          <w:rFonts w:asciiTheme="minorHAnsi" w:hAnsiTheme="minorHAnsi"/>
          <w:b/>
          <w:bCs/>
          <w:color w:val="000000"/>
          <w:lang w:val="es-ES"/>
        </w:rPr>
      </w:pPr>
    </w:p>
    <w:p w14:paraId="4AC217EA" w14:textId="495EB5C8" w:rsidR="004E4EFB" w:rsidRPr="00490417" w:rsidRDefault="004E4EFB" w:rsidP="00490417">
      <w:pPr>
        <w:pStyle w:val="Ttulo2"/>
        <w:spacing w:before="0" w:after="0"/>
        <w:rPr>
          <w:rFonts w:asciiTheme="minorHAnsi" w:hAnsiTheme="minorHAnsi" w:cs="Times New Roman"/>
          <w:color w:val="000000"/>
          <w:sz w:val="28"/>
          <w:szCs w:val="28"/>
          <w:lang w:val="es-US"/>
        </w:rPr>
      </w:pPr>
      <w:bookmarkStart w:id="263" w:name="OLE_LINK263"/>
      <w:r w:rsidRPr="00490417">
        <w:rPr>
          <w:rStyle w:val="Fuerte"/>
          <w:rFonts w:asciiTheme="minorHAnsi" w:hAnsiTheme="minorHAnsi"/>
          <w:color w:val="000000"/>
          <w:sz w:val="28"/>
          <w:szCs w:val="28"/>
        </w:rPr>
        <w:t>El temor de Dios cambia nuestros deseos</w:t>
      </w:r>
      <w:r w:rsidR="00490417">
        <w:rPr>
          <w:rStyle w:val="Fuerte"/>
          <w:rFonts w:asciiTheme="minorHAnsi" w:hAnsiTheme="minorHAnsi"/>
          <w:color w:val="000000"/>
          <w:sz w:val="28"/>
          <w:szCs w:val="28"/>
        </w:rPr>
        <w:t>.</w:t>
      </w:r>
    </w:p>
    <w:p w14:paraId="20D6376C" w14:textId="568F1915" w:rsidR="00A84248" w:rsidRPr="00490417" w:rsidRDefault="00A84248" w:rsidP="00490417">
      <w:pPr>
        <w:rPr>
          <w:rFonts w:asciiTheme="minorHAnsi" w:hAnsiTheme="minorHAnsi"/>
          <w:i/>
          <w:iCs/>
          <w:color w:val="0070C0"/>
          <w:lang w:val="es-ES"/>
        </w:rPr>
      </w:pPr>
      <w:r w:rsidRPr="00490417">
        <w:rPr>
          <w:rFonts w:asciiTheme="minorHAnsi" w:hAnsiTheme="minorHAnsi"/>
          <w:b/>
          <w:bCs/>
          <w:color w:val="000000"/>
          <w:lang w:val="es-ES"/>
        </w:rPr>
        <w:t>Proverbios 8:13 (NTV)</w:t>
      </w:r>
      <w:r w:rsidRPr="00490417">
        <w:rPr>
          <w:rFonts w:asciiTheme="minorHAnsi" w:hAnsiTheme="minorHAnsi"/>
          <w:color w:val="000000"/>
          <w:lang w:val="es-ES"/>
        </w:rPr>
        <w:t xml:space="preserve"> </w:t>
      </w:r>
      <w:r w:rsidRPr="00490417">
        <w:rPr>
          <w:rFonts w:asciiTheme="minorHAnsi" w:hAnsiTheme="minorHAnsi"/>
          <w:i/>
          <w:iCs/>
          <w:color w:val="000000"/>
          <w:lang w:val="es-ES"/>
        </w:rPr>
        <w:t>«</w:t>
      </w:r>
      <w:r w:rsidRPr="00490417">
        <w:rPr>
          <w:rFonts w:asciiTheme="minorHAnsi" w:hAnsiTheme="minorHAnsi"/>
          <w:i/>
          <w:iCs/>
          <w:color w:val="0070C0"/>
          <w:lang w:val="es-ES"/>
        </w:rPr>
        <w:t xml:space="preserve">Todos los que temen al </w:t>
      </w:r>
      <w:r w:rsidRPr="00490417">
        <w:rPr>
          <w:rFonts w:asciiTheme="minorHAnsi" w:hAnsiTheme="minorHAnsi"/>
          <w:i/>
          <w:iCs/>
          <w:smallCaps/>
          <w:color w:val="0070C0"/>
          <w:lang w:val="es-ES"/>
        </w:rPr>
        <w:t>Señor</w:t>
      </w:r>
      <w:r w:rsidRPr="00490417">
        <w:rPr>
          <w:rFonts w:asciiTheme="minorHAnsi" w:hAnsiTheme="minorHAnsi"/>
          <w:i/>
          <w:iCs/>
          <w:color w:val="0070C0"/>
          <w:lang w:val="es-ES"/>
        </w:rPr>
        <w:t xml:space="preserve"> odiarán la maldad. Por eso odio el orgullo y la arrogancia, la corrupción y el lenguaje perverso</w:t>
      </w:r>
      <w:r w:rsidRPr="00490417">
        <w:rPr>
          <w:rFonts w:asciiTheme="minorHAnsi" w:hAnsiTheme="minorHAnsi"/>
          <w:i/>
          <w:iCs/>
          <w:color w:val="000000"/>
          <w:lang w:val="es-ES"/>
        </w:rPr>
        <w:t>»</w:t>
      </w:r>
    </w:p>
    <w:p w14:paraId="1037D793" w14:textId="77777777" w:rsidR="004E4EFB" w:rsidRPr="00490417" w:rsidRDefault="004E4EFB" w:rsidP="00490417">
      <w:pPr>
        <w:pStyle w:val="NormalWeb"/>
        <w:rPr>
          <w:rStyle w:val="Fuerte"/>
          <w:rFonts w:asciiTheme="minorHAnsi" w:hAnsiTheme="minorHAnsi"/>
          <w:color w:val="000000"/>
        </w:rPr>
      </w:pPr>
    </w:p>
    <w:p w14:paraId="1E043122" w14:textId="01E6D9A2" w:rsidR="004E4EFB" w:rsidRPr="00490417" w:rsidRDefault="004E4EFB" w:rsidP="00490417">
      <w:pPr>
        <w:pStyle w:val="NormalWeb"/>
        <w:rPr>
          <w:rFonts w:asciiTheme="minorHAnsi" w:hAnsiTheme="minorHAnsi"/>
          <w:color w:val="000000"/>
        </w:rPr>
      </w:pPr>
      <w:r w:rsidRPr="00490417">
        <w:rPr>
          <w:rFonts w:asciiTheme="minorHAnsi" w:hAnsiTheme="minorHAnsi"/>
          <w:color w:val="000000"/>
        </w:rPr>
        <w:t>El temor de Dios no es solo sentir respeto por Él; es pararse firme contra el pecado. Es una postura del corazón.</w:t>
      </w:r>
    </w:p>
    <w:p w14:paraId="54054D04" w14:textId="77777777" w:rsidR="00F7627C" w:rsidRPr="00490417" w:rsidRDefault="00F7627C" w:rsidP="00490417">
      <w:pPr>
        <w:pStyle w:val="NormalWeb"/>
        <w:rPr>
          <w:rFonts w:asciiTheme="minorHAnsi" w:hAnsiTheme="minorHAnsi"/>
          <w:color w:val="000000"/>
        </w:rPr>
      </w:pPr>
    </w:p>
    <w:p w14:paraId="21DDA963" w14:textId="7DF5A69A" w:rsidR="004E4EFB" w:rsidRPr="00490417" w:rsidRDefault="004E4EFB" w:rsidP="00490417">
      <w:pPr>
        <w:pStyle w:val="NormalWeb"/>
        <w:rPr>
          <w:rFonts w:asciiTheme="minorHAnsi" w:hAnsiTheme="minorHAnsi"/>
          <w:color w:val="000000"/>
        </w:rPr>
      </w:pPr>
      <w:r w:rsidRPr="00490417">
        <w:rPr>
          <w:rFonts w:asciiTheme="minorHAnsi" w:hAnsiTheme="minorHAnsi"/>
          <w:color w:val="000000"/>
        </w:rPr>
        <w:t>El texto no dice “evitar la maldad”. Dice que la odiarán.</w:t>
      </w:r>
      <w:r w:rsidRPr="00490417">
        <w:rPr>
          <w:rFonts w:asciiTheme="minorHAnsi" w:hAnsiTheme="minorHAnsi"/>
          <w:color w:val="000000"/>
        </w:rPr>
        <w:br/>
        <w:t>Eso es más profundo. Eso es transformación.</w:t>
      </w:r>
    </w:p>
    <w:p w14:paraId="4650E56A" w14:textId="77777777" w:rsidR="00F7627C" w:rsidRPr="00490417" w:rsidRDefault="00F7627C" w:rsidP="00490417">
      <w:pPr>
        <w:pStyle w:val="NormalWeb"/>
        <w:rPr>
          <w:rFonts w:asciiTheme="minorHAnsi" w:hAnsiTheme="minorHAnsi"/>
          <w:color w:val="000000"/>
        </w:rPr>
      </w:pPr>
    </w:p>
    <w:p w14:paraId="4FB8121B" w14:textId="6A688205" w:rsidR="004E4EFB" w:rsidRPr="00490417" w:rsidRDefault="004E4EFB" w:rsidP="00490417">
      <w:pPr>
        <w:pStyle w:val="NormalWeb"/>
        <w:rPr>
          <w:rFonts w:asciiTheme="minorHAnsi" w:hAnsiTheme="minorHAnsi"/>
          <w:color w:val="000000"/>
        </w:rPr>
      </w:pPr>
      <w:r w:rsidRPr="00490417">
        <w:rPr>
          <w:rFonts w:asciiTheme="minorHAnsi" w:hAnsiTheme="minorHAnsi"/>
          <w:color w:val="000000"/>
        </w:rPr>
        <w:t>Cuando el temor de Dios gobierna nuestra vida:</w:t>
      </w:r>
    </w:p>
    <w:p w14:paraId="639B7929" w14:textId="77777777" w:rsidR="004E4EFB" w:rsidRPr="00490417" w:rsidRDefault="004E4EFB" w:rsidP="00490417">
      <w:pPr>
        <w:pStyle w:val="NormalWeb"/>
        <w:numPr>
          <w:ilvl w:val="0"/>
          <w:numId w:val="45"/>
        </w:numPr>
        <w:autoSpaceDE/>
        <w:autoSpaceDN/>
        <w:adjustRightInd/>
        <w:rPr>
          <w:rFonts w:asciiTheme="minorHAnsi" w:hAnsiTheme="minorHAnsi"/>
          <w:color w:val="000000"/>
        </w:rPr>
      </w:pPr>
      <w:r w:rsidRPr="00490417">
        <w:rPr>
          <w:rFonts w:asciiTheme="minorHAnsi" w:hAnsiTheme="minorHAnsi"/>
          <w:color w:val="000000"/>
        </w:rPr>
        <w:t>Decimos</w:t>
      </w:r>
      <w:r w:rsidRPr="00490417">
        <w:rPr>
          <w:rStyle w:val="apple-converted-space"/>
          <w:rFonts w:asciiTheme="minorHAnsi" w:hAnsiTheme="minorHAnsi"/>
          <w:color w:val="000000"/>
        </w:rPr>
        <w:t> </w:t>
      </w:r>
      <w:r w:rsidRPr="00490417">
        <w:rPr>
          <w:rStyle w:val="Fuerte"/>
          <w:rFonts w:asciiTheme="minorHAnsi" w:hAnsiTheme="minorHAnsi"/>
          <w:color w:val="000000"/>
        </w:rPr>
        <w:t>no al orgullo</w:t>
      </w:r>
      <w:r w:rsidRPr="00490417">
        <w:rPr>
          <w:rStyle w:val="apple-converted-space"/>
          <w:rFonts w:asciiTheme="minorHAnsi" w:hAnsiTheme="minorHAnsi"/>
          <w:color w:val="000000"/>
        </w:rPr>
        <w:t> </w:t>
      </w:r>
      <w:r w:rsidRPr="00490417">
        <w:rPr>
          <w:rFonts w:asciiTheme="minorHAnsi" w:hAnsiTheme="minorHAnsi"/>
          <w:color w:val="000000"/>
        </w:rPr>
        <w:t>que quiere exaltarnos.</w:t>
      </w:r>
    </w:p>
    <w:p w14:paraId="5E84148D" w14:textId="77777777" w:rsidR="004E4EFB" w:rsidRPr="00490417" w:rsidRDefault="004E4EFB" w:rsidP="00490417">
      <w:pPr>
        <w:pStyle w:val="NormalWeb"/>
        <w:numPr>
          <w:ilvl w:val="0"/>
          <w:numId w:val="45"/>
        </w:numPr>
        <w:autoSpaceDE/>
        <w:autoSpaceDN/>
        <w:adjustRightInd/>
        <w:rPr>
          <w:rFonts w:asciiTheme="minorHAnsi" w:hAnsiTheme="minorHAnsi"/>
          <w:color w:val="000000"/>
        </w:rPr>
      </w:pPr>
      <w:r w:rsidRPr="00490417">
        <w:rPr>
          <w:rFonts w:asciiTheme="minorHAnsi" w:hAnsiTheme="minorHAnsi"/>
          <w:color w:val="000000"/>
        </w:rPr>
        <w:t>Decimos</w:t>
      </w:r>
      <w:r w:rsidRPr="00490417">
        <w:rPr>
          <w:rStyle w:val="apple-converted-space"/>
          <w:rFonts w:asciiTheme="minorHAnsi" w:hAnsiTheme="minorHAnsi"/>
          <w:color w:val="000000"/>
        </w:rPr>
        <w:t> </w:t>
      </w:r>
      <w:r w:rsidRPr="00490417">
        <w:rPr>
          <w:rStyle w:val="Fuerte"/>
          <w:rFonts w:asciiTheme="minorHAnsi" w:hAnsiTheme="minorHAnsi"/>
          <w:color w:val="000000"/>
        </w:rPr>
        <w:t>no a la arrogancia</w:t>
      </w:r>
      <w:r w:rsidRPr="00490417">
        <w:rPr>
          <w:rStyle w:val="apple-converted-space"/>
          <w:rFonts w:asciiTheme="minorHAnsi" w:hAnsiTheme="minorHAnsi"/>
          <w:color w:val="000000"/>
        </w:rPr>
        <w:t> </w:t>
      </w:r>
      <w:r w:rsidRPr="00490417">
        <w:rPr>
          <w:rFonts w:asciiTheme="minorHAnsi" w:hAnsiTheme="minorHAnsi"/>
          <w:color w:val="000000"/>
        </w:rPr>
        <w:t>que rechaza corrección.</w:t>
      </w:r>
    </w:p>
    <w:p w14:paraId="0C154C54" w14:textId="77777777" w:rsidR="004E4EFB" w:rsidRPr="00490417" w:rsidRDefault="004E4EFB" w:rsidP="00490417">
      <w:pPr>
        <w:pStyle w:val="NormalWeb"/>
        <w:numPr>
          <w:ilvl w:val="0"/>
          <w:numId w:val="45"/>
        </w:numPr>
        <w:autoSpaceDE/>
        <w:autoSpaceDN/>
        <w:adjustRightInd/>
        <w:rPr>
          <w:rFonts w:asciiTheme="minorHAnsi" w:hAnsiTheme="minorHAnsi"/>
          <w:color w:val="000000"/>
        </w:rPr>
      </w:pPr>
      <w:r w:rsidRPr="00490417">
        <w:rPr>
          <w:rFonts w:asciiTheme="minorHAnsi" w:hAnsiTheme="minorHAnsi"/>
          <w:color w:val="000000"/>
        </w:rPr>
        <w:t>Decimos</w:t>
      </w:r>
      <w:r w:rsidRPr="00490417">
        <w:rPr>
          <w:rStyle w:val="apple-converted-space"/>
          <w:rFonts w:asciiTheme="minorHAnsi" w:hAnsiTheme="minorHAnsi"/>
          <w:color w:val="000000"/>
        </w:rPr>
        <w:t> </w:t>
      </w:r>
      <w:r w:rsidRPr="00490417">
        <w:rPr>
          <w:rStyle w:val="Fuerte"/>
          <w:rFonts w:asciiTheme="minorHAnsi" w:hAnsiTheme="minorHAnsi"/>
          <w:color w:val="000000"/>
        </w:rPr>
        <w:t>no a la corrupción</w:t>
      </w:r>
      <w:r w:rsidRPr="00490417">
        <w:rPr>
          <w:rFonts w:asciiTheme="minorHAnsi" w:hAnsiTheme="minorHAnsi"/>
          <w:color w:val="000000"/>
        </w:rPr>
        <w:t>, aunque nadie nos vea.</w:t>
      </w:r>
    </w:p>
    <w:p w14:paraId="281DE398" w14:textId="77777777" w:rsidR="004E4EFB" w:rsidRPr="00490417" w:rsidRDefault="004E4EFB" w:rsidP="00490417">
      <w:pPr>
        <w:pStyle w:val="NormalWeb"/>
        <w:numPr>
          <w:ilvl w:val="0"/>
          <w:numId w:val="45"/>
        </w:numPr>
        <w:autoSpaceDE/>
        <w:autoSpaceDN/>
        <w:adjustRightInd/>
        <w:rPr>
          <w:rFonts w:asciiTheme="minorHAnsi" w:hAnsiTheme="minorHAnsi"/>
          <w:color w:val="000000"/>
        </w:rPr>
      </w:pPr>
      <w:r w:rsidRPr="00490417">
        <w:rPr>
          <w:rFonts w:asciiTheme="minorHAnsi" w:hAnsiTheme="minorHAnsi"/>
          <w:color w:val="000000"/>
        </w:rPr>
        <w:t>Decimos</w:t>
      </w:r>
      <w:r w:rsidRPr="00490417">
        <w:rPr>
          <w:rStyle w:val="apple-converted-space"/>
          <w:rFonts w:asciiTheme="minorHAnsi" w:hAnsiTheme="minorHAnsi"/>
          <w:color w:val="000000"/>
        </w:rPr>
        <w:t> </w:t>
      </w:r>
      <w:r w:rsidRPr="00490417">
        <w:rPr>
          <w:rStyle w:val="Fuerte"/>
          <w:rFonts w:asciiTheme="minorHAnsi" w:hAnsiTheme="minorHAnsi"/>
          <w:color w:val="000000"/>
        </w:rPr>
        <w:t>no al lenguaje perverso</w:t>
      </w:r>
      <w:r w:rsidRPr="00490417">
        <w:rPr>
          <w:rFonts w:asciiTheme="minorHAnsi" w:hAnsiTheme="minorHAnsi"/>
          <w:color w:val="000000"/>
        </w:rPr>
        <w:t>, aunque todos lo normalicen.</w:t>
      </w:r>
    </w:p>
    <w:p w14:paraId="2F48B518" w14:textId="77777777" w:rsidR="00E3029D" w:rsidRDefault="00E3029D" w:rsidP="00490417">
      <w:pPr>
        <w:pStyle w:val="NormalWeb"/>
        <w:rPr>
          <w:rFonts w:asciiTheme="minorHAnsi" w:hAnsiTheme="minorHAnsi"/>
          <w:color w:val="000000"/>
        </w:rPr>
      </w:pPr>
    </w:p>
    <w:p w14:paraId="1DB11716" w14:textId="028123D8" w:rsidR="004E4EFB" w:rsidRPr="00490417" w:rsidRDefault="004E4EFB" w:rsidP="00490417">
      <w:pPr>
        <w:pStyle w:val="NormalWeb"/>
        <w:rPr>
          <w:rFonts w:asciiTheme="minorHAnsi" w:hAnsiTheme="minorHAnsi"/>
          <w:color w:val="000000"/>
        </w:rPr>
      </w:pPr>
      <w:r w:rsidRPr="00490417">
        <w:rPr>
          <w:rFonts w:asciiTheme="minorHAnsi" w:hAnsiTheme="minorHAnsi"/>
          <w:color w:val="000000"/>
        </w:rPr>
        <w:t>El temor de Dios no solo modifica conductas; transforma deseos.</w:t>
      </w:r>
      <w:r w:rsidRPr="00490417">
        <w:rPr>
          <w:rFonts w:asciiTheme="minorHAnsi" w:hAnsiTheme="minorHAnsi"/>
          <w:color w:val="000000"/>
        </w:rPr>
        <w:br/>
        <w:t>Ya no es solamente “no hago eso”, ahora es “eso ya no me atrae”.</w:t>
      </w:r>
      <w:r w:rsidRPr="00490417">
        <w:rPr>
          <w:rFonts w:asciiTheme="minorHAnsi" w:hAnsiTheme="minorHAnsi"/>
          <w:color w:val="000000"/>
        </w:rPr>
        <w:br/>
        <w:t>Ya no justifico lo que antes defendía.</w:t>
      </w:r>
      <w:r w:rsidRPr="00490417">
        <w:rPr>
          <w:rFonts w:asciiTheme="minorHAnsi" w:hAnsiTheme="minorHAnsi"/>
          <w:color w:val="000000"/>
        </w:rPr>
        <w:br/>
        <w:t>Ahora mi corazón comienza a amar lo que Dios ama y a rechazar lo que Él rechaza.</w:t>
      </w:r>
    </w:p>
    <w:p w14:paraId="3C3ADDF0" w14:textId="77777777" w:rsidR="00F7627C" w:rsidRPr="00490417" w:rsidRDefault="00F7627C" w:rsidP="00490417">
      <w:pPr>
        <w:pStyle w:val="NormalWeb"/>
        <w:rPr>
          <w:rStyle w:val="Fuerte"/>
          <w:rFonts w:asciiTheme="minorHAnsi" w:hAnsiTheme="minorHAnsi"/>
          <w:color w:val="000000"/>
        </w:rPr>
      </w:pPr>
    </w:p>
    <w:p w14:paraId="2DCF6ACE" w14:textId="0115CBDF" w:rsidR="004E4EFB" w:rsidRPr="00E3029D" w:rsidRDefault="004E4EFB" w:rsidP="00490417">
      <w:pPr>
        <w:pStyle w:val="NormalWeb"/>
        <w:rPr>
          <w:rFonts w:asciiTheme="minorHAnsi" w:hAnsiTheme="minorHAnsi"/>
          <w:i/>
          <w:iCs/>
          <w:color w:val="7030A0"/>
        </w:rPr>
      </w:pPr>
      <w:r w:rsidRPr="00E3029D">
        <w:rPr>
          <w:rFonts w:asciiTheme="minorHAnsi" w:hAnsiTheme="minorHAnsi"/>
          <w:i/>
          <w:iCs/>
          <w:color w:val="7030A0"/>
        </w:rPr>
        <w:t>El temor de Dios transforma lo que deseo, no solo lo que hago.</w:t>
      </w:r>
    </w:p>
    <w:p w14:paraId="5C7B43D3" w14:textId="77777777" w:rsidR="00F7627C" w:rsidRPr="00490417" w:rsidRDefault="00F7627C" w:rsidP="00490417">
      <w:pPr>
        <w:pStyle w:val="NormalWeb"/>
        <w:rPr>
          <w:rFonts w:asciiTheme="minorHAnsi" w:hAnsiTheme="minorHAnsi"/>
          <w:color w:val="000000"/>
        </w:rPr>
      </w:pPr>
    </w:p>
    <w:p w14:paraId="09412314" w14:textId="63D91A50" w:rsidR="004E4EFB" w:rsidRPr="00490417" w:rsidRDefault="004E4EFB" w:rsidP="00490417">
      <w:pPr>
        <w:pStyle w:val="NormalWeb"/>
        <w:rPr>
          <w:rFonts w:asciiTheme="minorHAnsi" w:hAnsiTheme="minorHAnsi"/>
          <w:i/>
          <w:iCs/>
          <w:color w:val="000000"/>
        </w:rPr>
      </w:pPr>
      <w:r w:rsidRPr="00E3029D">
        <w:rPr>
          <w:rFonts w:asciiTheme="minorHAnsi" w:hAnsiTheme="minorHAnsi"/>
          <w:b/>
          <w:bCs/>
          <w:i/>
          <w:iCs/>
          <w:color w:val="000000"/>
        </w:rPr>
        <w:t>Señor</w:t>
      </w:r>
      <w:r w:rsidR="00F7627C" w:rsidRPr="00E3029D">
        <w:rPr>
          <w:rFonts w:asciiTheme="minorHAnsi" w:hAnsiTheme="minorHAnsi"/>
          <w:b/>
          <w:bCs/>
          <w:i/>
          <w:iCs/>
          <w:color w:val="000000"/>
        </w:rPr>
        <w:t xml:space="preserve"> Jesús</w:t>
      </w:r>
      <w:r w:rsidRPr="00E3029D">
        <w:rPr>
          <w:rFonts w:asciiTheme="minorHAnsi" w:hAnsiTheme="minorHAnsi"/>
          <w:b/>
          <w:bCs/>
          <w:i/>
          <w:iCs/>
          <w:color w:val="000000"/>
        </w:rPr>
        <w:t>,</w:t>
      </w:r>
      <w:r w:rsidRPr="00490417">
        <w:rPr>
          <w:rFonts w:asciiTheme="minorHAnsi" w:hAnsiTheme="minorHAnsi"/>
          <w:i/>
          <w:iCs/>
          <w:color w:val="000000"/>
        </w:rPr>
        <w:t xml:space="preserve"> cambia mis deseos. Produce en mí un temor genuino que me aparte del mal, no por obligación, sino porque mi corazón ha sido transformado por Ti. </w:t>
      </w:r>
      <w:r w:rsidRPr="00E90A26">
        <w:rPr>
          <w:rFonts w:asciiTheme="minorHAnsi" w:hAnsiTheme="minorHAnsi"/>
          <w:b/>
          <w:bCs/>
          <w:i/>
          <w:iCs/>
          <w:color w:val="000000"/>
        </w:rPr>
        <w:t>Amén</w:t>
      </w:r>
      <w:r w:rsidRPr="00490417">
        <w:rPr>
          <w:rFonts w:asciiTheme="minorHAnsi" w:hAnsiTheme="minorHAnsi"/>
          <w:i/>
          <w:iCs/>
          <w:color w:val="000000"/>
        </w:rPr>
        <w:t>.</w:t>
      </w:r>
    </w:p>
    <w:bookmarkEnd w:id="263"/>
    <w:p w14:paraId="580A5E73" w14:textId="77777777" w:rsidR="00A84248" w:rsidRDefault="00A84248" w:rsidP="000400D3">
      <w:pPr>
        <w:rPr>
          <w:rFonts w:asciiTheme="minorHAnsi" w:hAnsiTheme="minorHAnsi"/>
          <w:color w:val="000000"/>
          <w:lang w:val="es-ES"/>
        </w:rPr>
      </w:pPr>
    </w:p>
    <w:p w14:paraId="105FD82A" w14:textId="77777777" w:rsidR="003042D2" w:rsidRDefault="003042D2" w:rsidP="000400D3">
      <w:pPr>
        <w:rPr>
          <w:rFonts w:asciiTheme="minorHAnsi" w:hAnsiTheme="minorHAnsi"/>
          <w:color w:val="000000"/>
          <w:lang w:val="es-ES"/>
        </w:rPr>
      </w:pPr>
    </w:p>
    <w:p w14:paraId="7B69727B" w14:textId="77777777" w:rsidR="00B1073E" w:rsidRDefault="00B1073E" w:rsidP="000400D3">
      <w:pPr>
        <w:rPr>
          <w:rFonts w:asciiTheme="minorHAnsi" w:hAnsiTheme="minorHAnsi"/>
          <w:color w:val="000000"/>
          <w:lang w:val="es-ES"/>
        </w:rPr>
      </w:pPr>
    </w:p>
    <w:p w14:paraId="6E693C9F" w14:textId="77777777" w:rsidR="00B1073E" w:rsidRDefault="00B1073E" w:rsidP="000400D3">
      <w:pPr>
        <w:rPr>
          <w:rFonts w:asciiTheme="minorHAnsi" w:hAnsiTheme="minorHAnsi"/>
          <w:color w:val="000000"/>
          <w:lang w:val="es-ES"/>
        </w:rPr>
      </w:pPr>
    </w:p>
    <w:p w14:paraId="35906F69" w14:textId="77777777" w:rsidR="00B1073E" w:rsidRPr="00831D85" w:rsidRDefault="00B1073E" w:rsidP="00B1073E">
      <w:pPr>
        <w:outlineLvl w:val="1"/>
        <w:rPr>
          <w:rFonts w:asciiTheme="minorHAnsi" w:hAnsiTheme="minorHAnsi"/>
          <w:b/>
          <w:bCs/>
          <w:color w:val="000000"/>
          <w:sz w:val="28"/>
          <w:szCs w:val="28"/>
          <w:lang w:val="es-ES"/>
        </w:rPr>
      </w:pPr>
      <w:bookmarkStart w:id="264" w:name="OLE_LINK264"/>
      <w:bookmarkStart w:id="265" w:name="OLE_LINK265"/>
      <w:r w:rsidRPr="00831D85">
        <w:rPr>
          <w:rFonts w:asciiTheme="minorHAnsi" w:hAnsiTheme="minorHAnsi"/>
          <w:b/>
          <w:bCs/>
          <w:color w:val="000000"/>
          <w:sz w:val="28"/>
          <w:szCs w:val="28"/>
          <w:lang w:val="es-ES"/>
        </w:rPr>
        <w:t xml:space="preserve">Los Sueños de Dios no Mueren. </w:t>
      </w:r>
    </w:p>
    <w:p w14:paraId="010ED5CE" w14:textId="77777777" w:rsidR="00B1073E" w:rsidRPr="00831D85" w:rsidRDefault="00B1073E" w:rsidP="00B1073E">
      <w:pPr>
        <w:outlineLvl w:val="1"/>
        <w:rPr>
          <w:rFonts w:asciiTheme="minorHAnsi" w:hAnsiTheme="minorHAnsi"/>
          <w:lang w:val="es-ES"/>
        </w:rPr>
      </w:pPr>
      <w:r w:rsidRPr="00831D85">
        <w:rPr>
          <w:rFonts w:asciiTheme="minorHAnsi" w:hAnsiTheme="minorHAnsi"/>
          <w:b/>
          <w:bCs/>
          <w:color w:val="000000"/>
          <w:lang w:val="es-ES"/>
        </w:rPr>
        <w:t>Genesis 37:19-20 NTV</w:t>
      </w:r>
      <w:r w:rsidRPr="00831D85">
        <w:rPr>
          <w:rFonts w:asciiTheme="minorHAnsi" w:hAnsiTheme="minorHAnsi"/>
          <w:color w:val="000000"/>
          <w:lang w:val="es-ES"/>
        </w:rPr>
        <w:t xml:space="preserve">. </w:t>
      </w:r>
      <w:r w:rsidRPr="00831D85">
        <w:rPr>
          <w:rFonts w:asciiTheme="minorHAnsi" w:hAnsiTheme="minorHAnsi"/>
          <w:i/>
          <w:iCs/>
          <w:color w:val="0070C0"/>
          <w:lang w:val="es-ES"/>
        </w:rPr>
        <w:t xml:space="preserve">¡Aquí viene el soñador! —dijeron—. </w:t>
      </w:r>
      <w:r w:rsidRPr="00831D85">
        <w:rPr>
          <w:rFonts w:asciiTheme="minorHAnsi" w:hAnsiTheme="minorHAnsi"/>
          <w:i/>
          <w:iCs/>
          <w:color w:val="0070C0"/>
          <w:vertAlign w:val="superscript"/>
          <w:lang w:val="es-ES"/>
        </w:rPr>
        <w:t>20 </w:t>
      </w:r>
      <w:r w:rsidRPr="00831D85">
        <w:rPr>
          <w:rFonts w:asciiTheme="minorHAnsi" w:hAnsiTheme="minorHAnsi"/>
          <w:i/>
          <w:iCs/>
          <w:color w:val="0070C0"/>
          <w:lang w:val="es-ES"/>
        </w:rPr>
        <w:t>Vamos, matémoslo y tirémoslo en una de esas cisternas. Podemos decirle a nuestro padre: “Un animal salvaje se lo comió”. ¡Entonces veremos en qué quedan sus sueños!</w:t>
      </w:r>
      <w:r w:rsidRPr="00831D85">
        <w:rPr>
          <w:rFonts w:asciiTheme="minorHAnsi" w:hAnsiTheme="minorHAnsi"/>
          <w:lang w:val="es-ES"/>
        </w:rPr>
        <w:t>.</w:t>
      </w:r>
    </w:p>
    <w:bookmarkEnd w:id="264"/>
    <w:p w14:paraId="312CFE54" w14:textId="77777777" w:rsidR="00B1073E" w:rsidRDefault="00B1073E" w:rsidP="00B1073E">
      <w:pPr>
        <w:rPr>
          <w:color w:val="000000"/>
          <w:lang w:val="es-ES"/>
        </w:rPr>
      </w:pPr>
    </w:p>
    <w:p w14:paraId="2625A2BA" w14:textId="77777777" w:rsidR="00B1073E" w:rsidRPr="00831D85" w:rsidRDefault="00B1073E" w:rsidP="00B1073E">
      <w:pPr>
        <w:rPr>
          <w:rFonts w:asciiTheme="minorHAnsi" w:hAnsiTheme="minorHAnsi"/>
          <w:color w:val="000000"/>
        </w:rPr>
      </w:pPr>
      <w:r w:rsidRPr="00831D85">
        <w:rPr>
          <w:rFonts w:asciiTheme="minorHAnsi" w:hAnsiTheme="minorHAnsi"/>
          <w:color w:val="000000"/>
        </w:rPr>
        <w:t xml:space="preserve">Los hermanos de José pensaron que podían eliminar el sueño matando al soñador. Creyeron que podían cancelar lo que Dios había mostrado. Pero cuando el sueño nace en el corazón de Dios, </w:t>
      </w:r>
      <w:r w:rsidRPr="00831D85">
        <w:rPr>
          <w:rFonts w:asciiTheme="minorHAnsi" w:hAnsiTheme="minorHAnsi"/>
          <w:b/>
          <w:bCs/>
          <w:color w:val="000000"/>
        </w:rPr>
        <w:t>ningún hombre puede destruirlo</w:t>
      </w:r>
      <w:r w:rsidRPr="00831D85">
        <w:rPr>
          <w:rFonts w:asciiTheme="minorHAnsi" w:hAnsiTheme="minorHAnsi"/>
          <w:color w:val="000000"/>
        </w:rPr>
        <w:t>.</w:t>
      </w:r>
    </w:p>
    <w:p w14:paraId="0CE0801E" w14:textId="77777777" w:rsidR="00B1073E" w:rsidRDefault="00B1073E" w:rsidP="00B1073E">
      <w:pPr>
        <w:rPr>
          <w:color w:val="000000"/>
        </w:rPr>
      </w:pPr>
    </w:p>
    <w:p w14:paraId="1B9FC61F" w14:textId="77777777" w:rsidR="00B1073E" w:rsidRPr="00831D85" w:rsidRDefault="00B1073E" w:rsidP="00B1073E">
      <w:pPr>
        <w:rPr>
          <w:rFonts w:asciiTheme="minorHAnsi" w:hAnsiTheme="minorHAnsi"/>
          <w:color w:val="000000"/>
        </w:rPr>
      </w:pPr>
      <w:r w:rsidRPr="00831D85">
        <w:rPr>
          <w:rFonts w:asciiTheme="minorHAnsi" w:hAnsiTheme="minorHAnsi"/>
          <w:color w:val="000000"/>
        </w:rPr>
        <w:t xml:space="preserve">Muchas veces lo que parece un ataque es una dirección divina. José no estaba siendo enterrado; </w:t>
      </w:r>
      <w:r w:rsidRPr="00831D85">
        <w:rPr>
          <w:rFonts w:asciiTheme="minorHAnsi" w:hAnsiTheme="minorHAnsi"/>
          <w:b/>
          <w:bCs/>
          <w:color w:val="000000"/>
        </w:rPr>
        <w:t>estaba siendo trasladado al lugar del propósito</w:t>
      </w:r>
      <w:r w:rsidRPr="00831D85">
        <w:rPr>
          <w:rFonts w:asciiTheme="minorHAnsi" w:hAnsiTheme="minorHAnsi"/>
          <w:color w:val="000000"/>
        </w:rPr>
        <w:t xml:space="preserve">. Incluso </w:t>
      </w:r>
      <w:r w:rsidRPr="00831D85">
        <w:rPr>
          <w:rFonts w:asciiTheme="minorHAnsi" w:hAnsiTheme="minorHAnsi"/>
          <w:b/>
          <w:bCs/>
          <w:color w:val="000000"/>
        </w:rPr>
        <w:t>la oposición termina sirviendo al plan de Dios</w:t>
      </w:r>
      <w:r w:rsidRPr="00831D85">
        <w:rPr>
          <w:rFonts w:asciiTheme="minorHAnsi" w:hAnsiTheme="minorHAnsi"/>
          <w:color w:val="000000"/>
        </w:rPr>
        <w:t>.</w:t>
      </w:r>
    </w:p>
    <w:p w14:paraId="5B804C78" w14:textId="77777777" w:rsidR="00B1073E" w:rsidRDefault="00B1073E" w:rsidP="00B1073E">
      <w:pPr>
        <w:rPr>
          <w:b/>
          <w:bCs/>
          <w:color w:val="000000"/>
        </w:rPr>
      </w:pPr>
    </w:p>
    <w:p w14:paraId="64027870" w14:textId="77777777" w:rsidR="00B1073E" w:rsidRPr="00831D85" w:rsidRDefault="00B1073E" w:rsidP="00B1073E">
      <w:pPr>
        <w:rPr>
          <w:rFonts w:asciiTheme="minorHAnsi" w:hAnsiTheme="minorHAnsi"/>
          <w:i/>
          <w:iCs/>
          <w:color w:val="7030A0"/>
        </w:rPr>
      </w:pPr>
      <w:r w:rsidRPr="00831D85">
        <w:rPr>
          <w:rFonts w:asciiTheme="minorHAnsi" w:hAnsiTheme="minorHAnsi"/>
          <w:i/>
          <w:iCs/>
          <w:color w:val="7030A0"/>
        </w:rPr>
        <w:t>Cuando el sueño es de Dios, el proceso no lo mata, lo prepara.</w:t>
      </w:r>
    </w:p>
    <w:p w14:paraId="4DD344F1" w14:textId="77777777" w:rsidR="00B1073E" w:rsidRDefault="00B1073E" w:rsidP="00B1073E">
      <w:pPr>
        <w:rPr>
          <w:color w:val="000000"/>
        </w:rPr>
      </w:pPr>
    </w:p>
    <w:p w14:paraId="3D08ACBD" w14:textId="77777777" w:rsidR="00B1073E" w:rsidRPr="00831D85" w:rsidRDefault="00B1073E" w:rsidP="00B1073E">
      <w:pPr>
        <w:rPr>
          <w:rFonts w:asciiTheme="minorHAnsi" w:hAnsiTheme="minorHAnsi"/>
          <w:color w:val="000000"/>
        </w:rPr>
      </w:pPr>
      <w:r w:rsidRPr="00831D85">
        <w:rPr>
          <w:rFonts w:asciiTheme="minorHAnsi" w:hAnsiTheme="minorHAnsi"/>
          <w:color w:val="000000"/>
        </w:rPr>
        <w:t xml:space="preserve">Hoy no temas a quienes intenten frenar lo que Dios puso en tu corazón. Aunque duela, Dios sigue en control. Lo que otros planean para mal, </w:t>
      </w:r>
      <w:r w:rsidRPr="00831D85">
        <w:rPr>
          <w:rFonts w:asciiTheme="minorHAnsi" w:hAnsiTheme="minorHAnsi"/>
          <w:b/>
          <w:bCs/>
          <w:color w:val="000000"/>
        </w:rPr>
        <w:t>Él lo encausa para bien</w:t>
      </w:r>
      <w:r w:rsidRPr="00831D85">
        <w:rPr>
          <w:rFonts w:asciiTheme="minorHAnsi" w:hAnsiTheme="minorHAnsi"/>
          <w:color w:val="000000"/>
        </w:rPr>
        <w:t>.</w:t>
      </w:r>
    </w:p>
    <w:p w14:paraId="10D7AAAD" w14:textId="77777777" w:rsidR="00B1073E" w:rsidRDefault="00B1073E" w:rsidP="00B1073E">
      <w:pPr>
        <w:rPr>
          <w:color w:val="000000"/>
        </w:rPr>
      </w:pPr>
    </w:p>
    <w:p w14:paraId="3CBB646C" w14:textId="77777777" w:rsidR="00B1073E" w:rsidRDefault="00B1073E" w:rsidP="00B1073E">
      <w:pPr>
        <w:rPr>
          <w:rFonts w:asciiTheme="minorHAnsi" w:hAnsiTheme="minorHAnsi"/>
          <w:color w:val="000000"/>
        </w:rPr>
      </w:pPr>
      <w:r w:rsidRPr="00831D85">
        <w:rPr>
          <w:rFonts w:asciiTheme="minorHAnsi" w:hAnsiTheme="minorHAnsi"/>
          <w:b/>
          <w:bCs/>
          <w:i/>
          <w:iCs/>
          <w:color w:val="000000"/>
        </w:rPr>
        <w:t>Señor Jesús</w:t>
      </w:r>
      <w:r w:rsidRPr="00831D85">
        <w:rPr>
          <w:rFonts w:asciiTheme="minorHAnsi" w:hAnsiTheme="minorHAnsi"/>
          <w:i/>
          <w:iCs/>
          <w:color w:val="000000"/>
        </w:rPr>
        <w:t>, en tus manos estoy seguro. Dame la fe para confiar en medio del proceso y la paciencia para esperar el cumplimiento de lo que Tú has determinado para mi vida. Amén</w:t>
      </w:r>
      <w:r w:rsidRPr="00831D85">
        <w:rPr>
          <w:rFonts w:asciiTheme="minorHAnsi" w:hAnsiTheme="minorHAnsi"/>
          <w:color w:val="000000"/>
        </w:rPr>
        <w:t>.</w:t>
      </w:r>
    </w:p>
    <w:p w14:paraId="6D53355B" w14:textId="77777777" w:rsidR="00EE628D" w:rsidRDefault="00EE628D" w:rsidP="00B1073E">
      <w:pPr>
        <w:rPr>
          <w:rFonts w:asciiTheme="minorHAnsi" w:hAnsiTheme="minorHAnsi"/>
          <w:color w:val="000000"/>
        </w:rPr>
      </w:pPr>
    </w:p>
    <w:p w14:paraId="702C1F1F" w14:textId="77777777" w:rsidR="00EE628D" w:rsidRDefault="00EE628D" w:rsidP="00B1073E">
      <w:pPr>
        <w:rPr>
          <w:rFonts w:asciiTheme="minorHAnsi" w:hAnsiTheme="minorHAnsi"/>
          <w:color w:val="000000"/>
        </w:rPr>
      </w:pPr>
    </w:p>
    <w:p w14:paraId="59A39686" w14:textId="77777777" w:rsidR="00EE628D" w:rsidRPr="00831D85" w:rsidRDefault="00EE628D" w:rsidP="00B1073E">
      <w:pPr>
        <w:rPr>
          <w:rFonts w:asciiTheme="minorHAnsi" w:hAnsiTheme="minorHAnsi"/>
          <w:color w:val="000000"/>
        </w:rPr>
      </w:pPr>
    </w:p>
    <w:p w14:paraId="1249D581" w14:textId="18D003C2" w:rsidR="00B1073E" w:rsidRPr="004E3B8D" w:rsidRDefault="009B18FA" w:rsidP="004E3B8D">
      <w:pPr>
        <w:rPr>
          <w:rFonts w:asciiTheme="minorHAnsi" w:hAnsiTheme="minorHAnsi"/>
          <w:b/>
          <w:bCs/>
          <w:color w:val="000000"/>
          <w:sz w:val="28"/>
          <w:szCs w:val="28"/>
          <w:lang w:val="es-ES"/>
        </w:rPr>
      </w:pPr>
      <w:bookmarkStart w:id="266" w:name="OLE_LINK266"/>
      <w:bookmarkEnd w:id="265"/>
      <w:r w:rsidRPr="004E3B8D">
        <w:rPr>
          <w:rFonts w:asciiTheme="minorHAnsi" w:hAnsiTheme="minorHAnsi"/>
          <w:b/>
          <w:bCs/>
          <w:color w:val="000000"/>
          <w:sz w:val="28"/>
          <w:szCs w:val="28"/>
          <w:lang w:val="es-ES"/>
        </w:rPr>
        <w:t xml:space="preserve">Dios </w:t>
      </w:r>
      <w:r w:rsidR="001E08B9" w:rsidRPr="004E3B8D">
        <w:rPr>
          <w:rFonts w:asciiTheme="minorHAnsi" w:hAnsiTheme="minorHAnsi"/>
          <w:b/>
          <w:bCs/>
          <w:color w:val="000000"/>
          <w:sz w:val="28"/>
          <w:szCs w:val="28"/>
          <w:lang w:val="es-ES"/>
        </w:rPr>
        <w:t>está</w:t>
      </w:r>
      <w:r w:rsidRPr="004E3B8D">
        <w:rPr>
          <w:rFonts w:asciiTheme="minorHAnsi" w:hAnsiTheme="minorHAnsi"/>
          <w:b/>
          <w:bCs/>
          <w:color w:val="000000"/>
          <w:sz w:val="28"/>
          <w:szCs w:val="28"/>
          <w:lang w:val="es-ES"/>
        </w:rPr>
        <w:t xml:space="preserve"> </w:t>
      </w:r>
      <w:r w:rsidR="001E08B9" w:rsidRPr="004E3B8D">
        <w:rPr>
          <w:rFonts w:asciiTheme="minorHAnsi" w:hAnsiTheme="minorHAnsi"/>
          <w:b/>
          <w:bCs/>
          <w:color w:val="000000"/>
          <w:sz w:val="28"/>
          <w:szCs w:val="28"/>
          <w:lang w:val="es-ES"/>
        </w:rPr>
        <w:t xml:space="preserve">en el proceso. </w:t>
      </w:r>
    </w:p>
    <w:p w14:paraId="7A4A4097" w14:textId="0093B06E" w:rsidR="00B55DBA" w:rsidRPr="004E3B8D" w:rsidRDefault="00B9204A" w:rsidP="004E3B8D">
      <w:pPr>
        <w:rPr>
          <w:rFonts w:asciiTheme="minorHAnsi" w:hAnsiTheme="minorHAnsi"/>
          <w:lang w:val="es-ES"/>
        </w:rPr>
      </w:pPr>
      <w:r w:rsidRPr="004E3B8D">
        <w:rPr>
          <w:rFonts w:asciiTheme="minorHAnsi" w:hAnsiTheme="minorHAnsi"/>
          <w:b/>
          <w:bCs/>
          <w:color w:val="000000"/>
          <w:lang w:val="es-ES"/>
        </w:rPr>
        <w:t>Genesis 37:</w:t>
      </w:r>
      <w:r w:rsidR="00B55DBA" w:rsidRPr="004E3B8D">
        <w:rPr>
          <w:rFonts w:asciiTheme="minorHAnsi" w:hAnsiTheme="minorHAnsi"/>
          <w:b/>
          <w:bCs/>
          <w:color w:val="000000"/>
          <w:lang w:val="es-ES"/>
        </w:rPr>
        <w:t>36 NTV</w:t>
      </w:r>
      <w:r w:rsidR="00B55DBA" w:rsidRPr="004E3B8D">
        <w:rPr>
          <w:rFonts w:asciiTheme="minorHAnsi" w:hAnsiTheme="minorHAnsi"/>
          <w:color w:val="000000"/>
          <w:lang w:val="es-ES"/>
        </w:rPr>
        <w:t xml:space="preserve">. </w:t>
      </w:r>
      <w:r w:rsidR="00B55DBA" w:rsidRPr="002D75AD">
        <w:rPr>
          <w:rFonts w:asciiTheme="minorHAnsi" w:hAnsiTheme="minorHAnsi"/>
          <w:b/>
          <w:bCs/>
          <w:i/>
          <w:iCs/>
          <w:color w:val="0070C0"/>
          <w:lang w:val="es-ES"/>
        </w:rPr>
        <w:t>Mientras tanto</w:t>
      </w:r>
      <w:r w:rsidR="00B55DBA" w:rsidRPr="004E3B8D">
        <w:rPr>
          <w:rFonts w:asciiTheme="minorHAnsi" w:hAnsiTheme="minorHAnsi"/>
          <w:i/>
          <w:iCs/>
          <w:color w:val="0070C0"/>
          <w:lang w:val="es-ES"/>
        </w:rPr>
        <w:t>, los mercaderes madianitas llegaron a Egipto, y allí le vendieron a José a Potifar, quien era un oficial del faraón, rey de Egipto. Potifar era capitán de la guardia del palacio</w:t>
      </w:r>
      <w:r w:rsidR="00B55DBA" w:rsidRPr="004E3B8D">
        <w:rPr>
          <w:rFonts w:asciiTheme="minorHAnsi" w:hAnsiTheme="minorHAnsi"/>
          <w:lang w:val="es-ES"/>
        </w:rPr>
        <w:t>.</w:t>
      </w:r>
    </w:p>
    <w:p w14:paraId="7551B064" w14:textId="77777777" w:rsidR="004E3B8D" w:rsidRDefault="004E3B8D" w:rsidP="004E3B8D">
      <w:pPr>
        <w:rPr>
          <w:rFonts w:asciiTheme="minorHAnsi" w:hAnsiTheme="minorHAnsi"/>
          <w:color w:val="000000"/>
        </w:rPr>
      </w:pPr>
    </w:p>
    <w:p w14:paraId="5574D348" w14:textId="428CC1D8" w:rsidR="001E08B9" w:rsidRPr="004E3B8D" w:rsidRDefault="001E08B9" w:rsidP="004E3B8D">
      <w:pPr>
        <w:rPr>
          <w:rFonts w:asciiTheme="minorHAnsi" w:hAnsiTheme="minorHAnsi"/>
          <w:color w:val="000000"/>
        </w:rPr>
      </w:pPr>
      <w:r w:rsidRPr="004E3B8D">
        <w:rPr>
          <w:rFonts w:asciiTheme="minorHAnsi" w:hAnsiTheme="minorHAnsi"/>
          <w:color w:val="000000"/>
        </w:rPr>
        <w:t xml:space="preserve">Cuando conocemos el final de una historia, dejamos de valorar el proceso. Sabemos que José llegará al palacio, pero olvidamos que primero tuvo que pasar por el pozo, la venta, la esclavitud y la cárcel. </w:t>
      </w:r>
    </w:p>
    <w:p w14:paraId="55FDE3A4" w14:textId="77777777" w:rsidR="004E3B8D" w:rsidRDefault="004E3B8D" w:rsidP="004E3B8D">
      <w:pPr>
        <w:rPr>
          <w:rFonts w:asciiTheme="minorHAnsi" w:hAnsiTheme="minorHAnsi"/>
          <w:color w:val="000000"/>
        </w:rPr>
      </w:pPr>
    </w:p>
    <w:p w14:paraId="7DDA54BC" w14:textId="59E8E09E" w:rsidR="001E08B9" w:rsidRPr="004E3B8D" w:rsidRDefault="001E08B9" w:rsidP="004E3B8D">
      <w:pPr>
        <w:rPr>
          <w:rFonts w:asciiTheme="minorHAnsi" w:hAnsiTheme="minorHAnsi"/>
          <w:color w:val="000000"/>
        </w:rPr>
      </w:pPr>
      <w:r w:rsidRPr="004E3B8D">
        <w:rPr>
          <w:rFonts w:asciiTheme="minorHAnsi" w:hAnsiTheme="minorHAnsi"/>
          <w:color w:val="000000"/>
        </w:rPr>
        <w:t>Ese “mientras tanto” no fue abandono; fue estrategia divina. Dios estaba moviendo transporte, conexiones y circunstancias. José necesitaba llegar al palacio del hombre más poderoso de la época, algo humanamente imposible para él. Sin embargo, ni los madianitas, ni la esclavitud, ni Potifar</w:t>
      </w:r>
      <w:r w:rsidR="004E3B8D" w:rsidRPr="004E3B8D">
        <w:rPr>
          <w:rFonts w:asciiTheme="minorHAnsi" w:hAnsiTheme="minorHAnsi"/>
          <w:color w:val="000000"/>
        </w:rPr>
        <w:t>, ni la cárcel</w:t>
      </w:r>
      <w:r w:rsidRPr="004E3B8D">
        <w:rPr>
          <w:rFonts w:asciiTheme="minorHAnsi" w:hAnsiTheme="minorHAnsi"/>
          <w:color w:val="000000"/>
        </w:rPr>
        <w:t xml:space="preserve"> fueron casualidades. Todo formaba parte del plan.</w:t>
      </w:r>
    </w:p>
    <w:p w14:paraId="58364A04" w14:textId="77777777" w:rsidR="004E3B8D" w:rsidRDefault="004E3B8D" w:rsidP="004E3B8D">
      <w:pPr>
        <w:rPr>
          <w:rFonts w:asciiTheme="minorHAnsi" w:hAnsiTheme="minorHAnsi"/>
          <w:color w:val="000000"/>
        </w:rPr>
      </w:pPr>
    </w:p>
    <w:p w14:paraId="3BF1997F" w14:textId="0812E70B" w:rsidR="001E08B9" w:rsidRPr="004E3B8D" w:rsidRDefault="001E08B9" w:rsidP="004E3B8D">
      <w:pPr>
        <w:rPr>
          <w:rFonts w:asciiTheme="minorHAnsi" w:hAnsiTheme="minorHAnsi"/>
          <w:color w:val="000000"/>
        </w:rPr>
      </w:pPr>
      <w:r w:rsidRPr="004E3B8D">
        <w:rPr>
          <w:rFonts w:asciiTheme="minorHAnsi" w:hAnsiTheme="minorHAnsi"/>
          <w:color w:val="000000"/>
        </w:rPr>
        <w:t>Además de acercarlo a su destino, cada etapa fue la escuela donde Dios formó el carácter que José necesitaría para sostener el sueño. El propósito no solo se recibe; también se prepara.</w:t>
      </w:r>
    </w:p>
    <w:p w14:paraId="7C9F40C9" w14:textId="77777777" w:rsidR="004E3B8D" w:rsidRDefault="004E3B8D" w:rsidP="004E3B8D">
      <w:pPr>
        <w:rPr>
          <w:rFonts w:asciiTheme="minorHAnsi" w:hAnsiTheme="minorHAnsi"/>
          <w:i/>
          <w:iCs/>
          <w:color w:val="7030A0"/>
        </w:rPr>
      </w:pPr>
    </w:p>
    <w:p w14:paraId="3E9A77E0" w14:textId="35C25E0F" w:rsidR="001E08B9" w:rsidRPr="004E3B8D" w:rsidRDefault="001E08B9" w:rsidP="004E3B8D">
      <w:pPr>
        <w:rPr>
          <w:rFonts w:asciiTheme="minorHAnsi" w:hAnsiTheme="minorHAnsi"/>
          <w:i/>
          <w:iCs/>
          <w:color w:val="7030A0"/>
        </w:rPr>
      </w:pPr>
      <w:r w:rsidRPr="004E3B8D">
        <w:rPr>
          <w:rFonts w:asciiTheme="minorHAnsi" w:hAnsiTheme="minorHAnsi"/>
          <w:i/>
          <w:iCs/>
          <w:color w:val="7030A0"/>
        </w:rPr>
        <w:t>Dios no solo cumple promesas; también trabaja en nosotros mientras las cumple.</w:t>
      </w:r>
    </w:p>
    <w:p w14:paraId="084D25CB" w14:textId="77777777" w:rsidR="004E3B8D" w:rsidRDefault="004E3B8D" w:rsidP="004E3B8D">
      <w:pPr>
        <w:rPr>
          <w:rFonts w:asciiTheme="minorHAnsi" w:hAnsiTheme="minorHAnsi"/>
          <w:color w:val="000000"/>
        </w:rPr>
      </w:pPr>
    </w:p>
    <w:p w14:paraId="46F5A4F1" w14:textId="048548F9" w:rsidR="001E08B9" w:rsidRPr="004E3B8D" w:rsidRDefault="001E08B9" w:rsidP="004E3B8D">
      <w:pPr>
        <w:rPr>
          <w:rFonts w:asciiTheme="minorHAnsi" w:hAnsiTheme="minorHAnsi"/>
          <w:color w:val="000000"/>
        </w:rPr>
      </w:pPr>
      <w:r w:rsidRPr="004E3B8D">
        <w:rPr>
          <w:rFonts w:asciiTheme="minorHAnsi" w:hAnsiTheme="minorHAnsi"/>
          <w:color w:val="000000"/>
        </w:rPr>
        <w:t>Debemos confiar en Dios y permitir que los procesos nos moldeen, aunque no los entendamos en el momento.</w:t>
      </w:r>
    </w:p>
    <w:p w14:paraId="739E937D" w14:textId="77777777" w:rsidR="004E3B8D" w:rsidRDefault="004E3B8D" w:rsidP="004E3B8D">
      <w:pPr>
        <w:rPr>
          <w:rFonts w:asciiTheme="minorHAnsi" w:hAnsiTheme="minorHAnsi"/>
          <w:b/>
          <w:bCs/>
          <w:i/>
          <w:iCs/>
          <w:color w:val="000000"/>
        </w:rPr>
      </w:pPr>
    </w:p>
    <w:p w14:paraId="58C57FDA" w14:textId="12AF8C1B" w:rsidR="001E08B9" w:rsidRPr="004E3B8D" w:rsidRDefault="001E08B9" w:rsidP="004E3B8D">
      <w:pPr>
        <w:rPr>
          <w:rFonts w:asciiTheme="minorHAnsi" w:hAnsiTheme="minorHAnsi"/>
          <w:i/>
          <w:iCs/>
          <w:color w:val="000000"/>
        </w:rPr>
      </w:pPr>
      <w:r w:rsidRPr="004E3B8D">
        <w:rPr>
          <w:rFonts w:asciiTheme="minorHAnsi" w:hAnsiTheme="minorHAnsi"/>
          <w:b/>
          <w:bCs/>
          <w:i/>
          <w:iCs/>
          <w:color w:val="000000"/>
        </w:rPr>
        <w:t>Señor Jesús</w:t>
      </w:r>
      <w:r w:rsidRPr="004E3B8D">
        <w:rPr>
          <w:rFonts w:asciiTheme="minorHAnsi" w:hAnsiTheme="minorHAnsi"/>
          <w:i/>
          <w:iCs/>
          <w:color w:val="000000"/>
        </w:rPr>
        <w:t>, gracias por contar conmigo para ser parte de tu historia. No permitas que mi impaciencia estorbe tu plan. Me rindo y me someto a tu voluntad hoy y siempre. Amén.</w:t>
      </w:r>
    </w:p>
    <w:bookmarkEnd w:id="266"/>
    <w:p w14:paraId="09FD09EF" w14:textId="77777777" w:rsidR="0002254D" w:rsidRDefault="0002254D" w:rsidP="00A14ADC">
      <w:pPr>
        <w:pStyle w:val="Ttulo3"/>
        <w:rPr>
          <w:rStyle w:val="Fuerte"/>
          <w:rFonts w:asciiTheme="minorHAnsi" w:hAnsiTheme="minorHAnsi"/>
          <w:color w:val="000000"/>
        </w:rPr>
      </w:pPr>
    </w:p>
    <w:p w14:paraId="064B2FEB" w14:textId="77777777" w:rsidR="0002254D" w:rsidRDefault="0002254D" w:rsidP="00A14ADC">
      <w:pPr>
        <w:pStyle w:val="Ttulo3"/>
        <w:rPr>
          <w:rStyle w:val="Fuerte"/>
          <w:rFonts w:asciiTheme="minorHAnsi" w:hAnsiTheme="minorHAnsi"/>
          <w:color w:val="000000"/>
        </w:rPr>
      </w:pPr>
    </w:p>
    <w:p w14:paraId="379FD72A" w14:textId="1717C772" w:rsidR="00A14ADC" w:rsidRPr="00BB1C86" w:rsidRDefault="009C5A07" w:rsidP="00A14ADC">
      <w:pPr>
        <w:pStyle w:val="Ttulo3"/>
        <w:rPr>
          <w:rFonts w:asciiTheme="minorHAnsi" w:hAnsiTheme="minorHAnsi" w:cs="Times New Roman"/>
          <w:color w:val="000000"/>
          <w:lang w:val="es-US"/>
        </w:rPr>
      </w:pPr>
      <w:bookmarkStart w:id="267" w:name="OLE_LINK267"/>
      <w:r>
        <w:rPr>
          <w:rStyle w:val="Fuerte"/>
          <w:rFonts w:asciiTheme="minorHAnsi" w:hAnsiTheme="minorHAnsi"/>
          <w:color w:val="000000"/>
        </w:rPr>
        <w:t>Traicionado en casa, pero fiel a Dios</w:t>
      </w:r>
      <w:r w:rsidR="00BB1C86">
        <w:rPr>
          <w:rStyle w:val="Fuerte"/>
          <w:rFonts w:asciiTheme="minorHAnsi" w:hAnsiTheme="minorHAnsi"/>
          <w:color w:val="000000"/>
        </w:rPr>
        <w:t>.</w:t>
      </w:r>
    </w:p>
    <w:p w14:paraId="0A0E2547" w14:textId="2FF36153" w:rsidR="00A14ADC" w:rsidRPr="002D72CE" w:rsidRDefault="00A14ADC" w:rsidP="00A14ADC">
      <w:pPr>
        <w:pStyle w:val="NormalWeb"/>
        <w:rPr>
          <w:rFonts w:asciiTheme="minorHAnsi" w:hAnsiTheme="minorHAnsi"/>
          <w:color w:val="000000"/>
        </w:rPr>
      </w:pPr>
      <w:r w:rsidRPr="002D72CE">
        <w:rPr>
          <w:rStyle w:val="Fuerte"/>
          <w:rFonts w:asciiTheme="minorHAnsi" w:hAnsiTheme="minorHAnsi"/>
          <w:color w:val="000000"/>
        </w:rPr>
        <w:t>Génesis 37:28 (NTV)</w:t>
      </w:r>
      <w:r w:rsidR="00BB1C86">
        <w:rPr>
          <w:rStyle w:val="Fuerte"/>
          <w:rFonts w:asciiTheme="minorHAnsi" w:hAnsiTheme="minorHAnsi"/>
          <w:color w:val="000000"/>
        </w:rPr>
        <w:t xml:space="preserve"> </w:t>
      </w:r>
      <w:r w:rsidR="00BB1C86" w:rsidRPr="00BB1C86">
        <w:rPr>
          <w:rFonts w:asciiTheme="minorHAnsi" w:hAnsiTheme="minorHAnsi"/>
          <w:i/>
          <w:iCs/>
          <w:color w:val="0070C0"/>
          <w:lang w:val="es-ES"/>
        </w:rPr>
        <w:t>Entonces, cuando se acercaron los ismaelitas, que eran mercaderes madianitas, los hermanos de José lo sacaron de la cisterna y se lo vendieron por veinte monedas de plata. Y los mercaderes lo llevaron a Egipto</w:t>
      </w:r>
      <w:r w:rsidR="00BB1C86">
        <w:rPr>
          <w:lang w:val="es-ES"/>
        </w:rPr>
        <w:t>.</w:t>
      </w:r>
    </w:p>
    <w:p w14:paraId="1B7A4C99" w14:textId="77777777" w:rsidR="002D72CE" w:rsidRDefault="002D72CE" w:rsidP="00A14ADC">
      <w:pPr>
        <w:pStyle w:val="NormalWeb"/>
        <w:rPr>
          <w:rFonts w:asciiTheme="minorHAnsi" w:hAnsiTheme="minorHAnsi"/>
          <w:color w:val="000000"/>
        </w:rPr>
      </w:pPr>
    </w:p>
    <w:p w14:paraId="5BB8BF0D" w14:textId="180B7D4B" w:rsidR="00A14ADC" w:rsidRPr="002D72CE" w:rsidRDefault="00A14ADC" w:rsidP="00A14ADC">
      <w:pPr>
        <w:pStyle w:val="NormalWeb"/>
        <w:rPr>
          <w:rFonts w:asciiTheme="minorHAnsi" w:hAnsiTheme="minorHAnsi"/>
          <w:color w:val="000000"/>
        </w:rPr>
      </w:pPr>
      <w:r w:rsidRPr="002D72CE">
        <w:rPr>
          <w:rFonts w:asciiTheme="minorHAnsi" w:hAnsiTheme="minorHAnsi"/>
          <w:color w:val="000000"/>
        </w:rPr>
        <w:t>José fue rechazado por su familia, traicionado por sus hermanos y vendido como esclavo. Muchos en su lugar habrían dicho: “</w:t>
      </w:r>
      <w:r w:rsidRPr="00261D89">
        <w:rPr>
          <w:rFonts w:asciiTheme="minorHAnsi" w:hAnsiTheme="minorHAnsi"/>
          <w:i/>
          <w:iCs/>
          <w:color w:val="000000"/>
        </w:rPr>
        <w:t>Dios me falló</w:t>
      </w:r>
      <w:r w:rsidRPr="002D72CE">
        <w:rPr>
          <w:rFonts w:asciiTheme="minorHAnsi" w:hAnsiTheme="minorHAnsi"/>
          <w:color w:val="000000"/>
        </w:rPr>
        <w:t>” o “</w:t>
      </w:r>
      <w:r w:rsidRPr="00261D89">
        <w:rPr>
          <w:rFonts w:asciiTheme="minorHAnsi" w:hAnsiTheme="minorHAnsi"/>
          <w:i/>
          <w:iCs/>
          <w:color w:val="000000"/>
        </w:rPr>
        <w:t>Ya no vale la pena obedecer</w:t>
      </w:r>
      <w:r w:rsidRPr="002D72CE">
        <w:rPr>
          <w:rFonts w:asciiTheme="minorHAnsi" w:hAnsiTheme="minorHAnsi"/>
          <w:color w:val="000000"/>
        </w:rPr>
        <w:t xml:space="preserve">”. Sin embargo, José no permitió que la injusticia destruyera </w:t>
      </w:r>
      <w:r w:rsidR="008752AF">
        <w:rPr>
          <w:rFonts w:asciiTheme="minorHAnsi" w:hAnsiTheme="minorHAnsi"/>
          <w:color w:val="000000"/>
        </w:rPr>
        <w:t>el</w:t>
      </w:r>
      <w:r w:rsidRPr="002D72CE">
        <w:rPr>
          <w:rFonts w:asciiTheme="minorHAnsi" w:hAnsiTheme="minorHAnsi"/>
          <w:color w:val="000000"/>
        </w:rPr>
        <w:t xml:space="preserve"> temor de Dios. </w:t>
      </w:r>
      <w:r w:rsidR="00261D89">
        <w:rPr>
          <w:rFonts w:asciiTheme="minorHAnsi" w:hAnsiTheme="minorHAnsi"/>
          <w:color w:val="000000"/>
        </w:rPr>
        <w:t>Su</w:t>
      </w:r>
      <w:r w:rsidRPr="002D72CE">
        <w:rPr>
          <w:rFonts w:asciiTheme="minorHAnsi" w:hAnsiTheme="minorHAnsi"/>
          <w:color w:val="000000"/>
        </w:rPr>
        <w:t xml:space="preserve"> dolor no se convirtió en excusa para pecar.</w:t>
      </w:r>
    </w:p>
    <w:p w14:paraId="53FF437D" w14:textId="77777777" w:rsidR="002D72CE" w:rsidRDefault="002D72CE" w:rsidP="00A14ADC">
      <w:pPr>
        <w:pStyle w:val="NormalWeb"/>
        <w:rPr>
          <w:rFonts w:asciiTheme="minorHAnsi" w:hAnsiTheme="minorHAnsi"/>
          <w:color w:val="000000"/>
        </w:rPr>
      </w:pPr>
    </w:p>
    <w:p w14:paraId="2B16FF55" w14:textId="77777777" w:rsidR="00E94323" w:rsidRDefault="00A14ADC" w:rsidP="00A14ADC">
      <w:pPr>
        <w:pStyle w:val="NormalWeb"/>
        <w:rPr>
          <w:rFonts w:asciiTheme="minorHAnsi" w:hAnsiTheme="minorHAnsi"/>
          <w:color w:val="000000"/>
        </w:rPr>
      </w:pPr>
      <w:r w:rsidRPr="002D72CE">
        <w:rPr>
          <w:rFonts w:asciiTheme="minorHAnsi" w:hAnsiTheme="minorHAnsi"/>
          <w:color w:val="000000"/>
        </w:rPr>
        <w:t xml:space="preserve">Hay personas que usan el dolor como permiso para desobedecer; José usó el dolor como razón para aferrarse más a Dios. </w:t>
      </w:r>
    </w:p>
    <w:p w14:paraId="598640A5" w14:textId="5C14F565" w:rsidR="00A14ADC" w:rsidRPr="002D72CE" w:rsidRDefault="00A14ADC" w:rsidP="00A14ADC">
      <w:pPr>
        <w:pStyle w:val="NormalWeb"/>
        <w:rPr>
          <w:rFonts w:asciiTheme="minorHAnsi" w:hAnsiTheme="minorHAnsi"/>
          <w:color w:val="000000"/>
        </w:rPr>
      </w:pPr>
      <w:r w:rsidRPr="00E94323">
        <w:rPr>
          <w:rFonts w:asciiTheme="minorHAnsi" w:hAnsiTheme="minorHAnsi"/>
          <w:i/>
          <w:iCs/>
          <w:color w:val="000000"/>
        </w:rPr>
        <w:t>El temor de Dios no depende de cómo te traten, depende de quién gobierna tu corazón</w:t>
      </w:r>
      <w:r w:rsidRPr="002D72CE">
        <w:rPr>
          <w:rFonts w:asciiTheme="minorHAnsi" w:hAnsiTheme="minorHAnsi"/>
          <w:color w:val="000000"/>
        </w:rPr>
        <w:t>.</w:t>
      </w:r>
    </w:p>
    <w:p w14:paraId="1F936A86" w14:textId="77777777" w:rsidR="002D72CE" w:rsidRDefault="002D72CE" w:rsidP="00A14ADC">
      <w:pPr>
        <w:pStyle w:val="NormalWeb"/>
        <w:rPr>
          <w:rStyle w:val="Fuerte"/>
          <w:rFonts w:asciiTheme="minorHAnsi" w:hAnsiTheme="minorHAnsi"/>
          <w:color w:val="000000"/>
        </w:rPr>
      </w:pPr>
    </w:p>
    <w:p w14:paraId="0E6ADB80" w14:textId="0BA6F861" w:rsidR="00A14ADC" w:rsidRPr="00E94323" w:rsidRDefault="00A14ADC" w:rsidP="00A14ADC">
      <w:pPr>
        <w:pStyle w:val="NormalWeb"/>
        <w:rPr>
          <w:rFonts w:asciiTheme="minorHAnsi" w:hAnsiTheme="minorHAnsi"/>
          <w:i/>
          <w:iCs/>
          <w:color w:val="7030A0"/>
        </w:rPr>
      </w:pPr>
      <w:r w:rsidRPr="00E94323">
        <w:rPr>
          <w:rFonts w:asciiTheme="minorHAnsi" w:hAnsiTheme="minorHAnsi"/>
          <w:i/>
          <w:iCs/>
          <w:color w:val="7030A0"/>
        </w:rPr>
        <w:t>El dolor no justifica el pecado cuando Dios gobierna el corazón.</w:t>
      </w:r>
    </w:p>
    <w:p w14:paraId="65799165" w14:textId="77777777" w:rsidR="002D72CE" w:rsidRDefault="002D72CE" w:rsidP="00A14ADC">
      <w:pPr>
        <w:pStyle w:val="NormalWeb"/>
        <w:rPr>
          <w:rStyle w:val="Fuerte"/>
          <w:rFonts w:asciiTheme="minorHAnsi" w:hAnsiTheme="minorHAnsi"/>
          <w:color w:val="000000"/>
        </w:rPr>
      </w:pPr>
    </w:p>
    <w:p w14:paraId="0AC300AF" w14:textId="4F3C3FFD" w:rsidR="00A14ADC" w:rsidRDefault="00A14ADC" w:rsidP="004E2215">
      <w:pPr>
        <w:pStyle w:val="NormalWeb"/>
        <w:rPr>
          <w:rFonts w:asciiTheme="minorHAnsi" w:hAnsiTheme="minorHAnsi"/>
          <w:i/>
          <w:iCs/>
          <w:color w:val="000000"/>
        </w:rPr>
      </w:pPr>
      <w:r w:rsidRPr="00E94323">
        <w:rPr>
          <w:rFonts w:asciiTheme="minorHAnsi" w:hAnsiTheme="minorHAnsi"/>
          <w:b/>
          <w:bCs/>
          <w:i/>
          <w:iCs/>
          <w:color w:val="000000"/>
        </w:rPr>
        <w:t>Señor</w:t>
      </w:r>
      <w:r w:rsidR="002D72CE" w:rsidRPr="00E94323">
        <w:rPr>
          <w:rFonts w:asciiTheme="minorHAnsi" w:hAnsiTheme="minorHAnsi"/>
          <w:b/>
          <w:bCs/>
          <w:i/>
          <w:iCs/>
          <w:color w:val="000000"/>
        </w:rPr>
        <w:t xml:space="preserve"> Jesús</w:t>
      </w:r>
      <w:r w:rsidRPr="00E94323">
        <w:rPr>
          <w:rFonts w:asciiTheme="minorHAnsi" w:hAnsiTheme="minorHAnsi"/>
          <w:i/>
          <w:iCs/>
          <w:color w:val="000000"/>
        </w:rPr>
        <w:t xml:space="preserve">, ayúdame a </w:t>
      </w:r>
      <w:r w:rsidR="00A5414A">
        <w:rPr>
          <w:rFonts w:asciiTheme="minorHAnsi" w:hAnsiTheme="minorHAnsi"/>
          <w:i/>
          <w:iCs/>
          <w:color w:val="000000"/>
        </w:rPr>
        <w:t>NO</w:t>
      </w:r>
      <w:r w:rsidRPr="00E94323">
        <w:rPr>
          <w:rFonts w:asciiTheme="minorHAnsi" w:hAnsiTheme="minorHAnsi"/>
          <w:i/>
          <w:iCs/>
          <w:color w:val="000000"/>
        </w:rPr>
        <w:t xml:space="preserve"> usar mis heridas como excusa para alejarme de Ti. Que, aun cuando sea maltratado o incomprendido, mi corazón permanezca firme en el temor </w:t>
      </w:r>
      <w:r w:rsidR="00E03384">
        <w:rPr>
          <w:rFonts w:asciiTheme="minorHAnsi" w:hAnsiTheme="minorHAnsi"/>
          <w:i/>
          <w:iCs/>
          <w:color w:val="000000"/>
        </w:rPr>
        <w:t>a</w:t>
      </w:r>
      <w:r w:rsidR="004E2215">
        <w:rPr>
          <w:rFonts w:asciiTheme="minorHAnsi" w:hAnsiTheme="minorHAnsi"/>
          <w:i/>
          <w:iCs/>
          <w:color w:val="000000"/>
        </w:rPr>
        <w:t xml:space="preserve"> Ti</w:t>
      </w:r>
      <w:r w:rsidRPr="00E94323">
        <w:rPr>
          <w:rFonts w:asciiTheme="minorHAnsi" w:hAnsiTheme="minorHAnsi"/>
          <w:i/>
          <w:iCs/>
          <w:color w:val="000000"/>
        </w:rPr>
        <w:t>. Gobierna mi vida y enséñame a responder con fidelidad. Amén.</w:t>
      </w:r>
      <w:bookmarkEnd w:id="267"/>
    </w:p>
    <w:p w14:paraId="0611A341" w14:textId="77777777" w:rsidR="00B303BF" w:rsidRDefault="00B303BF" w:rsidP="004E2215">
      <w:pPr>
        <w:pStyle w:val="NormalWeb"/>
        <w:rPr>
          <w:rFonts w:asciiTheme="minorHAnsi" w:hAnsiTheme="minorHAnsi"/>
          <w:i/>
          <w:iCs/>
          <w:color w:val="000000"/>
        </w:rPr>
      </w:pPr>
    </w:p>
    <w:p w14:paraId="2C24D7ED" w14:textId="77777777" w:rsidR="00B303BF" w:rsidRDefault="00B303BF" w:rsidP="004E2215">
      <w:pPr>
        <w:pStyle w:val="NormalWeb"/>
        <w:rPr>
          <w:rFonts w:asciiTheme="minorHAnsi" w:hAnsiTheme="minorHAnsi"/>
          <w:color w:val="000000"/>
        </w:rPr>
      </w:pPr>
    </w:p>
    <w:p w14:paraId="6A53EB4F" w14:textId="77777777" w:rsidR="00F83E11" w:rsidRPr="003D0378" w:rsidRDefault="00F83E11" w:rsidP="003D0378">
      <w:pPr>
        <w:pStyle w:val="NormalWeb"/>
        <w:rPr>
          <w:rFonts w:asciiTheme="minorHAnsi" w:hAnsiTheme="minorHAnsi"/>
          <w:color w:val="000000"/>
        </w:rPr>
      </w:pPr>
    </w:p>
    <w:p w14:paraId="5C2E8768" w14:textId="77777777" w:rsidR="00F83E11" w:rsidRPr="003D0378" w:rsidRDefault="00F83E11" w:rsidP="003D0378">
      <w:pPr>
        <w:outlineLvl w:val="0"/>
        <w:rPr>
          <w:rFonts w:asciiTheme="minorHAnsi" w:hAnsiTheme="minorHAnsi"/>
          <w:b/>
          <w:bCs/>
          <w:color w:val="000000"/>
          <w:kern w:val="36"/>
        </w:rPr>
      </w:pPr>
      <w:bookmarkStart w:id="268" w:name="OLE_LINK268"/>
      <w:r w:rsidRPr="003D0378">
        <w:rPr>
          <w:rFonts w:asciiTheme="minorHAnsi" w:hAnsiTheme="minorHAnsi"/>
          <w:b/>
          <w:bCs/>
          <w:color w:val="000000"/>
          <w:kern w:val="36"/>
        </w:rPr>
        <w:t>JOSÉ TEMIÓ A DIOS CUANDO NADIE LO VEÍA</w:t>
      </w:r>
    </w:p>
    <w:p w14:paraId="77780386" w14:textId="01FBD6D3" w:rsidR="00F83E11" w:rsidRPr="003D0378" w:rsidRDefault="00F83E11" w:rsidP="003D0378">
      <w:pPr>
        <w:tabs>
          <w:tab w:val="left" w:pos="2737"/>
        </w:tabs>
        <w:rPr>
          <w:rFonts w:asciiTheme="minorHAnsi" w:hAnsiTheme="minorHAnsi"/>
          <w:b/>
          <w:bCs/>
          <w:color w:val="000000"/>
        </w:rPr>
      </w:pPr>
      <w:r w:rsidRPr="003D0378">
        <w:rPr>
          <w:rFonts w:asciiTheme="minorHAnsi" w:hAnsiTheme="minorHAnsi"/>
          <w:b/>
          <w:bCs/>
          <w:color w:val="000000"/>
        </w:rPr>
        <w:t xml:space="preserve">Génesis 39:9 (NTV) </w:t>
      </w:r>
      <w:r w:rsidRPr="003D0378">
        <w:rPr>
          <w:rFonts w:asciiTheme="minorHAnsi" w:hAnsiTheme="minorHAnsi"/>
          <w:b/>
          <w:bCs/>
          <w:i/>
          <w:iCs/>
          <w:vertAlign w:val="superscript"/>
          <w:lang w:val="es-ES"/>
        </w:rPr>
        <w:t>9</w:t>
      </w:r>
      <w:r w:rsidRPr="003D0378">
        <w:rPr>
          <w:rFonts w:asciiTheme="minorHAnsi" w:hAnsiTheme="minorHAnsi"/>
          <w:b/>
          <w:bCs/>
          <w:i/>
          <w:iCs/>
          <w:color w:val="0070C0"/>
          <w:lang w:val="es-ES"/>
        </w:rPr>
        <w:t>Nadie aquí tiene más autoridad que yo</w:t>
      </w:r>
      <w:r w:rsidRPr="003D0378">
        <w:rPr>
          <w:rFonts w:asciiTheme="minorHAnsi" w:hAnsiTheme="minorHAnsi"/>
          <w:i/>
          <w:iCs/>
          <w:color w:val="0070C0"/>
          <w:lang w:val="es-ES"/>
        </w:rPr>
        <w:t>. Él no me ha negado nada, con excepción de usted, porque es su esposa. ¿</w:t>
      </w:r>
      <w:r w:rsidRPr="003D0378">
        <w:rPr>
          <w:rFonts w:asciiTheme="minorHAnsi" w:hAnsiTheme="minorHAnsi"/>
          <w:b/>
          <w:bCs/>
          <w:i/>
          <w:iCs/>
          <w:color w:val="0070C0"/>
          <w:lang w:val="es-ES"/>
        </w:rPr>
        <w:t>Cómo podría yo cometer semejante maldad? Sería un gran pecado contra Dios</w:t>
      </w:r>
      <w:r w:rsidRPr="003D0378">
        <w:rPr>
          <w:rFonts w:asciiTheme="minorHAnsi" w:hAnsiTheme="minorHAnsi"/>
          <w:lang w:val="es-ES"/>
        </w:rPr>
        <w:t>.</w:t>
      </w:r>
      <w:r w:rsidRPr="003D0378">
        <w:rPr>
          <w:rFonts w:asciiTheme="minorHAnsi" w:hAnsiTheme="minorHAnsi"/>
          <w:b/>
          <w:bCs/>
          <w:color w:val="000000"/>
        </w:rPr>
        <w:tab/>
        <w:t xml:space="preserve"> </w:t>
      </w:r>
    </w:p>
    <w:p w14:paraId="1CE00BD2" w14:textId="77777777" w:rsidR="003D0378" w:rsidRDefault="003D0378" w:rsidP="003D0378">
      <w:pPr>
        <w:rPr>
          <w:rFonts w:asciiTheme="minorHAnsi" w:hAnsiTheme="minorHAnsi"/>
          <w:color w:val="000000"/>
        </w:rPr>
      </w:pPr>
    </w:p>
    <w:p w14:paraId="57FB4782" w14:textId="7F272C6B" w:rsidR="00C31E32" w:rsidRPr="003D0378" w:rsidRDefault="00C31E32" w:rsidP="003D0378">
      <w:pPr>
        <w:rPr>
          <w:rFonts w:asciiTheme="minorHAnsi" w:hAnsiTheme="minorHAnsi"/>
          <w:color w:val="000000"/>
        </w:rPr>
      </w:pPr>
      <w:r w:rsidRPr="003D0378">
        <w:rPr>
          <w:rFonts w:asciiTheme="minorHAnsi" w:hAnsiTheme="minorHAnsi"/>
          <w:color w:val="000000"/>
        </w:rPr>
        <w:t xml:space="preserve">José estaba lejos de su familia, sin supervisión y con una oportunidad clara para pecar. Humanamente hablando, nadie lo habría descubierto. Pero su pregunta no fue </w:t>
      </w:r>
      <w:r w:rsidRPr="001374F3">
        <w:rPr>
          <w:rFonts w:asciiTheme="minorHAnsi" w:hAnsiTheme="minorHAnsi"/>
          <w:b/>
          <w:bCs/>
          <w:color w:val="000000"/>
        </w:rPr>
        <w:t>cuánto podía avanzar sin consecuencias</w:t>
      </w:r>
      <w:r w:rsidRPr="003D0378">
        <w:rPr>
          <w:rFonts w:asciiTheme="minorHAnsi" w:hAnsiTheme="minorHAnsi"/>
          <w:color w:val="000000"/>
        </w:rPr>
        <w:t xml:space="preserve">, sino </w:t>
      </w:r>
      <w:r w:rsidRPr="001374F3">
        <w:rPr>
          <w:rFonts w:asciiTheme="minorHAnsi" w:hAnsiTheme="minorHAnsi"/>
          <w:b/>
          <w:bCs/>
          <w:color w:val="000000"/>
        </w:rPr>
        <w:t>cómo podría hacer algo que ofendiera a Dios</w:t>
      </w:r>
      <w:r w:rsidRPr="003D0378">
        <w:rPr>
          <w:rFonts w:asciiTheme="minorHAnsi" w:hAnsiTheme="minorHAnsi"/>
          <w:color w:val="000000"/>
        </w:rPr>
        <w:t>. Su conciencia estaba gobernada por la presencia de Dios, no por la ausencia de testigos.</w:t>
      </w:r>
    </w:p>
    <w:p w14:paraId="5268A9D2" w14:textId="77777777" w:rsidR="003D0378" w:rsidRDefault="003D0378" w:rsidP="003D0378">
      <w:pPr>
        <w:rPr>
          <w:rFonts w:asciiTheme="minorHAnsi" w:hAnsiTheme="minorHAnsi"/>
          <w:color w:val="000000"/>
        </w:rPr>
      </w:pPr>
    </w:p>
    <w:p w14:paraId="5DF3216A" w14:textId="5A323002" w:rsidR="00C31E32" w:rsidRPr="003D0378" w:rsidRDefault="00C31E32" w:rsidP="003D0378">
      <w:pPr>
        <w:rPr>
          <w:rFonts w:asciiTheme="minorHAnsi" w:hAnsiTheme="minorHAnsi"/>
          <w:color w:val="000000"/>
        </w:rPr>
      </w:pPr>
      <w:r w:rsidRPr="003D0378">
        <w:rPr>
          <w:rFonts w:asciiTheme="minorHAnsi" w:hAnsiTheme="minorHAnsi"/>
          <w:color w:val="000000"/>
        </w:rPr>
        <w:t>El temor de Dios fue su límite interno. No dependió del entorno, dependió de su corazón. Cuando nadie ve tu celular, cuando nadie controla tus decisiones, cuando nadie sabría lo que hiciste, ahí se revela si realmente temes a Dios. El verdadero temor no necesita vigilancia externa; nace de una relación viva con Él.</w:t>
      </w:r>
    </w:p>
    <w:p w14:paraId="20FB1FA0" w14:textId="77777777" w:rsidR="003D0378" w:rsidRDefault="003D0378" w:rsidP="003D0378">
      <w:pPr>
        <w:rPr>
          <w:rFonts w:asciiTheme="minorHAnsi" w:hAnsiTheme="minorHAnsi"/>
          <w:i/>
          <w:iCs/>
          <w:color w:val="7030A0"/>
        </w:rPr>
      </w:pPr>
    </w:p>
    <w:p w14:paraId="5355BB85" w14:textId="1447C91D" w:rsidR="00C31E32" w:rsidRPr="003D0378" w:rsidRDefault="00C31E32" w:rsidP="003D0378">
      <w:pPr>
        <w:rPr>
          <w:rFonts w:asciiTheme="minorHAnsi" w:hAnsiTheme="minorHAnsi"/>
          <w:i/>
          <w:iCs/>
          <w:color w:val="7030A0"/>
        </w:rPr>
      </w:pPr>
      <w:r w:rsidRPr="003D0378">
        <w:rPr>
          <w:rFonts w:asciiTheme="minorHAnsi" w:hAnsiTheme="minorHAnsi"/>
          <w:i/>
          <w:iCs/>
          <w:color w:val="7030A0"/>
        </w:rPr>
        <w:t>El temor de Dios se revela en lo que haces cuando nadie te está mirando.</w:t>
      </w:r>
    </w:p>
    <w:p w14:paraId="5663C7E8" w14:textId="77777777" w:rsidR="003D0378" w:rsidRDefault="003D0378" w:rsidP="003D0378">
      <w:pPr>
        <w:rPr>
          <w:rFonts w:asciiTheme="minorHAnsi" w:hAnsiTheme="minorHAnsi"/>
          <w:i/>
          <w:iCs/>
          <w:color w:val="000000"/>
        </w:rPr>
      </w:pPr>
    </w:p>
    <w:p w14:paraId="1B07B942" w14:textId="5CF8F88B" w:rsidR="00C31E32" w:rsidRPr="003D0378" w:rsidRDefault="00C31E32" w:rsidP="003D0378">
      <w:pPr>
        <w:rPr>
          <w:rFonts w:asciiTheme="minorHAnsi" w:hAnsiTheme="minorHAnsi"/>
          <w:i/>
          <w:iCs/>
          <w:color w:val="000000"/>
        </w:rPr>
      </w:pPr>
      <w:r w:rsidRPr="00FB7C4D">
        <w:rPr>
          <w:rFonts w:asciiTheme="minorHAnsi" w:hAnsiTheme="minorHAnsi"/>
          <w:b/>
          <w:bCs/>
          <w:i/>
          <w:iCs/>
          <w:color w:val="000000"/>
        </w:rPr>
        <w:t>Señor</w:t>
      </w:r>
      <w:r w:rsidR="007E37A9" w:rsidRPr="00FB7C4D">
        <w:rPr>
          <w:rFonts w:asciiTheme="minorHAnsi" w:hAnsiTheme="minorHAnsi"/>
          <w:b/>
          <w:bCs/>
          <w:i/>
          <w:iCs/>
          <w:color w:val="000000"/>
        </w:rPr>
        <w:t xml:space="preserve"> Jesús</w:t>
      </w:r>
      <w:r w:rsidRPr="003D0378">
        <w:rPr>
          <w:rFonts w:asciiTheme="minorHAnsi" w:hAnsiTheme="minorHAnsi"/>
          <w:i/>
          <w:iCs/>
          <w:color w:val="000000"/>
        </w:rPr>
        <w:t>, forma en mí un corazón que te honre en lo público y en lo secreto. Que tu presencia sea mi mayor conciencia y tu temor mi límite interno. Amén.</w:t>
      </w:r>
    </w:p>
    <w:bookmarkEnd w:id="268"/>
    <w:p w14:paraId="65287572" w14:textId="77777777" w:rsidR="00F83E11" w:rsidRDefault="00F83E11" w:rsidP="004E2215">
      <w:pPr>
        <w:pStyle w:val="NormalWeb"/>
        <w:rPr>
          <w:rFonts w:asciiTheme="minorHAnsi" w:hAnsiTheme="minorHAnsi"/>
          <w:color w:val="000000"/>
          <w:lang w:val="es-US"/>
        </w:rPr>
      </w:pPr>
    </w:p>
    <w:p w14:paraId="6A4CDAD9" w14:textId="77777777" w:rsidR="00E26D87" w:rsidRDefault="00E26D87" w:rsidP="004E2215">
      <w:pPr>
        <w:pStyle w:val="NormalWeb"/>
        <w:rPr>
          <w:rFonts w:asciiTheme="minorHAnsi" w:hAnsiTheme="minorHAnsi"/>
          <w:color w:val="000000"/>
          <w:lang w:val="es-US"/>
        </w:rPr>
      </w:pPr>
    </w:p>
    <w:p w14:paraId="546F0D61" w14:textId="77777777" w:rsidR="0089182E" w:rsidRDefault="0089182E" w:rsidP="004E2215">
      <w:pPr>
        <w:pStyle w:val="NormalWeb"/>
        <w:rPr>
          <w:rFonts w:asciiTheme="minorHAnsi" w:hAnsiTheme="minorHAnsi"/>
          <w:color w:val="000000"/>
          <w:lang w:val="es-US"/>
        </w:rPr>
      </w:pPr>
    </w:p>
    <w:p w14:paraId="0176064F" w14:textId="77777777" w:rsidR="0089182E" w:rsidRDefault="0089182E" w:rsidP="004E2215">
      <w:pPr>
        <w:pStyle w:val="NormalWeb"/>
        <w:rPr>
          <w:rFonts w:asciiTheme="minorHAnsi" w:hAnsiTheme="minorHAnsi"/>
          <w:color w:val="000000"/>
          <w:lang w:val="es-US"/>
        </w:rPr>
      </w:pPr>
    </w:p>
    <w:p w14:paraId="5AA93B7A" w14:textId="77777777" w:rsidR="0089182E" w:rsidRDefault="0089182E" w:rsidP="004E2215">
      <w:pPr>
        <w:pStyle w:val="NormalWeb"/>
        <w:rPr>
          <w:rFonts w:asciiTheme="minorHAnsi" w:hAnsiTheme="minorHAnsi"/>
          <w:color w:val="000000"/>
          <w:lang w:val="es-US"/>
        </w:rPr>
      </w:pPr>
    </w:p>
    <w:p w14:paraId="16DE7979" w14:textId="0326C59E" w:rsidR="00B3636F" w:rsidRPr="00B3636F" w:rsidRDefault="00B3636F" w:rsidP="004E2215">
      <w:pPr>
        <w:pStyle w:val="NormalWeb"/>
        <w:rPr>
          <w:rFonts w:asciiTheme="minorHAnsi" w:hAnsiTheme="minorHAnsi"/>
          <w:b/>
          <w:bCs/>
          <w:color w:val="000000"/>
          <w:sz w:val="28"/>
          <w:szCs w:val="28"/>
          <w:lang w:val="es-US"/>
        </w:rPr>
      </w:pPr>
      <w:r w:rsidRPr="00B3636F">
        <w:rPr>
          <w:rFonts w:asciiTheme="minorHAnsi" w:hAnsiTheme="minorHAnsi"/>
          <w:b/>
          <w:bCs/>
          <w:color w:val="000000"/>
          <w:sz w:val="28"/>
          <w:szCs w:val="28"/>
          <w:lang w:val="es-US"/>
        </w:rPr>
        <w:t xml:space="preserve">El precio de obedecer. </w:t>
      </w:r>
    </w:p>
    <w:p w14:paraId="0F408B5F" w14:textId="511033B5" w:rsidR="00580E8E" w:rsidRPr="00B3636F" w:rsidRDefault="00580E8E" w:rsidP="00B3636F">
      <w:pPr>
        <w:pStyle w:val="NormalWeb"/>
        <w:rPr>
          <w:rFonts w:asciiTheme="minorHAnsi" w:hAnsiTheme="minorHAnsi"/>
          <w:lang w:val="es-ES"/>
        </w:rPr>
      </w:pPr>
      <w:r w:rsidRPr="00B228C3">
        <w:rPr>
          <w:rFonts w:asciiTheme="minorHAnsi" w:hAnsiTheme="minorHAnsi"/>
          <w:b/>
          <w:bCs/>
          <w:color w:val="000000"/>
          <w:lang w:val="es-US"/>
        </w:rPr>
        <w:t xml:space="preserve">Genesis </w:t>
      </w:r>
      <w:r w:rsidR="00B228C3" w:rsidRPr="00B228C3">
        <w:rPr>
          <w:rFonts w:asciiTheme="minorHAnsi" w:hAnsiTheme="minorHAnsi"/>
          <w:b/>
          <w:bCs/>
          <w:color w:val="000000"/>
          <w:lang w:val="es-US"/>
        </w:rPr>
        <w:t>39:20-21 NTV</w:t>
      </w:r>
      <w:r w:rsidR="00B228C3">
        <w:rPr>
          <w:rFonts w:asciiTheme="minorHAnsi" w:hAnsiTheme="minorHAnsi"/>
          <w:color w:val="000000"/>
          <w:lang w:val="es-US"/>
        </w:rPr>
        <w:t xml:space="preserve">. </w:t>
      </w:r>
      <w:r w:rsidR="00B228C3" w:rsidRPr="00E45291">
        <w:rPr>
          <w:rFonts w:asciiTheme="minorHAnsi" w:hAnsiTheme="minorHAnsi"/>
          <w:b/>
          <w:bCs/>
          <w:i/>
          <w:iCs/>
          <w:color w:val="0070C0"/>
          <w:vertAlign w:val="superscript"/>
          <w:lang w:val="es-ES"/>
        </w:rPr>
        <w:t>20</w:t>
      </w:r>
      <w:r w:rsidR="00B228C3" w:rsidRPr="00E45291">
        <w:rPr>
          <w:rFonts w:asciiTheme="minorHAnsi" w:hAnsiTheme="minorHAnsi"/>
          <w:b/>
          <w:bCs/>
          <w:i/>
          <w:iCs/>
          <w:color w:val="0070C0"/>
          <w:lang w:val="es-ES"/>
        </w:rPr>
        <w:t>Entonces agarró a José y lo metió en la cárcel donde estaban los presos del rey. José quedó allí</w:t>
      </w:r>
      <w:r w:rsidR="00B228C3" w:rsidRPr="00E45291">
        <w:rPr>
          <w:rFonts w:asciiTheme="minorHAnsi" w:hAnsiTheme="minorHAnsi"/>
          <w:i/>
          <w:iCs/>
          <w:color w:val="0070C0"/>
          <w:lang w:val="es-ES"/>
        </w:rPr>
        <w:t xml:space="preserve">, </w:t>
      </w:r>
      <w:r w:rsidR="00B228C3" w:rsidRPr="00E45291">
        <w:rPr>
          <w:rFonts w:asciiTheme="minorHAnsi" w:hAnsiTheme="minorHAnsi"/>
          <w:b/>
          <w:bCs/>
          <w:i/>
          <w:iCs/>
          <w:color w:val="0070C0"/>
          <w:vertAlign w:val="superscript"/>
          <w:lang w:val="es-ES"/>
        </w:rPr>
        <w:t>21</w:t>
      </w:r>
      <w:r w:rsidR="00B228C3" w:rsidRPr="00E45291">
        <w:rPr>
          <w:rFonts w:asciiTheme="minorHAnsi" w:hAnsiTheme="minorHAnsi"/>
          <w:i/>
          <w:iCs/>
          <w:color w:val="0070C0"/>
          <w:lang w:val="es-ES"/>
        </w:rPr>
        <w:t xml:space="preserve">pero el </w:t>
      </w:r>
      <w:r w:rsidR="00B228C3" w:rsidRPr="00E45291">
        <w:rPr>
          <w:rFonts w:asciiTheme="minorHAnsi" w:hAnsiTheme="minorHAnsi"/>
          <w:i/>
          <w:iCs/>
          <w:smallCaps/>
          <w:color w:val="0070C0"/>
          <w:lang w:val="es-ES"/>
        </w:rPr>
        <w:t>Señor</w:t>
      </w:r>
      <w:r w:rsidR="00B228C3" w:rsidRPr="00E45291">
        <w:rPr>
          <w:rFonts w:asciiTheme="minorHAnsi" w:hAnsiTheme="minorHAnsi"/>
          <w:i/>
          <w:iCs/>
          <w:color w:val="0070C0"/>
          <w:lang w:val="es-ES"/>
        </w:rPr>
        <w:t xml:space="preserve"> estaba con José en la </w:t>
      </w:r>
      <w:r w:rsidR="00B228C3" w:rsidRPr="00B3636F">
        <w:rPr>
          <w:rFonts w:asciiTheme="minorHAnsi" w:hAnsiTheme="minorHAnsi"/>
          <w:i/>
          <w:iCs/>
          <w:color w:val="0070C0"/>
          <w:lang w:val="es-ES"/>
        </w:rPr>
        <w:t>cárcel y le mostró su fiel amor</w:t>
      </w:r>
      <w:r w:rsidR="00B228C3" w:rsidRPr="00B3636F">
        <w:rPr>
          <w:rFonts w:asciiTheme="minorHAnsi" w:hAnsiTheme="minorHAnsi"/>
          <w:lang w:val="es-ES"/>
        </w:rPr>
        <w:t>.</w:t>
      </w:r>
    </w:p>
    <w:p w14:paraId="0FD2EB33" w14:textId="77777777" w:rsidR="00B3636F" w:rsidRDefault="00B3636F" w:rsidP="00B3636F">
      <w:pPr>
        <w:rPr>
          <w:rFonts w:asciiTheme="minorHAnsi" w:hAnsiTheme="minorHAnsi"/>
          <w:color w:val="000000"/>
        </w:rPr>
      </w:pPr>
    </w:p>
    <w:p w14:paraId="591FBE11" w14:textId="005674FE" w:rsidR="00951174" w:rsidRPr="00B3636F" w:rsidRDefault="00951174" w:rsidP="00B3636F">
      <w:pPr>
        <w:rPr>
          <w:rFonts w:asciiTheme="minorHAnsi" w:hAnsiTheme="minorHAnsi"/>
          <w:color w:val="000000"/>
        </w:rPr>
      </w:pPr>
      <w:r w:rsidRPr="00B3636F">
        <w:rPr>
          <w:rFonts w:asciiTheme="minorHAnsi" w:hAnsiTheme="minorHAnsi"/>
          <w:color w:val="000000"/>
        </w:rPr>
        <w:t>Hay momentos en los que hacer lo correcto no produce aplausos… produce cárcel.</w:t>
      </w:r>
      <w:r w:rsidRPr="00B3636F">
        <w:rPr>
          <w:rFonts w:asciiTheme="minorHAnsi" w:hAnsiTheme="minorHAnsi"/>
          <w:color w:val="000000"/>
        </w:rPr>
        <w:br/>
      </w:r>
      <w:r w:rsidRPr="00D27CE6">
        <w:rPr>
          <w:rFonts w:asciiTheme="minorHAnsi" w:hAnsiTheme="minorHAnsi"/>
          <w:b/>
          <w:bCs/>
          <w:color w:val="000000"/>
        </w:rPr>
        <w:t>José obedeció a Dios cuando nadie lo veía</w:t>
      </w:r>
      <w:r w:rsidRPr="00B3636F">
        <w:rPr>
          <w:rFonts w:asciiTheme="minorHAnsi" w:hAnsiTheme="minorHAnsi"/>
          <w:color w:val="000000"/>
        </w:rPr>
        <w:t xml:space="preserve">. </w:t>
      </w:r>
      <w:r w:rsidRPr="0034571B">
        <w:rPr>
          <w:rFonts w:asciiTheme="minorHAnsi" w:hAnsiTheme="minorHAnsi"/>
          <w:b/>
          <w:bCs/>
          <w:color w:val="000000"/>
        </w:rPr>
        <w:t>Rechazó el pecado</w:t>
      </w:r>
      <w:r w:rsidRPr="00B3636F">
        <w:rPr>
          <w:rFonts w:asciiTheme="minorHAnsi" w:hAnsiTheme="minorHAnsi"/>
          <w:color w:val="000000"/>
        </w:rPr>
        <w:t xml:space="preserve">. </w:t>
      </w:r>
      <w:r w:rsidRPr="0034571B">
        <w:rPr>
          <w:rFonts w:asciiTheme="minorHAnsi" w:hAnsiTheme="minorHAnsi"/>
          <w:b/>
          <w:bCs/>
          <w:color w:val="000000"/>
        </w:rPr>
        <w:t>Huyó de la tentación.</w:t>
      </w:r>
      <w:r w:rsidRPr="00B3636F">
        <w:rPr>
          <w:rFonts w:asciiTheme="minorHAnsi" w:hAnsiTheme="minorHAnsi"/>
          <w:color w:val="000000"/>
        </w:rPr>
        <w:t xml:space="preserve"> Pero como resultado terminó acusado injustamente y encerrado.</w:t>
      </w:r>
    </w:p>
    <w:p w14:paraId="706C57F6" w14:textId="77777777" w:rsidR="00B3636F" w:rsidRDefault="00B3636F" w:rsidP="00B3636F">
      <w:pPr>
        <w:rPr>
          <w:rFonts w:asciiTheme="minorHAnsi" w:hAnsiTheme="minorHAnsi"/>
          <w:color w:val="000000"/>
        </w:rPr>
      </w:pPr>
    </w:p>
    <w:p w14:paraId="31CB7502" w14:textId="29B0B8EA" w:rsidR="00951174" w:rsidRPr="00B3636F" w:rsidRDefault="00951174" w:rsidP="00B3636F">
      <w:pPr>
        <w:rPr>
          <w:rFonts w:asciiTheme="minorHAnsi" w:hAnsiTheme="minorHAnsi"/>
          <w:color w:val="000000"/>
        </w:rPr>
      </w:pPr>
      <w:r w:rsidRPr="00B3636F">
        <w:rPr>
          <w:rFonts w:asciiTheme="minorHAnsi" w:hAnsiTheme="minorHAnsi"/>
          <w:color w:val="000000"/>
        </w:rPr>
        <w:t xml:space="preserve">A veces creemos que obedecer garantiza comodidad. </w:t>
      </w:r>
      <w:r w:rsidR="0034571B">
        <w:rPr>
          <w:rFonts w:asciiTheme="minorHAnsi" w:hAnsiTheme="minorHAnsi"/>
          <w:color w:val="000000"/>
        </w:rPr>
        <w:t>Pero n</w:t>
      </w:r>
      <w:r w:rsidRPr="00B3636F">
        <w:rPr>
          <w:rFonts w:asciiTheme="minorHAnsi" w:hAnsiTheme="minorHAnsi"/>
          <w:color w:val="000000"/>
        </w:rPr>
        <w:t>o siempre</w:t>
      </w:r>
      <w:r w:rsidR="0034571B">
        <w:rPr>
          <w:rFonts w:asciiTheme="minorHAnsi" w:hAnsiTheme="minorHAnsi"/>
          <w:color w:val="000000"/>
        </w:rPr>
        <w:t xml:space="preserve"> es así. </w:t>
      </w:r>
      <w:r w:rsidRPr="00B3636F">
        <w:rPr>
          <w:rFonts w:asciiTheme="minorHAnsi" w:hAnsiTheme="minorHAnsi"/>
          <w:color w:val="000000"/>
        </w:rPr>
        <w:br/>
        <w:t xml:space="preserve">La obediencia no es una fórmula para evitar problemas, </w:t>
      </w:r>
      <w:r w:rsidRPr="003B0237">
        <w:rPr>
          <w:rFonts w:asciiTheme="minorHAnsi" w:hAnsiTheme="minorHAnsi"/>
          <w:b/>
          <w:bCs/>
          <w:color w:val="000000"/>
        </w:rPr>
        <w:t>es una decisión para honrar a Dios</w:t>
      </w:r>
      <w:r w:rsidRPr="00B3636F">
        <w:rPr>
          <w:rFonts w:asciiTheme="minorHAnsi" w:hAnsiTheme="minorHAnsi"/>
          <w:color w:val="000000"/>
        </w:rPr>
        <w:t>.</w:t>
      </w:r>
    </w:p>
    <w:p w14:paraId="09EC0364" w14:textId="77777777" w:rsidR="0089182E" w:rsidRDefault="0089182E" w:rsidP="00B3636F">
      <w:pPr>
        <w:rPr>
          <w:rFonts w:asciiTheme="minorHAnsi" w:hAnsiTheme="minorHAnsi"/>
          <w:color w:val="000000"/>
        </w:rPr>
      </w:pPr>
    </w:p>
    <w:p w14:paraId="6554979B" w14:textId="45EC00EB" w:rsidR="00951174" w:rsidRPr="00B3636F" w:rsidRDefault="00951174" w:rsidP="00B3636F">
      <w:pPr>
        <w:rPr>
          <w:rFonts w:asciiTheme="minorHAnsi" w:hAnsiTheme="minorHAnsi"/>
          <w:color w:val="000000"/>
        </w:rPr>
      </w:pPr>
      <w:r w:rsidRPr="00B3636F">
        <w:rPr>
          <w:rFonts w:asciiTheme="minorHAnsi" w:hAnsiTheme="minorHAnsi"/>
          <w:color w:val="000000"/>
        </w:rPr>
        <w:t xml:space="preserve">José pudo haber negociado. Pudo haber cedido en secreto. Pudo haber escogido placer sin consecuencias visibles. Pero eligió algo mayor: </w:t>
      </w:r>
      <w:r w:rsidRPr="00BD5DC7">
        <w:rPr>
          <w:rFonts w:asciiTheme="minorHAnsi" w:hAnsiTheme="minorHAnsi"/>
          <w:b/>
          <w:bCs/>
          <w:color w:val="000000"/>
        </w:rPr>
        <w:t>la presencia de Dios</w:t>
      </w:r>
      <w:r w:rsidRPr="00B3636F">
        <w:rPr>
          <w:rFonts w:asciiTheme="minorHAnsi" w:hAnsiTheme="minorHAnsi"/>
          <w:color w:val="000000"/>
        </w:rPr>
        <w:t>.</w:t>
      </w:r>
    </w:p>
    <w:p w14:paraId="732C2A0F" w14:textId="77777777" w:rsidR="00B3636F" w:rsidRDefault="00B3636F" w:rsidP="00B3636F">
      <w:pPr>
        <w:rPr>
          <w:rFonts w:asciiTheme="minorHAnsi" w:hAnsiTheme="minorHAnsi"/>
          <w:b/>
          <w:bCs/>
          <w:color w:val="000000"/>
        </w:rPr>
      </w:pPr>
    </w:p>
    <w:p w14:paraId="7948F2E4" w14:textId="1D7D838B" w:rsidR="00951174" w:rsidRPr="00B3636F" w:rsidRDefault="00951174" w:rsidP="00B3636F">
      <w:pPr>
        <w:rPr>
          <w:rFonts w:asciiTheme="minorHAnsi" w:hAnsiTheme="minorHAnsi"/>
          <w:i/>
          <w:iCs/>
          <w:color w:val="7030A0"/>
        </w:rPr>
      </w:pPr>
      <w:r w:rsidRPr="00B3636F">
        <w:rPr>
          <w:rFonts w:asciiTheme="minorHAnsi" w:hAnsiTheme="minorHAnsi"/>
          <w:i/>
          <w:iCs/>
          <w:color w:val="7030A0"/>
        </w:rPr>
        <w:t>Es mejor enfrentar consecuencias con Dios, que disfrutar privilegios sin Él.</w:t>
      </w:r>
    </w:p>
    <w:p w14:paraId="14BFCF39" w14:textId="77777777" w:rsidR="00B3636F" w:rsidRDefault="00B3636F" w:rsidP="00B3636F">
      <w:pPr>
        <w:rPr>
          <w:rFonts w:asciiTheme="minorHAnsi" w:hAnsiTheme="minorHAnsi"/>
          <w:color w:val="000000"/>
        </w:rPr>
      </w:pPr>
    </w:p>
    <w:p w14:paraId="7E9B1002" w14:textId="45BD1295" w:rsidR="00951174" w:rsidRPr="00B3636F" w:rsidRDefault="00951174" w:rsidP="00B3636F">
      <w:pPr>
        <w:rPr>
          <w:rFonts w:asciiTheme="minorHAnsi" w:hAnsiTheme="minorHAnsi"/>
          <w:color w:val="000000"/>
        </w:rPr>
      </w:pPr>
      <w:r w:rsidRPr="00B3636F">
        <w:rPr>
          <w:rFonts w:asciiTheme="minorHAnsi" w:hAnsiTheme="minorHAnsi"/>
          <w:color w:val="000000"/>
        </w:rPr>
        <w:t>La cárcel no fue señal de abandono. Fue escenario de fidelidad</w:t>
      </w:r>
      <w:r w:rsidR="00A3000A">
        <w:rPr>
          <w:rFonts w:asciiTheme="minorHAnsi" w:hAnsiTheme="minorHAnsi"/>
          <w:color w:val="000000"/>
        </w:rPr>
        <w:t>, p</w:t>
      </w:r>
      <w:r w:rsidRPr="00B3636F">
        <w:rPr>
          <w:rFonts w:asciiTheme="minorHAnsi" w:hAnsiTheme="minorHAnsi"/>
          <w:color w:val="000000"/>
        </w:rPr>
        <w:t xml:space="preserve">orque mientras José estaba preso… </w:t>
      </w:r>
      <w:r w:rsidRPr="00A3000A">
        <w:rPr>
          <w:rFonts w:asciiTheme="minorHAnsi" w:hAnsiTheme="minorHAnsi"/>
          <w:b/>
          <w:bCs/>
          <w:color w:val="000000"/>
        </w:rPr>
        <w:t>el Señor estaba con él</w:t>
      </w:r>
      <w:r w:rsidRPr="00B3636F">
        <w:rPr>
          <w:rFonts w:asciiTheme="minorHAnsi" w:hAnsiTheme="minorHAnsi"/>
          <w:color w:val="000000"/>
        </w:rPr>
        <w:t>.</w:t>
      </w:r>
    </w:p>
    <w:p w14:paraId="5ED88456" w14:textId="77777777" w:rsidR="00B3636F" w:rsidRDefault="00B3636F" w:rsidP="00B3636F">
      <w:pPr>
        <w:rPr>
          <w:rFonts w:asciiTheme="minorHAnsi" w:hAnsiTheme="minorHAnsi"/>
          <w:color w:val="000000"/>
        </w:rPr>
      </w:pPr>
    </w:p>
    <w:p w14:paraId="1DC20E3F" w14:textId="1748CC76" w:rsidR="00951174" w:rsidRPr="00B3636F" w:rsidRDefault="00951174" w:rsidP="00B3636F">
      <w:pPr>
        <w:rPr>
          <w:rFonts w:asciiTheme="minorHAnsi" w:hAnsiTheme="minorHAnsi"/>
          <w:color w:val="000000"/>
        </w:rPr>
      </w:pPr>
      <w:r w:rsidRPr="00B3636F">
        <w:rPr>
          <w:rFonts w:asciiTheme="minorHAnsi" w:hAnsiTheme="minorHAnsi"/>
          <w:color w:val="000000"/>
        </w:rPr>
        <w:t xml:space="preserve">Hoy tal vez estás viviendo una consecuencia injusta por hacer lo correcto. </w:t>
      </w:r>
      <w:r w:rsidRPr="00A3000A">
        <w:rPr>
          <w:rFonts w:asciiTheme="minorHAnsi" w:hAnsiTheme="minorHAnsi"/>
          <w:b/>
          <w:bCs/>
          <w:color w:val="000000"/>
        </w:rPr>
        <w:t>No retrocedas</w:t>
      </w:r>
      <w:r w:rsidRPr="00B3636F">
        <w:rPr>
          <w:rFonts w:asciiTheme="minorHAnsi" w:hAnsiTheme="minorHAnsi"/>
          <w:color w:val="000000"/>
        </w:rPr>
        <w:t>. La obediencia puede doler, pero nunca pierde recompensa eterna.</w:t>
      </w:r>
    </w:p>
    <w:p w14:paraId="12A677A6" w14:textId="77777777" w:rsidR="00B3636F" w:rsidRDefault="00B3636F" w:rsidP="00B3636F">
      <w:pPr>
        <w:rPr>
          <w:rFonts w:asciiTheme="minorHAnsi" w:hAnsiTheme="minorHAnsi"/>
          <w:color w:val="000000"/>
        </w:rPr>
      </w:pPr>
    </w:p>
    <w:p w14:paraId="38A9418E" w14:textId="461444F6" w:rsidR="00951174" w:rsidRPr="00B3636F" w:rsidRDefault="00951174" w:rsidP="00B3636F">
      <w:pPr>
        <w:rPr>
          <w:rFonts w:asciiTheme="minorHAnsi" w:hAnsiTheme="minorHAnsi"/>
          <w:i/>
          <w:iCs/>
          <w:color w:val="000000"/>
        </w:rPr>
      </w:pPr>
      <w:r w:rsidRPr="00B3636F">
        <w:rPr>
          <w:rFonts w:asciiTheme="minorHAnsi" w:hAnsiTheme="minorHAnsi"/>
          <w:b/>
          <w:bCs/>
          <w:i/>
          <w:iCs/>
          <w:color w:val="000000"/>
        </w:rPr>
        <w:t>Señor Jesús,</w:t>
      </w:r>
      <w:r w:rsidRPr="00B3636F">
        <w:rPr>
          <w:rFonts w:asciiTheme="minorHAnsi" w:hAnsiTheme="minorHAnsi"/>
          <w:i/>
          <w:iCs/>
          <w:color w:val="000000"/>
        </w:rPr>
        <w:t xml:space="preserve"> enséñanos a obedecer aunque cueste. Danos un corazón firme que prefiera tu presencia por encima de cualquier comodidad. Amén.</w:t>
      </w:r>
    </w:p>
    <w:p w14:paraId="39A7D800" w14:textId="77777777" w:rsidR="00B228C3" w:rsidRPr="00B3636F" w:rsidRDefault="00B228C3" w:rsidP="00B3636F">
      <w:pPr>
        <w:pStyle w:val="NormalWeb"/>
        <w:rPr>
          <w:rFonts w:asciiTheme="minorHAnsi" w:hAnsiTheme="minorHAnsi"/>
          <w:lang w:val="es-ES"/>
        </w:rPr>
      </w:pPr>
    </w:p>
    <w:p w14:paraId="2D4042EF" w14:textId="77777777" w:rsidR="00B228C3" w:rsidRDefault="00B228C3" w:rsidP="004E2215">
      <w:pPr>
        <w:pStyle w:val="NormalWeb"/>
        <w:rPr>
          <w:rFonts w:asciiTheme="minorHAnsi" w:hAnsiTheme="minorHAnsi"/>
          <w:color w:val="000000"/>
          <w:lang w:val="es-US"/>
        </w:rPr>
      </w:pPr>
    </w:p>
    <w:p w14:paraId="4A990A91" w14:textId="77777777" w:rsidR="008F28DF" w:rsidRDefault="008F28DF" w:rsidP="004E2215">
      <w:pPr>
        <w:pStyle w:val="NormalWeb"/>
        <w:rPr>
          <w:rFonts w:asciiTheme="minorHAnsi" w:hAnsiTheme="minorHAnsi"/>
          <w:color w:val="000000"/>
          <w:lang w:val="es-US"/>
        </w:rPr>
      </w:pPr>
    </w:p>
    <w:p w14:paraId="1C80FFA5" w14:textId="77777777" w:rsidR="008F28DF" w:rsidRDefault="008F28DF" w:rsidP="004E2215">
      <w:pPr>
        <w:pStyle w:val="NormalWeb"/>
        <w:rPr>
          <w:rFonts w:asciiTheme="minorHAnsi" w:hAnsiTheme="minorHAnsi"/>
          <w:color w:val="000000"/>
          <w:lang w:val="es-US"/>
        </w:rPr>
      </w:pPr>
    </w:p>
    <w:p w14:paraId="3CE2CDBB" w14:textId="6D997772" w:rsidR="008F28DF" w:rsidRPr="007C653A" w:rsidRDefault="007C653A" w:rsidP="007C653A">
      <w:pPr>
        <w:rPr>
          <w:rFonts w:asciiTheme="minorHAnsi" w:hAnsiTheme="minorHAnsi"/>
          <w:color w:val="000000"/>
          <w:sz w:val="28"/>
          <w:szCs w:val="28"/>
        </w:rPr>
      </w:pPr>
      <w:bookmarkStart w:id="269" w:name="OLE_LINK269"/>
      <w:r w:rsidRPr="007C653A">
        <w:rPr>
          <w:rFonts w:asciiTheme="minorHAnsi" w:hAnsiTheme="minorHAnsi"/>
          <w:b/>
          <w:bCs/>
          <w:color w:val="000000"/>
          <w:sz w:val="28"/>
          <w:szCs w:val="28"/>
        </w:rPr>
        <w:t>CUANDO EL ÉXITO NO TE CAMBIA</w:t>
      </w:r>
      <w:r w:rsidRPr="007C653A">
        <w:rPr>
          <w:rFonts w:asciiTheme="minorHAnsi" w:hAnsiTheme="minorHAnsi"/>
          <w:color w:val="000000"/>
          <w:sz w:val="28"/>
          <w:szCs w:val="28"/>
        </w:rPr>
        <w:t>.</w:t>
      </w:r>
    </w:p>
    <w:p w14:paraId="2792797B" w14:textId="4AAC8F5B" w:rsidR="00A67577" w:rsidRPr="007C653A" w:rsidRDefault="008F28DF" w:rsidP="007C653A">
      <w:pPr>
        <w:rPr>
          <w:rFonts w:asciiTheme="minorHAnsi" w:hAnsiTheme="minorHAnsi"/>
          <w:i/>
          <w:iCs/>
          <w:color w:val="0070C0"/>
        </w:rPr>
      </w:pPr>
      <w:r w:rsidRPr="007C653A">
        <w:rPr>
          <w:rFonts w:asciiTheme="minorHAnsi" w:hAnsiTheme="minorHAnsi"/>
          <w:b/>
          <w:bCs/>
          <w:color w:val="000000"/>
        </w:rPr>
        <w:t xml:space="preserve">Génesis 41:14-16 (NTV) </w:t>
      </w:r>
      <w:r w:rsidRPr="007C653A">
        <w:rPr>
          <w:rFonts w:asciiTheme="minorHAnsi" w:hAnsiTheme="minorHAnsi"/>
          <w:i/>
          <w:iCs/>
          <w:color w:val="0070C0"/>
          <w:vertAlign w:val="superscript"/>
          <w:lang w:val="es-ES"/>
        </w:rPr>
        <w:t>14</w:t>
      </w:r>
      <w:r w:rsidRPr="007C653A">
        <w:rPr>
          <w:rFonts w:asciiTheme="minorHAnsi" w:hAnsiTheme="minorHAnsi"/>
          <w:i/>
          <w:iCs/>
          <w:color w:val="0070C0"/>
          <w:lang w:val="es-ES"/>
        </w:rPr>
        <w:t xml:space="preserve">El faraón mandó llamar a José de inmediato, y enseguida lo trajeron de la cárcel. Después de afeitarse y cambiarse de ropa, José se presentó ante el faraón. </w:t>
      </w:r>
      <w:r w:rsidRPr="007C653A">
        <w:rPr>
          <w:rFonts w:asciiTheme="minorHAnsi" w:hAnsiTheme="minorHAnsi"/>
          <w:i/>
          <w:iCs/>
          <w:color w:val="0070C0"/>
          <w:vertAlign w:val="superscript"/>
          <w:lang w:val="es-ES"/>
        </w:rPr>
        <w:t>15</w:t>
      </w:r>
      <w:r w:rsidRPr="007C653A">
        <w:rPr>
          <w:rFonts w:asciiTheme="minorHAnsi" w:hAnsiTheme="minorHAnsi"/>
          <w:i/>
          <w:iCs/>
          <w:color w:val="0070C0"/>
          <w:lang w:val="es-ES"/>
        </w:rPr>
        <w:t xml:space="preserve">Entonces el faraón le dijo: —Anoche tuve un sueño, y nadie aquí puede decirme lo que significa; pero me enteré de que cuando tú oyes un sueño puedes interpretarlo. </w:t>
      </w:r>
      <w:r w:rsidRPr="007C653A">
        <w:rPr>
          <w:rFonts w:asciiTheme="minorHAnsi" w:hAnsiTheme="minorHAnsi"/>
          <w:i/>
          <w:iCs/>
          <w:color w:val="0070C0"/>
          <w:vertAlign w:val="superscript"/>
          <w:lang w:val="es-ES"/>
        </w:rPr>
        <w:t>16 </w:t>
      </w:r>
      <w:r w:rsidRPr="007C653A">
        <w:rPr>
          <w:rFonts w:asciiTheme="minorHAnsi" w:hAnsiTheme="minorHAnsi"/>
          <w:i/>
          <w:iCs/>
          <w:color w:val="0070C0"/>
          <w:lang w:val="es-ES"/>
        </w:rPr>
        <w:t>—</w:t>
      </w:r>
      <w:r w:rsidRPr="007C653A">
        <w:rPr>
          <w:rFonts w:asciiTheme="minorHAnsi" w:hAnsiTheme="minorHAnsi"/>
          <w:b/>
          <w:bCs/>
          <w:i/>
          <w:iCs/>
          <w:color w:val="0070C0"/>
          <w:lang w:val="es-ES"/>
        </w:rPr>
        <w:t>No está en mis manos el poder para hacerlo</w:t>
      </w:r>
      <w:r w:rsidRPr="007C653A">
        <w:rPr>
          <w:rFonts w:asciiTheme="minorHAnsi" w:hAnsiTheme="minorHAnsi"/>
          <w:i/>
          <w:iCs/>
          <w:color w:val="0070C0"/>
          <w:lang w:val="es-ES"/>
        </w:rPr>
        <w:t xml:space="preserve"> —respondió José—, </w:t>
      </w:r>
      <w:r w:rsidRPr="007C653A">
        <w:rPr>
          <w:rFonts w:asciiTheme="minorHAnsi" w:hAnsiTheme="minorHAnsi"/>
          <w:b/>
          <w:bCs/>
          <w:i/>
          <w:iCs/>
          <w:color w:val="0070C0"/>
          <w:lang w:val="es-ES"/>
        </w:rPr>
        <w:t>pero Dios puede decirle lo que su sueño significa</w:t>
      </w:r>
      <w:r w:rsidRPr="007C653A">
        <w:rPr>
          <w:rFonts w:asciiTheme="minorHAnsi" w:hAnsiTheme="minorHAnsi"/>
          <w:i/>
          <w:iCs/>
          <w:color w:val="0070C0"/>
          <w:lang w:val="es-ES"/>
        </w:rPr>
        <w:t xml:space="preserve"> y darle tranquilidad</w:t>
      </w:r>
      <w:r w:rsidRPr="007C653A">
        <w:rPr>
          <w:rFonts w:asciiTheme="minorHAnsi" w:hAnsiTheme="minorHAnsi"/>
          <w:lang w:val="es-ES"/>
        </w:rPr>
        <w:t>.</w:t>
      </w:r>
    </w:p>
    <w:p w14:paraId="4641D941" w14:textId="77777777" w:rsidR="007C653A" w:rsidRDefault="007C653A" w:rsidP="007C653A">
      <w:pPr>
        <w:rPr>
          <w:rFonts w:asciiTheme="minorHAnsi" w:hAnsiTheme="minorHAnsi"/>
          <w:color w:val="000000"/>
        </w:rPr>
      </w:pPr>
    </w:p>
    <w:p w14:paraId="7F6BAFE9" w14:textId="68E57838" w:rsidR="00A67577" w:rsidRPr="007C653A" w:rsidRDefault="00A67577" w:rsidP="007C653A">
      <w:pPr>
        <w:rPr>
          <w:rFonts w:asciiTheme="minorHAnsi" w:hAnsiTheme="minorHAnsi"/>
          <w:color w:val="000000"/>
        </w:rPr>
      </w:pPr>
      <w:r w:rsidRPr="007C653A">
        <w:rPr>
          <w:rFonts w:asciiTheme="minorHAnsi" w:hAnsiTheme="minorHAnsi"/>
          <w:color w:val="000000"/>
        </w:rPr>
        <w:t>Aquí aparece una de las pruebas más difíciles en la vida del creyente: </w:t>
      </w:r>
      <w:r w:rsidRPr="007C653A">
        <w:rPr>
          <w:rFonts w:asciiTheme="minorHAnsi" w:hAnsiTheme="minorHAnsi"/>
          <w:b/>
          <w:bCs/>
          <w:color w:val="000000"/>
        </w:rPr>
        <w:t>la prosperidad</w:t>
      </w:r>
      <w:r w:rsidRPr="007C653A">
        <w:rPr>
          <w:rFonts w:asciiTheme="minorHAnsi" w:hAnsiTheme="minorHAnsi"/>
          <w:color w:val="000000"/>
        </w:rPr>
        <w:t>.</w:t>
      </w:r>
    </w:p>
    <w:p w14:paraId="7699BE49" w14:textId="77777777" w:rsidR="007E5630" w:rsidRDefault="007E5630" w:rsidP="007C653A">
      <w:pPr>
        <w:rPr>
          <w:rFonts w:asciiTheme="minorHAnsi" w:hAnsiTheme="minorHAnsi"/>
          <w:color w:val="000000"/>
        </w:rPr>
      </w:pPr>
    </w:p>
    <w:p w14:paraId="0C5CA0A1" w14:textId="77777777" w:rsidR="0052198F" w:rsidRPr="00A27F50" w:rsidRDefault="0052198F" w:rsidP="0052198F">
      <w:pPr>
        <w:rPr>
          <w:rFonts w:asciiTheme="minorHAnsi" w:hAnsiTheme="minorHAnsi"/>
          <w:color w:val="000000"/>
        </w:rPr>
      </w:pPr>
      <w:r w:rsidRPr="00A27F50">
        <w:rPr>
          <w:rFonts w:asciiTheme="minorHAnsi" w:hAnsiTheme="minorHAnsi"/>
          <w:color w:val="000000"/>
        </w:rPr>
        <w:t>Cuando José llegó al poder, no permitió que la posición cambiara su esencia.</w:t>
      </w:r>
      <w:r w:rsidRPr="00A27F50">
        <w:rPr>
          <w:rFonts w:asciiTheme="minorHAnsi" w:hAnsiTheme="minorHAnsi"/>
          <w:color w:val="000000"/>
        </w:rPr>
        <w:br/>
        <w:t>No dejó que el reconocimiento alterara su corazón.</w:t>
      </w:r>
      <w:r w:rsidRPr="00A27F50">
        <w:rPr>
          <w:rFonts w:asciiTheme="minorHAnsi" w:hAnsiTheme="minorHAnsi"/>
          <w:color w:val="000000"/>
        </w:rPr>
        <w:br/>
        <w:t>No permitió que la gloria desviara su mirada de Dios.</w:t>
      </w:r>
    </w:p>
    <w:p w14:paraId="588AF829" w14:textId="77777777" w:rsidR="0052198F" w:rsidRDefault="0052198F" w:rsidP="0052198F">
      <w:pPr>
        <w:rPr>
          <w:rFonts w:asciiTheme="minorHAnsi" w:hAnsiTheme="minorHAnsi"/>
          <w:color w:val="000000"/>
        </w:rPr>
      </w:pPr>
    </w:p>
    <w:p w14:paraId="665F1528" w14:textId="77777777" w:rsidR="0052198F" w:rsidRPr="00A27F50" w:rsidRDefault="0052198F" w:rsidP="0052198F">
      <w:pPr>
        <w:rPr>
          <w:rFonts w:asciiTheme="minorHAnsi" w:hAnsiTheme="minorHAnsi"/>
          <w:color w:val="000000"/>
        </w:rPr>
      </w:pPr>
      <w:r w:rsidRPr="00A27F50">
        <w:rPr>
          <w:rFonts w:asciiTheme="minorHAnsi" w:hAnsiTheme="minorHAnsi"/>
          <w:color w:val="000000"/>
        </w:rPr>
        <w:t>José entendía que el éxito no era un logro personal, sino una plataforma para honrar a Dios.</w:t>
      </w:r>
      <w:r w:rsidRPr="00A27F50">
        <w:rPr>
          <w:rFonts w:asciiTheme="minorHAnsi" w:hAnsiTheme="minorHAnsi"/>
          <w:color w:val="000000"/>
        </w:rPr>
        <w:br/>
        <w:t>Por eso, delante del hombre más poderoso de su tiempo, no habló de sí mismo, habló de Dios.</w:t>
      </w:r>
    </w:p>
    <w:p w14:paraId="68BB9EAF" w14:textId="77777777" w:rsidR="0052198F" w:rsidRDefault="0052198F" w:rsidP="0052198F">
      <w:pPr>
        <w:rPr>
          <w:rFonts w:asciiTheme="minorHAnsi" w:hAnsiTheme="minorHAnsi"/>
          <w:color w:val="000000"/>
        </w:rPr>
      </w:pPr>
    </w:p>
    <w:p w14:paraId="00C382C9" w14:textId="77777777" w:rsidR="0052198F" w:rsidRPr="00A27F50" w:rsidRDefault="0052198F" w:rsidP="0052198F">
      <w:pPr>
        <w:rPr>
          <w:rFonts w:asciiTheme="minorHAnsi" w:hAnsiTheme="minorHAnsi"/>
          <w:color w:val="000000"/>
        </w:rPr>
      </w:pPr>
      <w:r w:rsidRPr="00A27F50">
        <w:rPr>
          <w:rFonts w:asciiTheme="minorHAnsi" w:hAnsiTheme="minorHAnsi"/>
          <w:color w:val="000000"/>
        </w:rPr>
        <w:t>Muchos, al llegar a la cima, se exaltan.</w:t>
      </w:r>
      <w:r w:rsidRPr="00A27F50">
        <w:rPr>
          <w:rFonts w:asciiTheme="minorHAnsi" w:hAnsiTheme="minorHAnsi"/>
          <w:color w:val="000000"/>
        </w:rPr>
        <w:br/>
        <w:t>Otros, al ser reconocidos, se olvidan de quién los levantó.</w:t>
      </w:r>
      <w:r w:rsidRPr="00A27F50">
        <w:rPr>
          <w:rFonts w:asciiTheme="minorHAnsi" w:hAnsiTheme="minorHAnsi"/>
          <w:color w:val="000000"/>
        </w:rPr>
        <w:br/>
        <w:t>Pero José se mantuvo en el mismo lugar interior: </w:t>
      </w:r>
      <w:r w:rsidRPr="00A27F50">
        <w:rPr>
          <w:rFonts w:asciiTheme="minorHAnsi" w:hAnsiTheme="minorHAnsi"/>
          <w:b/>
          <w:bCs/>
          <w:color w:val="000000"/>
        </w:rPr>
        <w:t>dependiente de Dios</w:t>
      </w:r>
      <w:r w:rsidRPr="00A27F50">
        <w:rPr>
          <w:rFonts w:asciiTheme="minorHAnsi" w:hAnsiTheme="minorHAnsi"/>
          <w:color w:val="000000"/>
        </w:rPr>
        <w:t>.</w:t>
      </w:r>
    </w:p>
    <w:p w14:paraId="677CF903" w14:textId="77777777" w:rsidR="0052198F" w:rsidRDefault="0052198F" w:rsidP="0052198F">
      <w:pPr>
        <w:rPr>
          <w:rFonts w:asciiTheme="minorHAnsi" w:hAnsiTheme="minorHAnsi"/>
          <w:b/>
          <w:bCs/>
          <w:color w:val="000000"/>
        </w:rPr>
      </w:pPr>
    </w:p>
    <w:p w14:paraId="4069D76F" w14:textId="77777777" w:rsidR="0052198F" w:rsidRPr="00B9049E" w:rsidRDefault="0052198F" w:rsidP="0052198F">
      <w:pPr>
        <w:rPr>
          <w:rFonts w:asciiTheme="minorHAnsi" w:hAnsiTheme="minorHAnsi"/>
          <w:i/>
          <w:iCs/>
          <w:color w:val="7030A0"/>
        </w:rPr>
      </w:pPr>
      <w:r w:rsidRPr="00B9049E">
        <w:rPr>
          <w:rFonts w:asciiTheme="minorHAnsi" w:hAnsiTheme="minorHAnsi"/>
          <w:b/>
          <w:bCs/>
          <w:i/>
          <w:iCs/>
          <w:color w:val="7030A0"/>
        </w:rPr>
        <w:t>El éxito revela lo que hay en el corazón, pero el temor de Dios evita que se corrompa.</w:t>
      </w:r>
    </w:p>
    <w:p w14:paraId="377A9F7B" w14:textId="77777777" w:rsidR="0052198F" w:rsidRDefault="0052198F" w:rsidP="0052198F">
      <w:pPr>
        <w:rPr>
          <w:rFonts w:asciiTheme="minorHAnsi" w:hAnsiTheme="minorHAnsi"/>
          <w:color w:val="000000"/>
        </w:rPr>
      </w:pPr>
    </w:p>
    <w:p w14:paraId="76450992" w14:textId="0014D76F" w:rsidR="0052198F" w:rsidRPr="00A27F50" w:rsidRDefault="0052198F" w:rsidP="0052198F">
      <w:pPr>
        <w:rPr>
          <w:rFonts w:asciiTheme="minorHAnsi" w:hAnsiTheme="minorHAnsi"/>
          <w:color w:val="000000"/>
        </w:rPr>
      </w:pPr>
      <w:r w:rsidRPr="00A27F50">
        <w:rPr>
          <w:rFonts w:asciiTheme="minorHAnsi" w:hAnsiTheme="minorHAnsi"/>
          <w:color w:val="000000"/>
        </w:rPr>
        <w:t>Muchos soportan el dolor.</w:t>
      </w:r>
      <w:r w:rsidRPr="00A27F50">
        <w:rPr>
          <w:rFonts w:asciiTheme="minorHAnsi" w:hAnsiTheme="minorHAnsi"/>
          <w:color w:val="000000"/>
        </w:rPr>
        <w:br/>
        <w:t>Pocos soportan el poder.</w:t>
      </w:r>
      <w:r w:rsidRPr="00A27F50">
        <w:rPr>
          <w:rFonts w:asciiTheme="minorHAnsi" w:hAnsiTheme="minorHAnsi"/>
          <w:color w:val="000000"/>
        </w:rPr>
        <w:br/>
        <w:t>Pero el temor de Dios lo sostuvo en la prosperidad.</w:t>
      </w:r>
    </w:p>
    <w:p w14:paraId="4B45894A" w14:textId="77777777" w:rsidR="00FC65D2" w:rsidRDefault="00FC65D2" w:rsidP="007C653A">
      <w:pPr>
        <w:rPr>
          <w:rFonts w:asciiTheme="minorHAnsi" w:hAnsiTheme="minorHAnsi"/>
          <w:color w:val="000000"/>
        </w:rPr>
      </w:pPr>
    </w:p>
    <w:p w14:paraId="3C8178E1" w14:textId="2151E751" w:rsidR="00A67577" w:rsidRPr="00FC65D2" w:rsidRDefault="00A67577" w:rsidP="007C653A">
      <w:pPr>
        <w:rPr>
          <w:rFonts w:asciiTheme="minorHAnsi" w:hAnsiTheme="minorHAnsi"/>
          <w:i/>
          <w:iCs/>
          <w:color w:val="000000"/>
        </w:rPr>
      </w:pPr>
      <w:r w:rsidRPr="00FC65D2">
        <w:rPr>
          <w:rFonts w:asciiTheme="minorHAnsi" w:hAnsiTheme="minorHAnsi"/>
          <w:b/>
          <w:bCs/>
          <w:i/>
          <w:iCs/>
          <w:color w:val="000000"/>
        </w:rPr>
        <w:t>Señor Jesús</w:t>
      </w:r>
      <w:r w:rsidRPr="00FC65D2">
        <w:rPr>
          <w:rFonts w:asciiTheme="minorHAnsi" w:hAnsiTheme="minorHAnsi"/>
          <w:i/>
          <w:iCs/>
          <w:color w:val="000000"/>
        </w:rPr>
        <w:t>, ayúdame a tener un corazón sano.</w:t>
      </w:r>
      <w:r w:rsidR="00FC65D2" w:rsidRPr="00FC65D2">
        <w:rPr>
          <w:rFonts w:asciiTheme="minorHAnsi" w:hAnsiTheme="minorHAnsi"/>
          <w:i/>
          <w:iCs/>
          <w:color w:val="000000"/>
        </w:rPr>
        <w:t xml:space="preserve"> </w:t>
      </w:r>
      <w:r w:rsidRPr="00FC65D2">
        <w:rPr>
          <w:rFonts w:asciiTheme="minorHAnsi" w:hAnsiTheme="minorHAnsi"/>
          <w:i/>
          <w:iCs/>
          <w:color w:val="000000"/>
        </w:rPr>
        <w:t>Que ni el dolor me amargue, ni la prosperidad me corrompa.</w:t>
      </w:r>
      <w:r w:rsidR="00FC65D2" w:rsidRPr="00FC65D2">
        <w:rPr>
          <w:rFonts w:asciiTheme="minorHAnsi" w:hAnsiTheme="minorHAnsi"/>
          <w:i/>
          <w:iCs/>
          <w:color w:val="000000"/>
        </w:rPr>
        <w:t xml:space="preserve"> </w:t>
      </w:r>
      <w:r w:rsidRPr="00FC65D2">
        <w:rPr>
          <w:rFonts w:asciiTheme="minorHAnsi" w:hAnsiTheme="minorHAnsi"/>
          <w:i/>
          <w:iCs/>
          <w:color w:val="000000"/>
        </w:rPr>
        <w:t>Enséñame a honrarte en todo momento.</w:t>
      </w:r>
      <w:r w:rsidR="00FC65D2" w:rsidRPr="00FC65D2">
        <w:rPr>
          <w:rFonts w:asciiTheme="minorHAnsi" w:hAnsiTheme="minorHAnsi"/>
          <w:i/>
          <w:iCs/>
          <w:color w:val="000000"/>
        </w:rPr>
        <w:t xml:space="preserve"> </w:t>
      </w:r>
      <w:r w:rsidRPr="00FC65D2">
        <w:rPr>
          <w:rFonts w:asciiTheme="minorHAnsi" w:hAnsiTheme="minorHAnsi"/>
          <w:i/>
          <w:iCs/>
          <w:color w:val="000000"/>
        </w:rPr>
        <w:t>Amén.</w:t>
      </w:r>
    </w:p>
    <w:bookmarkEnd w:id="269"/>
    <w:p w14:paraId="142B4A62" w14:textId="77777777" w:rsidR="00A67577" w:rsidRDefault="00A67577" w:rsidP="007C653A">
      <w:pPr>
        <w:pStyle w:val="NormalWeb"/>
        <w:rPr>
          <w:rFonts w:asciiTheme="minorHAnsi" w:hAnsiTheme="minorHAnsi"/>
          <w:color w:val="000000"/>
          <w:lang w:val="es-US"/>
        </w:rPr>
      </w:pPr>
    </w:p>
    <w:p w14:paraId="39B63A63" w14:textId="77777777" w:rsidR="00A67A34" w:rsidRDefault="00A67A34" w:rsidP="00A27F50">
      <w:pPr>
        <w:pStyle w:val="NormalWeb"/>
        <w:rPr>
          <w:rFonts w:asciiTheme="minorHAnsi" w:hAnsiTheme="minorHAnsi"/>
          <w:color w:val="000000"/>
          <w:lang w:val="es-US"/>
        </w:rPr>
      </w:pPr>
    </w:p>
    <w:p w14:paraId="3AD26B48" w14:textId="77777777" w:rsidR="006163B1" w:rsidRDefault="006163B1" w:rsidP="00A27F50">
      <w:pPr>
        <w:pStyle w:val="NormalWeb"/>
        <w:rPr>
          <w:rFonts w:asciiTheme="minorHAnsi" w:hAnsiTheme="minorHAnsi"/>
          <w:color w:val="000000"/>
          <w:lang w:val="es-US"/>
        </w:rPr>
      </w:pPr>
    </w:p>
    <w:p w14:paraId="7316868C" w14:textId="05EB0FD3" w:rsidR="006163B1" w:rsidRPr="00955606" w:rsidRDefault="00AF2C60" w:rsidP="00A27F50">
      <w:pPr>
        <w:pStyle w:val="NormalWeb"/>
        <w:rPr>
          <w:rFonts w:asciiTheme="minorHAnsi" w:hAnsiTheme="minorHAnsi"/>
          <w:b/>
          <w:bCs/>
          <w:color w:val="000000"/>
          <w:lang w:val="es-US"/>
        </w:rPr>
      </w:pPr>
      <w:bookmarkStart w:id="270" w:name="OLE_LINK260"/>
      <w:r w:rsidRPr="00955606">
        <w:rPr>
          <w:rFonts w:asciiTheme="minorHAnsi" w:hAnsiTheme="minorHAnsi"/>
          <w:b/>
          <w:bCs/>
          <w:color w:val="000000"/>
          <w:lang w:val="es-US"/>
        </w:rPr>
        <w:t>El Temor de Dios nos guard</w:t>
      </w:r>
      <w:r w:rsidR="00E21152">
        <w:rPr>
          <w:rFonts w:asciiTheme="minorHAnsi" w:hAnsiTheme="minorHAnsi"/>
          <w:b/>
          <w:bCs/>
          <w:color w:val="000000"/>
          <w:lang w:val="es-US"/>
        </w:rPr>
        <w:t>a</w:t>
      </w:r>
      <w:r w:rsidRPr="00955606">
        <w:rPr>
          <w:rFonts w:asciiTheme="minorHAnsi" w:hAnsiTheme="minorHAnsi"/>
          <w:b/>
          <w:bCs/>
          <w:color w:val="000000"/>
          <w:lang w:val="es-US"/>
        </w:rPr>
        <w:t xml:space="preserve"> del Rencor. </w:t>
      </w:r>
    </w:p>
    <w:p w14:paraId="33C8225A" w14:textId="1E3CEEEC" w:rsidR="002E03DF" w:rsidRPr="00955606" w:rsidRDefault="002E03DF" w:rsidP="002E03DF">
      <w:pPr>
        <w:rPr>
          <w:rFonts w:asciiTheme="minorHAnsi" w:hAnsiTheme="minorHAnsi"/>
          <w:i/>
          <w:iCs/>
          <w:color w:val="0070C0"/>
        </w:rPr>
      </w:pPr>
      <w:r w:rsidRPr="00955606">
        <w:rPr>
          <w:rFonts w:asciiTheme="minorHAnsi" w:hAnsiTheme="minorHAnsi"/>
          <w:b/>
          <w:bCs/>
          <w:color w:val="000000"/>
        </w:rPr>
        <w:t>Genesis 50:20 NTV</w:t>
      </w:r>
      <w:r w:rsidRPr="00955606">
        <w:rPr>
          <w:rFonts w:asciiTheme="minorHAnsi" w:hAnsiTheme="minorHAnsi"/>
          <w:color w:val="000000"/>
        </w:rPr>
        <w:t xml:space="preserve">. </w:t>
      </w:r>
      <w:r w:rsidRPr="00955606">
        <w:rPr>
          <w:rFonts w:asciiTheme="minorHAnsi" w:hAnsiTheme="minorHAnsi"/>
          <w:b/>
          <w:bCs/>
          <w:i/>
          <w:iCs/>
          <w:color w:val="0070C0"/>
          <w:lang w:val="es-ES"/>
        </w:rPr>
        <w:t>Ustedes se propusieron hacerme mal, pero Dios dispuso todo para bien</w:t>
      </w:r>
      <w:r w:rsidRPr="00955606">
        <w:rPr>
          <w:rFonts w:asciiTheme="minorHAnsi" w:hAnsiTheme="minorHAnsi"/>
          <w:i/>
          <w:iCs/>
          <w:color w:val="0070C0"/>
          <w:lang w:val="es-ES"/>
        </w:rPr>
        <w:t>. Él me puso en este cargo para que yo pudiera salvar la vida de muchas personas.</w:t>
      </w:r>
    </w:p>
    <w:p w14:paraId="75A06683" w14:textId="1FDA9DF4" w:rsidR="006163B1" w:rsidRPr="00955606" w:rsidRDefault="006163B1" w:rsidP="00A27F50">
      <w:pPr>
        <w:pStyle w:val="NormalWeb"/>
        <w:rPr>
          <w:rFonts w:asciiTheme="minorHAnsi" w:hAnsiTheme="minorHAnsi"/>
          <w:color w:val="000000"/>
          <w:lang w:val="es-US"/>
        </w:rPr>
      </w:pPr>
    </w:p>
    <w:p w14:paraId="76DB0AFF" w14:textId="77777777" w:rsidR="00AD1240" w:rsidRPr="00955606" w:rsidRDefault="00D24563" w:rsidP="00AD1240">
      <w:pPr>
        <w:pStyle w:val="NormalWeb"/>
        <w:rPr>
          <w:rFonts w:asciiTheme="minorHAnsi" w:hAnsiTheme="minorHAnsi"/>
          <w:color w:val="000000"/>
        </w:rPr>
      </w:pPr>
      <w:r w:rsidRPr="00955606">
        <w:rPr>
          <w:rFonts w:asciiTheme="minorHAnsi" w:hAnsiTheme="minorHAnsi"/>
          <w:i/>
          <w:iCs/>
          <w:color w:val="000000" w:themeColor="text1"/>
          <w:lang w:val="es-US"/>
        </w:rPr>
        <w:t xml:space="preserve"> </w:t>
      </w:r>
      <w:r w:rsidR="00AD1240" w:rsidRPr="00955606">
        <w:rPr>
          <w:rFonts w:asciiTheme="minorHAnsi" w:hAnsiTheme="minorHAnsi"/>
          <w:color w:val="000000"/>
        </w:rPr>
        <w:t>Humanamente hablando, José tenía derecho a vengarse y tenía poder para hacerlo; sin embargo, el temor de Dios había formado en él un carácter similar al de Jesús.</w:t>
      </w:r>
      <w:r w:rsidR="00AD1240" w:rsidRPr="00955606">
        <w:rPr>
          <w:rFonts w:asciiTheme="minorHAnsi" w:hAnsiTheme="minorHAnsi"/>
          <w:color w:val="000000"/>
        </w:rPr>
        <w:br/>
        <w:t>José entendió que la mala intención de sus hermanos había sido usada por Dios para desarrollar su plan y así salvar a muchos, incluyendo a su propio pueblo.</w:t>
      </w:r>
    </w:p>
    <w:p w14:paraId="14FCA8FD" w14:textId="77777777" w:rsidR="00241B7D" w:rsidRPr="00955606" w:rsidRDefault="00241B7D" w:rsidP="00AD1240">
      <w:pPr>
        <w:pStyle w:val="NormalWeb"/>
        <w:rPr>
          <w:rFonts w:asciiTheme="minorHAnsi" w:hAnsiTheme="minorHAnsi"/>
          <w:color w:val="000000"/>
        </w:rPr>
      </w:pPr>
    </w:p>
    <w:p w14:paraId="4C41E0A2" w14:textId="2E873B5A" w:rsidR="00AD1240" w:rsidRPr="00955606" w:rsidRDefault="00AD1240" w:rsidP="00AD1240">
      <w:pPr>
        <w:pStyle w:val="NormalWeb"/>
        <w:rPr>
          <w:rFonts w:asciiTheme="minorHAnsi" w:hAnsiTheme="minorHAnsi"/>
          <w:color w:val="000000"/>
        </w:rPr>
      </w:pPr>
      <w:r w:rsidRPr="00955606">
        <w:rPr>
          <w:rFonts w:asciiTheme="minorHAnsi" w:hAnsiTheme="minorHAnsi"/>
          <w:color w:val="000000"/>
        </w:rPr>
        <w:t>El temor de Dios lo guardó del pecado, lo sostuvo en la prueba, lo mantuvo humilde en la prosperidad y le permitió perdonar cuando estuvo en el poder.</w:t>
      </w:r>
    </w:p>
    <w:p w14:paraId="1AE06B76" w14:textId="77777777" w:rsidR="00241B7D" w:rsidRPr="00955606" w:rsidRDefault="00241B7D" w:rsidP="00AD1240">
      <w:pPr>
        <w:pStyle w:val="NormalWeb"/>
        <w:rPr>
          <w:rFonts w:asciiTheme="minorHAnsi" w:hAnsiTheme="minorHAnsi"/>
          <w:color w:val="000000"/>
        </w:rPr>
      </w:pPr>
    </w:p>
    <w:p w14:paraId="1AA56D2F" w14:textId="23FBE9E7" w:rsidR="00AD1240" w:rsidRPr="00955606" w:rsidRDefault="00AD1240" w:rsidP="00AD1240">
      <w:pPr>
        <w:pStyle w:val="NormalWeb"/>
        <w:rPr>
          <w:rFonts w:asciiTheme="minorHAnsi" w:hAnsiTheme="minorHAnsi"/>
          <w:color w:val="000000"/>
        </w:rPr>
      </w:pPr>
      <w:r w:rsidRPr="00955606">
        <w:rPr>
          <w:rFonts w:asciiTheme="minorHAnsi" w:hAnsiTheme="minorHAnsi"/>
          <w:color w:val="000000"/>
        </w:rPr>
        <w:t>José revela su verdadera identidad cuando se encuentra con sus hermanos y, antes de identificarse plenamente, les dice</w:t>
      </w:r>
      <w:r w:rsidR="00250307">
        <w:rPr>
          <w:rFonts w:asciiTheme="minorHAnsi" w:hAnsiTheme="minorHAnsi"/>
          <w:color w:val="000000"/>
        </w:rPr>
        <w:t xml:space="preserve"> en</w:t>
      </w:r>
      <w:r w:rsidR="00955606">
        <w:rPr>
          <w:rFonts w:asciiTheme="minorHAnsi" w:hAnsiTheme="minorHAnsi"/>
          <w:color w:val="000000"/>
        </w:rPr>
        <w:t xml:space="preserve"> </w:t>
      </w:r>
      <w:r w:rsidRPr="00955606">
        <w:rPr>
          <w:rStyle w:val="Fuerte"/>
          <w:rFonts w:asciiTheme="minorHAnsi" w:hAnsiTheme="minorHAnsi"/>
          <w:color w:val="000000"/>
        </w:rPr>
        <w:t>Génesis 42:18 (NTV)</w:t>
      </w:r>
      <w:r w:rsidRPr="00955606">
        <w:rPr>
          <w:rStyle w:val="nfasis"/>
          <w:rFonts w:asciiTheme="minorHAnsi" w:hAnsiTheme="minorHAnsi"/>
          <w:color w:val="000000"/>
        </w:rPr>
        <w:t>“</w:t>
      </w:r>
      <w:r w:rsidRPr="00206F07">
        <w:rPr>
          <w:rStyle w:val="nfasis"/>
          <w:rFonts w:asciiTheme="minorHAnsi" w:hAnsiTheme="minorHAnsi"/>
          <w:color w:val="0070C0"/>
        </w:rPr>
        <w:t>Yo soy un hombre temeroso de Dios</w:t>
      </w:r>
      <w:r w:rsidRPr="00955606">
        <w:rPr>
          <w:rStyle w:val="nfasis"/>
          <w:rFonts w:asciiTheme="minorHAnsi" w:hAnsiTheme="minorHAnsi"/>
          <w:color w:val="000000"/>
        </w:rPr>
        <w:t>.”</w:t>
      </w:r>
    </w:p>
    <w:p w14:paraId="2A471674" w14:textId="77777777" w:rsidR="00955606" w:rsidRDefault="00955606" w:rsidP="00AD1240">
      <w:pPr>
        <w:pStyle w:val="NormalWeb"/>
        <w:rPr>
          <w:rFonts w:asciiTheme="minorHAnsi" w:hAnsiTheme="minorHAnsi"/>
          <w:color w:val="000000"/>
        </w:rPr>
      </w:pPr>
    </w:p>
    <w:p w14:paraId="575A6EC7" w14:textId="4F2DC764" w:rsidR="00AD1240" w:rsidRPr="00955606" w:rsidRDefault="00AD1240" w:rsidP="00AD1240">
      <w:pPr>
        <w:pStyle w:val="NormalWeb"/>
        <w:rPr>
          <w:rFonts w:asciiTheme="minorHAnsi" w:hAnsiTheme="minorHAnsi"/>
          <w:color w:val="000000"/>
        </w:rPr>
      </w:pPr>
      <w:r w:rsidRPr="00955606">
        <w:rPr>
          <w:rFonts w:asciiTheme="minorHAnsi" w:hAnsiTheme="minorHAnsi"/>
          <w:color w:val="000000"/>
        </w:rPr>
        <w:t>Él no dijo: “</w:t>
      </w:r>
      <w:r w:rsidRPr="00206F07">
        <w:rPr>
          <w:rFonts w:asciiTheme="minorHAnsi" w:hAnsiTheme="minorHAnsi"/>
          <w:i/>
          <w:iCs/>
          <w:color w:val="000000"/>
        </w:rPr>
        <w:t>Yo soy el gobernador</w:t>
      </w:r>
      <w:r w:rsidRPr="00955606">
        <w:rPr>
          <w:rFonts w:asciiTheme="minorHAnsi" w:hAnsiTheme="minorHAnsi"/>
          <w:color w:val="000000"/>
        </w:rPr>
        <w:t>”.</w:t>
      </w:r>
      <w:r w:rsidRPr="00955606">
        <w:rPr>
          <w:rFonts w:asciiTheme="minorHAnsi" w:hAnsiTheme="minorHAnsi"/>
          <w:color w:val="000000"/>
        </w:rPr>
        <w:br/>
        <w:t>Dijo:</w:t>
      </w:r>
      <w:r w:rsidRPr="00955606">
        <w:rPr>
          <w:rStyle w:val="apple-converted-space"/>
          <w:rFonts w:asciiTheme="minorHAnsi" w:hAnsiTheme="minorHAnsi"/>
          <w:color w:val="000000"/>
        </w:rPr>
        <w:t> </w:t>
      </w:r>
      <w:r w:rsidRPr="00955606">
        <w:rPr>
          <w:rStyle w:val="Fuerte"/>
          <w:rFonts w:asciiTheme="minorHAnsi" w:hAnsiTheme="minorHAnsi"/>
          <w:color w:val="000000"/>
        </w:rPr>
        <w:t>“</w:t>
      </w:r>
      <w:r w:rsidRPr="00206F07">
        <w:rPr>
          <w:rStyle w:val="Fuerte"/>
          <w:rFonts w:asciiTheme="minorHAnsi" w:hAnsiTheme="minorHAnsi"/>
          <w:i/>
          <w:iCs/>
          <w:color w:val="0070C0"/>
        </w:rPr>
        <w:t>Yo soy un hombre que teme a Dios</w:t>
      </w:r>
      <w:r w:rsidRPr="00955606">
        <w:rPr>
          <w:rStyle w:val="Fuerte"/>
          <w:rFonts w:asciiTheme="minorHAnsi" w:hAnsiTheme="minorHAnsi"/>
          <w:color w:val="000000"/>
        </w:rPr>
        <w:t>.”</w:t>
      </w:r>
      <w:r w:rsidRPr="00955606">
        <w:rPr>
          <w:rFonts w:asciiTheme="minorHAnsi" w:hAnsiTheme="minorHAnsi"/>
          <w:color w:val="000000"/>
        </w:rPr>
        <w:br/>
        <w:t>Aquí está el secreto de la vida de José.</w:t>
      </w:r>
    </w:p>
    <w:p w14:paraId="6CB0C74B" w14:textId="77777777" w:rsidR="00AD1240" w:rsidRPr="00955606" w:rsidRDefault="00AD1240" w:rsidP="00AD1240">
      <w:pPr>
        <w:pStyle w:val="NormalWeb"/>
        <w:rPr>
          <w:rStyle w:val="Fuerte"/>
          <w:rFonts w:asciiTheme="minorHAnsi" w:hAnsiTheme="minorHAnsi"/>
          <w:color w:val="000000"/>
        </w:rPr>
      </w:pPr>
    </w:p>
    <w:p w14:paraId="62F73836" w14:textId="4BC8AD65" w:rsidR="00AD1240" w:rsidRPr="00955606" w:rsidRDefault="00AD1240" w:rsidP="00AD1240">
      <w:pPr>
        <w:pStyle w:val="NormalWeb"/>
        <w:rPr>
          <w:rFonts w:asciiTheme="minorHAnsi" w:hAnsiTheme="minorHAnsi"/>
          <w:b/>
          <w:bCs/>
          <w:i/>
          <w:iCs/>
          <w:color w:val="7030A0"/>
        </w:rPr>
      </w:pPr>
      <w:r w:rsidRPr="00955606">
        <w:rPr>
          <w:rStyle w:val="Fuerte"/>
          <w:rFonts w:asciiTheme="minorHAnsi" w:hAnsiTheme="minorHAnsi"/>
          <w:b w:val="0"/>
          <w:bCs w:val="0"/>
          <w:i/>
          <w:iCs/>
          <w:color w:val="7030A0"/>
        </w:rPr>
        <w:t>“Una fe que teme a Dios sobrevive al pozo, vence la tentación, resiste la cárcel y no se corrompe en el palacio.”</w:t>
      </w:r>
    </w:p>
    <w:p w14:paraId="2C56ECDA" w14:textId="77777777" w:rsidR="00AD1240" w:rsidRPr="00955606" w:rsidRDefault="00AD1240" w:rsidP="00AD1240">
      <w:pPr>
        <w:pStyle w:val="NormalWeb"/>
        <w:rPr>
          <w:rFonts w:asciiTheme="minorHAnsi" w:hAnsiTheme="minorHAnsi"/>
          <w:color w:val="000000"/>
        </w:rPr>
      </w:pPr>
    </w:p>
    <w:p w14:paraId="7E29D4E5" w14:textId="2E346D6E" w:rsidR="00AD1240" w:rsidRPr="00955606" w:rsidRDefault="00AD1240" w:rsidP="00AD1240">
      <w:pPr>
        <w:pStyle w:val="NormalWeb"/>
        <w:rPr>
          <w:rFonts w:asciiTheme="minorHAnsi" w:hAnsiTheme="minorHAnsi"/>
          <w:i/>
          <w:iCs/>
          <w:color w:val="000000"/>
        </w:rPr>
      </w:pPr>
      <w:r w:rsidRPr="00955606">
        <w:rPr>
          <w:rFonts w:asciiTheme="minorHAnsi" w:hAnsiTheme="minorHAnsi"/>
          <w:b/>
          <w:bCs/>
          <w:i/>
          <w:iCs/>
          <w:color w:val="000000"/>
        </w:rPr>
        <w:t>Señor Jesús</w:t>
      </w:r>
      <w:r w:rsidRPr="00955606">
        <w:rPr>
          <w:rFonts w:asciiTheme="minorHAnsi" w:hAnsiTheme="minorHAnsi"/>
          <w:i/>
          <w:iCs/>
          <w:color w:val="000000"/>
        </w:rPr>
        <w:t>, gracias por permitirnos conocer la historia de José. Su vida nos muestra el ejemplo de un hombre que vivía en el temor tuyo. Hoy comprendemos que el temor de Dios es la base de una vida cristiana correcta. Pon cada día más de tu temor en nosotros. Amén.</w:t>
      </w:r>
    </w:p>
    <w:bookmarkEnd w:id="270"/>
    <w:p w14:paraId="141FAE53" w14:textId="25D94523" w:rsidR="007E64CA" w:rsidRDefault="007E64CA" w:rsidP="00A27F50">
      <w:pPr>
        <w:pStyle w:val="NormalWeb"/>
        <w:rPr>
          <w:rFonts w:asciiTheme="minorHAnsi" w:hAnsiTheme="minorHAnsi"/>
          <w:i/>
          <w:iCs/>
          <w:color w:val="000000" w:themeColor="text1"/>
        </w:rPr>
      </w:pPr>
    </w:p>
    <w:p w14:paraId="416E9593" w14:textId="77777777" w:rsidR="00B43D30" w:rsidRPr="00B43D30" w:rsidRDefault="00B43D30" w:rsidP="00B43D30"/>
    <w:p w14:paraId="45A647D3" w14:textId="77777777" w:rsidR="00B43D30" w:rsidRPr="00B43D30" w:rsidRDefault="00B43D30" w:rsidP="00B43D30"/>
    <w:p w14:paraId="5F6A1473" w14:textId="5CC684A6" w:rsidR="00FB626F" w:rsidRPr="000F3053" w:rsidRDefault="00FB626F" w:rsidP="00FB626F">
      <w:pPr>
        <w:pStyle w:val="Ttulo2"/>
        <w:rPr>
          <w:rFonts w:asciiTheme="minorHAnsi" w:hAnsiTheme="minorHAnsi"/>
          <w:color w:val="000000"/>
          <w:sz w:val="28"/>
          <w:szCs w:val="28"/>
          <w:lang w:val="es-ES"/>
        </w:rPr>
      </w:pPr>
      <w:bookmarkStart w:id="271" w:name="OLE_LINK270"/>
      <w:r w:rsidRPr="000F3053">
        <w:rPr>
          <w:rStyle w:val="Fuerte"/>
          <w:rFonts w:asciiTheme="minorHAnsi" w:hAnsiTheme="minorHAnsi"/>
          <w:color w:val="000000"/>
          <w:sz w:val="28"/>
          <w:szCs w:val="28"/>
          <w:lang w:val="es-ES"/>
        </w:rPr>
        <w:t>Él puso Su temor en mi corazón</w:t>
      </w:r>
      <w:r w:rsidR="007C138F" w:rsidRPr="000F3053">
        <w:rPr>
          <w:rStyle w:val="Fuerte"/>
          <w:rFonts w:asciiTheme="minorHAnsi" w:hAnsiTheme="minorHAnsi"/>
          <w:color w:val="000000"/>
          <w:sz w:val="28"/>
          <w:szCs w:val="28"/>
          <w:lang w:val="es-ES"/>
        </w:rPr>
        <w:t>.</w:t>
      </w:r>
    </w:p>
    <w:p w14:paraId="039F641C" w14:textId="53F0ED25" w:rsidR="00FB626F" w:rsidRPr="000F3053" w:rsidRDefault="00FB626F" w:rsidP="00FB626F">
      <w:pPr>
        <w:pStyle w:val="NormalWeb"/>
        <w:rPr>
          <w:rFonts w:asciiTheme="minorHAnsi" w:hAnsiTheme="minorHAnsi"/>
          <w:color w:val="000000"/>
          <w:lang w:val="es-ES"/>
        </w:rPr>
      </w:pPr>
      <w:r w:rsidRPr="000F3053">
        <w:rPr>
          <w:rStyle w:val="Fuerte"/>
          <w:rFonts w:asciiTheme="minorHAnsi" w:hAnsiTheme="minorHAnsi"/>
          <w:color w:val="000000"/>
          <w:lang w:val="es-ES"/>
        </w:rPr>
        <w:t>Jeremías 32:40 (NTV)</w:t>
      </w:r>
      <w:r w:rsidR="007C138F" w:rsidRPr="000F3053">
        <w:rPr>
          <w:rFonts w:asciiTheme="minorHAnsi" w:hAnsiTheme="minorHAnsi"/>
          <w:color w:val="000000"/>
          <w:lang w:val="es-ES"/>
        </w:rPr>
        <w:t xml:space="preserve"> </w:t>
      </w:r>
      <w:r w:rsidRPr="000F3053">
        <w:rPr>
          <w:rStyle w:val="nfasis"/>
          <w:rFonts w:asciiTheme="minorHAnsi" w:hAnsiTheme="minorHAnsi"/>
          <w:color w:val="000000"/>
          <w:lang w:val="es-ES"/>
        </w:rPr>
        <w:t>“</w:t>
      </w:r>
      <w:r w:rsidRPr="000F3053">
        <w:rPr>
          <w:rStyle w:val="nfasis"/>
          <w:rFonts w:asciiTheme="minorHAnsi" w:hAnsiTheme="minorHAnsi"/>
          <w:color w:val="0070C0"/>
          <w:lang w:val="es-ES"/>
        </w:rPr>
        <w:t xml:space="preserve">Y haré un pacto eterno con ellos: nunca dejaré de hacerles el bien. </w:t>
      </w:r>
      <w:r w:rsidRPr="000F3053">
        <w:rPr>
          <w:rStyle w:val="nfasis"/>
          <w:rFonts w:asciiTheme="minorHAnsi" w:hAnsiTheme="minorHAnsi"/>
          <w:b/>
          <w:bCs/>
          <w:color w:val="0070C0"/>
          <w:lang w:val="es-ES"/>
        </w:rPr>
        <w:t>Pondré en el corazón de ellos el deseo de adorarme</w:t>
      </w:r>
      <w:r w:rsidRPr="000F3053">
        <w:rPr>
          <w:rStyle w:val="nfasis"/>
          <w:rFonts w:asciiTheme="minorHAnsi" w:hAnsiTheme="minorHAnsi"/>
          <w:color w:val="0070C0"/>
          <w:lang w:val="es-ES"/>
        </w:rPr>
        <w:t>, y nunca me dejarán</w:t>
      </w:r>
      <w:r w:rsidRPr="000F3053">
        <w:rPr>
          <w:rStyle w:val="nfasis"/>
          <w:rFonts w:asciiTheme="minorHAnsi" w:hAnsiTheme="minorHAnsi"/>
          <w:color w:val="000000"/>
          <w:lang w:val="es-ES"/>
        </w:rPr>
        <w:t>.”</w:t>
      </w:r>
    </w:p>
    <w:p w14:paraId="0B7FBB76" w14:textId="77777777" w:rsidR="007C138F" w:rsidRPr="000F3053" w:rsidRDefault="007C138F" w:rsidP="00FB626F">
      <w:pPr>
        <w:pStyle w:val="NormalWeb"/>
        <w:rPr>
          <w:rFonts w:asciiTheme="minorHAnsi" w:hAnsiTheme="minorHAnsi"/>
          <w:color w:val="000000"/>
          <w:lang w:val="es-ES"/>
        </w:rPr>
      </w:pPr>
    </w:p>
    <w:p w14:paraId="14D041F8" w14:textId="5CDFA9BE" w:rsidR="00FB626F" w:rsidRPr="000F3053" w:rsidRDefault="00FB626F" w:rsidP="00FB626F">
      <w:pPr>
        <w:pStyle w:val="NormalWeb"/>
        <w:rPr>
          <w:rFonts w:asciiTheme="minorHAnsi" w:hAnsiTheme="minorHAnsi"/>
          <w:color w:val="000000"/>
          <w:lang w:val="es-ES"/>
        </w:rPr>
      </w:pPr>
      <w:r w:rsidRPr="000F3053">
        <w:rPr>
          <w:rFonts w:asciiTheme="minorHAnsi" w:hAnsiTheme="minorHAnsi"/>
          <w:b/>
          <w:bCs/>
          <w:color w:val="000000"/>
          <w:lang w:val="es-ES"/>
        </w:rPr>
        <w:t>El temor de Dios no nace del esfuerzo humano; nace cuando Dios lo implanta en el corazón por gracia</w:t>
      </w:r>
      <w:r w:rsidRPr="000F3053">
        <w:rPr>
          <w:rFonts w:asciiTheme="minorHAnsi" w:hAnsiTheme="minorHAnsi"/>
          <w:color w:val="000000"/>
          <w:lang w:val="es-ES"/>
        </w:rPr>
        <w:t>. En este pacto eterno, el Señor no solo promete hacer el bien, sino transformar el interior del hombre. Él coloca dentro de nosotros una reverencia viva, una inclinación santa, un deseo profundo de permanecer cerca de Él.</w:t>
      </w:r>
    </w:p>
    <w:p w14:paraId="2BFB25A3" w14:textId="77777777" w:rsidR="007C138F" w:rsidRPr="000F3053" w:rsidRDefault="007C138F" w:rsidP="00FB626F">
      <w:pPr>
        <w:pStyle w:val="NormalWeb"/>
        <w:rPr>
          <w:rFonts w:asciiTheme="minorHAnsi" w:hAnsiTheme="minorHAnsi"/>
          <w:color w:val="000000"/>
          <w:lang w:val="es-ES"/>
        </w:rPr>
      </w:pPr>
    </w:p>
    <w:p w14:paraId="147F78A0" w14:textId="0F69A600" w:rsidR="00FB626F" w:rsidRPr="000F3053" w:rsidRDefault="00FB626F" w:rsidP="00FB626F">
      <w:pPr>
        <w:pStyle w:val="NormalWeb"/>
        <w:rPr>
          <w:rFonts w:asciiTheme="minorHAnsi" w:hAnsiTheme="minorHAnsi"/>
          <w:color w:val="000000"/>
          <w:lang w:val="es-ES"/>
        </w:rPr>
      </w:pPr>
      <w:r w:rsidRPr="000F3053">
        <w:rPr>
          <w:rFonts w:asciiTheme="minorHAnsi" w:hAnsiTheme="minorHAnsi"/>
          <w:color w:val="000000"/>
          <w:lang w:val="es-ES"/>
        </w:rPr>
        <w:t xml:space="preserve">La NTV </w:t>
      </w:r>
      <w:r w:rsidR="00556D7B" w:rsidRPr="000F3053">
        <w:rPr>
          <w:rFonts w:asciiTheme="minorHAnsi" w:hAnsiTheme="minorHAnsi"/>
          <w:color w:val="000000"/>
          <w:lang w:val="es-ES"/>
        </w:rPr>
        <w:t>expresa el “</w:t>
      </w:r>
      <w:r w:rsidR="00556D7B" w:rsidRPr="000F3053">
        <w:rPr>
          <w:rFonts w:asciiTheme="minorHAnsi" w:hAnsiTheme="minorHAnsi"/>
          <w:b/>
          <w:bCs/>
          <w:color w:val="000000"/>
          <w:lang w:val="es-ES"/>
        </w:rPr>
        <w:t>Temor de Dios</w:t>
      </w:r>
      <w:r w:rsidR="00556D7B" w:rsidRPr="000F3053">
        <w:rPr>
          <w:rFonts w:asciiTheme="minorHAnsi" w:hAnsiTheme="minorHAnsi"/>
          <w:color w:val="000000"/>
          <w:lang w:val="es-ES"/>
        </w:rPr>
        <w:t xml:space="preserve">” </w:t>
      </w:r>
      <w:r w:rsidRPr="000F3053">
        <w:rPr>
          <w:rFonts w:asciiTheme="minorHAnsi" w:hAnsiTheme="minorHAnsi"/>
          <w:color w:val="000000"/>
          <w:lang w:val="es-ES"/>
        </w:rPr>
        <w:t>como “</w:t>
      </w:r>
      <w:r w:rsidRPr="000F3053">
        <w:rPr>
          <w:rFonts w:asciiTheme="minorHAnsi" w:hAnsiTheme="minorHAnsi"/>
          <w:b/>
          <w:bCs/>
          <w:color w:val="000000"/>
          <w:lang w:val="es-ES"/>
        </w:rPr>
        <w:t>el deseo de adorar</w:t>
      </w:r>
      <w:r w:rsidR="00567ED4" w:rsidRPr="000F3053">
        <w:rPr>
          <w:rFonts w:asciiTheme="minorHAnsi" w:hAnsiTheme="minorHAnsi"/>
          <w:b/>
          <w:bCs/>
          <w:color w:val="000000"/>
          <w:lang w:val="es-ES"/>
        </w:rPr>
        <w:t>l</w:t>
      </w:r>
      <w:r w:rsidRPr="000F3053">
        <w:rPr>
          <w:rFonts w:asciiTheme="minorHAnsi" w:hAnsiTheme="minorHAnsi"/>
          <w:b/>
          <w:bCs/>
          <w:color w:val="000000"/>
          <w:lang w:val="es-ES"/>
        </w:rPr>
        <w:t>e</w:t>
      </w:r>
      <w:r w:rsidRPr="000F3053">
        <w:rPr>
          <w:rFonts w:asciiTheme="minorHAnsi" w:hAnsiTheme="minorHAnsi"/>
          <w:color w:val="000000"/>
          <w:lang w:val="es-ES"/>
        </w:rPr>
        <w:t>”. Ese deseo es la evidencia del verdadero temor de Dios. Cuando Él pone Su temor en el corazón, la persona no huye de Su presencia; la busca. No vive calculando el límite del pecado, sino procurando honrarlo en todo.</w:t>
      </w:r>
    </w:p>
    <w:p w14:paraId="77E01389" w14:textId="77777777" w:rsidR="007C138F" w:rsidRPr="000F3053" w:rsidRDefault="007C138F" w:rsidP="00FB626F">
      <w:pPr>
        <w:pStyle w:val="NormalWeb"/>
        <w:rPr>
          <w:rFonts w:asciiTheme="minorHAnsi" w:hAnsiTheme="minorHAnsi"/>
          <w:color w:val="000000"/>
          <w:lang w:val="es-ES"/>
        </w:rPr>
      </w:pPr>
    </w:p>
    <w:p w14:paraId="79434812" w14:textId="5DF31196" w:rsidR="00FB626F" w:rsidRPr="000F3053" w:rsidRDefault="00FB626F" w:rsidP="00FB626F">
      <w:pPr>
        <w:pStyle w:val="NormalWeb"/>
        <w:rPr>
          <w:rFonts w:asciiTheme="minorHAnsi" w:hAnsiTheme="minorHAnsi"/>
          <w:color w:val="000000"/>
          <w:lang w:val="es-ES"/>
        </w:rPr>
      </w:pPr>
      <w:r w:rsidRPr="000F3053">
        <w:rPr>
          <w:rFonts w:asciiTheme="minorHAnsi" w:hAnsiTheme="minorHAnsi"/>
          <w:color w:val="000000"/>
          <w:lang w:val="es-ES"/>
        </w:rPr>
        <w:t xml:space="preserve">Este verso nos recuerda que la fidelidad no comienza con disciplina externa, sino con una obra interna de Dios. Si hoy sientes </w:t>
      </w:r>
      <w:r w:rsidR="00FD5ADA" w:rsidRPr="000F3053">
        <w:rPr>
          <w:rFonts w:asciiTheme="minorHAnsi" w:hAnsiTheme="minorHAnsi"/>
          <w:color w:val="000000"/>
          <w:lang w:val="es-ES"/>
        </w:rPr>
        <w:t>deseo</w:t>
      </w:r>
      <w:r w:rsidRPr="000F3053">
        <w:rPr>
          <w:rFonts w:asciiTheme="minorHAnsi" w:hAnsiTheme="minorHAnsi"/>
          <w:color w:val="000000"/>
          <w:lang w:val="es-ES"/>
        </w:rPr>
        <w:t xml:space="preserve"> de adorarlo y permanecer firme, es porque Él está obrando en tu corazón.</w:t>
      </w:r>
    </w:p>
    <w:p w14:paraId="5D0AA8D9" w14:textId="77777777" w:rsidR="007C138F" w:rsidRPr="000F3053" w:rsidRDefault="007C138F" w:rsidP="00FB626F">
      <w:pPr>
        <w:pStyle w:val="NormalWeb"/>
        <w:rPr>
          <w:rStyle w:val="Fuerte"/>
          <w:rFonts w:asciiTheme="minorHAnsi" w:hAnsiTheme="minorHAnsi"/>
          <w:color w:val="000000"/>
          <w:lang w:val="es-ES"/>
        </w:rPr>
      </w:pPr>
    </w:p>
    <w:p w14:paraId="2530D25A" w14:textId="17EC3DC7" w:rsidR="00FB626F" w:rsidRPr="000F3053" w:rsidRDefault="00FB626F" w:rsidP="00FB626F">
      <w:pPr>
        <w:pStyle w:val="NormalWeb"/>
        <w:rPr>
          <w:rFonts w:asciiTheme="minorHAnsi" w:hAnsiTheme="minorHAnsi"/>
          <w:i/>
          <w:iCs/>
          <w:color w:val="7030A0"/>
          <w:lang w:val="es-ES"/>
        </w:rPr>
      </w:pPr>
      <w:r w:rsidRPr="000F3053">
        <w:rPr>
          <w:rFonts w:asciiTheme="minorHAnsi" w:hAnsiTheme="minorHAnsi"/>
          <w:i/>
          <w:iCs/>
          <w:color w:val="7030A0"/>
          <w:lang w:val="es-ES"/>
        </w:rPr>
        <w:t>El temor de Dios es una obra divina que despierta en nosotros el deseo de adorarlo y no apartarnos.</w:t>
      </w:r>
    </w:p>
    <w:p w14:paraId="43BECD6E" w14:textId="77777777" w:rsidR="007C138F" w:rsidRPr="000F3053" w:rsidRDefault="007C138F" w:rsidP="00FB626F">
      <w:pPr>
        <w:pStyle w:val="NormalWeb"/>
        <w:rPr>
          <w:rStyle w:val="Fuerte"/>
          <w:rFonts w:asciiTheme="minorHAnsi" w:hAnsiTheme="minorHAnsi"/>
          <w:color w:val="000000"/>
          <w:lang w:val="es-ES"/>
        </w:rPr>
      </w:pPr>
    </w:p>
    <w:p w14:paraId="5D028B41" w14:textId="55FC6194" w:rsidR="00FB626F" w:rsidRPr="000F3053" w:rsidRDefault="00FB626F" w:rsidP="00FB626F">
      <w:pPr>
        <w:pStyle w:val="NormalWeb"/>
        <w:rPr>
          <w:rFonts w:asciiTheme="minorHAnsi" w:hAnsiTheme="minorHAnsi"/>
          <w:i/>
          <w:iCs/>
          <w:color w:val="000000"/>
          <w:lang w:val="es-ES"/>
        </w:rPr>
      </w:pPr>
      <w:r w:rsidRPr="000F3053">
        <w:rPr>
          <w:rFonts w:asciiTheme="minorHAnsi" w:hAnsiTheme="minorHAnsi"/>
          <w:b/>
          <w:bCs/>
          <w:i/>
          <w:iCs/>
          <w:color w:val="000000"/>
          <w:lang w:val="es-ES"/>
        </w:rPr>
        <w:t>Señor</w:t>
      </w:r>
      <w:r w:rsidR="007C138F" w:rsidRPr="000F3053">
        <w:rPr>
          <w:rFonts w:asciiTheme="minorHAnsi" w:hAnsiTheme="minorHAnsi"/>
          <w:b/>
          <w:bCs/>
          <w:i/>
          <w:iCs/>
          <w:color w:val="000000"/>
          <w:lang w:val="es-ES"/>
        </w:rPr>
        <w:t xml:space="preserve"> Jesús</w:t>
      </w:r>
      <w:r w:rsidRPr="000F3053">
        <w:rPr>
          <w:rFonts w:asciiTheme="minorHAnsi" w:hAnsiTheme="minorHAnsi"/>
          <w:i/>
          <w:iCs/>
          <w:color w:val="000000"/>
          <w:lang w:val="es-ES"/>
        </w:rPr>
        <w:t>, gracias por</w:t>
      </w:r>
      <w:r w:rsidR="00944D8D" w:rsidRPr="000F3053">
        <w:rPr>
          <w:rFonts w:asciiTheme="minorHAnsi" w:hAnsiTheme="minorHAnsi"/>
          <w:i/>
          <w:iCs/>
          <w:color w:val="000000"/>
          <w:lang w:val="es-ES"/>
        </w:rPr>
        <w:t xml:space="preserve"> poner</w:t>
      </w:r>
      <w:r w:rsidR="00666966" w:rsidRPr="000F3053">
        <w:rPr>
          <w:rFonts w:asciiTheme="minorHAnsi" w:hAnsiTheme="minorHAnsi"/>
          <w:i/>
          <w:iCs/>
          <w:color w:val="000000"/>
          <w:lang w:val="es-ES"/>
        </w:rPr>
        <w:t xml:space="preserve"> en</w:t>
      </w:r>
      <w:r w:rsidRPr="000F3053">
        <w:rPr>
          <w:rFonts w:asciiTheme="minorHAnsi" w:hAnsiTheme="minorHAnsi"/>
          <w:i/>
          <w:iCs/>
          <w:color w:val="000000"/>
          <w:lang w:val="es-ES"/>
        </w:rPr>
        <w:t xml:space="preserve"> </w:t>
      </w:r>
      <w:r w:rsidR="002E1D3E" w:rsidRPr="000F3053">
        <w:rPr>
          <w:rFonts w:asciiTheme="minorHAnsi" w:hAnsiTheme="minorHAnsi"/>
          <w:i/>
          <w:iCs/>
          <w:color w:val="000000"/>
          <w:lang w:val="es-ES"/>
        </w:rPr>
        <w:t xml:space="preserve">mi ese Temor que </w:t>
      </w:r>
      <w:r w:rsidR="000F3053" w:rsidRPr="000F3053">
        <w:rPr>
          <w:rFonts w:asciiTheme="minorHAnsi" w:hAnsiTheme="minorHAnsi"/>
          <w:i/>
          <w:iCs/>
          <w:color w:val="000000"/>
          <w:lang w:val="es-ES"/>
        </w:rPr>
        <w:t>adórate</w:t>
      </w:r>
      <w:r w:rsidR="00012FC9" w:rsidRPr="000F3053">
        <w:rPr>
          <w:rFonts w:asciiTheme="minorHAnsi" w:hAnsiTheme="minorHAnsi"/>
          <w:i/>
          <w:iCs/>
          <w:color w:val="000000"/>
          <w:lang w:val="es-ES"/>
        </w:rPr>
        <w:t xml:space="preserve">, </w:t>
      </w:r>
      <w:r w:rsidR="000F3053" w:rsidRPr="000F3053">
        <w:rPr>
          <w:rFonts w:asciiTheme="minorHAnsi" w:hAnsiTheme="minorHAnsi"/>
          <w:i/>
          <w:iCs/>
          <w:color w:val="000000"/>
          <w:lang w:val="es-ES"/>
        </w:rPr>
        <w:t>permíteme</w:t>
      </w:r>
      <w:r w:rsidR="00012FC9" w:rsidRPr="000F3053">
        <w:rPr>
          <w:rFonts w:asciiTheme="minorHAnsi" w:hAnsiTheme="minorHAnsi"/>
          <w:i/>
          <w:iCs/>
          <w:color w:val="000000"/>
          <w:lang w:val="es-ES"/>
        </w:rPr>
        <w:t xml:space="preserve"> vivir en </w:t>
      </w:r>
      <w:r w:rsidRPr="000F3053">
        <w:rPr>
          <w:rFonts w:asciiTheme="minorHAnsi" w:hAnsiTheme="minorHAnsi"/>
          <w:i/>
          <w:iCs/>
          <w:color w:val="000000"/>
          <w:lang w:val="es-ES"/>
        </w:rPr>
        <w:t xml:space="preserve">una reverencia verdadera y un deseo constante de </w:t>
      </w:r>
      <w:r w:rsidR="00645476" w:rsidRPr="000F3053">
        <w:rPr>
          <w:rFonts w:asciiTheme="minorHAnsi" w:hAnsiTheme="minorHAnsi"/>
          <w:i/>
          <w:iCs/>
          <w:color w:val="000000"/>
          <w:lang w:val="es-ES"/>
        </w:rPr>
        <w:t>honrarte</w:t>
      </w:r>
      <w:r w:rsidRPr="000F3053">
        <w:rPr>
          <w:rFonts w:asciiTheme="minorHAnsi" w:hAnsiTheme="minorHAnsi"/>
          <w:i/>
          <w:iCs/>
          <w:color w:val="000000"/>
          <w:lang w:val="es-ES"/>
        </w:rPr>
        <w:t>. Que nunca me aparte de Ti. Amén.</w:t>
      </w:r>
    </w:p>
    <w:bookmarkEnd w:id="271"/>
    <w:p w14:paraId="000FDEF1" w14:textId="77777777" w:rsidR="00B43D30" w:rsidRDefault="00B43D30" w:rsidP="00B43D30">
      <w:pPr>
        <w:rPr>
          <w:rFonts w:asciiTheme="minorHAnsi" w:hAnsiTheme="minorHAnsi"/>
          <w:i/>
          <w:iCs/>
          <w:color w:val="000000" w:themeColor="text1"/>
          <w:lang w:val="es-ES"/>
        </w:rPr>
      </w:pPr>
    </w:p>
    <w:p w14:paraId="34F5DEB6" w14:textId="77777777" w:rsidR="00536D65" w:rsidRDefault="00536D65" w:rsidP="00B43D30">
      <w:pPr>
        <w:rPr>
          <w:rFonts w:asciiTheme="minorHAnsi" w:hAnsiTheme="minorHAnsi"/>
          <w:i/>
          <w:iCs/>
          <w:color w:val="000000" w:themeColor="text1"/>
          <w:lang w:val="es-ES"/>
        </w:rPr>
      </w:pPr>
    </w:p>
    <w:p w14:paraId="2A588DC8" w14:textId="77777777" w:rsidR="00536D65" w:rsidRPr="00536D65" w:rsidRDefault="00536D65" w:rsidP="00B43D30">
      <w:pPr>
        <w:rPr>
          <w:rFonts w:asciiTheme="minorHAnsi" w:hAnsiTheme="minorHAnsi"/>
          <w:color w:val="000000" w:themeColor="text1"/>
          <w:lang w:val="es-ES"/>
        </w:rPr>
      </w:pPr>
    </w:p>
    <w:p w14:paraId="2243E92E" w14:textId="77777777" w:rsidR="00536D65" w:rsidRPr="00AE2DC7" w:rsidRDefault="00536D65" w:rsidP="00536D65">
      <w:pPr>
        <w:outlineLvl w:val="0"/>
        <w:rPr>
          <w:rFonts w:asciiTheme="minorHAnsi" w:hAnsiTheme="minorHAnsi"/>
          <w:b/>
          <w:bCs/>
          <w:color w:val="000000"/>
          <w:kern w:val="36"/>
          <w:sz w:val="28"/>
          <w:szCs w:val="28"/>
        </w:rPr>
      </w:pPr>
      <w:r w:rsidRPr="00AE2DC7">
        <w:rPr>
          <w:rFonts w:asciiTheme="minorHAnsi" w:hAnsiTheme="minorHAnsi"/>
          <w:b/>
          <w:bCs/>
          <w:color w:val="000000"/>
          <w:kern w:val="36"/>
          <w:sz w:val="28"/>
          <w:szCs w:val="28"/>
        </w:rPr>
        <w:t xml:space="preserve">Cultivando el Temor de Dios. </w:t>
      </w:r>
    </w:p>
    <w:p w14:paraId="2255540B" w14:textId="77777777" w:rsidR="00536D65" w:rsidRPr="002F0FD4" w:rsidRDefault="00536D65" w:rsidP="00536D65">
      <w:pPr>
        <w:rPr>
          <w:rFonts w:asciiTheme="minorHAnsi" w:hAnsiTheme="minorHAnsi"/>
          <w:lang w:val="es-ES"/>
        </w:rPr>
      </w:pPr>
      <w:r w:rsidRPr="002F0FD4">
        <w:rPr>
          <w:rFonts w:asciiTheme="minorHAnsi" w:hAnsiTheme="minorHAnsi"/>
          <w:b/>
          <w:bCs/>
          <w:color w:val="000000"/>
        </w:rPr>
        <w:t xml:space="preserve">Deuteronomio 17:19 (NTV) </w:t>
      </w:r>
      <w:r w:rsidRPr="002F0FD4">
        <w:rPr>
          <w:rFonts w:asciiTheme="minorHAnsi" w:hAnsiTheme="minorHAnsi"/>
          <w:i/>
          <w:iCs/>
          <w:color w:val="0070C0"/>
          <w:lang w:val="es-ES"/>
        </w:rPr>
        <w:t xml:space="preserve">Tendrá esa copia siempre consigo y la leerá todos los días de su vida. De esa manera, </w:t>
      </w:r>
      <w:r w:rsidRPr="002F0FD4">
        <w:rPr>
          <w:rFonts w:asciiTheme="minorHAnsi" w:hAnsiTheme="minorHAnsi"/>
          <w:b/>
          <w:bCs/>
          <w:i/>
          <w:iCs/>
          <w:color w:val="0070C0"/>
          <w:lang w:val="es-ES"/>
        </w:rPr>
        <w:t xml:space="preserve">aprenderá a temer al </w:t>
      </w:r>
      <w:r w:rsidRPr="002F0FD4">
        <w:rPr>
          <w:rFonts w:asciiTheme="minorHAnsi" w:hAnsiTheme="minorHAnsi"/>
          <w:b/>
          <w:bCs/>
          <w:i/>
          <w:iCs/>
          <w:smallCaps/>
          <w:color w:val="0070C0"/>
          <w:lang w:val="es-ES"/>
        </w:rPr>
        <w:t>Señor</w:t>
      </w:r>
      <w:r w:rsidRPr="002F0FD4">
        <w:rPr>
          <w:rFonts w:asciiTheme="minorHAnsi" w:hAnsiTheme="minorHAnsi"/>
          <w:b/>
          <w:bCs/>
          <w:i/>
          <w:iCs/>
          <w:color w:val="0070C0"/>
          <w:lang w:val="es-ES"/>
        </w:rPr>
        <w:t xml:space="preserve"> su Dios al obedecer todas las condiciones de esta serie de instrucciones y decretos</w:t>
      </w:r>
      <w:r w:rsidRPr="002F0FD4">
        <w:rPr>
          <w:rFonts w:asciiTheme="minorHAnsi" w:hAnsiTheme="minorHAnsi"/>
          <w:lang w:val="es-ES"/>
        </w:rPr>
        <w:t>.</w:t>
      </w:r>
    </w:p>
    <w:p w14:paraId="3E85E4AA" w14:textId="77777777" w:rsidR="00536D65" w:rsidRDefault="00536D65" w:rsidP="00536D65">
      <w:pPr>
        <w:pStyle w:val="NormalWeb"/>
        <w:rPr>
          <w:rFonts w:asciiTheme="minorHAnsi" w:hAnsiTheme="minorHAnsi"/>
          <w:color w:val="000000"/>
        </w:rPr>
      </w:pPr>
    </w:p>
    <w:p w14:paraId="31A23037" w14:textId="77777777" w:rsidR="00536D65" w:rsidRPr="002F0FD4" w:rsidRDefault="00536D65" w:rsidP="00536D65">
      <w:pPr>
        <w:pStyle w:val="NormalWeb"/>
        <w:rPr>
          <w:rFonts w:asciiTheme="minorHAnsi" w:hAnsiTheme="minorHAnsi" w:cs="Times New Roman"/>
          <w:color w:val="000000"/>
          <w:lang w:val="es-US"/>
        </w:rPr>
      </w:pPr>
      <w:r w:rsidRPr="002F0FD4">
        <w:rPr>
          <w:rFonts w:asciiTheme="minorHAnsi" w:hAnsiTheme="minorHAnsi"/>
          <w:b/>
          <w:bCs/>
          <w:i/>
          <w:iCs/>
          <w:color w:val="000000"/>
        </w:rPr>
        <w:t>El temor de Dios lo inicia el Señor en el corazón, pero el creyente lo cultiva cada día en su relación con la Palabra</w:t>
      </w:r>
      <w:r w:rsidRPr="002F0FD4">
        <w:rPr>
          <w:rFonts w:asciiTheme="minorHAnsi" w:hAnsiTheme="minorHAnsi"/>
          <w:color w:val="000000"/>
        </w:rPr>
        <w:t>. Aquí vemos que al rey se le ordenaba leerla diariamente, porque el temor no se mantiene por emoción, sino por exposición constante a la voz de Dios.</w:t>
      </w:r>
    </w:p>
    <w:p w14:paraId="36207B62" w14:textId="77777777" w:rsidR="00536D65" w:rsidRDefault="00536D65" w:rsidP="00536D65">
      <w:pPr>
        <w:pStyle w:val="NormalWeb"/>
        <w:rPr>
          <w:rFonts w:asciiTheme="minorHAnsi" w:hAnsiTheme="minorHAnsi"/>
          <w:color w:val="000000"/>
        </w:rPr>
      </w:pPr>
    </w:p>
    <w:p w14:paraId="172A2A6F" w14:textId="77777777" w:rsidR="00536D65" w:rsidRPr="002F0FD4" w:rsidRDefault="00536D65" w:rsidP="00536D65">
      <w:pPr>
        <w:pStyle w:val="NormalWeb"/>
        <w:rPr>
          <w:rFonts w:asciiTheme="minorHAnsi" w:hAnsiTheme="minorHAnsi"/>
          <w:color w:val="000000"/>
        </w:rPr>
      </w:pPr>
      <w:r w:rsidRPr="002F0FD4">
        <w:rPr>
          <w:rFonts w:asciiTheme="minorHAnsi" w:hAnsiTheme="minorHAnsi"/>
          <w:color w:val="000000"/>
        </w:rPr>
        <w:t>Cuando la Palabra gobierna nuestra vida, el temor se fortalece. No es solo conocimiento, es obediencia. Como también declara Salomón en</w:t>
      </w:r>
      <w:r w:rsidRPr="002F0FD4">
        <w:rPr>
          <w:rStyle w:val="apple-converted-space"/>
          <w:rFonts w:asciiTheme="minorHAnsi" w:hAnsiTheme="minorHAnsi"/>
          <w:color w:val="000000"/>
        </w:rPr>
        <w:t> </w:t>
      </w:r>
      <w:r w:rsidRPr="002F0FD4">
        <w:rPr>
          <w:rStyle w:val="Fuerte"/>
          <w:rFonts w:asciiTheme="minorHAnsi" w:hAnsiTheme="minorHAnsi"/>
          <w:color w:val="000000"/>
        </w:rPr>
        <w:t>Eclesiastés 12:13 (NTV)</w:t>
      </w:r>
      <w:r w:rsidRPr="002F0FD4">
        <w:rPr>
          <w:rFonts w:asciiTheme="minorHAnsi" w:hAnsiTheme="minorHAnsi"/>
          <w:color w:val="000000"/>
        </w:rPr>
        <w:t>:</w:t>
      </w:r>
      <w:r w:rsidRPr="002F0FD4">
        <w:rPr>
          <w:rStyle w:val="apple-converted-space"/>
          <w:rFonts w:asciiTheme="minorHAnsi" w:hAnsiTheme="minorHAnsi"/>
          <w:color w:val="000000"/>
        </w:rPr>
        <w:t> </w:t>
      </w:r>
      <w:r w:rsidRPr="002F0FD4">
        <w:rPr>
          <w:rStyle w:val="nfasis"/>
          <w:rFonts w:asciiTheme="minorHAnsi" w:hAnsiTheme="minorHAnsi"/>
          <w:color w:val="0070C0"/>
        </w:rPr>
        <w:t>“…teme a Dios y obedece sus mandatos, porque ese es el deber que tenemos todos.”</w:t>
      </w:r>
      <w:r w:rsidRPr="002F0FD4">
        <w:rPr>
          <w:rStyle w:val="apple-converted-space"/>
          <w:rFonts w:asciiTheme="minorHAnsi" w:hAnsiTheme="minorHAnsi"/>
          <w:color w:val="0070C0"/>
        </w:rPr>
        <w:t> </w:t>
      </w:r>
      <w:r w:rsidRPr="002F0FD4">
        <w:rPr>
          <w:rFonts w:asciiTheme="minorHAnsi" w:hAnsiTheme="minorHAnsi"/>
          <w:color w:val="000000"/>
        </w:rPr>
        <w:t>El temor verdadero se demuestra viviendo lo que Dios dice, aun cuando nadie nos ve y en cualquier circunstancia.</w:t>
      </w:r>
    </w:p>
    <w:p w14:paraId="47AA90E8" w14:textId="77777777" w:rsidR="00536D65" w:rsidRDefault="00536D65" w:rsidP="00536D65">
      <w:pPr>
        <w:pStyle w:val="NormalWeb"/>
        <w:rPr>
          <w:rStyle w:val="Fuerte"/>
          <w:rFonts w:asciiTheme="minorHAnsi" w:eastAsiaTheme="majorEastAsia" w:hAnsiTheme="minorHAnsi"/>
          <w:color w:val="000000"/>
        </w:rPr>
      </w:pPr>
    </w:p>
    <w:p w14:paraId="7585F10A" w14:textId="77777777" w:rsidR="00536D65" w:rsidRPr="002F0FD4" w:rsidRDefault="00536D65" w:rsidP="00536D65">
      <w:pPr>
        <w:pStyle w:val="NormalWeb"/>
        <w:rPr>
          <w:rFonts w:asciiTheme="minorHAnsi" w:hAnsiTheme="minorHAnsi"/>
          <w:i/>
          <w:iCs/>
          <w:color w:val="7030A0"/>
        </w:rPr>
      </w:pPr>
      <w:r w:rsidRPr="002F0FD4">
        <w:rPr>
          <w:rFonts w:asciiTheme="minorHAnsi" w:hAnsiTheme="minorHAnsi"/>
          <w:i/>
          <w:iCs/>
          <w:color w:val="7030A0"/>
        </w:rPr>
        <w:t>El temor de Dios se cultiva cuando la Palabra gobierna nuestra vida diariamente.</w:t>
      </w:r>
    </w:p>
    <w:p w14:paraId="2E7D07E4" w14:textId="77777777" w:rsidR="00536D65" w:rsidRDefault="00536D65" w:rsidP="00536D65">
      <w:pPr>
        <w:pStyle w:val="NormalWeb"/>
        <w:rPr>
          <w:rFonts w:asciiTheme="minorHAnsi" w:hAnsiTheme="minorHAnsi"/>
          <w:color w:val="000000"/>
        </w:rPr>
      </w:pPr>
    </w:p>
    <w:p w14:paraId="0DA48807" w14:textId="77777777" w:rsidR="00536D65" w:rsidRPr="002F0FD4" w:rsidRDefault="00536D65" w:rsidP="00536D65">
      <w:pPr>
        <w:pStyle w:val="NormalWeb"/>
        <w:rPr>
          <w:rFonts w:asciiTheme="minorHAnsi" w:hAnsiTheme="minorHAnsi"/>
          <w:i/>
          <w:iCs/>
          <w:color w:val="000000"/>
        </w:rPr>
      </w:pPr>
      <w:r w:rsidRPr="002F0FD4">
        <w:rPr>
          <w:rFonts w:asciiTheme="minorHAnsi" w:hAnsiTheme="minorHAnsi"/>
          <w:b/>
          <w:bCs/>
          <w:i/>
          <w:iCs/>
          <w:color w:val="000000"/>
        </w:rPr>
        <w:t>Señor Jesús</w:t>
      </w:r>
      <w:r w:rsidRPr="002F0FD4">
        <w:rPr>
          <w:rFonts w:asciiTheme="minorHAnsi" w:hAnsiTheme="minorHAnsi"/>
          <w:i/>
          <w:iCs/>
          <w:color w:val="000000"/>
        </w:rPr>
        <w:t>, gracias por tu paciencia y fidelidad con nosotros. Aunque muchas veces somos rebeldes, tú sigues llamándonos a la obediencia. Ayúdame a amar tu Palabra, a leerla cada día y a vivir conforme a ella. Amén.</w:t>
      </w:r>
    </w:p>
    <w:p w14:paraId="1CE0DF1C" w14:textId="79DC081D" w:rsidR="00B43D30" w:rsidRPr="00830BD7" w:rsidRDefault="00B43D30" w:rsidP="00B43D30">
      <w:pPr>
        <w:tabs>
          <w:tab w:val="left" w:pos="1880"/>
        </w:tabs>
        <w:rPr>
          <w:rFonts w:asciiTheme="minorHAnsi" w:hAnsiTheme="minorHAnsi"/>
          <w:lang w:val="es-ES"/>
        </w:rPr>
      </w:pPr>
      <w:r w:rsidRPr="00830BD7">
        <w:rPr>
          <w:rFonts w:asciiTheme="minorHAnsi" w:hAnsiTheme="minorHAnsi"/>
          <w:lang w:val="es-ES"/>
        </w:rPr>
        <w:tab/>
      </w:r>
    </w:p>
    <w:p w14:paraId="0091D239" w14:textId="77777777" w:rsidR="00B43D30" w:rsidRPr="00830BD7" w:rsidRDefault="00B43D30" w:rsidP="00B43D30">
      <w:pPr>
        <w:tabs>
          <w:tab w:val="left" w:pos="1880"/>
        </w:tabs>
        <w:rPr>
          <w:rFonts w:asciiTheme="minorHAnsi" w:hAnsiTheme="minorHAnsi"/>
          <w:lang w:val="es-ES"/>
        </w:rPr>
      </w:pPr>
    </w:p>
    <w:p w14:paraId="5F78243E" w14:textId="77777777" w:rsidR="00A14BA4" w:rsidRPr="00830BD7" w:rsidRDefault="00A14BA4" w:rsidP="00B43D30">
      <w:pPr>
        <w:tabs>
          <w:tab w:val="left" w:pos="1880"/>
        </w:tabs>
        <w:rPr>
          <w:rFonts w:asciiTheme="minorHAnsi" w:hAnsiTheme="minorHAnsi"/>
          <w:lang w:val="es-ES"/>
        </w:rPr>
      </w:pPr>
    </w:p>
    <w:p w14:paraId="4CB1E1E2" w14:textId="0EC8E361" w:rsidR="00A14BA4" w:rsidRPr="00293221" w:rsidRDefault="00293221" w:rsidP="00B43D30">
      <w:pPr>
        <w:tabs>
          <w:tab w:val="left" w:pos="1880"/>
        </w:tabs>
        <w:rPr>
          <w:rFonts w:asciiTheme="minorHAnsi" w:hAnsiTheme="minorHAnsi"/>
          <w:b/>
          <w:bCs/>
          <w:sz w:val="28"/>
          <w:szCs w:val="28"/>
          <w:lang w:val="es-ES"/>
        </w:rPr>
      </w:pPr>
      <w:bookmarkStart w:id="272" w:name="OLE_LINK271"/>
      <w:r w:rsidRPr="00293221">
        <w:rPr>
          <w:rFonts w:asciiTheme="minorHAnsi" w:hAnsiTheme="minorHAnsi"/>
          <w:b/>
          <w:bCs/>
          <w:sz w:val="28"/>
          <w:szCs w:val="28"/>
          <w:lang w:val="es-ES"/>
        </w:rPr>
        <w:t xml:space="preserve">Tu manera de vivir. </w:t>
      </w:r>
    </w:p>
    <w:p w14:paraId="55E5FE88" w14:textId="1A940B17" w:rsidR="00A14BA4" w:rsidRPr="005D7CA2" w:rsidRDefault="00830BD7" w:rsidP="005D7CA2">
      <w:pPr>
        <w:tabs>
          <w:tab w:val="left" w:pos="1880"/>
        </w:tabs>
        <w:rPr>
          <w:rFonts w:asciiTheme="minorHAnsi" w:hAnsiTheme="minorHAnsi"/>
          <w:lang w:val="es-ES"/>
        </w:rPr>
      </w:pPr>
      <w:r w:rsidRPr="00293221">
        <w:rPr>
          <w:rFonts w:asciiTheme="minorHAnsi" w:hAnsiTheme="minorHAnsi"/>
          <w:b/>
          <w:bCs/>
          <w:lang w:val="es-ES"/>
        </w:rPr>
        <w:t>Lucas 9:2</w:t>
      </w:r>
      <w:r w:rsidR="00762527">
        <w:rPr>
          <w:rFonts w:asciiTheme="minorHAnsi" w:hAnsiTheme="minorHAnsi"/>
          <w:b/>
          <w:bCs/>
          <w:lang w:val="es-ES"/>
        </w:rPr>
        <w:t>3</w:t>
      </w:r>
      <w:r w:rsidRPr="00293221">
        <w:rPr>
          <w:rFonts w:asciiTheme="minorHAnsi" w:hAnsiTheme="minorHAnsi"/>
          <w:b/>
          <w:bCs/>
          <w:lang w:val="es-ES"/>
        </w:rPr>
        <w:t xml:space="preserve"> (NTV)</w:t>
      </w:r>
      <w:r>
        <w:rPr>
          <w:rFonts w:asciiTheme="minorHAnsi" w:hAnsiTheme="minorHAnsi"/>
          <w:lang w:val="es-ES"/>
        </w:rPr>
        <w:t xml:space="preserve"> “</w:t>
      </w:r>
      <w:r w:rsidRPr="00293221">
        <w:rPr>
          <w:rFonts w:asciiTheme="minorHAnsi" w:hAnsiTheme="minorHAnsi"/>
          <w:i/>
          <w:iCs/>
          <w:color w:val="0070C0"/>
          <w:lang w:val="es-ES"/>
        </w:rPr>
        <w:t xml:space="preserve">… </w:t>
      </w:r>
      <w:r w:rsidRPr="00293221">
        <w:rPr>
          <w:i/>
          <w:iCs/>
          <w:color w:val="0070C0"/>
          <w:lang w:val="es-ES"/>
        </w:rPr>
        <w:t xml:space="preserve">Si alguno de ustedes quiere ser mi seguidor, </w:t>
      </w:r>
      <w:r w:rsidRPr="00293221">
        <w:rPr>
          <w:b/>
          <w:bCs/>
          <w:i/>
          <w:iCs/>
          <w:color w:val="0070C0"/>
          <w:lang w:val="es-ES"/>
        </w:rPr>
        <w:t xml:space="preserve">tiene que abandonar </w:t>
      </w:r>
      <w:r w:rsidRPr="005D7CA2">
        <w:rPr>
          <w:rFonts w:asciiTheme="minorHAnsi" w:hAnsiTheme="minorHAnsi"/>
          <w:b/>
          <w:bCs/>
          <w:i/>
          <w:iCs/>
          <w:color w:val="0070C0"/>
          <w:lang w:val="es-ES"/>
        </w:rPr>
        <w:t>su manera egoísta de vivir</w:t>
      </w:r>
      <w:r w:rsidRPr="005D7CA2">
        <w:rPr>
          <w:rFonts w:asciiTheme="minorHAnsi" w:hAnsiTheme="minorHAnsi"/>
          <w:i/>
          <w:iCs/>
          <w:color w:val="0070C0"/>
          <w:lang w:val="es-ES"/>
        </w:rPr>
        <w:t>, tomar su cruz cada día y seguirme</w:t>
      </w:r>
      <w:r w:rsidRPr="005D7CA2">
        <w:rPr>
          <w:rFonts w:asciiTheme="minorHAnsi" w:hAnsiTheme="minorHAnsi"/>
          <w:lang w:val="es-ES"/>
        </w:rPr>
        <w:t>.”</w:t>
      </w:r>
    </w:p>
    <w:p w14:paraId="5454FE22" w14:textId="77777777" w:rsidR="00830BD7" w:rsidRPr="005D7CA2" w:rsidRDefault="00830BD7" w:rsidP="005D7CA2">
      <w:pPr>
        <w:tabs>
          <w:tab w:val="left" w:pos="1880"/>
        </w:tabs>
        <w:rPr>
          <w:rFonts w:asciiTheme="minorHAnsi" w:hAnsiTheme="minorHAnsi"/>
        </w:rPr>
      </w:pPr>
    </w:p>
    <w:p w14:paraId="5ABD26F4" w14:textId="4565D198" w:rsidR="005D7CA2" w:rsidRPr="005D7CA2" w:rsidRDefault="005D7CA2" w:rsidP="005D7CA2">
      <w:pPr>
        <w:pStyle w:val="NormalWeb"/>
        <w:rPr>
          <w:rFonts w:asciiTheme="minorHAnsi" w:eastAsia="Times New Roman" w:hAnsiTheme="minorHAnsi"/>
          <w:color w:val="000000"/>
          <w:lang w:val="es-US" w:eastAsia="es-MX"/>
          <w14:ligatures w14:val="none"/>
        </w:rPr>
      </w:pPr>
      <w:r w:rsidRPr="005D7CA2">
        <w:rPr>
          <w:rFonts w:asciiTheme="minorHAnsi" w:eastAsia="Times New Roman" w:hAnsiTheme="minorHAnsi"/>
          <w:color w:val="000000"/>
          <w:lang w:val="es-US" w:eastAsia="es-MX"/>
          <w14:ligatures w14:val="none"/>
        </w:rPr>
        <w:t>Después de que Jesús preguntó qué decía la gente acerca de Él y qué pensaban sus propios discípulos, les habló con claridad sobre lo que tendría que sufrir: sería rechazado, padecería mucho y finalmente lo matarían. Fue en ese momento cuando Jesús les dijo estas palabras que hoy citamos.</w:t>
      </w:r>
    </w:p>
    <w:p w14:paraId="40668949" w14:textId="77777777" w:rsidR="005D7CA2" w:rsidRDefault="005D7CA2" w:rsidP="005D7CA2">
      <w:pPr>
        <w:rPr>
          <w:rFonts w:asciiTheme="minorHAnsi" w:hAnsiTheme="minorHAnsi"/>
          <w:color w:val="000000"/>
        </w:rPr>
      </w:pPr>
    </w:p>
    <w:p w14:paraId="73F47E84" w14:textId="77777777" w:rsidR="005D7CA2" w:rsidRDefault="005D7CA2" w:rsidP="005D7CA2">
      <w:pPr>
        <w:rPr>
          <w:rFonts w:asciiTheme="minorHAnsi" w:hAnsiTheme="minorHAnsi"/>
          <w:color w:val="000000"/>
        </w:rPr>
      </w:pPr>
      <w:r w:rsidRPr="005D7CA2">
        <w:rPr>
          <w:rFonts w:asciiTheme="minorHAnsi" w:hAnsiTheme="minorHAnsi"/>
          <w:color w:val="000000"/>
        </w:rPr>
        <w:t>No es común que un líder anuncie que su camino incluye sufrimiento y luego diga a sus seguidores que, si desean seguirlo, también deberán negarse a sí mismos y cargar su cruz cada día. Hoy escuchamos mensajes centrados en éxito, comodidad y prosperidad; pero Jesús habló de entrega, sacrificio y fidelidad. </w:t>
      </w:r>
    </w:p>
    <w:p w14:paraId="5F891EA5" w14:textId="77777777" w:rsidR="005D7CA2" w:rsidRDefault="005D7CA2" w:rsidP="005D7CA2">
      <w:pPr>
        <w:rPr>
          <w:rFonts w:asciiTheme="minorHAnsi" w:hAnsiTheme="minorHAnsi"/>
          <w:color w:val="000000"/>
        </w:rPr>
      </w:pPr>
    </w:p>
    <w:p w14:paraId="258C46B8" w14:textId="05A67FFF" w:rsidR="005D7CA2" w:rsidRPr="005D7CA2" w:rsidRDefault="005D7CA2" w:rsidP="005D7CA2">
      <w:pPr>
        <w:rPr>
          <w:rFonts w:asciiTheme="minorHAnsi" w:hAnsiTheme="minorHAnsi"/>
          <w:i/>
          <w:iCs/>
          <w:color w:val="7030A0"/>
        </w:rPr>
      </w:pPr>
      <w:r w:rsidRPr="005D7CA2">
        <w:rPr>
          <w:rFonts w:asciiTheme="minorHAnsi" w:hAnsiTheme="minorHAnsi"/>
          <w:i/>
          <w:iCs/>
          <w:color w:val="7030A0"/>
        </w:rPr>
        <w:t>La vida cristiana no gira alrededor de nosotros, sino alrededor de Cristo.</w:t>
      </w:r>
    </w:p>
    <w:p w14:paraId="2D1E0C0F" w14:textId="77777777" w:rsidR="005D7CA2" w:rsidRDefault="005D7CA2" w:rsidP="005D7CA2">
      <w:pPr>
        <w:rPr>
          <w:rFonts w:asciiTheme="minorHAnsi" w:hAnsiTheme="minorHAnsi"/>
          <w:color w:val="000000"/>
        </w:rPr>
      </w:pPr>
    </w:p>
    <w:p w14:paraId="5E21349E" w14:textId="77777777" w:rsidR="0056069A" w:rsidRDefault="005D7CA2" w:rsidP="005D7CA2">
      <w:pPr>
        <w:rPr>
          <w:rFonts w:asciiTheme="minorHAnsi" w:hAnsiTheme="minorHAnsi"/>
          <w:color w:val="000000"/>
        </w:rPr>
      </w:pPr>
      <w:r w:rsidRPr="005D7CA2">
        <w:rPr>
          <w:rFonts w:asciiTheme="minorHAnsi" w:hAnsiTheme="minorHAnsi"/>
          <w:color w:val="EE0000"/>
        </w:rPr>
        <w:t xml:space="preserve">¿Te imaginas a Jesús buscando fama o popularidad? ¿Pidiendo “likes” para que más personas lo siguieran? </w:t>
      </w:r>
      <w:r w:rsidRPr="005D7CA2">
        <w:rPr>
          <w:rFonts w:asciiTheme="minorHAnsi" w:hAnsiTheme="minorHAnsi"/>
          <w:color w:val="000000"/>
        </w:rPr>
        <w:t xml:space="preserve">Muchas veces hizo lo contrario: incluso les decía a sus discípulos que no dijeran públicamente quién era Él. </w:t>
      </w:r>
    </w:p>
    <w:p w14:paraId="1181BFC9" w14:textId="7D3B11A7" w:rsidR="005D7CA2" w:rsidRPr="005D7CA2" w:rsidRDefault="005D7CA2" w:rsidP="005D7CA2">
      <w:pPr>
        <w:rPr>
          <w:rFonts w:asciiTheme="minorHAnsi" w:hAnsiTheme="minorHAnsi"/>
          <w:color w:val="000000"/>
        </w:rPr>
      </w:pPr>
      <w:r w:rsidRPr="005D7CA2">
        <w:rPr>
          <w:rFonts w:asciiTheme="minorHAnsi" w:hAnsiTheme="minorHAnsi"/>
          <w:b/>
          <w:bCs/>
          <w:i/>
          <w:iCs/>
          <w:color w:val="000000"/>
        </w:rPr>
        <w:t>Jesús no buscaba admiración; buscaba corazones rendidos a la voluntad del Padre</w:t>
      </w:r>
      <w:r w:rsidRPr="005D7CA2">
        <w:rPr>
          <w:rFonts w:asciiTheme="minorHAnsi" w:hAnsiTheme="minorHAnsi"/>
          <w:color w:val="000000"/>
        </w:rPr>
        <w:t>.</w:t>
      </w:r>
    </w:p>
    <w:p w14:paraId="603E928F" w14:textId="77777777" w:rsidR="005D7CA2" w:rsidRDefault="005D7CA2" w:rsidP="005D7CA2">
      <w:pPr>
        <w:rPr>
          <w:rFonts w:asciiTheme="minorHAnsi" w:hAnsiTheme="minorHAnsi"/>
          <w:color w:val="000000"/>
        </w:rPr>
      </w:pPr>
    </w:p>
    <w:p w14:paraId="39A74BAD" w14:textId="0E8A0716" w:rsidR="005D7CA2" w:rsidRPr="005D7CA2" w:rsidRDefault="005D7CA2" w:rsidP="005D7CA2">
      <w:pPr>
        <w:rPr>
          <w:rFonts w:asciiTheme="minorHAnsi" w:hAnsiTheme="minorHAnsi"/>
          <w:i/>
          <w:iCs/>
          <w:color w:val="000000"/>
        </w:rPr>
      </w:pPr>
      <w:r w:rsidRPr="005D7CA2">
        <w:rPr>
          <w:rFonts w:asciiTheme="minorHAnsi" w:hAnsiTheme="minorHAnsi"/>
          <w:b/>
          <w:bCs/>
          <w:i/>
          <w:iCs/>
          <w:color w:val="000000"/>
        </w:rPr>
        <w:t>Señor Jesús</w:t>
      </w:r>
      <w:r w:rsidRPr="005D7CA2">
        <w:rPr>
          <w:rFonts w:asciiTheme="minorHAnsi" w:hAnsiTheme="minorHAnsi"/>
          <w:i/>
          <w:iCs/>
          <w:color w:val="000000"/>
        </w:rPr>
        <w:t>, realmente eres único. Ayúdanos a dejar atrás nuestra vana manera de vivir y a seguirte con un corazón sincero, para que tu propósito se cumpla en nuestra vida. Amén.</w:t>
      </w:r>
    </w:p>
    <w:bookmarkEnd w:id="272"/>
    <w:p w14:paraId="27AE4056" w14:textId="620EF487" w:rsidR="007F618E" w:rsidRDefault="007F618E" w:rsidP="005D7CA2">
      <w:pPr>
        <w:tabs>
          <w:tab w:val="left" w:pos="1880"/>
        </w:tabs>
        <w:rPr>
          <w:rFonts w:asciiTheme="minorHAnsi" w:hAnsiTheme="minorHAnsi"/>
        </w:rPr>
      </w:pPr>
    </w:p>
    <w:p w14:paraId="3D8126AB" w14:textId="77777777" w:rsidR="00536AED" w:rsidRDefault="00536AED" w:rsidP="005D7CA2">
      <w:pPr>
        <w:tabs>
          <w:tab w:val="left" w:pos="1880"/>
        </w:tabs>
        <w:rPr>
          <w:rFonts w:asciiTheme="minorHAnsi" w:hAnsiTheme="minorHAnsi"/>
        </w:rPr>
      </w:pPr>
    </w:p>
    <w:p w14:paraId="2AC1C39C" w14:textId="77777777" w:rsidR="00536AED" w:rsidRDefault="00536AED" w:rsidP="005D7CA2">
      <w:pPr>
        <w:tabs>
          <w:tab w:val="left" w:pos="1880"/>
        </w:tabs>
        <w:rPr>
          <w:rFonts w:asciiTheme="minorHAnsi" w:hAnsiTheme="minorHAnsi"/>
        </w:rPr>
      </w:pPr>
    </w:p>
    <w:p w14:paraId="4189C73A" w14:textId="77777777" w:rsidR="00536AED" w:rsidRPr="009639DE" w:rsidRDefault="00536AED" w:rsidP="00536AED">
      <w:pPr>
        <w:rPr>
          <w:rFonts w:asciiTheme="minorHAnsi" w:hAnsiTheme="minorHAnsi"/>
          <w:b/>
          <w:bCs/>
          <w:sz w:val="28"/>
          <w:szCs w:val="28"/>
        </w:rPr>
      </w:pPr>
      <w:bookmarkStart w:id="273" w:name="OLE_LINK272"/>
      <w:r w:rsidRPr="009639DE">
        <w:rPr>
          <w:rFonts w:asciiTheme="minorHAnsi" w:hAnsiTheme="minorHAnsi"/>
          <w:b/>
          <w:bCs/>
          <w:sz w:val="28"/>
          <w:szCs w:val="28"/>
        </w:rPr>
        <w:t xml:space="preserve">Un final interesante. </w:t>
      </w:r>
    </w:p>
    <w:p w14:paraId="5DACE4BE" w14:textId="77777777" w:rsidR="00536AED" w:rsidRPr="009639DE" w:rsidRDefault="00536AED" w:rsidP="00536AED">
      <w:pPr>
        <w:rPr>
          <w:rFonts w:asciiTheme="minorHAnsi" w:hAnsiTheme="minorHAnsi"/>
          <w:lang w:val="es-ES"/>
        </w:rPr>
      </w:pPr>
      <w:r w:rsidRPr="009639DE">
        <w:rPr>
          <w:rFonts w:asciiTheme="minorHAnsi" w:hAnsiTheme="minorHAnsi"/>
          <w:b/>
          <w:bCs/>
          <w:lang w:val="es-ES"/>
        </w:rPr>
        <w:t>Lucas 9:22b (NTV)</w:t>
      </w:r>
      <w:r w:rsidRPr="009639DE">
        <w:rPr>
          <w:rFonts w:asciiTheme="minorHAnsi" w:hAnsiTheme="minorHAnsi"/>
          <w:lang w:val="es-ES"/>
        </w:rPr>
        <w:t xml:space="preserve"> </w:t>
      </w:r>
      <w:r w:rsidRPr="009639DE">
        <w:rPr>
          <w:rFonts w:asciiTheme="minorHAnsi" w:hAnsiTheme="minorHAnsi"/>
          <w:i/>
          <w:iCs/>
          <w:color w:val="0070C0"/>
          <w:lang w:val="es-ES"/>
        </w:rPr>
        <w:t>“… Lo matarán pero al tercer día resucitará”.</w:t>
      </w:r>
    </w:p>
    <w:p w14:paraId="4CD043B6" w14:textId="77777777" w:rsidR="00536AED" w:rsidRDefault="00536AED" w:rsidP="00536AED">
      <w:pPr>
        <w:pStyle w:val="NormalWeb"/>
        <w:rPr>
          <w:rFonts w:asciiTheme="minorHAnsi" w:hAnsiTheme="minorHAnsi"/>
          <w:color w:val="000000"/>
        </w:rPr>
      </w:pPr>
    </w:p>
    <w:p w14:paraId="6CC26C2A" w14:textId="77777777" w:rsidR="00536AED" w:rsidRPr="009639DE" w:rsidRDefault="00536AED" w:rsidP="00536AED">
      <w:pPr>
        <w:pStyle w:val="NormalWeb"/>
        <w:rPr>
          <w:rFonts w:asciiTheme="minorHAnsi" w:hAnsiTheme="minorHAnsi" w:cs="Times New Roman"/>
          <w:color w:val="000000"/>
          <w:lang w:val="es-US"/>
        </w:rPr>
      </w:pPr>
      <w:r w:rsidRPr="009639DE">
        <w:rPr>
          <w:rFonts w:asciiTheme="minorHAnsi" w:hAnsiTheme="minorHAnsi"/>
          <w:color w:val="000000"/>
        </w:rPr>
        <w:t>Antes de hablar del costo de seguirlo, Jesús habló primero de</w:t>
      </w:r>
      <w:r w:rsidRPr="009639DE">
        <w:rPr>
          <w:rStyle w:val="apple-converted-space"/>
          <w:rFonts w:asciiTheme="minorHAnsi" w:hAnsiTheme="minorHAnsi"/>
          <w:color w:val="000000"/>
        </w:rPr>
        <w:t> </w:t>
      </w:r>
      <w:r w:rsidRPr="009639DE">
        <w:rPr>
          <w:rStyle w:val="Fuerte"/>
          <w:rFonts w:asciiTheme="minorHAnsi" w:hAnsiTheme="minorHAnsi"/>
          <w:color w:val="000000"/>
        </w:rPr>
        <w:t>su propio destino</w:t>
      </w:r>
      <w:r w:rsidRPr="009639DE">
        <w:rPr>
          <w:rFonts w:asciiTheme="minorHAnsi" w:hAnsiTheme="minorHAnsi"/>
          <w:color w:val="000000"/>
        </w:rPr>
        <w:t>. Él sabía lo que le esperaba: rechazo, sufrimiento y muerte. Sin embargo, también sabía que</w:t>
      </w:r>
      <w:r w:rsidRPr="009639DE">
        <w:rPr>
          <w:rStyle w:val="apple-converted-space"/>
          <w:rFonts w:asciiTheme="minorHAnsi" w:hAnsiTheme="minorHAnsi"/>
          <w:color w:val="000000"/>
        </w:rPr>
        <w:t> </w:t>
      </w:r>
      <w:r w:rsidRPr="009639DE">
        <w:rPr>
          <w:rStyle w:val="Fuerte"/>
          <w:rFonts w:asciiTheme="minorHAnsi" w:hAnsiTheme="minorHAnsi"/>
          <w:color w:val="000000"/>
        </w:rPr>
        <w:t>la muerte no sería el final de la historia</w:t>
      </w:r>
      <w:r w:rsidRPr="009639DE">
        <w:rPr>
          <w:rFonts w:asciiTheme="minorHAnsi" w:hAnsiTheme="minorHAnsi"/>
          <w:color w:val="000000"/>
        </w:rPr>
        <w:t>, porque después vendría la resurrección.</w:t>
      </w:r>
    </w:p>
    <w:p w14:paraId="79BC794C" w14:textId="77777777" w:rsidR="00536AED" w:rsidRDefault="00536AED" w:rsidP="00536AED">
      <w:pPr>
        <w:pStyle w:val="NormalWeb"/>
        <w:rPr>
          <w:rFonts w:asciiTheme="minorHAnsi" w:hAnsiTheme="minorHAnsi"/>
          <w:color w:val="000000"/>
        </w:rPr>
      </w:pPr>
    </w:p>
    <w:p w14:paraId="4E8643FB" w14:textId="77777777" w:rsidR="00536AED" w:rsidRPr="009639DE" w:rsidRDefault="00536AED" w:rsidP="00536AED">
      <w:pPr>
        <w:pStyle w:val="NormalWeb"/>
        <w:rPr>
          <w:rFonts w:asciiTheme="minorHAnsi" w:hAnsiTheme="minorHAnsi"/>
          <w:color w:val="000000"/>
        </w:rPr>
      </w:pPr>
      <w:r w:rsidRPr="009639DE">
        <w:rPr>
          <w:rFonts w:asciiTheme="minorHAnsi" w:hAnsiTheme="minorHAnsi"/>
          <w:color w:val="000000"/>
        </w:rPr>
        <w:t>Ese mismo patrón aparece también en la vida de sus seguidores. Seguir a Cristo puede incluir rechazo, pérdidas o momentos difíciles, pero la historia del discípulo</w:t>
      </w:r>
      <w:r w:rsidRPr="009639DE">
        <w:rPr>
          <w:rStyle w:val="apple-converted-space"/>
          <w:rFonts w:asciiTheme="minorHAnsi" w:hAnsiTheme="minorHAnsi"/>
          <w:color w:val="000000"/>
        </w:rPr>
        <w:t> </w:t>
      </w:r>
      <w:r w:rsidRPr="009639DE">
        <w:rPr>
          <w:rStyle w:val="Fuerte"/>
          <w:rFonts w:asciiTheme="minorHAnsi" w:hAnsiTheme="minorHAnsi"/>
          <w:color w:val="000000"/>
        </w:rPr>
        <w:t>no termina en la cruz, sino en la vida que Dios da después de ella</w:t>
      </w:r>
      <w:r w:rsidRPr="009639DE">
        <w:rPr>
          <w:rFonts w:asciiTheme="minorHAnsi" w:hAnsiTheme="minorHAnsi"/>
          <w:color w:val="000000"/>
        </w:rPr>
        <w:t>. El camino de Jesús siempre pasa por la cruz, pero nunca termina allí.</w:t>
      </w:r>
    </w:p>
    <w:p w14:paraId="0FEAD944" w14:textId="77777777" w:rsidR="00536AED" w:rsidRDefault="00536AED" w:rsidP="00536AED">
      <w:pPr>
        <w:pStyle w:val="NormalWeb"/>
        <w:rPr>
          <w:rFonts w:asciiTheme="minorHAnsi" w:hAnsiTheme="minorHAnsi"/>
          <w:color w:val="000000"/>
        </w:rPr>
      </w:pPr>
    </w:p>
    <w:p w14:paraId="3F9DBA74" w14:textId="77777777" w:rsidR="00536AED" w:rsidRPr="009639DE" w:rsidRDefault="00536AED" w:rsidP="00536AED">
      <w:pPr>
        <w:pStyle w:val="NormalWeb"/>
        <w:rPr>
          <w:rFonts w:asciiTheme="minorHAnsi" w:hAnsiTheme="minorHAnsi"/>
          <w:color w:val="000000"/>
        </w:rPr>
      </w:pPr>
      <w:r w:rsidRPr="009639DE">
        <w:rPr>
          <w:rFonts w:asciiTheme="minorHAnsi" w:hAnsiTheme="minorHAnsi"/>
          <w:color w:val="000000"/>
        </w:rPr>
        <w:t>Por eso el creyente vive con esperanza. Aunque el presente tenga luchas, sabemos que</w:t>
      </w:r>
      <w:r w:rsidRPr="009639DE">
        <w:rPr>
          <w:rStyle w:val="apple-converted-space"/>
          <w:rFonts w:asciiTheme="minorHAnsi" w:hAnsiTheme="minorHAnsi"/>
          <w:color w:val="000000"/>
        </w:rPr>
        <w:t> </w:t>
      </w:r>
      <w:r w:rsidRPr="009639DE">
        <w:rPr>
          <w:rStyle w:val="Fuerte"/>
          <w:rFonts w:asciiTheme="minorHAnsi" w:hAnsiTheme="minorHAnsi"/>
          <w:color w:val="000000"/>
        </w:rPr>
        <w:t>Dios siempre tiene preparada una resurrección después de la cruz</w:t>
      </w:r>
      <w:r w:rsidRPr="009639DE">
        <w:rPr>
          <w:rFonts w:asciiTheme="minorHAnsi" w:hAnsiTheme="minorHAnsi"/>
          <w:color w:val="000000"/>
        </w:rPr>
        <w:t>.</w:t>
      </w:r>
    </w:p>
    <w:p w14:paraId="2106C930" w14:textId="77777777" w:rsidR="00536AED" w:rsidRDefault="00536AED" w:rsidP="00536AED">
      <w:pPr>
        <w:pStyle w:val="NormalWeb"/>
        <w:rPr>
          <w:rFonts w:asciiTheme="minorHAnsi" w:hAnsiTheme="minorHAnsi"/>
          <w:color w:val="000000"/>
        </w:rPr>
      </w:pPr>
    </w:p>
    <w:p w14:paraId="1C60F023" w14:textId="77777777" w:rsidR="00536AED" w:rsidRPr="005237AC" w:rsidRDefault="00536AED" w:rsidP="00536AED">
      <w:pPr>
        <w:pStyle w:val="NormalWeb"/>
        <w:rPr>
          <w:rFonts w:asciiTheme="minorHAnsi" w:hAnsiTheme="minorHAnsi"/>
          <w:i/>
          <w:iCs/>
          <w:color w:val="7030A0"/>
        </w:rPr>
      </w:pPr>
      <w:r w:rsidRPr="009639DE">
        <w:rPr>
          <w:rFonts w:asciiTheme="minorHAnsi" w:hAnsiTheme="minorHAnsi"/>
          <w:i/>
          <w:iCs/>
          <w:color w:val="7030A0"/>
        </w:rPr>
        <w:t>La</w:t>
      </w:r>
      <w:r w:rsidRPr="005237AC">
        <w:rPr>
          <w:rFonts w:asciiTheme="minorHAnsi" w:hAnsiTheme="minorHAnsi"/>
          <w:i/>
          <w:iCs/>
          <w:color w:val="7030A0"/>
        </w:rPr>
        <w:t xml:space="preserve"> historia del discípulo no termina en la cruz; termina en la resurrección.</w:t>
      </w:r>
    </w:p>
    <w:p w14:paraId="4DE91CF2" w14:textId="77777777" w:rsidR="00536AED" w:rsidRPr="005237AC" w:rsidRDefault="00536AED" w:rsidP="00536AED">
      <w:pPr>
        <w:pStyle w:val="NormalWeb"/>
        <w:rPr>
          <w:rFonts w:asciiTheme="minorHAnsi" w:hAnsiTheme="minorHAnsi"/>
          <w:color w:val="000000"/>
        </w:rPr>
      </w:pPr>
    </w:p>
    <w:p w14:paraId="03084C88" w14:textId="0EB7B431" w:rsidR="00536AED" w:rsidRPr="005237AC" w:rsidRDefault="00536AED" w:rsidP="00536AED">
      <w:pPr>
        <w:pStyle w:val="NormalWeb"/>
        <w:rPr>
          <w:rFonts w:asciiTheme="minorHAnsi" w:hAnsiTheme="minorHAnsi"/>
          <w:i/>
          <w:iCs/>
          <w:color w:val="000000"/>
        </w:rPr>
      </w:pPr>
      <w:r w:rsidRPr="005237AC">
        <w:rPr>
          <w:rFonts w:asciiTheme="minorHAnsi" w:hAnsiTheme="minorHAnsi"/>
          <w:b/>
          <w:bCs/>
          <w:i/>
          <w:iCs/>
          <w:color w:val="000000"/>
        </w:rPr>
        <w:t>Señor Jesús</w:t>
      </w:r>
      <w:r w:rsidRPr="005237AC">
        <w:rPr>
          <w:rFonts w:asciiTheme="minorHAnsi" w:hAnsiTheme="minorHAnsi"/>
          <w:i/>
          <w:iCs/>
          <w:color w:val="000000"/>
        </w:rPr>
        <w:t>, ayúdame a seguirte con fidelidad, aun cuando el camino incluya sacrificio</w:t>
      </w:r>
      <w:r w:rsidR="00EF20E1" w:rsidRPr="005237AC">
        <w:rPr>
          <w:rFonts w:asciiTheme="minorHAnsi" w:hAnsiTheme="minorHAnsi"/>
          <w:i/>
          <w:iCs/>
          <w:color w:val="000000"/>
        </w:rPr>
        <w:t>,</w:t>
      </w:r>
      <w:r w:rsidRPr="005237AC">
        <w:rPr>
          <w:rFonts w:asciiTheme="minorHAnsi" w:hAnsiTheme="minorHAnsi"/>
          <w:i/>
          <w:iCs/>
          <w:color w:val="000000"/>
        </w:rPr>
        <w:t xml:space="preserve"> y dame la certeza que tuviste para ir a la cruz confiando en la promesa de la resurrección. Amén.</w:t>
      </w:r>
    </w:p>
    <w:bookmarkEnd w:id="273"/>
    <w:p w14:paraId="73A2A466" w14:textId="77777777" w:rsidR="00536AED" w:rsidRPr="005237AC" w:rsidRDefault="00536AED" w:rsidP="005D7CA2">
      <w:pPr>
        <w:tabs>
          <w:tab w:val="left" w:pos="1880"/>
        </w:tabs>
        <w:rPr>
          <w:rFonts w:asciiTheme="minorHAnsi" w:hAnsiTheme="minorHAnsi"/>
        </w:rPr>
      </w:pPr>
    </w:p>
    <w:p w14:paraId="55E5A121" w14:textId="77777777" w:rsidR="002E5156" w:rsidRPr="005237AC" w:rsidRDefault="002E5156" w:rsidP="005D7CA2">
      <w:pPr>
        <w:tabs>
          <w:tab w:val="left" w:pos="1880"/>
        </w:tabs>
        <w:rPr>
          <w:rFonts w:asciiTheme="minorHAnsi" w:hAnsiTheme="minorHAnsi"/>
        </w:rPr>
      </w:pPr>
    </w:p>
    <w:p w14:paraId="2E522EA7" w14:textId="77777777" w:rsidR="002E5156" w:rsidRPr="005237AC" w:rsidRDefault="002E5156" w:rsidP="005D7CA2">
      <w:pPr>
        <w:tabs>
          <w:tab w:val="left" w:pos="1880"/>
        </w:tabs>
        <w:rPr>
          <w:rFonts w:asciiTheme="minorHAnsi" w:hAnsiTheme="minorHAnsi"/>
          <w:lang w:val="es-ES"/>
        </w:rPr>
      </w:pPr>
      <w:bookmarkStart w:id="274" w:name="OLE_LINK273"/>
    </w:p>
    <w:p w14:paraId="44C0B321" w14:textId="398135B6" w:rsidR="00DE69E6" w:rsidRPr="005237AC" w:rsidRDefault="001D54DE" w:rsidP="005D7CA2">
      <w:pPr>
        <w:tabs>
          <w:tab w:val="left" w:pos="1880"/>
        </w:tabs>
        <w:rPr>
          <w:rFonts w:asciiTheme="minorHAnsi" w:hAnsiTheme="minorHAnsi"/>
          <w:b/>
          <w:bCs/>
          <w:color w:val="EE0000"/>
          <w:sz w:val="28"/>
          <w:szCs w:val="28"/>
          <w:lang w:val="es-ES"/>
        </w:rPr>
      </w:pPr>
      <w:r w:rsidRPr="005237AC">
        <w:rPr>
          <w:rFonts w:asciiTheme="minorHAnsi" w:hAnsiTheme="minorHAnsi"/>
          <w:b/>
          <w:bCs/>
          <w:color w:val="EE0000"/>
          <w:sz w:val="28"/>
          <w:szCs w:val="28"/>
          <w:lang w:val="es-ES"/>
        </w:rPr>
        <w:t xml:space="preserve">¿A </w:t>
      </w:r>
      <w:r w:rsidR="009854D6" w:rsidRPr="005237AC">
        <w:rPr>
          <w:rFonts w:asciiTheme="minorHAnsi" w:hAnsiTheme="minorHAnsi"/>
          <w:b/>
          <w:bCs/>
          <w:color w:val="EE0000"/>
          <w:sz w:val="28"/>
          <w:szCs w:val="28"/>
          <w:lang w:val="es-ES"/>
        </w:rPr>
        <w:t>quién</w:t>
      </w:r>
      <w:r w:rsidRPr="005237AC">
        <w:rPr>
          <w:rFonts w:asciiTheme="minorHAnsi" w:hAnsiTheme="minorHAnsi"/>
          <w:b/>
          <w:bCs/>
          <w:color w:val="EE0000"/>
          <w:sz w:val="28"/>
          <w:szCs w:val="28"/>
          <w:lang w:val="es-ES"/>
        </w:rPr>
        <w:t xml:space="preserve"> estas Escuchando?</w:t>
      </w:r>
    </w:p>
    <w:p w14:paraId="4E2D9DCB" w14:textId="34D7511F" w:rsidR="008E2EE3" w:rsidRPr="005237AC" w:rsidRDefault="00DE69E6" w:rsidP="00C33CB6">
      <w:pPr>
        <w:tabs>
          <w:tab w:val="left" w:pos="1880"/>
        </w:tabs>
        <w:rPr>
          <w:rFonts w:asciiTheme="minorHAnsi" w:hAnsiTheme="minorHAnsi"/>
          <w:color w:val="000000" w:themeColor="text1"/>
          <w:lang w:val="es-ES"/>
        </w:rPr>
      </w:pPr>
      <w:r w:rsidRPr="005237AC">
        <w:rPr>
          <w:rFonts w:asciiTheme="minorHAnsi" w:hAnsiTheme="minorHAnsi"/>
          <w:b/>
          <w:bCs/>
          <w:lang w:val="es-ES"/>
        </w:rPr>
        <w:t>Lucas 9:35 (NTV)</w:t>
      </w:r>
      <w:r w:rsidRPr="005237AC">
        <w:rPr>
          <w:rFonts w:asciiTheme="minorHAnsi" w:hAnsiTheme="minorHAnsi"/>
          <w:lang w:val="es-ES"/>
        </w:rPr>
        <w:t xml:space="preserve"> </w:t>
      </w:r>
      <w:r w:rsidR="002E5156" w:rsidRPr="005237AC">
        <w:rPr>
          <w:rFonts w:asciiTheme="minorHAnsi" w:hAnsiTheme="minorHAnsi"/>
          <w:i/>
          <w:iCs/>
          <w:color w:val="0070C0"/>
          <w:lang w:val="es-ES"/>
        </w:rPr>
        <w:t>Entonces, desde la nube, una voz dijo: «Este es mi Hijo, mi Elegido. Escúchenlo a él»</w:t>
      </w:r>
      <w:r w:rsidRPr="005237AC">
        <w:rPr>
          <w:rFonts w:asciiTheme="minorHAnsi" w:hAnsiTheme="minorHAnsi"/>
          <w:i/>
          <w:iCs/>
          <w:color w:val="0070C0"/>
          <w:lang w:val="es-ES"/>
        </w:rPr>
        <w:t>.</w:t>
      </w:r>
    </w:p>
    <w:p w14:paraId="3F668B6C" w14:textId="77777777" w:rsidR="00C33CB6" w:rsidRPr="005237AC" w:rsidRDefault="00C33CB6" w:rsidP="00C33CB6">
      <w:pPr>
        <w:rPr>
          <w:rFonts w:asciiTheme="minorHAnsi" w:hAnsiTheme="minorHAnsi"/>
          <w:color w:val="000000"/>
        </w:rPr>
      </w:pPr>
    </w:p>
    <w:p w14:paraId="6EA1270C" w14:textId="40F984C0" w:rsidR="00F34769" w:rsidRPr="00F34769" w:rsidRDefault="00F34769" w:rsidP="00C33CB6">
      <w:pPr>
        <w:rPr>
          <w:rFonts w:asciiTheme="minorHAnsi" w:hAnsiTheme="minorHAnsi"/>
          <w:color w:val="000000"/>
        </w:rPr>
      </w:pPr>
      <w:r w:rsidRPr="00F34769">
        <w:rPr>
          <w:rFonts w:asciiTheme="minorHAnsi" w:hAnsiTheme="minorHAnsi"/>
          <w:color w:val="000000"/>
        </w:rPr>
        <w:t>Este fue un momento muy especial. Jesús había subido a una montaña a orar y llevó consigo a sus tres discípulos más cercanos. Lo que comenzó como un tiempo de oración se convirtió en una experiencia inolvidable.</w:t>
      </w:r>
    </w:p>
    <w:p w14:paraId="7502D359" w14:textId="77777777" w:rsidR="00C33CB6" w:rsidRPr="005237AC" w:rsidRDefault="00C33CB6" w:rsidP="00C33CB6">
      <w:pPr>
        <w:rPr>
          <w:rFonts w:asciiTheme="minorHAnsi" w:hAnsiTheme="minorHAnsi"/>
          <w:color w:val="000000"/>
        </w:rPr>
      </w:pPr>
    </w:p>
    <w:p w14:paraId="3763EB46" w14:textId="47489921" w:rsidR="00F34769" w:rsidRPr="00F34769" w:rsidRDefault="00F34769" w:rsidP="00C33CB6">
      <w:pPr>
        <w:rPr>
          <w:rFonts w:asciiTheme="minorHAnsi" w:hAnsiTheme="minorHAnsi"/>
          <w:color w:val="000000"/>
        </w:rPr>
      </w:pPr>
      <w:r w:rsidRPr="00F34769">
        <w:rPr>
          <w:rFonts w:asciiTheme="minorHAnsi" w:hAnsiTheme="minorHAnsi"/>
          <w:color w:val="000000"/>
        </w:rPr>
        <w:t xml:space="preserve">Mientras Jesús oraba, la apariencia de su rostro se transformó y su ropa se volvió intensamente blanca. De repente aparecieron Moisés y Elías hablando con Él. Sin embargo, en medio de ese momento tan glorioso, los discípulos se quedaron dormidos. </w:t>
      </w:r>
      <w:r w:rsidRPr="00F34769">
        <w:rPr>
          <w:rFonts w:asciiTheme="minorHAnsi" w:hAnsiTheme="minorHAnsi"/>
          <w:color w:val="EE0000"/>
        </w:rPr>
        <w:t xml:space="preserve">¿Te imaginas dormirte en medio de un momento tan extraordinario de la </w:t>
      </w:r>
      <w:r w:rsidR="0047481D" w:rsidRPr="005237AC">
        <w:rPr>
          <w:rFonts w:asciiTheme="minorHAnsi" w:hAnsiTheme="minorHAnsi"/>
          <w:color w:val="EE0000"/>
        </w:rPr>
        <w:t>gloria</w:t>
      </w:r>
      <w:r w:rsidRPr="00F34769">
        <w:rPr>
          <w:rFonts w:asciiTheme="minorHAnsi" w:hAnsiTheme="minorHAnsi"/>
          <w:color w:val="EE0000"/>
        </w:rPr>
        <w:t xml:space="preserve"> de Dios?</w:t>
      </w:r>
    </w:p>
    <w:p w14:paraId="3C58DAD5" w14:textId="77777777" w:rsidR="00C33CB6" w:rsidRPr="005237AC" w:rsidRDefault="00C33CB6" w:rsidP="00C33CB6">
      <w:pPr>
        <w:rPr>
          <w:rFonts w:asciiTheme="minorHAnsi" w:hAnsiTheme="minorHAnsi"/>
          <w:color w:val="000000"/>
        </w:rPr>
      </w:pPr>
    </w:p>
    <w:p w14:paraId="0F45B646" w14:textId="0872EF74" w:rsidR="00F34769" w:rsidRPr="00F34769" w:rsidRDefault="00F34769" w:rsidP="00C33CB6">
      <w:pPr>
        <w:rPr>
          <w:rFonts w:asciiTheme="minorHAnsi" w:hAnsiTheme="minorHAnsi"/>
          <w:color w:val="000000"/>
        </w:rPr>
      </w:pPr>
      <w:r w:rsidRPr="00F34769">
        <w:rPr>
          <w:rFonts w:asciiTheme="minorHAnsi" w:hAnsiTheme="minorHAnsi"/>
          <w:color w:val="000000"/>
        </w:rPr>
        <w:t>Pero el punto más importante ocurrió cuando una voz se oyó desde el cielo diciendo: </w:t>
      </w:r>
      <w:r w:rsidRPr="00F34769">
        <w:rPr>
          <w:rFonts w:asciiTheme="minorHAnsi" w:hAnsiTheme="minorHAnsi"/>
          <w:i/>
          <w:iCs/>
          <w:color w:val="000000"/>
        </w:rPr>
        <w:t>«</w:t>
      </w:r>
      <w:r w:rsidRPr="00F34769">
        <w:rPr>
          <w:rFonts w:asciiTheme="minorHAnsi" w:hAnsiTheme="minorHAnsi"/>
          <w:b/>
          <w:bCs/>
          <w:i/>
          <w:iCs/>
          <w:color w:val="0070C0"/>
        </w:rPr>
        <w:t>Este es mi Hijo, mi Elegido. Escúchenlo a él</w:t>
      </w:r>
      <w:r w:rsidRPr="00F34769">
        <w:rPr>
          <w:rFonts w:asciiTheme="minorHAnsi" w:hAnsiTheme="minorHAnsi"/>
          <w:i/>
          <w:iCs/>
          <w:color w:val="000000"/>
        </w:rPr>
        <w:t>»</w:t>
      </w:r>
      <w:r w:rsidRPr="00F34769">
        <w:rPr>
          <w:rFonts w:asciiTheme="minorHAnsi" w:hAnsiTheme="minorHAnsi"/>
          <w:color w:val="000000"/>
        </w:rPr>
        <w:t>. En un mundo lleno de voces, opiniones e ideas, Dios mismo dejó claro algo fundamental: </w:t>
      </w:r>
      <w:r w:rsidRPr="00F34769">
        <w:rPr>
          <w:rFonts w:asciiTheme="minorHAnsi" w:hAnsiTheme="minorHAnsi"/>
          <w:b/>
          <w:bCs/>
          <w:color w:val="000000"/>
        </w:rPr>
        <w:t>solo la voz de Jesús debe guiar nuestra vida, porque solo Él nos conduce al Padre</w:t>
      </w:r>
      <w:r w:rsidRPr="00F34769">
        <w:rPr>
          <w:rFonts w:asciiTheme="minorHAnsi" w:hAnsiTheme="minorHAnsi"/>
          <w:color w:val="000000"/>
        </w:rPr>
        <w:t>.</w:t>
      </w:r>
    </w:p>
    <w:p w14:paraId="3CA5BB0C" w14:textId="77777777" w:rsidR="00C33CB6" w:rsidRPr="005237AC" w:rsidRDefault="00C33CB6" w:rsidP="00C33CB6">
      <w:pPr>
        <w:rPr>
          <w:rFonts w:asciiTheme="minorHAnsi" w:hAnsiTheme="minorHAnsi"/>
          <w:color w:val="000000"/>
        </w:rPr>
      </w:pPr>
    </w:p>
    <w:p w14:paraId="006E46BE" w14:textId="37CFDEDE" w:rsidR="00F34769" w:rsidRDefault="00F34769" w:rsidP="00026CF9">
      <w:pPr>
        <w:rPr>
          <w:rFonts w:asciiTheme="minorHAnsi" w:hAnsiTheme="minorHAnsi"/>
          <w:color w:val="000000"/>
        </w:rPr>
      </w:pPr>
      <w:r w:rsidRPr="00F34769">
        <w:rPr>
          <w:rFonts w:asciiTheme="minorHAnsi" w:hAnsiTheme="minorHAnsi"/>
          <w:color w:val="000000"/>
        </w:rPr>
        <w:t>Hoy muchas voces quieren dirigir nuestros pensamientos y decisiones, pero ninguna tiene la autoridad de Cristo. Escucharlo a Él es caminar en la verdad, seguirlo es encontrar el camino, y obedecerlo es vivir cerca del Padre.</w:t>
      </w:r>
    </w:p>
    <w:p w14:paraId="6751DDEE" w14:textId="77777777" w:rsidR="005237AC" w:rsidRPr="00F34769" w:rsidRDefault="005237AC" w:rsidP="00026CF9">
      <w:pPr>
        <w:rPr>
          <w:rFonts w:asciiTheme="minorHAnsi" w:hAnsiTheme="minorHAnsi"/>
          <w:color w:val="000000"/>
        </w:rPr>
      </w:pPr>
    </w:p>
    <w:p w14:paraId="0FCEB2F4" w14:textId="77777777" w:rsidR="00F34769" w:rsidRPr="00F34769" w:rsidRDefault="00F34769" w:rsidP="00026CF9">
      <w:pPr>
        <w:rPr>
          <w:rFonts w:asciiTheme="minorHAnsi" w:hAnsiTheme="minorHAnsi"/>
          <w:i/>
          <w:iCs/>
          <w:color w:val="000000"/>
        </w:rPr>
      </w:pPr>
      <w:r w:rsidRPr="00F34769">
        <w:rPr>
          <w:rFonts w:asciiTheme="minorHAnsi" w:hAnsiTheme="minorHAnsi"/>
          <w:b/>
          <w:bCs/>
          <w:i/>
          <w:iCs/>
          <w:color w:val="000000"/>
        </w:rPr>
        <w:t>Señor Jesús</w:t>
      </w:r>
      <w:r w:rsidRPr="00F34769">
        <w:rPr>
          <w:rFonts w:asciiTheme="minorHAnsi" w:hAnsiTheme="minorHAnsi"/>
          <w:i/>
          <w:iCs/>
          <w:color w:val="000000"/>
        </w:rPr>
        <w:t>, gracias porque sigues hablándonos. Ayúdanos a reconocer tu voz por encima de todas las demás. Guíanos cada día con tu verdad para seguirte fielmente y caminar siempre hacia el Padre. Amén.</w:t>
      </w:r>
    </w:p>
    <w:p w14:paraId="7C5C1714" w14:textId="77777777" w:rsidR="009854D6" w:rsidRDefault="009854D6" w:rsidP="00026CF9">
      <w:pPr>
        <w:tabs>
          <w:tab w:val="left" w:pos="1880"/>
        </w:tabs>
        <w:rPr>
          <w:rFonts w:asciiTheme="minorHAnsi" w:hAnsiTheme="minorHAnsi"/>
          <w:color w:val="000000" w:themeColor="text1"/>
          <w:lang w:val="es-ES"/>
        </w:rPr>
      </w:pPr>
    </w:p>
    <w:bookmarkEnd w:id="274"/>
    <w:p w14:paraId="17C159FC" w14:textId="77777777" w:rsidR="009854D6" w:rsidRDefault="009854D6" w:rsidP="005D7CA2">
      <w:pPr>
        <w:tabs>
          <w:tab w:val="left" w:pos="1880"/>
        </w:tabs>
        <w:rPr>
          <w:rFonts w:asciiTheme="minorHAnsi" w:hAnsiTheme="minorHAnsi"/>
          <w:color w:val="000000" w:themeColor="text1"/>
          <w:lang w:val="es-ES"/>
        </w:rPr>
      </w:pPr>
    </w:p>
    <w:p w14:paraId="525DC335" w14:textId="77777777" w:rsidR="008F4983" w:rsidRPr="00A21B70" w:rsidRDefault="008F4983" w:rsidP="00A21B70">
      <w:pPr>
        <w:tabs>
          <w:tab w:val="left" w:pos="1880"/>
        </w:tabs>
        <w:rPr>
          <w:rFonts w:asciiTheme="minorHAnsi" w:hAnsiTheme="minorHAnsi"/>
          <w:color w:val="000000" w:themeColor="text1"/>
          <w:lang w:val="es-ES"/>
        </w:rPr>
      </w:pPr>
      <w:bookmarkStart w:id="275" w:name="OLE_LINK274"/>
    </w:p>
    <w:p w14:paraId="69DF3E2E" w14:textId="224EC293" w:rsidR="008F4983" w:rsidRPr="007962A7" w:rsidRDefault="008F11FC" w:rsidP="00A21B70">
      <w:pPr>
        <w:tabs>
          <w:tab w:val="left" w:pos="1880"/>
        </w:tabs>
        <w:rPr>
          <w:rFonts w:asciiTheme="minorHAnsi" w:hAnsiTheme="minorHAnsi"/>
          <w:b/>
          <w:bCs/>
          <w:color w:val="000000" w:themeColor="text1"/>
          <w:sz w:val="28"/>
          <w:szCs w:val="28"/>
          <w:lang w:val="es-ES"/>
        </w:rPr>
      </w:pPr>
      <w:r w:rsidRPr="007962A7">
        <w:rPr>
          <w:rFonts w:asciiTheme="minorHAnsi" w:hAnsiTheme="minorHAnsi"/>
          <w:b/>
          <w:bCs/>
          <w:color w:val="000000" w:themeColor="text1"/>
          <w:sz w:val="28"/>
          <w:szCs w:val="28"/>
          <w:lang w:val="es-ES"/>
        </w:rPr>
        <w:t xml:space="preserve">Seamos parte. </w:t>
      </w:r>
    </w:p>
    <w:p w14:paraId="216D63D1" w14:textId="21F000EF" w:rsidR="008F4983" w:rsidRPr="00A21B70" w:rsidRDefault="008F4983" w:rsidP="00A21B70">
      <w:pPr>
        <w:rPr>
          <w:rFonts w:asciiTheme="minorHAnsi" w:hAnsiTheme="minorHAnsi"/>
          <w:lang w:val="es-ES"/>
        </w:rPr>
      </w:pPr>
      <w:r w:rsidRPr="00A21B70">
        <w:rPr>
          <w:rFonts w:asciiTheme="minorHAnsi" w:hAnsiTheme="minorHAnsi"/>
          <w:b/>
          <w:bCs/>
          <w:color w:val="000000" w:themeColor="text1"/>
          <w:lang w:val="es-ES"/>
        </w:rPr>
        <w:t>Lucas 9:49-50 (NTV)</w:t>
      </w:r>
      <w:r w:rsidRPr="00A21B70">
        <w:rPr>
          <w:rFonts w:asciiTheme="minorHAnsi" w:hAnsiTheme="minorHAnsi"/>
          <w:color w:val="000000" w:themeColor="text1"/>
          <w:lang w:val="es-ES"/>
        </w:rPr>
        <w:t xml:space="preserve"> </w:t>
      </w:r>
      <w:r w:rsidRPr="009A3470">
        <w:rPr>
          <w:rFonts w:asciiTheme="minorHAnsi" w:hAnsiTheme="minorHAnsi"/>
          <w:b/>
          <w:bCs/>
          <w:i/>
          <w:iCs/>
          <w:color w:val="0070C0"/>
          <w:lang w:val="es-ES"/>
        </w:rPr>
        <w:t>Juan le dijo a Jesús</w:t>
      </w:r>
      <w:r w:rsidRPr="00A21B70">
        <w:rPr>
          <w:rFonts w:asciiTheme="minorHAnsi" w:hAnsiTheme="minorHAnsi"/>
          <w:i/>
          <w:iCs/>
          <w:color w:val="0070C0"/>
          <w:lang w:val="es-ES"/>
        </w:rPr>
        <w:t xml:space="preserve">: —Maestro, vimos a alguien usar tu nombre para expulsar demonios, pero le dijimos que no lo hiciera porque no pertenece a nuestro grupo. </w:t>
      </w:r>
      <w:r w:rsidRPr="00A21B70">
        <w:rPr>
          <w:rFonts w:asciiTheme="minorHAnsi" w:hAnsiTheme="minorHAnsi"/>
          <w:i/>
          <w:iCs/>
          <w:color w:val="0070C0"/>
          <w:vertAlign w:val="superscript"/>
          <w:lang w:val="es-ES"/>
        </w:rPr>
        <w:t>50 </w:t>
      </w:r>
      <w:r w:rsidRPr="009A3470">
        <w:rPr>
          <w:rFonts w:asciiTheme="minorHAnsi" w:hAnsiTheme="minorHAnsi"/>
          <w:b/>
          <w:bCs/>
          <w:i/>
          <w:iCs/>
          <w:color w:val="0070C0"/>
          <w:lang w:val="es-ES"/>
        </w:rPr>
        <w:t>Jesús le dijo</w:t>
      </w:r>
      <w:r w:rsidRPr="00A21B70">
        <w:rPr>
          <w:rFonts w:asciiTheme="minorHAnsi" w:hAnsiTheme="minorHAnsi"/>
          <w:i/>
          <w:iCs/>
          <w:color w:val="0070C0"/>
          <w:lang w:val="es-ES"/>
        </w:rPr>
        <w:t>: —¡No lo detengan! Todo el que no está en contra de ustedes, está a su favor</w:t>
      </w:r>
      <w:r w:rsidRPr="00A21B70">
        <w:rPr>
          <w:rFonts w:asciiTheme="minorHAnsi" w:hAnsiTheme="minorHAnsi"/>
          <w:lang w:val="es-ES"/>
        </w:rPr>
        <w:t>.</w:t>
      </w:r>
    </w:p>
    <w:p w14:paraId="32C708A7" w14:textId="77777777" w:rsidR="00A21B70" w:rsidRPr="00A21B70" w:rsidRDefault="00A21B70" w:rsidP="00A21B70">
      <w:pPr>
        <w:tabs>
          <w:tab w:val="left" w:pos="1880"/>
        </w:tabs>
        <w:rPr>
          <w:rFonts w:asciiTheme="minorHAnsi" w:hAnsiTheme="minorHAnsi"/>
        </w:rPr>
      </w:pPr>
    </w:p>
    <w:p w14:paraId="77A4C691" w14:textId="77777777" w:rsidR="00A21B70" w:rsidRPr="00A21B70" w:rsidRDefault="00B726E9" w:rsidP="00A21B70">
      <w:pPr>
        <w:pStyle w:val="NormalWeb"/>
        <w:rPr>
          <w:rFonts w:asciiTheme="minorHAnsi" w:eastAsia="Times New Roman" w:hAnsiTheme="minorHAnsi"/>
          <w:color w:val="000000"/>
          <w:lang w:val="es-US" w:eastAsia="es-MX"/>
          <w14:ligatures w14:val="none"/>
        </w:rPr>
      </w:pPr>
      <w:r w:rsidRPr="00A21B70">
        <w:rPr>
          <w:rFonts w:asciiTheme="minorHAnsi" w:hAnsiTheme="minorHAnsi"/>
        </w:rPr>
        <w:t xml:space="preserve"> </w:t>
      </w:r>
      <w:r w:rsidR="00A21B70" w:rsidRPr="00A21B70">
        <w:rPr>
          <w:rFonts w:asciiTheme="minorHAnsi" w:eastAsia="Times New Roman" w:hAnsiTheme="minorHAnsi"/>
          <w:color w:val="000000"/>
          <w:lang w:val="es-US" w:eastAsia="es-MX"/>
          <w14:ligatures w14:val="none"/>
        </w:rPr>
        <w:t>Llevo dos días detenido en este pasaje. No puedo seguir leyendo sin volver a él y examinarlo. Porque, si somos honestos, muchas veces hemos actuado igual que los discípulos. Vemos a otros servir a Dios de una manera distinta a la nuestra y, en nuestro interior, los juzgamos o los descartamos simplemente porque </w:t>
      </w:r>
      <w:r w:rsidR="00A21B70" w:rsidRPr="00A21B70">
        <w:rPr>
          <w:rFonts w:asciiTheme="minorHAnsi" w:eastAsia="Times New Roman" w:hAnsiTheme="minorHAnsi"/>
          <w:b/>
          <w:bCs/>
          <w:color w:val="000000"/>
          <w:lang w:val="es-US" w:eastAsia="es-MX"/>
          <w14:ligatures w14:val="none"/>
        </w:rPr>
        <w:t>no pertenecen a nuestro grupo</w:t>
      </w:r>
      <w:r w:rsidR="00A21B70" w:rsidRPr="00A21B70">
        <w:rPr>
          <w:rFonts w:asciiTheme="minorHAnsi" w:eastAsia="Times New Roman" w:hAnsiTheme="minorHAnsi"/>
          <w:color w:val="000000"/>
          <w:lang w:val="es-US" w:eastAsia="es-MX"/>
          <w14:ligatures w14:val="none"/>
        </w:rPr>
        <w:t> o no lo hacen como nosotros.</w:t>
      </w:r>
    </w:p>
    <w:p w14:paraId="707B33F1" w14:textId="77777777" w:rsidR="00A21B70" w:rsidRDefault="00A21B70" w:rsidP="00A21B70">
      <w:pPr>
        <w:rPr>
          <w:rFonts w:asciiTheme="minorHAnsi" w:hAnsiTheme="minorHAnsi"/>
          <w:color w:val="000000"/>
        </w:rPr>
      </w:pPr>
    </w:p>
    <w:p w14:paraId="0762A98E" w14:textId="722AD6B1" w:rsidR="00A21B70" w:rsidRPr="00A21B70" w:rsidRDefault="00A21B70" w:rsidP="00A21B70">
      <w:pPr>
        <w:rPr>
          <w:rFonts w:asciiTheme="minorHAnsi" w:hAnsiTheme="minorHAnsi"/>
          <w:color w:val="000000"/>
        </w:rPr>
      </w:pPr>
      <w:r w:rsidRPr="00A21B70">
        <w:rPr>
          <w:rFonts w:asciiTheme="minorHAnsi" w:hAnsiTheme="minorHAnsi"/>
          <w:color w:val="000000"/>
        </w:rPr>
        <w:t>Los discípulos vieron algo extraordinario: alguien estaba expulsando demonios en el nombre de Jesús. Sin embargo, en lugar de alegrarse, quisieron detenerlo. ¿La razón? No era parte de ellos. Cuántas veces la iglesia cae en el mismo error: creer que el evangelio correcto es el nuestro, que nuestra forma es la única válida, o que somos los preferidos de Jesús.</w:t>
      </w:r>
    </w:p>
    <w:p w14:paraId="16A62966" w14:textId="77777777" w:rsidR="00A21B70" w:rsidRDefault="00A21B70" w:rsidP="00A21B70">
      <w:pPr>
        <w:rPr>
          <w:rFonts w:asciiTheme="minorHAnsi" w:hAnsiTheme="minorHAnsi"/>
          <w:color w:val="000000"/>
        </w:rPr>
      </w:pPr>
    </w:p>
    <w:p w14:paraId="6F0F703E" w14:textId="4184971E" w:rsidR="00A21B70" w:rsidRPr="00A21B70" w:rsidRDefault="00A21B70" w:rsidP="00A21B70">
      <w:pPr>
        <w:rPr>
          <w:rFonts w:asciiTheme="minorHAnsi" w:hAnsiTheme="minorHAnsi"/>
          <w:color w:val="000000"/>
        </w:rPr>
      </w:pPr>
      <w:r w:rsidRPr="00A21B70">
        <w:rPr>
          <w:rFonts w:asciiTheme="minorHAnsi" w:hAnsiTheme="minorHAnsi"/>
          <w:color w:val="000000"/>
        </w:rPr>
        <w:t>Pero Jesús corrigió esa actitud inmediatamente: </w:t>
      </w:r>
      <w:r w:rsidRPr="00A21B70">
        <w:rPr>
          <w:rFonts w:asciiTheme="minorHAnsi" w:hAnsiTheme="minorHAnsi"/>
          <w:i/>
          <w:iCs/>
          <w:color w:val="000000"/>
        </w:rPr>
        <w:t>“¡No lo detengan!”</w:t>
      </w:r>
      <w:r w:rsidRPr="00A21B70">
        <w:rPr>
          <w:rFonts w:asciiTheme="minorHAnsi" w:hAnsiTheme="minorHAnsi"/>
          <w:color w:val="000000"/>
        </w:rPr>
        <w:t>. En otras palabras, el Reino de Dios es más grande que nuestro grupo, nuestra forma o nuestro círculo. En vez de actuar como jueces, debemos aprender a actuar como </w:t>
      </w:r>
      <w:r w:rsidRPr="00A21B70">
        <w:rPr>
          <w:rFonts w:asciiTheme="minorHAnsi" w:hAnsiTheme="minorHAnsi"/>
          <w:b/>
          <w:bCs/>
          <w:color w:val="000000"/>
        </w:rPr>
        <w:t>compañeros de trabajo</w:t>
      </w:r>
      <w:r w:rsidRPr="00A21B70">
        <w:rPr>
          <w:rFonts w:asciiTheme="minorHAnsi" w:hAnsiTheme="minorHAnsi"/>
          <w:color w:val="000000"/>
        </w:rPr>
        <w:t>, reconociendo que otros también están sirviendo al mismo Señor.</w:t>
      </w:r>
    </w:p>
    <w:p w14:paraId="7738E820" w14:textId="77777777" w:rsidR="007962A7" w:rsidRDefault="007962A7" w:rsidP="00A21B70">
      <w:pPr>
        <w:rPr>
          <w:rFonts w:asciiTheme="minorHAnsi" w:hAnsiTheme="minorHAnsi"/>
          <w:color w:val="000000"/>
        </w:rPr>
      </w:pPr>
    </w:p>
    <w:p w14:paraId="3E51FB8D" w14:textId="77043382" w:rsidR="00A21B70" w:rsidRPr="00A21B70" w:rsidRDefault="00A21B70" w:rsidP="00A21B70">
      <w:pPr>
        <w:rPr>
          <w:rFonts w:asciiTheme="minorHAnsi" w:hAnsiTheme="minorHAnsi"/>
          <w:i/>
          <w:iCs/>
          <w:color w:val="7030A0"/>
        </w:rPr>
      </w:pPr>
      <w:r w:rsidRPr="00A21B70">
        <w:rPr>
          <w:rFonts w:asciiTheme="minorHAnsi" w:hAnsiTheme="minorHAnsi"/>
          <w:i/>
          <w:iCs/>
          <w:color w:val="7030A0"/>
        </w:rPr>
        <w:t>El Reino de Dios no es exclusivo de nuestro grupo; es la obra de todos los que sirven a Jesús.</w:t>
      </w:r>
    </w:p>
    <w:p w14:paraId="4BE97BB1" w14:textId="77777777" w:rsidR="007962A7" w:rsidRDefault="007962A7" w:rsidP="00A21B70">
      <w:pPr>
        <w:rPr>
          <w:rFonts w:asciiTheme="minorHAnsi" w:hAnsiTheme="minorHAnsi"/>
          <w:color w:val="000000"/>
        </w:rPr>
      </w:pPr>
    </w:p>
    <w:p w14:paraId="6A2C21D1" w14:textId="5D2E1506" w:rsidR="00A21B70" w:rsidRPr="00A21B70" w:rsidRDefault="00A21B70" w:rsidP="00A21B70">
      <w:pPr>
        <w:rPr>
          <w:rFonts w:asciiTheme="minorHAnsi" w:hAnsiTheme="minorHAnsi"/>
          <w:i/>
          <w:iCs/>
          <w:color w:val="000000"/>
        </w:rPr>
      </w:pPr>
      <w:r w:rsidRPr="00A21B70">
        <w:rPr>
          <w:rFonts w:asciiTheme="minorHAnsi" w:hAnsiTheme="minorHAnsi"/>
          <w:b/>
          <w:bCs/>
          <w:i/>
          <w:iCs/>
          <w:color w:val="000000"/>
        </w:rPr>
        <w:t>Señor Jesús</w:t>
      </w:r>
      <w:r w:rsidRPr="00A21B70">
        <w:rPr>
          <w:rFonts w:asciiTheme="minorHAnsi" w:hAnsiTheme="minorHAnsi"/>
          <w:i/>
          <w:iCs/>
          <w:color w:val="000000"/>
        </w:rPr>
        <w:t>, gracias porque tu Reino es más grande que nuestras ideas y nuestros límites. Perdónanos cuando actuamos con orgullo o creemos que solo nosotros tenemos la razón. Enséñanos a vivir como verdaderos hermanos y compañeros en tu obra. Ayúdanos a imitarte y a obedecerte. Amén.</w:t>
      </w:r>
    </w:p>
    <w:bookmarkEnd w:id="275"/>
    <w:p w14:paraId="5F31959D" w14:textId="3A1A47B6" w:rsidR="003A6B39" w:rsidRDefault="003A6B39" w:rsidP="00A21B70">
      <w:pPr>
        <w:tabs>
          <w:tab w:val="left" w:pos="1880"/>
        </w:tabs>
        <w:rPr>
          <w:rFonts w:asciiTheme="minorHAnsi" w:hAnsiTheme="minorHAnsi"/>
          <w:color w:val="000000" w:themeColor="text1"/>
        </w:rPr>
      </w:pPr>
    </w:p>
    <w:p w14:paraId="19980531" w14:textId="77777777" w:rsidR="00764310" w:rsidRDefault="00764310" w:rsidP="00A21B70">
      <w:pPr>
        <w:tabs>
          <w:tab w:val="left" w:pos="1880"/>
        </w:tabs>
        <w:rPr>
          <w:rFonts w:asciiTheme="minorHAnsi" w:hAnsiTheme="minorHAnsi"/>
          <w:color w:val="000000" w:themeColor="text1"/>
        </w:rPr>
      </w:pPr>
    </w:p>
    <w:p w14:paraId="611CF488" w14:textId="77777777" w:rsidR="00F5063A" w:rsidRPr="00C508D4" w:rsidRDefault="00F5063A" w:rsidP="00C508D4">
      <w:pPr>
        <w:rPr>
          <w:rFonts w:asciiTheme="minorHAnsi" w:hAnsiTheme="minorHAnsi"/>
          <w:b/>
          <w:bCs/>
          <w:color w:val="000000"/>
          <w:kern w:val="36"/>
          <w:lang w:val="es-ES"/>
        </w:rPr>
      </w:pPr>
      <w:bookmarkStart w:id="276" w:name="OLE_LINK275"/>
    </w:p>
    <w:p w14:paraId="13857D77" w14:textId="77777777" w:rsidR="00F5063A" w:rsidRPr="00C508D4" w:rsidRDefault="00F5063A" w:rsidP="00C508D4">
      <w:pPr>
        <w:rPr>
          <w:rFonts w:asciiTheme="minorHAnsi" w:hAnsiTheme="minorHAnsi"/>
          <w:b/>
          <w:bCs/>
          <w:color w:val="000000"/>
          <w:kern w:val="36"/>
          <w:sz w:val="28"/>
          <w:szCs w:val="28"/>
          <w:lang w:val="es-ES"/>
        </w:rPr>
      </w:pPr>
      <w:r w:rsidRPr="00C508D4">
        <w:rPr>
          <w:rFonts w:asciiTheme="minorHAnsi" w:hAnsiTheme="minorHAnsi"/>
          <w:b/>
          <w:bCs/>
          <w:color w:val="000000"/>
          <w:kern w:val="36"/>
          <w:sz w:val="28"/>
          <w:szCs w:val="28"/>
          <w:lang w:val="es-ES"/>
        </w:rPr>
        <w:t xml:space="preserve">El temor de Dios prolonga la vida. </w:t>
      </w:r>
    </w:p>
    <w:p w14:paraId="231D31A0" w14:textId="654E9A62" w:rsidR="00764310" w:rsidRPr="00C508D4" w:rsidRDefault="00764310" w:rsidP="00C508D4">
      <w:pPr>
        <w:rPr>
          <w:rFonts w:asciiTheme="minorHAnsi" w:hAnsiTheme="minorHAnsi"/>
        </w:rPr>
      </w:pPr>
      <w:r w:rsidRPr="00C508D4">
        <w:rPr>
          <w:rFonts w:asciiTheme="minorHAnsi" w:hAnsiTheme="minorHAnsi"/>
          <w:b/>
          <w:bCs/>
          <w:color w:val="000000"/>
          <w:lang w:val="es-ES"/>
        </w:rPr>
        <w:t xml:space="preserve">Proverbios 10:27 (NTV) </w:t>
      </w:r>
      <w:r w:rsidRPr="00C508D4">
        <w:rPr>
          <w:rFonts w:asciiTheme="minorHAnsi" w:hAnsiTheme="minorHAnsi"/>
          <w:b/>
          <w:bCs/>
          <w:i/>
          <w:iCs/>
          <w:color w:val="0070C0"/>
          <w:lang w:val="es-ES"/>
        </w:rPr>
        <w:t xml:space="preserve">El temor del </w:t>
      </w:r>
      <w:r w:rsidRPr="00C508D4">
        <w:rPr>
          <w:rFonts w:asciiTheme="minorHAnsi" w:hAnsiTheme="minorHAnsi"/>
          <w:b/>
          <w:bCs/>
          <w:i/>
          <w:iCs/>
          <w:smallCaps/>
          <w:color w:val="0070C0"/>
          <w:lang w:val="es-ES"/>
        </w:rPr>
        <w:t>Señor</w:t>
      </w:r>
      <w:r w:rsidRPr="00C508D4">
        <w:rPr>
          <w:rFonts w:asciiTheme="minorHAnsi" w:hAnsiTheme="minorHAnsi"/>
          <w:b/>
          <w:bCs/>
          <w:i/>
          <w:iCs/>
          <w:color w:val="0070C0"/>
          <w:lang w:val="es-ES"/>
        </w:rPr>
        <w:t xml:space="preserve"> prolonga la vida</w:t>
      </w:r>
      <w:r w:rsidRPr="00C508D4">
        <w:rPr>
          <w:rFonts w:asciiTheme="minorHAnsi" w:hAnsiTheme="minorHAnsi"/>
          <w:i/>
          <w:iCs/>
          <w:color w:val="0070C0"/>
          <w:lang w:val="es-ES"/>
        </w:rPr>
        <w:t>, pero los años de los perversos serán truncados</w:t>
      </w:r>
      <w:r w:rsidRPr="00C508D4">
        <w:rPr>
          <w:rFonts w:asciiTheme="minorHAnsi" w:hAnsiTheme="minorHAnsi"/>
          <w:lang w:val="es-ES"/>
        </w:rPr>
        <w:t>.</w:t>
      </w:r>
    </w:p>
    <w:p w14:paraId="4850B865" w14:textId="77777777" w:rsidR="00762DE5" w:rsidRPr="00C508D4" w:rsidRDefault="00762DE5" w:rsidP="00C508D4">
      <w:pPr>
        <w:tabs>
          <w:tab w:val="left" w:pos="1880"/>
        </w:tabs>
        <w:rPr>
          <w:rFonts w:asciiTheme="minorHAnsi" w:hAnsiTheme="minorHAnsi"/>
          <w:color w:val="000000"/>
          <w:lang w:val="es-ES"/>
        </w:rPr>
      </w:pPr>
    </w:p>
    <w:p w14:paraId="3F63535D" w14:textId="02029867" w:rsidR="00C508D4" w:rsidRPr="00C508D4" w:rsidRDefault="00C508D4" w:rsidP="00C508D4">
      <w:pPr>
        <w:pStyle w:val="NormalWeb"/>
        <w:rPr>
          <w:rFonts w:asciiTheme="minorHAnsi" w:eastAsia="Times New Roman" w:hAnsiTheme="minorHAnsi" w:cs="Times New Roman"/>
          <w:color w:val="000000"/>
          <w:lang w:val="es-US" w:eastAsia="es-MX"/>
          <w14:ligatures w14:val="none"/>
        </w:rPr>
      </w:pPr>
      <w:r w:rsidRPr="00C508D4">
        <w:rPr>
          <w:rFonts w:asciiTheme="minorHAnsi" w:eastAsia="Times New Roman" w:hAnsiTheme="minorHAnsi" w:cs="Times New Roman"/>
          <w:color w:val="000000"/>
          <w:lang w:val="es-US" w:eastAsia="es-MX"/>
          <w14:ligatures w14:val="none"/>
        </w:rPr>
        <w:t>Esto no es una fórmula mágica de inmortalidad; es un principio espiritual profundo.</w:t>
      </w:r>
      <w:r w:rsidRPr="00C508D4">
        <w:rPr>
          <w:rFonts w:asciiTheme="minorHAnsi" w:eastAsia="Times New Roman" w:hAnsiTheme="minorHAnsi" w:cs="Times New Roman"/>
          <w:color w:val="000000"/>
          <w:lang w:val="es-US" w:eastAsia="es-MX"/>
          <w14:ligatures w14:val="none"/>
        </w:rPr>
        <w:br/>
        <w:t>El temor de Dios evita decisiones autodestructivas, frena impulsos peligrosos, protege relaciones y ordena nuestras prioridades. Muchas vidas no se acortan por destino, sino por decisiones tomadas sin temor de Dios.</w:t>
      </w:r>
    </w:p>
    <w:p w14:paraId="04DD9597" w14:textId="77777777" w:rsidR="00C508D4" w:rsidRDefault="00C508D4" w:rsidP="00C508D4">
      <w:pPr>
        <w:rPr>
          <w:rFonts w:asciiTheme="minorHAnsi" w:hAnsiTheme="minorHAnsi"/>
          <w:color w:val="000000"/>
        </w:rPr>
      </w:pPr>
    </w:p>
    <w:p w14:paraId="6081DF04" w14:textId="389D47F0" w:rsidR="00C508D4" w:rsidRPr="00C508D4" w:rsidRDefault="00C508D4" w:rsidP="00C508D4">
      <w:pPr>
        <w:rPr>
          <w:rFonts w:asciiTheme="minorHAnsi" w:hAnsiTheme="minorHAnsi"/>
          <w:color w:val="000000"/>
        </w:rPr>
      </w:pPr>
      <w:r w:rsidRPr="00C508D4">
        <w:rPr>
          <w:rFonts w:asciiTheme="minorHAnsi" w:hAnsiTheme="minorHAnsi"/>
          <w:color w:val="000000"/>
        </w:rPr>
        <w:t>El temor de Dios nos hace pensar antes de actuar, considerar las consecuencias y recordar que vivimos delante de Dios.</w:t>
      </w:r>
    </w:p>
    <w:p w14:paraId="48091F12" w14:textId="77777777" w:rsidR="00C508D4" w:rsidRDefault="00C508D4" w:rsidP="00C508D4">
      <w:pPr>
        <w:rPr>
          <w:rFonts w:asciiTheme="minorHAnsi" w:hAnsiTheme="minorHAnsi"/>
          <w:color w:val="000000"/>
        </w:rPr>
      </w:pPr>
    </w:p>
    <w:p w14:paraId="71557A30" w14:textId="43C06C57" w:rsidR="00C508D4" w:rsidRPr="00C508D4" w:rsidRDefault="00C508D4" w:rsidP="00C508D4">
      <w:pPr>
        <w:rPr>
          <w:rFonts w:asciiTheme="minorHAnsi" w:hAnsiTheme="minorHAnsi"/>
          <w:color w:val="000000"/>
        </w:rPr>
      </w:pPr>
      <w:r w:rsidRPr="00C508D4">
        <w:rPr>
          <w:rFonts w:asciiTheme="minorHAnsi" w:hAnsiTheme="minorHAnsi"/>
          <w:color w:val="000000"/>
        </w:rPr>
        <w:t>Muchos matrimonios sobreviven porque alguien decidió temer a Dios. Muchas finanzas no colapsaron porque alguien decidió honrar a Dios. Muchos ministerios permanecen porque alguien decidió no jugar con el pecado.</w:t>
      </w:r>
    </w:p>
    <w:p w14:paraId="29E355EE" w14:textId="77777777" w:rsidR="00C508D4" w:rsidRDefault="00C508D4" w:rsidP="00C508D4">
      <w:pPr>
        <w:rPr>
          <w:rFonts w:asciiTheme="minorHAnsi" w:hAnsiTheme="minorHAnsi"/>
          <w:i/>
          <w:iCs/>
          <w:color w:val="000000"/>
        </w:rPr>
      </w:pPr>
    </w:p>
    <w:p w14:paraId="773D6631" w14:textId="20F9CABC" w:rsidR="00C508D4" w:rsidRPr="00C508D4" w:rsidRDefault="00C508D4" w:rsidP="00C508D4">
      <w:pPr>
        <w:rPr>
          <w:rFonts w:asciiTheme="minorHAnsi" w:hAnsiTheme="minorHAnsi"/>
          <w:color w:val="7030A0"/>
        </w:rPr>
      </w:pPr>
      <w:r w:rsidRPr="00C508D4">
        <w:rPr>
          <w:rFonts w:asciiTheme="minorHAnsi" w:hAnsiTheme="minorHAnsi"/>
          <w:i/>
          <w:iCs/>
          <w:color w:val="7030A0"/>
        </w:rPr>
        <w:t>El temor de Dios alarga la vida porque evita caminos que la destruyen.</w:t>
      </w:r>
    </w:p>
    <w:p w14:paraId="5189A3EC" w14:textId="77777777" w:rsidR="00C508D4" w:rsidRDefault="00C508D4" w:rsidP="00C508D4">
      <w:pPr>
        <w:rPr>
          <w:rFonts w:asciiTheme="minorHAnsi" w:hAnsiTheme="minorHAnsi"/>
          <w:color w:val="000000"/>
        </w:rPr>
      </w:pPr>
    </w:p>
    <w:p w14:paraId="09864F14" w14:textId="116457D1" w:rsidR="00C508D4" w:rsidRPr="00C508D4" w:rsidRDefault="00C508D4" w:rsidP="00C508D4">
      <w:pPr>
        <w:rPr>
          <w:rFonts w:asciiTheme="minorHAnsi" w:hAnsiTheme="minorHAnsi"/>
          <w:i/>
          <w:iCs/>
          <w:color w:val="000000"/>
        </w:rPr>
      </w:pPr>
      <w:r w:rsidRPr="00C508D4">
        <w:rPr>
          <w:rFonts w:asciiTheme="minorHAnsi" w:hAnsiTheme="minorHAnsi"/>
          <w:b/>
          <w:bCs/>
          <w:i/>
          <w:iCs/>
          <w:color w:val="000000"/>
        </w:rPr>
        <w:t>Señor Jesús</w:t>
      </w:r>
      <w:r w:rsidRPr="00C508D4">
        <w:rPr>
          <w:rFonts w:asciiTheme="minorHAnsi" w:hAnsiTheme="minorHAnsi"/>
          <w:i/>
          <w:iCs/>
          <w:color w:val="000000"/>
        </w:rPr>
        <w:t>, gracias por todas las bendiciones que nos das. Ayúdame a disfrutarlas, pero sobre todo ayúdame a vivir siempre con un corazón que te tema. Amén.</w:t>
      </w:r>
    </w:p>
    <w:bookmarkEnd w:id="276"/>
    <w:p w14:paraId="258110A5" w14:textId="00946DB0" w:rsidR="00F5063A" w:rsidRDefault="00F5063A" w:rsidP="00A21B70">
      <w:pPr>
        <w:tabs>
          <w:tab w:val="left" w:pos="1880"/>
        </w:tabs>
        <w:rPr>
          <w:rFonts w:asciiTheme="minorHAnsi" w:hAnsiTheme="minorHAnsi"/>
          <w:color w:val="000000" w:themeColor="text1"/>
          <w:lang w:val="es-ES"/>
        </w:rPr>
      </w:pPr>
    </w:p>
    <w:p w14:paraId="1BDE6BAD" w14:textId="77777777" w:rsidR="00A30894" w:rsidRPr="00DF63D8" w:rsidRDefault="00A30894" w:rsidP="00A21B70">
      <w:pPr>
        <w:tabs>
          <w:tab w:val="left" w:pos="1880"/>
        </w:tabs>
        <w:rPr>
          <w:rFonts w:asciiTheme="minorHAnsi" w:hAnsiTheme="minorHAnsi"/>
          <w:color w:val="000000" w:themeColor="text1"/>
          <w:lang w:val="es-ES"/>
        </w:rPr>
      </w:pPr>
    </w:p>
    <w:p w14:paraId="220367FD" w14:textId="77777777" w:rsidR="00A30894" w:rsidRPr="00DF63D8" w:rsidRDefault="00A30894" w:rsidP="00DF63D8">
      <w:pPr>
        <w:tabs>
          <w:tab w:val="left" w:pos="1880"/>
        </w:tabs>
        <w:rPr>
          <w:rFonts w:asciiTheme="minorHAnsi" w:hAnsiTheme="minorHAnsi"/>
          <w:color w:val="000000" w:themeColor="text1"/>
          <w:lang w:val="es-ES"/>
        </w:rPr>
      </w:pPr>
      <w:bookmarkStart w:id="277" w:name="OLE_LINK276"/>
    </w:p>
    <w:p w14:paraId="74D741D1" w14:textId="30797C1F" w:rsidR="00A30894" w:rsidRPr="00DF63D8" w:rsidRDefault="00A30894" w:rsidP="00DF63D8">
      <w:pPr>
        <w:outlineLvl w:val="0"/>
        <w:rPr>
          <w:rFonts w:asciiTheme="minorHAnsi" w:hAnsiTheme="minorHAnsi"/>
          <w:b/>
          <w:bCs/>
          <w:color w:val="000000"/>
          <w:kern w:val="36"/>
          <w:sz w:val="28"/>
          <w:szCs w:val="28"/>
          <w:lang w:val="es-ES"/>
        </w:rPr>
      </w:pPr>
      <w:r w:rsidRPr="00DF63D8">
        <w:rPr>
          <w:rFonts w:asciiTheme="minorHAnsi" w:hAnsiTheme="minorHAnsi"/>
          <w:b/>
          <w:bCs/>
          <w:color w:val="000000"/>
          <w:kern w:val="36"/>
          <w:sz w:val="28"/>
          <w:szCs w:val="28"/>
          <w:lang w:val="es-ES"/>
        </w:rPr>
        <w:t>D</w:t>
      </w:r>
      <w:r w:rsidR="00DF63D8" w:rsidRPr="00DF63D8">
        <w:rPr>
          <w:rFonts w:asciiTheme="minorHAnsi" w:hAnsiTheme="minorHAnsi"/>
          <w:b/>
          <w:bCs/>
          <w:color w:val="000000"/>
          <w:kern w:val="36"/>
          <w:sz w:val="28"/>
          <w:szCs w:val="28"/>
          <w:lang w:val="es-ES"/>
        </w:rPr>
        <w:t>ios provee a los que le Temen</w:t>
      </w:r>
      <w:r w:rsidRPr="00DF63D8">
        <w:rPr>
          <w:rFonts w:asciiTheme="minorHAnsi" w:hAnsiTheme="minorHAnsi"/>
          <w:b/>
          <w:bCs/>
          <w:color w:val="000000"/>
          <w:kern w:val="36"/>
          <w:sz w:val="28"/>
          <w:szCs w:val="28"/>
          <w:lang w:val="es-ES"/>
        </w:rPr>
        <w:t>.</w:t>
      </w:r>
    </w:p>
    <w:p w14:paraId="0104F0DB" w14:textId="7A007A1C" w:rsidR="00A30894" w:rsidRPr="00DF63D8" w:rsidRDefault="00A30894" w:rsidP="00DF63D8">
      <w:pPr>
        <w:rPr>
          <w:rFonts w:asciiTheme="minorHAnsi" w:hAnsiTheme="minorHAnsi"/>
          <w:lang w:val="es-ES"/>
        </w:rPr>
      </w:pPr>
      <w:r w:rsidRPr="00DF63D8">
        <w:rPr>
          <w:rFonts w:asciiTheme="minorHAnsi" w:hAnsiTheme="minorHAnsi"/>
          <w:b/>
          <w:bCs/>
          <w:color w:val="000000"/>
          <w:lang w:val="es-ES"/>
        </w:rPr>
        <w:t xml:space="preserve">Salmo 34:9 (NTV) </w:t>
      </w:r>
      <w:r w:rsidRPr="00DF63D8">
        <w:rPr>
          <w:rFonts w:asciiTheme="minorHAnsi" w:hAnsiTheme="minorHAnsi"/>
          <w:i/>
          <w:iCs/>
          <w:color w:val="0070C0"/>
          <w:lang w:val="es-ES"/>
        </w:rPr>
        <w:t xml:space="preserve">Teman al </w:t>
      </w:r>
      <w:r w:rsidRPr="00DF63D8">
        <w:rPr>
          <w:rFonts w:asciiTheme="minorHAnsi" w:hAnsiTheme="minorHAnsi"/>
          <w:i/>
          <w:iCs/>
          <w:smallCaps/>
          <w:color w:val="0070C0"/>
          <w:lang w:val="es-ES"/>
        </w:rPr>
        <w:t>Señor</w:t>
      </w:r>
      <w:r w:rsidRPr="00DF63D8">
        <w:rPr>
          <w:rFonts w:asciiTheme="minorHAnsi" w:hAnsiTheme="minorHAnsi"/>
          <w:i/>
          <w:iCs/>
          <w:color w:val="0070C0"/>
          <w:lang w:val="es-ES"/>
        </w:rPr>
        <w:t xml:space="preserve">, ustedes los de su pueblo santo, pues </w:t>
      </w:r>
      <w:r w:rsidRPr="00542443">
        <w:rPr>
          <w:rFonts w:asciiTheme="minorHAnsi" w:hAnsiTheme="minorHAnsi"/>
          <w:b/>
          <w:bCs/>
          <w:i/>
          <w:iCs/>
          <w:color w:val="0070C0"/>
          <w:lang w:val="es-ES"/>
        </w:rPr>
        <w:t>los que le temen tendrán todo lo que necesitan</w:t>
      </w:r>
      <w:r w:rsidRPr="00DF63D8">
        <w:rPr>
          <w:rFonts w:asciiTheme="minorHAnsi" w:hAnsiTheme="minorHAnsi"/>
          <w:i/>
          <w:iCs/>
          <w:color w:val="0070C0"/>
          <w:lang w:val="es-ES"/>
        </w:rPr>
        <w:t xml:space="preserve">. </w:t>
      </w:r>
    </w:p>
    <w:p w14:paraId="62C9BF7E" w14:textId="77777777" w:rsidR="00611BC5" w:rsidRDefault="00611BC5" w:rsidP="00DF63D8">
      <w:pPr>
        <w:rPr>
          <w:rFonts w:asciiTheme="minorHAnsi" w:hAnsiTheme="minorHAnsi"/>
          <w:color w:val="000000"/>
          <w:lang w:val="es-ES"/>
        </w:rPr>
      </w:pPr>
    </w:p>
    <w:p w14:paraId="498D23C5" w14:textId="77777777" w:rsidR="00A64B18" w:rsidRDefault="00DF63D8" w:rsidP="00DF63D8">
      <w:pPr>
        <w:rPr>
          <w:rFonts w:asciiTheme="minorHAnsi" w:hAnsiTheme="minorHAnsi"/>
          <w:color w:val="000000"/>
          <w:lang w:val="es-ES"/>
        </w:rPr>
      </w:pPr>
      <w:r w:rsidRPr="00DF63D8">
        <w:rPr>
          <w:rFonts w:asciiTheme="minorHAnsi" w:hAnsiTheme="minorHAnsi"/>
          <w:color w:val="000000"/>
          <w:lang w:val="es-ES"/>
        </w:rPr>
        <w:t xml:space="preserve">El temor de Dios no es miedo, es una vida que honra a Dios por encima de todo. </w:t>
      </w:r>
    </w:p>
    <w:p w14:paraId="0A439FE9" w14:textId="70C5A67F" w:rsidR="00DF63D8" w:rsidRPr="00DF63D8" w:rsidRDefault="00A64B18" w:rsidP="00DF63D8">
      <w:pPr>
        <w:rPr>
          <w:rFonts w:asciiTheme="minorHAnsi" w:hAnsiTheme="minorHAnsi"/>
          <w:color w:val="000000"/>
          <w:lang w:val="es-ES"/>
        </w:rPr>
      </w:pPr>
      <w:r>
        <w:rPr>
          <w:rFonts w:asciiTheme="minorHAnsi" w:hAnsiTheme="minorHAnsi"/>
          <w:color w:val="000000"/>
          <w:lang w:val="es-ES"/>
        </w:rPr>
        <w:t>L</w:t>
      </w:r>
      <w:r w:rsidR="00DF63D8" w:rsidRPr="00DF63D8">
        <w:rPr>
          <w:rFonts w:asciiTheme="minorHAnsi" w:hAnsiTheme="minorHAnsi"/>
          <w:color w:val="000000"/>
          <w:lang w:val="es-ES"/>
        </w:rPr>
        <w:t>a Escritura hace una promesa clara: </w:t>
      </w:r>
      <w:r w:rsidR="00DF63D8" w:rsidRPr="00DF63D8">
        <w:rPr>
          <w:rFonts w:asciiTheme="minorHAnsi" w:hAnsiTheme="minorHAnsi"/>
          <w:b/>
          <w:bCs/>
          <w:color w:val="000000"/>
          <w:lang w:val="es-ES"/>
        </w:rPr>
        <w:t xml:space="preserve">Dios se encarga de proveer a quienes lo honran y </w:t>
      </w:r>
      <w:r w:rsidR="00383FCB">
        <w:rPr>
          <w:rFonts w:asciiTheme="minorHAnsi" w:hAnsiTheme="minorHAnsi"/>
          <w:b/>
          <w:bCs/>
          <w:color w:val="000000"/>
          <w:lang w:val="es-ES"/>
        </w:rPr>
        <w:t>viven en el</w:t>
      </w:r>
      <w:r w:rsidR="00DF63D8" w:rsidRPr="00DF63D8">
        <w:rPr>
          <w:rFonts w:asciiTheme="minorHAnsi" w:hAnsiTheme="minorHAnsi"/>
          <w:b/>
          <w:bCs/>
          <w:color w:val="000000"/>
          <w:lang w:val="es-ES"/>
        </w:rPr>
        <w:t xml:space="preserve"> tem</w:t>
      </w:r>
      <w:r w:rsidR="00383FCB">
        <w:rPr>
          <w:rFonts w:asciiTheme="minorHAnsi" w:hAnsiTheme="minorHAnsi"/>
          <w:b/>
          <w:bCs/>
          <w:color w:val="000000"/>
          <w:lang w:val="es-ES"/>
        </w:rPr>
        <w:t xml:space="preserve">or de </w:t>
      </w:r>
      <w:r w:rsidR="00E706ED">
        <w:rPr>
          <w:rFonts w:asciiTheme="minorHAnsi" w:hAnsiTheme="minorHAnsi"/>
          <w:b/>
          <w:bCs/>
          <w:color w:val="000000"/>
          <w:lang w:val="es-ES"/>
        </w:rPr>
        <w:t>Él</w:t>
      </w:r>
      <w:r w:rsidR="00DF63D8" w:rsidRPr="00DF63D8">
        <w:rPr>
          <w:rFonts w:asciiTheme="minorHAnsi" w:hAnsiTheme="minorHAnsi"/>
          <w:b/>
          <w:bCs/>
          <w:color w:val="000000"/>
          <w:lang w:val="es-ES"/>
        </w:rPr>
        <w:t>.</w:t>
      </w:r>
      <w:r w:rsidR="00DF63D8" w:rsidRPr="00DF63D8">
        <w:rPr>
          <w:rFonts w:asciiTheme="minorHAnsi" w:hAnsiTheme="minorHAnsi"/>
          <w:color w:val="000000"/>
          <w:lang w:val="es-ES"/>
        </w:rPr>
        <w:t> Los que viven bajo esta reverencia no quedan abandonados, porque Dios mismo cuida de sus necesidades.</w:t>
      </w:r>
    </w:p>
    <w:p w14:paraId="33F603BC" w14:textId="77777777" w:rsidR="00611BC5" w:rsidRDefault="00611BC5" w:rsidP="00DF63D8">
      <w:pPr>
        <w:rPr>
          <w:rFonts w:asciiTheme="minorHAnsi" w:hAnsiTheme="minorHAnsi"/>
          <w:color w:val="000000"/>
          <w:lang w:val="es-ES"/>
        </w:rPr>
      </w:pPr>
    </w:p>
    <w:p w14:paraId="5F5A5A00" w14:textId="70C440C7" w:rsidR="00DF63D8" w:rsidRPr="00DF63D8" w:rsidRDefault="00DF63D8" w:rsidP="00DF63D8">
      <w:pPr>
        <w:rPr>
          <w:rFonts w:asciiTheme="minorHAnsi" w:hAnsiTheme="minorHAnsi"/>
          <w:color w:val="000000"/>
          <w:lang w:val="es-ES"/>
        </w:rPr>
      </w:pPr>
      <w:r w:rsidRPr="00DF63D8">
        <w:rPr>
          <w:rFonts w:asciiTheme="minorHAnsi" w:hAnsiTheme="minorHAnsi"/>
          <w:color w:val="000000"/>
          <w:lang w:val="es-ES"/>
        </w:rPr>
        <w:t>Por eso, el que teme a Dios no manipula, no roba ni negocia principios para asegurar su futuro. Sabe que su seguridad no depende de sus propios métodos, sino de la fidelidad de Dios. Cuando decides honrar a Dios aun en medio de la necesidad, estás declarando que </w:t>
      </w:r>
      <w:r w:rsidRPr="00DF63D8">
        <w:rPr>
          <w:rFonts w:asciiTheme="minorHAnsi" w:hAnsiTheme="minorHAnsi"/>
          <w:b/>
          <w:bCs/>
          <w:color w:val="000000"/>
          <w:lang w:val="es-ES"/>
        </w:rPr>
        <w:t>confías en que Él es tu proveedor.</w:t>
      </w:r>
    </w:p>
    <w:p w14:paraId="39425921" w14:textId="77777777" w:rsidR="00611BC5" w:rsidRDefault="00611BC5" w:rsidP="00DF63D8">
      <w:pPr>
        <w:rPr>
          <w:rFonts w:asciiTheme="minorHAnsi" w:hAnsiTheme="minorHAnsi"/>
          <w:color w:val="000000"/>
          <w:lang w:val="es-ES"/>
        </w:rPr>
      </w:pPr>
    </w:p>
    <w:p w14:paraId="115920C4" w14:textId="77777777" w:rsidR="00171933" w:rsidRDefault="00DF63D8" w:rsidP="00DF63D8">
      <w:pPr>
        <w:rPr>
          <w:rFonts w:asciiTheme="minorHAnsi" w:hAnsiTheme="minorHAnsi"/>
          <w:color w:val="000000"/>
          <w:lang w:val="es-ES"/>
        </w:rPr>
      </w:pPr>
      <w:r w:rsidRPr="00DF63D8">
        <w:rPr>
          <w:rFonts w:asciiTheme="minorHAnsi" w:hAnsiTheme="minorHAnsi"/>
          <w:color w:val="000000"/>
          <w:lang w:val="es-ES"/>
        </w:rPr>
        <w:t>Dios no promete ausencia de dificultades, pero sí promete su cuidado. A lo largo de la Biblia vemos que Él sostiene, guarda y provee a quienes l</w:t>
      </w:r>
      <w:r w:rsidR="00AF6C1A">
        <w:rPr>
          <w:rFonts w:asciiTheme="minorHAnsi" w:hAnsiTheme="minorHAnsi"/>
          <w:color w:val="000000"/>
          <w:lang w:val="es-ES"/>
        </w:rPr>
        <w:t>o</w:t>
      </w:r>
      <w:r w:rsidRPr="00DF63D8">
        <w:rPr>
          <w:rFonts w:asciiTheme="minorHAnsi" w:hAnsiTheme="minorHAnsi"/>
          <w:color w:val="000000"/>
          <w:lang w:val="es-ES"/>
        </w:rPr>
        <w:t xml:space="preserve"> temen. </w:t>
      </w:r>
    </w:p>
    <w:p w14:paraId="283BA039" w14:textId="72CBD938" w:rsidR="00DF63D8" w:rsidRPr="007524FB" w:rsidRDefault="00DF63D8" w:rsidP="00DF63D8">
      <w:pPr>
        <w:rPr>
          <w:rFonts w:asciiTheme="minorHAnsi" w:hAnsiTheme="minorHAnsi"/>
          <w:i/>
          <w:iCs/>
          <w:color w:val="7030A0"/>
          <w:lang w:val="es-ES"/>
        </w:rPr>
      </w:pPr>
      <w:r w:rsidRPr="007524FB">
        <w:rPr>
          <w:rFonts w:asciiTheme="minorHAnsi" w:hAnsiTheme="minorHAnsi"/>
          <w:i/>
          <w:iCs/>
          <w:color w:val="7030A0"/>
          <w:lang w:val="es-ES"/>
        </w:rPr>
        <w:t>El temor de Dios coloca nuestra vida bajo la provisión de Dios.</w:t>
      </w:r>
    </w:p>
    <w:p w14:paraId="4AAC2FFE" w14:textId="77777777" w:rsidR="00CD50C8" w:rsidRDefault="00CD50C8" w:rsidP="00DF63D8">
      <w:pPr>
        <w:rPr>
          <w:rFonts w:asciiTheme="minorHAnsi" w:hAnsiTheme="minorHAnsi"/>
          <w:b/>
          <w:bCs/>
          <w:color w:val="000000"/>
          <w:lang w:val="es-ES"/>
        </w:rPr>
      </w:pPr>
    </w:p>
    <w:p w14:paraId="160C95F2" w14:textId="44494A17" w:rsidR="00DF63D8" w:rsidRPr="00DF63D8" w:rsidRDefault="00DF63D8" w:rsidP="00DF63D8">
      <w:pPr>
        <w:rPr>
          <w:rFonts w:asciiTheme="minorHAnsi" w:hAnsiTheme="minorHAnsi"/>
          <w:color w:val="000000"/>
          <w:lang w:val="es-ES"/>
        </w:rPr>
      </w:pPr>
      <w:r w:rsidRPr="00DF63D8">
        <w:rPr>
          <w:rFonts w:asciiTheme="minorHAnsi" w:hAnsiTheme="minorHAnsi"/>
          <w:b/>
          <w:bCs/>
          <w:color w:val="000000"/>
          <w:lang w:val="es-ES"/>
        </w:rPr>
        <w:t>Señor</w:t>
      </w:r>
      <w:r w:rsidR="00611BC5" w:rsidRPr="00611BC5">
        <w:rPr>
          <w:rFonts w:asciiTheme="minorHAnsi" w:hAnsiTheme="minorHAnsi"/>
          <w:b/>
          <w:bCs/>
          <w:color w:val="000000"/>
          <w:lang w:val="es-ES"/>
        </w:rPr>
        <w:t xml:space="preserve"> Jesús</w:t>
      </w:r>
      <w:r w:rsidRPr="00DF63D8">
        <w:rPr>
          <w:rFonts w:asciiTheme="minorHAnsi" w:hAnsiTheme="minorHAnsi"/>
          <w:color w:val="000000"/>
          <w:lang w:val="es-ES"/>
        </w:rPr>
        <w:t xml:space="preserve">, </w:t>
      </w:r>
      <w:r w:rsidRPr="00DF63D8">
        <w:rPr>
          <w:rFonts w:asciiTheme="minorHAnsi" w:hAnsiTheme="minorHAnsi"/>
          <w:i/>
          <w:iCs/>
          <w:color w:val="000000"/>
          <w:lang w:val="es-ES"/>
        </w:rPr>
        <w:t>ayúdame a vivir con un corazón que te honre y te tema. Líbrame de buscar seguridad en mis propios medios y enséñame a confiar en tu provisión cada día. Que mi vida refleje integridad y dependencia de ti. Amén.</w:t>
      </w:r>
    </w:p>
    <w:bookmarkEnd w:id="277"/>
    <w:p w14:paraId="36D9DBC7" w14:textId="77777777" w:rsidR="00340567" w:rsidRDefault="00340567" w:rsidP="00DF63D8">
      <w:pPr>
        <w:rPr>
          <w:color w:val="000000"/>
          <w:lang w:val="es-ES"/>
        </w:rPr>
      </w:pPr>
    </w:p>
    <w:p w14:paraId="5E11F032" w14:textId="77777777" w:rsidR="00B32A9E" w:rsidRDefault="00B32A9E" w:rsidP="00DF63D8">
      <w:pPr>
        <w:rPr>
          <w:color w:val="000000"/>
          <w:lang w:val="es-ES"/>
        </w:rPr>
      </w:pPr>
    </w:p>
    <w:p w14:paraId="20E5FE9D" w14:textId="77777777" w:rsidR="00B32A9E" w:rsidRDefault="00B32A9E" w:rsidP="00DF63D8">
      <w:pPr>
        <w:rPr>
          <w:color w:val="000000"/>
          <w:lang w:val="es-ES"/>
        </w:rPr>
      </w:pPr>
      <w:bookmarkStart w:id="278" w:name="OLE_LINK277"/>
    </w:p>
    <w:p w14:paraId="1E036977" w14:textId="78D86C86" w:rsidR="00B32A9E" w:rsidRPr="00A71D41" w:rsidRDefault="00A71D41" w:rsidP="00775C86">
      <w:pPr>
        <w:outlineLvl w:val="0"/>
        <w:rPr>
          <w:rFonts w:asciiTheme="minorHAnsi" w:hAnsiTheme="minorHAnsi"/>
          <w:b/>
          <w:bCs/>
          <w:color w:val="000000"/>
          <w:kern w:val="36"/>
          <w:sz w:val="28"/>
          <w:szCs w:val="28"/>
          <w:lang w:val="es-ES"/>
        </w:rPr>
      </w:pPr>
      <w:r w:rsidRPr="00A71D41">
        <w:rPr>
          <w:rFonts w:asciiTheme="minorHAnsi" w:hAnsiTheme="minorHAnsi"/>
          <w:b/>
          <w:bCs/>
          <w:color w:val="000000"/>
          <w:kern w:val="36"/>
          <w:sz w:val="28"/>
          <w:szCs w:val="28"/>
          <w:lang w:val="es-ES"/>
        </w:rPr>
        <w:t>Dios sabe quién le Teme.</w:t>
      </w:r>
    </w:p>
    <w:p w14:paraId="6DE61948" w14:textId="52BD6FE5" w:rsidR="00B32A9E" w:rsidRPr="00775C86" w:rsidRDefault="00B32A9E" w:rsidP="00775C86">
      <w:pPr>
        <w:rPr>
          <w:rFonts w:asciiTheme="minorHAnsi" w:hAnsiTheme="minorHAnsi"/>
          <w:color w:val="000000"/>
          <w:lang w:val="es-ES"/>
        </w:rPr>
      </w:pPr>
      <w:r w:rsidRPr="00775C86">
        <w:rPr>
          <w:rFonts w:asciiTheme="minorHAnsi" w:hAnsiTheme="minorHAnsi"/>
          <w:b/>
          <w:bCs/>
          <w:color w:val="000000"/>
          <w:lang w:val="es-ES"/>
        </w:rPr>
        <w:t xml:space="preserve">Malaquías 3:16-17 (NTV) </w:t>
      </w:r>
      <w:r w:rsidRPr="00775C86">
        <w:rPr>
          <w:rFonts w:asciiTheme="minorHAnsi" w:hAnsiTheme="minorHAnsi"/>
          <w:i/>
          <w:iCs/>
          <w:color w:val="0070C0"/>
          <w:lang w:val="es-ES"/>
        </w:rPr>
        <w:t xml:space="preserve">Entonces </w:t>
      </w:r>
      <w:r w:rsidRPr="00775C86">
        <w:rPr>
          <w:rFonts w:asciiTheme="minorHAnsi" w:hAnsiTheme="minorHAnsi"/>
          <w:b/>
          <w:bCs/>
          <w:i/>
          <w:iCs/>
          <w:color w:val="0070C0"/>
          <w:lang w:val="es-ES"/>
        </w:rPr>
        <w:t xml:space="preserve">los que temían al </w:t>
      </w:r>
      <w:r w:rsidRPr="00775C86">
        <w:rPr>
          <w:rFonts w:asciiTheme="minorHAnsi" w:hAnsiTheme="minorHAnsi"/>
          <w:b/>
          <w:bCs/>
          <w:i/>
          <w:iCs/>
          <w:smallCaps/>
          <w:color w:val="0070C0"/>
          <w:lang w:val="es-ES"/>
        </w:rPr>
        <w:t>Señor</w:t>
      </w:r>
      <w:r w:rsidRPr="00775C86">
        <w:rPr>
          <w:rFonts w:asciiTheme="minorHAnsi" w:hAnsiTheme="minorHAnsi"/>
          <w:i/>
          <w:iCs/>
          <w:color w:val="0070C0"/>
          <w:lang w:val="es-ES"/>
        </w:rPr>
        <w:t xml:space="preserve"> hablaron entre sí y el </w:t>
      </w:r>
      <w:r w:rsidRPr="00775C86">
        <w:rPr>
          <w:rFonts w:asciiTheme="minorHAnsi" w:hAnsiTheme="minorHAnsi"/>
          <w:i/>
          <w:iCs/>
          <w:smallCaps/>
          <w:color w:val="0070C0"/>
          <w:lang w:val="es-ES"/>
        </w:rPr>
        <w:t>Señor</w:t>
      </w:r>
      <w:r w:rsidRPr="00775C86">
        <w:rPr>
          <w:rFonts w:asciiTheme="minorHAnsi" w:hAnsiTheme="minorHAnsi"/>
          <w:i/>
          <w:iCs/>
          <w:color w:val="0070C0"/>
          <w:lang w:val="es-ES"/>
        </w:rPr>
        <w:t xml:space="preserve"> escuchó lo que dijeron. En la presencia de él, escribieron un rollo de memorias para registrar los nombres de </w:t>
      </w:r>
      <w:r w:rsidRPr="00775C86">
        <w:rPr>
          <w:rFonts w:asciiTheme="minorHAnsi" w:hAnsiTheme="minorHAnsi"/>
          <w:b/>
          <w:bCs/>
          <w:i/>
          <w:iCs/>
          <w:color w:val="0070C0"/>
          <w:lang w:val="es-ES"/>
        </w:rPr>
        <w:t xml:space="preserve">los que temían al </w:t>
      </w:r>
      <w:r w:rsidRPr="00775C86">
        <w:rPr>
          <w:rFonts w:asciiTheme="minorHAnsi" w:hAnsiTheme="minorHAnsi"/>
          <w:b/>
          <w:bCs/>
          <w:i/>
          <w:iCs/>
          <w:smallCaps/>
          <w:color w:val="0070C0"/>
          <w:lang w:val="es-ES"/>
        </w:rPr>
        <w:t>Señor</w:t>
      </w:r>
      <w:r w:rsidRPr="00775C86">
        <w:rPr>
          <w:rFonts w:asciiTheme="minorHAnsi" w:hAnsiTheme="minorHAnsi"/>
          <w:i/>
          <w:iCs/>
          <w:color w:val="0070C0"/>
          <w:lang w:val="es-ES"/>
        </w:rPr>
        <w:t xml:space="preserve"> y que siempre pensaban en el honor de su nombre. </w:t>
      </w:r>
      <w:r w:rsidRPr="00775C86">
        <w:rPr>
          <w:rFonts w:asciiTheme="minorHAnsi" w:hAnsiTheme="minorHAnsi"/>
          <w:i/>
          <w:iCs/>
          <w:color w:val="0070C0"/>
          <w:vertAlign w:val="superscript"/>
          <w:lang w:val="es-ES"/>
        </w:rPr>
        <w:t>17 </w:t>
      </w:r>
      <w:r w:rsidRPr="00775C86">
        <w:rPr>
          <w:rFonts w:asciiTheme="minorHAnsi" w:hAnsiTheme="minorHAnsi"/>
          <w:i/>
          <w:iCs/>
          <w:color w:val="0070C0"/>
          <w:lang w:val="es-ES"/>
        </w:rPr>
        <w:t>«</w:t>
      </w:r>
      <w:r w:rsidRPr="00775C86">
        <w:rPr>
          <w:rFonts w:asciiTheme="minorHAnsi" w:hAnsiTheme="minorHAnsi"/>
          <w:b/>
          <w:bCs/>
          <w:i/>
          <w:iCs/>
          <w:color w:val="0070C0"/>
          <w:lang w:val="es-ES"/>
        </w:rPr>
        <w:t>Ellos serán mi pueblo</w:t>
      </w:r>
      <w:r w:rsidRPr="00775C86">
        <w:rPr>
          <w:rFonts w:asciiTheme="minorHAnsi" w:hAnsiTheme="minorHAnsi"/>
          <w:i/>
          <w:iCs/>
          <w:color w:val="0070C0"/>
          <w:lang w:val="es-ES"/>
        </w:rPr>
        <w:t xml:space="preserve"> —dice el </w:t>
      </w:r>
      <w:r w:rsidRPr="00775C86">
        <w:rPr>
          <w:rFonts w:asciiTheme="minorHAnsi" w:hAnsiTheme="minorHAnsi"/>
          <w:i/>
          <w:iCs/>
          <w:smallCaps/>
          <w:color w:val="0070C0"/>
          <w:lang w:val="es-ES"/>
        </w:rPr>
        <w:t>Señor</w:t>
      </w:r>
      <w:r w:rsidRPr="00775C86">
        <w:rPr>
          <w:rFonts w:asciiTheme="minorHAnsi" w:hAnsiTheme="minorHAnsi"/>
          <w:i/>
          <w:iCs/>
          <w:color w:val="0070C0"/>
          <w:lang w:val="es-ES"/>
        </w:rPr>
        <w:t xml:space="preserve"> de los Ejércitos Celestiales—. El día en que yo venga para juzgar, </w:t>
      </w:r>
      <w:r w:rsidRPr="00775C86">
        <w:rPr>
          <w:rFonts w:asciiTheme="minorHAnsi" w:hAnsiTheme="minorHAnsi"/>
          <w:b/>
          <w:bCs/>
          <w:i/>
          <w:iCs/>
          <w:color w:val="0070C0"/>
          <w:lang w:val="es-ES"/>
        </w:rPr>
        <w:t>serán mi tesoro especial</w:t>
      </w:r>
      <w:r w:rsidRPr="00775C86">
        <w:rPr>
          <w:rFonts w:asciiTheme="minorHAnsi" w:hAnsiTheme="minorHAnsi"/>
          <w:i/>
          <w:iCs/>
          <w:color w:val="0070C0"/>
          <w:lang w:val="es-ES"/>
        </w:rPr>
        <w:t xml:space="preserve">. </w:t>
      </w:r>
      <w:r w:rsidRPr="00775C86">
        <w:rPr>
          <w:rFonts w:asciiTheme="minorHAnsi" w:hAnsiTheme="minorHAnsi"/>
          <w:b/>
          <w:bCs/>
          <w:i/>
          <w:iCs/>
          <w:color w:val="0070C0"/>
          <w:lang w:val="es-ES"/>
        </w:rPr>
        <w:t>Les tendré compasión así como un padre le muestra compasión a un hijo obediente</w:t>
      </w:r>
      <w:r w:rsidRPr="00775C86">
        <w:rPr>
          <w:rFonts w:asciiTheme="minorHAnsi" w:hAnsiTheme="minorHAnsi"/>
          <w:lang w:val="es-ES"/>
        </w:rPr>
        <w:t>.</w:t>
      </w:r>
    </w:p>
    <w:p w14:paraId="47C0CF12" w14:textId="77777777" w:rsidR="00775C86" w:rsidRDefault="00775C86" w:rsidP="00775C86">
      <w:pPr>
        <w:rPr>
          <w:rFonts w:asciiTheme="minorHAnsi" w:hAnsiTheme="minorHAnsi"/>
          <w:color w:val="000000"/>
        </w:rPr>
      </w:pPr>
    </w:p>
    <w:p w14:paraId="3707DF4F" w14:textId="5BE05244" w:rsidR="00775C86" w:rsidRPr="00775C86" w:rsidRDefault="00775C86" w:rsidP="00775C86">
      <w:pPr>
        <w:rPr>
          <w:rFonts w:asciiTheme="minorHAnsi" w:hAnsiTheme="minorHAnsi"/>
          <w:color w:val="000000"/>
        </w:rPr>
      </w:pPr>
      <w:r w:rsidRPr="00775C86">
        <w:rPr>
          <w:rFonts w:asciiTheme="minorHAnsi" w:hAnsiTheme="minorHAnsi"/>
          <w:color w:val="000000"/>
        </w:rPr>
        <w:t>En este pasaje vemos algo profundo: Dios presta atención a quienes le temen. Él escucha sus conversaciones, observa su manera de vivir y registra su fidelidad. Mientras muchos viven ignorando a Dios, hay un grupo que vive con reverencia hacia Él, y el Señor mismo toma nota de sus vidas.</w:t>
      </w:r>
    </w:p>
    <w:p w14:paraId="61C6DAFE" w14:textId="77777777" w:rsidR="00775C86" w:rsidRDefault="00775C86" w:rsidP="00775C86">
      <w:pPr>
        <w:rPr>
          <w:rFonts w:asciiTheme="minorHAnsi" w:hAnsiTheme="minorHAnsi"/>
          <w:color w:val="000000"/>
        </w:rPr>
      </w:pPr>
    </w:p>
    <w:p w14:paraId="440EB69C" w14:textId="4AD4D39C" w:rsidR="00775C86" w:rsidRPr="00775C86" w:rsidRDefault="00775C86" w:rsidP="00775C86">
      <w:pPr>
        <w:rPr>
          <w:rFonts w:asciiTheme="minorHAnsi" w:hAnsiTheme="minorHAnsi"/>
          <w:color w:val="000000"/>
        </w:rPr>
      </w:pPr>
      <w:r w:rsidRPr="00775C86">
        <w:rPr>
          <w:rFonts w:asciiTheme="minorHAnsi" w:hAnsiTheme="minorHAnsi"/>
          <w:color w:val="000000"/>
        </w:rPr>
        <w:t>Quizás nadie ve tu obediencia. Tal vez nadie aplaude tu integridad ni reconoce las decisiones que tomas para honrar a Dios. Pero el cielo sí lo ve. Dios mismo escribe los nombres de los que le temen y promete que, en el día final, los distinguirá como su tesoro especial.</w:t>
      </w:r>
    </w:p>
    <w:p w14:paraId="4548573E" w14:textId="77777777" w:rsidR="00775C86" w:rsidRDefault="00775C86" w:rsidP="00775C86">
      <w:pPr>
        <w:rPr>
          <w:rFonts w:asciiTheme="minorHAnsi" w:hAnsiTheme="minorHAnsi"/>
          <w:i/>
          <w:iCs/>
          <w:color w:val="7030A0"/>
        </w:rPr>
      </w:pPr>
    </w:p>
    <w:p w14:paraId="03806182" w14:textId="24CC1B84" w:rsidR="00775C86" w:rsidRPr="00775C86" w:rsidRDefault="00775C86" w:rsidP="00775C86">
      <w:pPr>
        <w:rPr>
          <w:rFonts w:asciiTheme="minorHAnsi" w:hAnsiTheme="minorHAnsi"/>
          <w:i/>
          <w:iCs/>
          <w:color w:val="7030A0"/>
        </w:rPr>
      </w:pPr>
      <w:r w:rsidRPr="00775C86">
        <w:rPr>
          <w:rFonts w:asciiTheme="minorHAnsi" w:hAnsiTheme="minorHAnsi"/>
          <w:i/>
          <w:iCs/>
          <w:color w:val="7030A0"/>
        </w:rPr>
        <w:t>El temor de Dios puede no impresionar al mundo, pero sí llama la atención del cielo.</w:t>
      </w:r>
    </w:p>
    <w:p w14:paraId="71A4EE8B" w14:textId="77777777" w:rsidR="00775C86" w:rsidRDefault="00775C86" w:rsidP="00775C86">
      <w:pPr>
        <w:rPr>
          <w:rFonts w:asciiTheme="minorHAnsi" w:hAnsiTheme="minorHAnsi"/>
          <w:b/>
          <w:bCs/>
          <w:i/>
          <w:iCs/>
          <w:color w:val="000000"/>
        </w:rPr>
      </w:pPr>
    </w:p>
    <w:p w14:paraId="6F295BBD" w14:textId="0347B986" w:rsidR="00775C86" w:rsidRPr="00775C86" w:rsidRDefault="00775C86" w:rsidP="00775C86">
      <w:pPr>
        <w:rPr>
          <w:rFonts w:asciiTheme="minorHAnsi" w:hAnsiTheme="minorHAnsi"/>
          <w:i/>
          <w:iCs/>
          <w:color w:val="000000"/>
        </w:rPr>
      </w:pPr>
      <w:r w:rsidRPr="00775C86">
        <w:rPr>
          <w:rFonts w:asciiTheme="minorHAnsi" w:hAnsiTheme="minorHAnsi"/>
          <w:b/>
          <w:bCs/>
          <w:i/>
          <w:iCs/>
          <w:color w:val="000000"/>
        </w:rPr>
        <w:t>Señor Jesús</w:t>
      </w:r>
      <w:r w:rsidRPr="00775C86">
        <w:rPr>
          <w:rFonts w:asciiTheme="minorHAnsi" w:hAnsiTheme="minorHAnsi"/>
          <w:i/>
          <w:iCs/>
          <w:color w:val="000000"/>
        </w:rPr>
        <w:t>, gracias porque tú ves la fidelidad de los que te temen. Ayúdanos a vivir con un corazón reverente delante de ti, honrando tu nombre cada día. Que nuestra vida sea hallada fiel cuando tú nos llames. Amén.</w:t>
      </w:r>
    </w:p>
    <w:p w14:paraId="1A78123E" w14:textId="77777777" w:rsidR="001E025C" w:rsidRDefault="001E025C" w:rsidP="00DF63D8">
      <w:pPr>
        <w:rPr>
          <w:color w:val="000000"/>
          <w:lang w:val="es-ES"/>
        </w:rPr>
      </w:pPr>
    </w:p>
    <w:bookmarkEnd w:id="278"/>
    <w:p w14:paraId="29CE9F26" w14:textId="77777777" w:rsidR="002273B4" w:rsidRDefault="002273B4" w:rsidP="00DF63D8">
      <w:pPr>
        <w:rPr>
          <w:color w:val="000000"/>
          <w:lang w:val="es-ES"/>
        </w:rPr>
      </w:pPr>
    </w:p>
    <w:p w14:paraId="30728981" w14:textId="77777777" w:rsidR="002273B4" w:rsidRPr="00B15B2C" w:rsidRDefault="002273B4" w:rsidP="00B15B2C">
      <w:pPr>
        <w:rPr>
          <w:rFonts w:asciiTheme="minorHAnsi" w:hAnsiTheme="minorHAnsi"/>
          <w:color w:val="000000"/>
          <w:lang w:val="es-ES"/>
        </w:rPr>
      </w:pPr>
    </w:p>
    <w:p w14:paraId="3F680CCF" w14:textId="77777777" w:rsidR="005112ED" w:rsidRPr="005112ED" w:rsidRDefault="005112ED" w:rsidP="00632495">
      <w:pPr>
        <w:jc w:val="both"/>
        <w:rPr>
          <w:rFonts w:asciiTheme="minorHAnsi" w:hAnsiTheme="minorHAnsi"/>
        </w:rPr>
      </w:pPr>
      <w:r w:rsidRPr="005112ED">
        <w:rPr>
          <w:rFonts w:asciiTheme="minorHAnsi" w:hAnsiTheme="minorHAnsi"/>
          <w:b/>
          <w:bCs/>
        </w:rPr>
        <w:t>No huyas del hierro que Dios usa para formarte</w:t>
      </w:r>
    </w:p>
    <w:p w14:paraId="15C02E27" w14:textId="77777777" w:rsidR="005112ED" w:rsidRPr="005112ED" w:rsidRDefault="005112ED" w:rsidP="00632495">
      <w:pPr>
        <w:jc w:val="both"/>
        <w:rPr>
          <w:rFonts w:asciiTheme="minorHAnsi" w:hAnsiTheme="minorHAnsi"/>
        </w:rPr>
      </w:pPr>
      <w:r w:rsidRPr="005112ED">
        <w:rPr>
          <w:rFonts w:asciiTheme="minorHAnsi" w:hAnsiTheme="minorHAnsi"/>
          <w:b/>
          <w:bCs/>
        </w:rPr>
        <w:t>Proverbios 27:17 (NTV)</w:t>
      </w:r>
      <w:r w:rsidRPr="005112ED">
        <w:rPr>
          <w:rFonts w:asciiTheme="minorHAnsi" w:hAnsiTheme="minorHAnsi"/>
        </w:rPr>
        <w:br/>
      </w:r>
      <w:r w:rsidRPr="005112ED">
        <w:rPr>
          <w:rFonts w:asciiTheme="minorHAnsi" w:hAnsiTheme="minorHAnsi"/>
          <w:i/>
          <w:iCs/>
        </w:rPr>
        <w:t>“Así como el hierro se afila con hierro, así un amigo se afila con el amigo.”</w:t>
      </w:r>
    </w:p>
    <w:p w14:paraId="08B7568D" w14:textId="77777777" w:rsidR="005112ED" w:rsidRPr="005112ED" w:rsidRDefault="005112ED" w:rsidP="00632495">
      <w:pPr>
        <w:jc w:val="both"/>
        <w:rPr>
          <w:rFonts w:asciiTheme="minorHAnsi" w:hAnsiTheme="minorHAnsi"/>
        </w:rPr>
      </w:pPr>
      <w:r w:rsidRPr="005112ED">
        <w:rPr>
          <w:rFonts w:asciiTheme="minorHAnsi" w:hAnsiTheme="minorHAnsi"/>
        </w:rPr>
        <w:t>Dios no solo nos forma por medio de la Palabra o de los momentos de oración; muchas veces también lo hace por medio de las personas que coloca a nuestro lado. Algunas nos animan y nos fortalecen, pero otras nos incomodan, nos confrontan y sacan a la luz áreas de nuestro carácter que necesitan ser tratadas. Esa fricción no siempre es agradable, pero muchas veces es parte del proceso que Dios usa para pulir nuestra vida.</w:t>
      </w:r>
    </w:p>
    <w:p w14:paraId="4F4CC4E2" w14:textId="77777777" w:rsidR="00385A7B" w:rsidRDefault="00385A7B" w:rsidP="00632495">
      <w:pPr>
        <w:jc w:val="both"/>
        <w:rPr>
          <w:rFonts w:asciiTheme="minorHAnsi" w:hAnsiTheme="minorHAnsi"/>
        </w:rPr>
      </w:pPr>
    </w:p>
    <w:p w14:paraId="7C802487" w14:textId="1960EACA" w:rsidR="005112ED" w:rsidRPr="005112ED" w:rsidRDefault="005112ED" w:rsidP="00632495">
      <w:pPr>
        <w:jc w:val="both"/>
        <w:rPr>
          <w:rFonts w:asciiTheme="minorHAnsi" w:hAnsiTheme="minorHAnsi"/>
        </w:rPr>
      </w:pPr>
      <w:r w:rsidRPr="005112ED">
        <w:rPr>
          <w:rFonts w:asciiTheme="minorHAnsi" w:hAnsiTheme="minorHAnsi"/>
        </w:rPr>
        <w:t>Nuestra reacción natural suele ser alejarnos de quienes nos incomodan. Huimos, evitamos o levantamos distancia. Pero antes de correr, quizás deberíamos preguntarnos:</w:t>
      </w:r>
      <w:r w:rsidR="00385A7B">
        <w:rPr>
          <w:rFonts w:asciiTheme="minorHAnsi" w:hAnsiTheme="minorHAnsi"/>
        </w:rPr>
        <w:t xml:space="preserve"> </w:t>
      </w:r>
      <w:r w:rsidRPr="005112ED">
        <w:rPr>
          <w:rFonts w:asciiTheme="minorHAnsi" w:hAnsiTheme="minorHAnsi"/>
        </w:rPr>
        <w:t>¿qué está revelando esto de mí? Muchas veces esas situaciones sacan a la superficie orgullo, impaciencia, inseguridades o debilidades que Dios quiere transformar.</w:t>
      </w:r>
    </w:p>
    <w:p w14:paraId="5B064FEB" w14:textId="77777777" w:rsidR="005112ED" w:rsidRPr="005112ED" w:rsidRDefault="005112ED" w:rsidP="00632495">
      <w:pPr>
        <w:jc w:val="both"/>
        <w:rPr>
          <w:rFonts w:asciiTheme="minorHAnsi" w:hAnsiTheme="minorHAnsi"/>
        </w:rPr>
      </w:pPr>
      <w:r w:rsidRPr="005112ED">
        <w:rPr>
          <w:rFonts w:asciiTheme="minorHAnsi" w:hAnsiTheme="minorHAnsi"/>
        </w:rPr>
        <w:t>El hierro solo se afila cuando entra en contacto con otro hierro. De la misma manera, Dios usa la fricción con otros para quitar asperezas de nuestro carácter y hacernos más fuertes. No todas las personas que Dios pone a nuestro alrededor serán fáciles, pero incluso esas pueden convertirse en herramientas que Él utiliza para formarnos.</w:t>
      </w:r>
    </w:p>
    <w:p w14:paraId="1C34D466" w14:textId="77777777" w:rsidR="005112ED" w:rsidRPr="005112ED" w:rsidRDefault="005112ED" w:rsidP="00632495">
      <w:pPr>
        <w:jc w:val="both"/>
        <w:rPr>
          <w:rFonts w:asciiTheme="minorHAnsi" w:hAnsiTheme="minorHAnsi"/>
        </w:rPr>
      </w:pPr>
      <w:r w:rsidRPr="005112ED">
        <w:rPr>
          <w:rFonts w:asciiTheme="minorHAnsi" w:hAnsiTheme="minorHAnsi"/>
          <w:b/>
          <w:bCs/>
        </w:rPr>
        <w:t>Dios usa la fricción con otros para formar nuestro carácter.</w:t>
      </w:r>
    </w:p>
    <w:p w14:paraId="0A1E7054" w14:textId="062A1613" w:rsidR="002273B4" w:rsidRPr="00D343E4" w:rsidRDefault="005112ED" w:rsidP="00D343E4">
      <w:pPr>
        <w:jc w:val="both"/>
        <w:rPr>
          <w:rFonts w:asciiTheme="minorHAnsi" w:hAnsiTheme="minorHAnsi"/>
          <w:i/>
          <w:iCs/>
        </w:rPr>
      </w:pPr>
      <w:r w:rsidRPr="005112ED">
        <w:rPr>
          <w:rFonts w:asciiTheme="minorHAnsi" w:hAnsiTheme="minorHAnsi"/>
          <w:i/>
          <w:iCs/>
        </w:rPr>
        <w:t>Señor Jesús, ayúdame a no huir de los procesos que tú usas para formarme. Dame humildadpara examinar mi corazón y permitir que, aun en medio de relaciones difíciles, tú me afiles y me hagas más parecido a ti. Amén.</w:t>
      </w:r>
    </w:p>
    <w:p w14:paraId="4CB2D7A9" w14:textId="77777777" w:rsidR="00CF0033" w:rsidRPr="00D343E4" w:rsidRDefault="00CF0033" w:rsidP="00632495">
      <w:pPr>
        <w:jc w:val="both"/>
        <w:rPr>
          <w:rFonts w:asciiTheme="minorHAnsi" w:hAnsiTheme="minorHAnsi"/>
          <w:color w:val="000000"/>
          <w:lang w:val="es-ES"/>
        </w:rPr>
      </w:pPr>
    </w:p>
    <w:p w14:paraId="4E07091D" w14:textId="77777777" w:rsidR="00CF0033" w:rsidRPr="00D343E4" w:rsidRDefault="00CF0033" w:rsidP="00632495">
      <w:pPr>
        <w:jc w:val="both"/>
        <w:rPr>
          <w:rFonts w:asciiTheme="minorHAnsi" w:hAnsiTheme="minorHAnsi"/>
          <w:color w:val="000000"/>
          <w:lang w:val="es-ES"/>
        </w:rPr>
      </w:pPr>
    </w:p>
    <w:p w14:paraId="33F97ECA" w14:textId="77777777" w:rsidR="0096777D" w:rsidRPr="00D343E4" w:rsidRDefault="0096777D" w:rsidP="0096777D">
      <w:pPr>
        <w:pStyle w:val="Ttulo1"/>
        <w:spacing w:before="0" w:after="0"/>
        <w:rPr>
          <w:rFonts w:asciiTheme="minorHAnsi" w:hAnsiTheme="minorHAnsi"/>
          <w:sz w:val="24"/>
          <w:szCs w:val="24"/>
          <w:lang w:val="es-ES"/>
        </w:rPr>
      </w:pPr>
    </w:p>
    <w:p w14:paraId="0581CEAC" w14:textId="77777777" w:rsidR="0096777D" w:rsidRPr="00D343E4" w:rsidRDefault="0096777D" w:rsidP="0096777D">
      <w:pPr>
        <w:pStyle w:val="Ttulo1"/>
        <w:spacing w:before="0" w:after="0"/>
        <w:rPr>
          <w:rFonts w:asciiTheme="minorHAnsi" w:hAnsiTheme="minorHAnsi"/>
          <w:b/>
          <w:bCs/>
          <w:color w:val="000000" w:themeColor="text1"/>
          <w:sz w:val="28"/>
          <w:szCs w:val="28"/>
          <w:lang w:val="es-ES"/>
        </w:rPr>
      </w:pPr>
      <w:bookmarkStart w:id="279" w:name="OLE_LINK278"/>
      <w:r w:rsidRPr="00D343E4">
        <w:rPr>
          <w:rFonts w:asciiTheme="minorHAnsi" w:hAnsiTheme="minorHAnsi"/>
          <w:b/>
          <w:bCs/>
          <w:color w:val="000000" w:themeColor="text1"/>
          <w:sz w:val="28"/>
          <w:szCs w:val="28"/>
          <w:lang w:val="es-ES"/>
        </w:rPr>
        <w:t>No huyas del proceso que Dios usa para formarte.</w:t>
      </w:r>
    </w:p>
    <w:p w14:paraId="5FE2544E" w14:textId="77777777" w:rsidR="0096777D" w:rsidRPr="00D343E4" w:rsidRDefault="0096777D" w:rsidP="0096777D">
      <w:pPr>
        <w:rPr>
          <w:rFonts w:asciiTheme="minorHAnsi" w:hAnsiTheme="minorHAnsi"/>
          <w:i/>
          <w:iCs/>
          <w:color w:val="0070C0"/>
          <w:lang w:val="es-ES"/>
        </w:rPr>
      </w:pPr>
      <w:r w:rsidRPr="00D343E4">
        <w:rPr>
          <w:rFonts w:asciiTheme="minorHAnsi" w:hAnsiTheme="minorHAnsi"/>
          <w:b/>
          <w:bCs/>
          <w:lang w:val="es-ES"/>
        </w:rPr>
        <w:t>Proverbios 27:17 (NTV)</w:t>
      </w:r>
      <w:r w:rsidRPr="00D343E4">
        <w:rPr>
          <w:rFonts w:asciiTheme="minorHAnsi" w:hAnsiTheme="minorHAnsi"/>
          <w:lang w:val="es-ES"/>
        </w:rPr>
        <w:t xml:space="preserve"> </w:t>
      </w:r>
      <w:r w:rsidRPr="00D343E4">
        <w:rPr>
          <w:rFonts w:asciiTheme="minorHAnsi" w:hAnsiTheme="minorHAnsi"/>
          <w:i/>
          <w:iCs/>
          <w:color w:val="0070C0"/>
          <w:lang w:val="es-ES"/>
        </w:rPr>
        <w:t>“Así como el hierro se afila con hierro, así un amigo se afila con el amigo.”</w:t>
      </w:r>
    </w:p>
    <w:p w14:paraId="08C91A8B" w14:textId="77777777" w:rsidR="0096777D" w:rsidRPr="00D343E4" w:rsidRDefault="0096777D" w:rsidP="0096777D">
      <w:pPr>
        <w:rPr>
          <w:rFonts w:asciiTheme="minorHAnsi" w:hAnsiTheme="minorHAnsi"/>
          <w:lang w:val="es-ES"/>
        </w:rPr>
      </w:pPr>
    </w:p>
    <w:p w14:paraId="260BF0AF" w14:textId="77777777" w:rsidR="0096777D" w:rsidRPr="00D343E4" w:rsidRDefault="0096777D" w:rsidP="0096777D">
      <w:pPr>
        <w:rPr>
          <w:rFonts w:asciiTheme="minorHAnsi" w:hAnsiTheme="minorHAnsi"/>
          <w:lang w:val="es-ES"/>
        </w:rPr>
      </w:pPr>
      <w:r w:rsidRPr="00D343E4">
        <w:rPr>
          <w:rFonts w:asciiTheme="minorHAnsi" w:hAnsiTheme="minorHAnsi"/>
          <w:lang w:val="es-ES"/>
        </w:rPr>
        <w:t>Dios no solo nos forma por medio de la Palabra o de los momentos de oración; muchas veces también lo hace por medio de las personas que coloca a nuestro lado. Algunas nos animan, pero otras nos incomodan, nos confrontan y sacan a la luz áreas de nuestro carácter que necesitan ser tratadas. Esa fricción no siempre es agradable, pero muchas veces es parte del proceso que Dios usa para pulir nuestra vida.</w:t>
      </w:r>
    </w:p>
    <w:p w14:paraId="331D272B" w14:textId="77777777" w:rsidR="0096777D" w:rsidRPr="00D343E4" w:rsidRDefault="0096777D" w:rsidP="0096777D">
      <w:pPr>
        <w:rPr>
          <w:rFonts w:asciiTheme="minorHAnsi" w:hAnsiTheme="minorHAnsi"/>
          <w:lang w:val="es-ES"/>
        </w:rPr>
      </w:pPr>
    </w:p>
    <w:p w14:paraId="00745BF1" w14:textId="77777777" w:rsidR="0096777D" w:rsidRPr="00D343E4" w:rsidRDefault="0096777D" w:rsidP="0096777D">
      <w:pPr>
        <w:rPr>
          <w:rFonts w:asciiTheme="minorHAnsi" w:hAnsiTheme="minorHAnsi"/>
          <w:lang w:val="es-ES"/>
        </w:rPr>
      </w:pPr>
      <w:r w:rsidRPr="00D343E4">
        <w:rPr>
          <w:rFonts w:asciiTheme="minorHAnsi" w:hAnsiTheme="minorHAnsi"/>
          <w:lang w:val="es-ES"/>
        </w:rPr>
        <w:t>Nuestra reacción natural suele ser alejarnos de quienes nos incomodan. Huimos, evitamos o levantamos distancia. Pero antes de correr deberíamos preguntarnos qué está revelando esto de nosotros. Muchas veces esas situaciones sacan a la superficie orgullo, impaciencia, inseguridades o debilidades que Dios quiere transformar.</w:t>
      </w:r>
    </w:p>
    <w:p w14:paraId="0AF7CC53" w14:textId="77777777" w:rsidR="0096777D" w:rsidRPr="00D343E4" w:rsidRDefault="0096777D" w:rsidP="0096777D">
      <w:pPr>
        <w:rPr>
          <w:rFonts w:asciiTheme="minorHAnsi" w:hAnsiTheme="minorHAnsi"/>
          <w:lang w:val="es-ES"/>
        </w:rPr>
      </w:pPr>
    </w:p>
    <w:p w14:paraId="5F66403A" w14:textId="77777777" w:rsidR="0096777D" w:rsidRPr="00D343E4" w:rsidRDefault="0096777D" w:rsidP="0096777D">
      <w:pPr>
        <w:rPr>
          <w:rFonts w:asciiTheme="minorHAnsi" w:hAnsiTheme="minorHAnsi"/>
          <w:lang w:val="es-ES"/>
        </w:rPr>
      </w:pPr>
      <w:r w:rsidRPr="00D343E4">
        <w:rPr>
          <w:rFonts w:asciiTheme="minorHAnsi" w:hAnsiTheme="minorHAnsi"/>
          <w:lang w:val="es-ES"/>
        </w:rPr>
        <w:t>El hierro solo se afila cuando entra en contacto con otro hierro. De la misma manera, Dios usa la fricción con otros para quitar asperezas de nuestro carácter y hacernos más fuertes. No todas las personas que Dios pone a nuestro alrededor serán fáciles, pero incluso esas pueden convertirse en herramientas que Él utiliza para formarnos.</w:t>
      </w:r>
    </w:p>
    <w:p w14:paraId="70BADFA0" w14:textId="77777777" w:rsidR="0096777D" w:rsidRPr="00D343E4" w:rsidRDefault="0096777D" w:rsidP="0096777D">
      <w:pPr>
        <w:rPr>
          <w:rFonts w:asciiTheme="minorHAnsi" w:hAnsiTheme="minorHAnsi"/>
          <w:lang w:val="es-ES"/>
        </w:rPr>
      </w:pPr>
    </w:p>
    <w:p w14:paraId="4C21EA98" w14:textId="77777777" w:rsidR="0096777D" w:rsidRPr="00D343E4" w:rsidRDefault="0096777D" w:rsidP="0096777D">
      <w:pPr>
        <w:rPr>
          <w:rFonts w:asciiTheme="minorHAnsi" w:hAnsiTheme="minorHAnsi"/>
          <w:i/>
          <w:iCs/>
          <w:color w:val="7030A0"/>
          <w:lang w:val="es-ES"/>
        </w:rPr>
      </w:pPr>
      <w:r w:rsidRPr="00D343E4">
        <w:rPr>
          <w:rFonts w:asciiTheme="minorHAnsi" w:hAnsiTheme="minorHAnsi"/>
          <w:i/>
          <w:iCs/>
          <w:color w:val="7030A0"/>
          <w:lang w:val="es-ES"/>
        </w:rPr>
        <w:t>Dios usa la fricción con otros para formar nuestro carácter.</w:t>
      </w:r>
    </w:p>
    <w:p w14:paraId="4C31B198" w14:textId="77777777" w:rsidR="0096777D" w:rsidRPr="00D343E4" w:rsidRDefault="0096777D" w:rsidP="0096777D">
      <w:pPr>
        <w:rPr>
          <w:rFonts w:asciiTheme="minorHAnsi" w:hAnsiTheme="minorHAnsi"/>
          <w:lang w:val="es-ES"/>
        </w:rPr>
      </w:pPr>
    </w:p>
    <w:p w14:paraId="2976EF09" w14:textId="77777777" w:rsidR="0096777D" w:rsidRPr="00D343E4" w:rsidRDefault="0096777D" w:rsidP="0096777D">
      <w:pPr>
        <w:rPr>
          <w:rFonts w:asciiTheme="minorHAnsi" w:hAnsiTheme="minorHAnsi"/>
          <w:i/>
          <w:iCs/>
          <w:lang w:val="es-ES"/>
        </w:rPr>
      </w:pPr>
      <w:r w:rsidRPr="00D343E4">
        <w:rPr>
          <w:rFonts w:asciiTheme="minorHAnsi" w:hAnsiTheme="minorHAnsi"/>
          <w:b/>
          <w:bCs/>
          <w:i/>
          <w:iCs/>
          <w:lang w:val="es-ES"/>
        </w:rPr>
        <w:t>Señor Jesús</w:t>
      </w:r>
      <w:r w:rsidRPr="00D343E4">
        <w:rPr>
          <w:rFonts w:asciiTheme="minorHAnsi" w:hAnsiTheme="minorHAnsi"/>
          <w:i/>
          <w:iCs/>
          <w:lang w:val="es-ES"/>
        </w:rPr>
        <w:t>, ayúdame a no huir de los procesos que tú usas para formarme. Dame humildad para examinar mi corazón y permitir que, aun en medio de relaciones difíciles, tú me afiles y me hagas más parecido a ti. Amén.</w:t>
      </w:r>
      <w:bookmarkEnd w:id="279"/>
    </w:p>
    <w:p w14:paraId="2A504B48" w14:textId="77777777" w:rsidR="00CF0033" w:rsidRPr="00D343E4" w:rsidRDefault="00CF0033" w:rsidP="00632495">
      <w:pPr>
        <w:jc w:val="both"/>
        <w:rPr>
          <w:rFonts w:asciiTheme="minorHAnsi" w:hAnsiTheme="minorHAnsi"/>
          <w:color w:val="000000"/>
          <w:lang w:val="es-ES"/>
        </w:rPr>
      </w:pPr>
    </w:p>
    <w:p w14:paraId="6734C709" w14:textId="77777777" w:rsidR="00CF0033" w:rsidRDefault="00CF0033" w:rsidP="00632495">
      <w:pPr>
        <w:jc w:val="both"/>
        <w:rPr>
          <w:rFonts w:asciiTheme="minorHAnsi" w:hAnsiTheme="minorHAnsi"/>
          <w:color w:val="000000"/>
          <w:lang w:val="es-ES"/>
        </w:rPr>
      </w:pPr>
    </w:p>
    <w:p w14:paraId="55398DD0" w14:textId="77777777" w:rsidR="006742BF" w:rsidRDefault="006742BF" w:rsidP="00632495">
      <w:pPr>
        <w:jc w:val="both"/>
        <w:rPr>
          <w:rFonts w:asciiTheme="minorHAnsi" w:hAnsiTheme="minorHAnsi"/>
          <w:color w:val="000000"/>
          <w:lang w:val="es-ES"/>
        </w:rPr>
      </w:pPr>
      <w:bookmarkStart w:id="280" w:name="OLE_LINK279"/>
    </w:p>
    <w:p w14:paraId="35B53938" w14:textId="6A763E1B" w:rsidR="00936F3F" w:rsidRPr="00F449E3" w:rsidRDefault="009B471C" w:rsidP="00632495">
      <w:pPr>
        <w:jc w:val="both"/>
        <w:rPr>
          <w:rFonts w:asciiTheme="minorHAnsi" w:hAnsiTheme="minorHAnsi"/>
          <w:b/>
          <w:bCs/>
          <w:color w:val="000000"/>
          <w:sz w:val="28"/>
          <w:szCs w:val="28"/>
          <w:lang w:val="es-ES"/>
        </w:rPr>
      </w:pPr>
      <w:r w:rsidRPr="00F449E3">
        <w:rPr>
          <w:rFonts w:asciiTheme="minorHAnsi" w:hAnsiTheme="minorHAnsi"/>
          <w:b/>
          <w:bCs/>
          <w:color w:val="000000"/>
          <w:sz w:val="28"/>
          <w:szCs w:val="28"/>
          <w:lang w:val="es-ES"/>
        </w:rPr>
        <w:t>Quédate</w:t>
      </w:r>
      <w:r w:rsidR="00791273" w:rsidRPr="00F449E3">
        <w:rPr>
          <w:rFonts w:asciiTheme="minorHAnsi" w:hAnsiTheme="minorHAnsi"/>
          <w:b/>
          <w:bCs/>
          <w:color w:val="000000"/>
          <w:sz w:val="28"/>
          <w:szCs w:val="28"/>
          <w:lang w:val="es-ES"/>
        </w:rPr>
        <w:t xml:space="preserve"> con nosotros. </w:t>
      </w:r>
    </w:p>
    <w:p w14:paraId="123C5357" w14:textId="46757AA2" w:rsidR="00936F3F" w:rsidRPr="0033204B" w:rsidRDefault="00936F3F" w:rsidP="00632495">
      <w:pPr>
        <w:jc w:val="both"/>
        <w:rPr>
          <w:rFonts w:asciiTheme="minorHAnsi" w:hAnsiTheme="minorHAnsi"/>
          <w:lang w:val="es-ES"/>
        </w:rPr>
      </w:pPr>
      <w:r w:rsidRPr="0033204B">
        <w:rPr>
          <w:rFonts w:asciiTheme="minorHAnsi" w:hAnsiTheme="minorHAnsi"/>
          <w:b/>
          <w:bCs/>
          <w:lang w:val="es-ES"/>
        </w:rPr>
        <w:t>Lucas 24:29-30 (NTV)</w:t>
      </w:r>
      <w:r w:rsidRPr="0033204B">
        <w:rPr>
          <w:rFonts w:asciiTheme="minorHAnsi" w:hAnsiTheme="minorHAnsi"/>
          <w:lang w:val="es-ES"/>
        </w:rPr>
        <w:t xml:space="preserve"> </w:t>
      </w:r>
      <w:r w:rsidRPr="0033204B">
        <w:rPr>
          <w:rFonts w:asciiTheme="minorHAnsi" w:hAnsiTheme="minorHAnsi"/>
          <w:i/>
          <w:iCs/>
          <w:color w:val="0070C0"/>
          <w:lang w:val="es-ES"/>
        </w:rPr>
        <w:t>“</w:t>
      </w:r>
      <w:r w:rsidRPr="00944780">
        <w:rPr>
          <w:rFonts w:asciiTheme="minorHAnsi" w:hAnsiTheme="minorHAnsi"/>
          <w:b/>
          <w:bCs/>
          <w:i/>
          <w:iCs/>
          <w:color w:val="0070C0"/>
          <w:lang w:val="es-ES"/>
        </w:rPr>
        <w:t>pero ellos le suplicaron:</w:t>
      </w:r>
      <w:r w:rsidRPr="0033204B">
        <w:rPr>
          <w:rFonts w:asciiTheme="minorHAnsi" w:hAnsiTheme="minorHAnsi"/>
          <w:i/>
          <w:iCs/>
          <w:color w:val="0070C0"/>
          <w:lang w:val="es-ES"/>
        </w:rPr>
        <w:t xml:space="preserve"> «Quédate con nosotros esta noche, ya que se está haciendo tarde». Entonces los acompañó a la casa. </w:t>
      </w:r>
      <w:r w:rsidRPr="0033204B">
        <w:rPr>
          <w:rFonts w:asciiTheme="minorHAnsi" w:hAnsiTheme="minorHAnsi"/>
          <w:i/>
          <w:iCs/>
          <w:color w:val="0070C0"/>
          <w:vertAlign w:val="superscript"/>
          <w:lang w:val="es-ES"/>
        </w:rPr>
        <w:t>30 </w:t>
      </w:r>
      <w:r w:rsidRPr="0033204B">
        <w:rPr>
          <w:rFonts w:asciiTheme="minorHAnsi" w:hAnsiTheme="minorHAnsi"/>
          <w:i/>
          <w:iCs/>
          <w:color w:val="0070C0"/>
          <w:lang w:val="es-ES"/>
        </w:rPr>
        <w:t xml:space="preserve">Al sentarse a comer, tomó el pan y lo bendijo. Luego lo partió y se lo dio a ellos. </w:t>
      </w:r>
      <w:r w:rsidRPr="0033204B">
        <w:rPr>
          <w:rFonts w:asciiTheme="minorHAnsi" w:hAnsiTheme="minorHAnsi"/>
          <w:i/>
          <w:iCs/>
          <w:color w:val="0070C0"/>
          <w:vertAlign w:val="superscript"/>
          <w:lang w:val="es-ES"/>
        </w:rPr>
        <w:t>31 </w:t>
      </w:r>
      <w:r w:rsidRPr="0033204B">
        <w:rPr>
          <w:rFonts w:asciiTheme="minorHAnsi" w:hAnsiTheme="minorHAnsi"/>
          <w:b/>
          <w:bCs/>
          <w:i/>
          <w:iCs/>
          <w:color w:val="0070C0"/>
          <w:lang w:val="es-ES"/>
        </w:rPr>
        <w:t>De pronto</w:t>
      </w:r>
      <w:r w:rsidRPr="0033204B">
        <w:rPr>
          <w:rFonts w:asciiTheme="minorHAnsi" w:hAnsiTheme="minorHAnsi"/>
          <w:i/>
          <w:iCs/>
          <w:color w:val="0070C0"/>
          <w:lang w:val="es-ES"/>
        </w:rPr>
        <w:t xml:space="preserve">, se les abrieron los ojos y lo reconocieron. Y, en ese instante, </w:t>
      </w:r>
      <w:r w:rsidRPr="00944780">
        <w:rPr>
          <w:rFonts w:asciiTheme="minorHAnsi" w:hAnsiTheme="minorHAnsi"/>
          <w:b/>
          <w:bCs/>
          <w:i/>
          <w:iCs/>
          <w:color w:val="0070C0"/>
          <w:lang w:val="es-ES"/>
        </w:rPr>
        <w:t>Jesús desapareció</w:t>
      </w:r>
      <w:r w:rsidRPr="0033204B">
        <w:rPr>
          <w:rFonts w:asciiTheme="minorHAnsi" w:hAnsiTheme="minorHAnsi"/>
          <w:i/>
          <w:iCs/>
          <w:color w:val="0070C0"/>
          <w:lang w:val="es-ES"/>
        </w:rPr>
        <w:t>”</w:t>
      </w:r>
      <w:r w:rsidRPr="0033204B">
        <w:rPr>
          <w:rFonts w:asciiTheme="minorHAnsi" w:hAnsiTheme="minorHAnsi"/>
          <w:lang w:val="es-ES"/>
        </w:rPr>
        <w:t>.</w:t>
      </w:r>
    </w:p>
    <w:p w14:paraId="04864A54" w14:textId="77777777" w:rsidR="00EE680B" w:rsidRPr="0033204B" w:rsidRDefault="00EE680B" w:rsidP="00632495">
      <w:pPr>
        <w:jc w:val="both"/>
        <w:rPr>
          <w:rFonts w:asciiTheme="minorHAnsi" w:hAnsiTheme="minorHAnsi"/>
          <w:lang w:val="es-ES"/>
        </w:rPr>
      </w:pPr>
    </w:p>
    <w:p w14:paraId="2784A37B" w14:textId="77777777" w:rsidR="00EE680B" w:rsidRPr="0033204B" w:rsidRDefault="00EE680B" w:rsidP="00EE680B">
      <w:pPr>
        <w:rPr>
          <w:rStyle w:val="1vwisb38"/>
          <w:rFonts w:asciiTheme="minorHAnsi" w:hAnsiTheme="minorHAnsi" w:cs="Segoe UI"/>
          <w:color w:val="2E2F30"/>
          <w:shd w:val="clear" w:color="auto" w:fill="FFFFFF"/>
        </w:rPr>
      </w:pPr>
      <w:r w:rsidRPr="0033204B">
        <w:rPr>
          <w:rStyle w:val="1vwisb38"/>
          <w:rFonts w:asciiTheme="minorHAnsi" w:hAnsiTheme="minorHAnsi" w:cs="Segoe UI"/>
          <w:color w:val="2E2F30"/>
          <w:shd w:val="clear" w:color="auto" w:fill="FFFFFF"/>
        </w:rPr>
        <w:t>Anoche, en el tiempo de oración, nuestro hermano Pedro compartió este pasaje, y desde entonces ha resonado en mi mente. Me hizo reflexionar sobre lo que ocurre en nosotros cuando le suplicamos a Jesús que se quede con nosotros.</w:t>
      </w:r>
    </w:p>
    <w:p w14:paraId="252B6898" w14:textId="77777777" w:rsidR="00EE680B" w:rsidRPr="0033204B" w:rsidRDefault="00EE680B" w:rsidP="00EE680B">
      <w:pPr>
        <w:rPr>
          <w:rStyle w:val="1vwisb38"/>
          <w:rFonts w:asciiTheme="minorHAnsi" w:hAnsiTheme="minorHAnsi" w:cs="Segoe UI"/>
          <w:color w:val="2E2F30"/>
          <w:shd w:val="clear" w:color="auto" w:fill="FFFFFF"/>
        </w:rPr>
      </w:pPr>
    </w:p>
    <w:p w14:paraId="0271F718" w14:textId="505894F8" w:rsidR="0033204B" w:rsidRPr="0033204B" w:rsidRDefault="00EE680B" w:rsidP="00EE680B">
      <w:pPr>
        <w:rPr>
          <w:rStyle w:val="1vwisb38"/>
          <w:rFonts w:asciiTheme="minorHAnsi" w:hAnsiTheme="minorHAnsi" w:cs="Segoe UI"/>
          <w:color w:val="2E2F30"/>
          <w:shd w:val="clear" w:color="auto" w:fill="FFFFFF"/>
        </w:rPr>
      </w:pPr>
      <w:r w:rsidRPr="0033204B">
        <w:rPr>
          <w:rStyle w:val="1vwisb38"/>
          <w:rFonts w:asciiTheme="minorHAnsi" w:hAnsiTheme="minorHAnsi" w:cs="Segoe UI"/>
          <w:color w:val="2E2F30"/>
          <w:shd w:val="clear" w:color="auto" w:fill="FFFFFF"/>
        </w:rPr>
        <w:t xml:space="preserve">Este relato nos enseña que, cuando ellos insistieron, Jesús se quedó. Sin embargo, lo más impactante es lo que ocurre “de pronto”: sus ojos se abrieron y lo reconocieron. </w:t>
      </w:r>
      <w:r w:rsidR="001D159A">
        <w:rPr>
          <w:rStyle w:val="1vwisb38"/>
          <w:rFonts w:asciiTheme="minorHAnsi" w:hAnsiTheme="minorHAnsi" w:cs="Segoe UI"/>
          <w:color w:val="2E2F30"/>
          <w:shd w:val="clear" w:color="auto" w:fill="FFFFFF"/>
        </w:rPr>
        <w:t>Aquí vemos</w:t>
      </w:r>
      <w:r w:rsidRPr="0033204B">
        <w:rPr>
          <w:rStyle w:val="1vwisb38"/>
          <w:rFonts w:asciiTheme="minorHAnsi" w:hAnsiTheme="minorHAnsi" w:cs="Segoe UI"/>
          <w:color w:val="2E2F30"/>
          <w:shd w:val="clear" w:color="auto" w:fill="FFFFFF"/>
        </w:rPr>
        <w:t xml:space="preserve"> que Jesús tiene el poder de transformar nuestra situación en cualquier instante. Cuando Jesús entra en nuestra casa, lo que parecía sin esperanza comienza a llenarse de vida y propósito.</w:t>
      </w:r>
    </w:p>
    <w:p w14:paraId="312F7115" w14:textId="77777777" w:rsidR="0033204B" w:rsidRPr="0033204B" w:rsidRDefault="0033204B" w:rsidP="00EE680B">
      <w:pPr>
        <w:rPr>
          <w:rStyle w:val="1vwisb38"/>
          <w:rFonts w:asciiTheme="minorHAnsi" w:hAnsiTheme="minorHAnsi" w:cs="Segoe UI"/>
          <w:color w:val="2E2F30"/>
          <w:shd w:val="clear" w:color="auto" w:fill="FFFFFF"/>
        </w:rPr>
      </w:pPr>
    </w:p>
    <w:p w14:paraId="391C976F" w14:textId="6920FA4E" w:rsidR="00EE680B" w:rsidRPr="0033204B" w:rsidRDefault="00EE680B" w:rsidP="00EE680B">
      <w:pPr>
        <w:rPr>
          <w:rFonts w:asciiTheme="minorHAnsi" w:hAnsiTheme="minorHAnsi"/>
        </w:rPr>
      </w:pPr>
      <w:r w:rsidRPr="0033204B">
        <w:rPr>
          <w:rStyle w:val="1vwisb38"/>
          <w:rFonts w:asciiTheme="minorHAnsi" w:hAnsiTheme="minorHAnsi" w:cs="Segoe UI"/>
          <w:color w:val="2E2F30"/>
          <w:shd w:val="clear" w:color="auto" w:fill="FFFFFF"/>
        </w:rPr>
        <w:t>Hoy te animo a insistirle a Jesús, a pedirle que se quede contigo. Él está esperando que le invites a tu vida para compartir contigo y abrir tus ojos. Jesús siempre está disponible, dispuesto a caminar contigo y cambiarlo todo.</w:t>
      </w:r>
    </w:p>
    <w:p w14:paraId="0DFDF2D8" w14:textId="77777777" w:rsidR="0033204B" w:rsidRPr="0033204B" w:rsidRDefault="0033204B" w:rsidP="0033204B">
      <w:pPr>
        <w:jc w:val="both"/>
        <w:rPr>
          <w:rStyle w:val="Fuerte"/>
          <w:rFonts w:asciiTheme="minorHAnsi" w:eastAsiaTheme="majorEastAsia" w:hAnsiTheme="minorHAnsi" w:cs="Segoe UI"/>
          <w:b w:val="0"/>
          <w:bCs w:val="0"/>
          <w:color w:val="2E2F30"/>
        </w:rPr>
      </w:pPr>
    </w:p>
    <w:p w14:paraId="43D404FF" w14:textId="4C0122A1" w:rsidR="0033204B" w:rsidRPr="0033204B" w:rsidRDefault="0033204B" w:rsidP="0033204B">
      <w:pPr>
        <w:jc w:val="both"/>
        <w:rPr>
          <w:rStyle w:val="1vwisb38"/>
          <w:rFonts w:asciiTheme="minorHAnsi" w:hAnsiTheme="minorHAnsi"/>
          <w:b/>
          <w:bCs/>
          <w:i/>
          <w:iCs/>
          <w:color w:val="7030A0"/>
          <w:lang w:val="es-ES"/>
        </w:rPr>
      </w:pPr>
      <w:r w:rsidRPr="0033204B">
        <w:rPr>
          <w:rStyle w:val="Fuerte"/>
          <w:rFonts w:asciiTheme="minorHAnsi" w:hAnsiTheme="minorHAnsi" w:cs="Segoe UI"/>
          <w:b w:val="0"/>
          <w:bCs w:val="0"/>
          <w:i/>
          <w:iCs/>
          <w:color w:val="7030A0"/>
          <w:shd w:val="clear" w:color="auto" w:fill="FFFFFF"/>
        </w:rPr>
        <w:t>Cuando insistimos en que Jesús se quede con nosotros, Él transforma nuestra vida y abre nuestros ojos para reconocerlo.</w:t>
      </w:r>
    </w:p>
    <w:p w14:paraId="580390A2" w14:textId="77777777" w:rsidR="0033204B" w:rsidRPr="0033204B" w:rsidRDefault="0033204B" w:rsidP="00EE680B">
      <w:pPr>
        <w:rPr>
          <w:rStyle w:val="1vwisb38"/>
          <w:rFonts w:asciiTheme="minorHAnsi" w:hAnsiTheme="minorHAnsi" w:cs="Segoe UI"/>
          <w:color w:val="2E2F30"/>
          <w:shd w:val="clear" w:color="auto" w:fill="FFFFFF"/>
        </w:rPr>
      </w:pPr>
    </w:p>
    <w:p w14:paraId="5D16380A" w14:textId="2A6D7E75" w:rsidR="00BB20DE" w:rsidRDefault="00EE680B" w:rsidP="00EE680B">
      <w:pPr>
        <w:rPr>
          <w:rStyle w:val="1vwisb38"/>
          <w:rFonts w:asciiTheme="minorHAnsi" w:eastAsiaTheme="majorEastAsia" w:hAnsiTheme="minorHAnsi" w:cs="Segoe UI"/>
          <w:i/>
          <w:iCs/>
          <w:color w:val="2E2F30"/>
          <w:shd w:val="clear" w:color="auto" w:fill="FFFFFF"/>
          <w:lang w:val="es-ES"/>
        </w:rPr>
      </w:pPr>
      <w:r w:rsidRPr="0063075F">
        <w:rPr>
          <w:rStyle w:val="1vwisb38"/>
          <w:rFonts w:asciiTheme="minorHAnsi" w:hAnsiTheme="minorHAnsi" w:cs="Segoe UI"/>
          <w:b/>
          <w:bCs/>
          <w:i/>
          <w:iCs/>
          <w:color w:val="2E2F30"/>
          <w:shd w:val="clear" w:color="auto" w:fill="FFFFFF"/>
          <w:lang w:val="es-ES"/>
        </w:rPr>
        <w:t>Señor Jesús</w:t>
      </w:r>
      <w:r w:rsidRPr="0063075F">
        <w:rPr>
          <w:rStyle w:val="1vwisb38"/>
          <w:rFonts w:asciiTheme="minorHAnsi" w:hAnsiTheme="minorHAnsi" w:cs="Segoe UI"/>
          <w:i/>
          <w:iCs/>
          <w:color w:val="2E2F30"/>
          <w:shd w:val="clear" w:color="auto" w:fill="FFFFFF"/>
          <w:lang w:val="es-ES"/>
        </w:rPr>
        <w:t>, gracias por amarnos tanto y por estar dispuesto a detenerte en</w:t>
      </w:r>
      <w:r w:rsidR="00B112A7" w:rsidRPr="0063075F">
        <w:rPr>
          <w:rStyle w:val="1vwisb38"/>
          <w:rFonts w:asciiTheme="minorHAnsi" w:hAnsiTheme="minorHAnsi" w:cs="Segoe UI"/>
          <w:i/>
          <w:iCs/>
          <w:color w:val="2E2F30"/>
          <w:shd w:val="clear" w:color="auto" w:fill="FFFFFF"/>
          <w:lang w:val="es-ES"/>
        </w:rPr>
        <w:t xml:space="preserve"> </w:t>
      </w:r>
      <w:r w:rsidR="0063075F" w:rsidRPr="0063075F">
        <w:rPr>
          <w:rStyle w:val="1vwisb38"/>
          <w:rFonts w:asciiTheme="minorHAnsi" w:hAnsiTheme="minorHAnsi" w:cs="Segoe UI"/>
          <w:i/>
          <w:iCs/>
          <w:color w:val="2E2F30"/>
          <w:shd w:val="clear" w:color="auto" w:fill="FFFFFF"/>
          <w:lang w:val="es-ES"/>
        </w:rPr>
        <w:t>tu</w:t>
      </w:r>
      <w:r w:rsidR="00B112A7" w:rsidRPr="0063075F">
        <w:rPr>
          <w:rStyle w:val="1vwisb38"/>
          <w:rFonts w:asciiTheme="minorHAnsi" w:hAnsiTheme="minorHAnsi" w:cs="Segoe UI"/>
          <w:i/>
          <w:iCs/>
          <w:color w:val="2E2F30"/>
          <w:shd w:val="clear" w:color="auto" w:fill="FFFFFF"/>
          <w:lang w:val="es-ES"/>
        </w:rPr>
        <w:t xml:space="preserve"> </w:t>
      </w:r>
      <w:r w:rsidRPr="0063075F">
        <w:rPr>
          <w:rStyle w:val="1vwisb38"/>
          <w:rFonts w:asciiTheme="minorHAnsi" w:hAnsiTheme="minorHAnsi" w:cs="Segoe UI"/>
          <w:i/>
          <w:iCs/>
          <w:color w:val="2E2F30"/>
          <w:shd w:val="clear" w:color="auto" w:fill="FFFFFF"/>
          <w:lang w:val="es-ES"/>
        </w:rPr>
        <w:t xml:space="preserve">camino </w:t>
      </w:r>
      <w:r w:rsidR="0063075F" w:rsidRPr="0063075F">
        <w:rPr>
          <w:rStyle w:val="1vwisb38"/>
          <w:rFonts w:asciiTheme="minorHAnsi" w:hAnsiTheme="minorHAnsi" w:cs="Segoe UI"/>
          <w:i/>
          <w:iCs/>
          <w:color w:val="2E2F30"/>
          <w:shd w:val="clear" w:color="auto" w:fill="FFFFFF"/>
          <w:lang w:val="es-ES"/>
        </w:rPr>
        <w:t>y pasar</w:t>
      </w:r>
      <w:r w:rsidRPr="0063075F">
        <w:rPr>
          <w:rStyle w:val="1vwisb38"/>
          <w:rFonts w:asciiTheme="minorHAnsi" w:hAnsiTheme="minorHAnsi" w:cs="Segoe UI"/>
          <w:i/>
          <w:iCs/>
          <w:color w:val="2E2F30"/>
          <w:shd w:val="clear" w:color="auto" w:fill="FFFFFF"/>
          <w:lang w:val="es-ES"/>
        </w:rPr>
        <w:t xml:space="preserve"> tiempo con nosotros. Hoy te pedimos que nos ayudes a conocerte más. Abre nuestros ojos y transforma nuestro corazón. Quédate con nosotros. Amén.</w:t>
      </w:r>
      <w:bookmarkEnd w:id="280"/>
    </w:p>
    <w:p w14:paraId="1A66ADAD" w14:textId="77777777" w:rsidR="0085034C" w:rsidRDefault="0085034C" w:rsidP="00EE680B">
      <w:pPr>
        <w:rPr>
          <w:rStyle w:val="1vwisb38"/>
          <w:rFonts w:asciiTheme="minorHAnsi" w:eastAsiaTheme="majorEastAsia" w:hAnsiTheme="minorHAnsi" w:cs="Segoe UI"/>
          <w:i/>
          <w:iCs/>
          <w:color w:val="2E2F30"/>
          <w:shd w:val="clear" w:color="auto" w:fill="FFFFFF"/>
          <w:lang w:val="es-ES"/>
        </w:rPr>
      </w:pPr>
    </w:p>
    <w:p w14:paraId="52DE6CCB" w14:textId="77777777" w:rsidR="0085034C" w:rsidRPr="00C4315B" w:rsidRDefault="0085034C" w:rsidP="00EE680B">
      <w:pPr>
        <w:rPr>
          <w:rFonts w:asciiTheme="minorHAnsi" w:hAnsiTheme="minorHAnsi" w:cs="Segoe UI"/>
          <w:i/>
          <w:iCs/>
          <w:color w:val="2E2F30"/>
          <w:shd w:val="clear" w:color="auto" w:fill="FFFFFF"/>
          <w:lang w:val="es-ES"/>
        </w:rPr>
      </w:pPr>
    </w:p>
    <w:p w14:paraId="18875939" w14:textId="7AB79C81" w:rsidR="00664C3E" w:rsidRPr="00BB20DE" w:rsidRDefault="00664C3E" w:rsidP="00664C3E">
      <w:pPr>
        <w:pStyle w:val="Ttulo1"/>
        <w:rPr>
          <w:rFonts w:asciiTheme="minorHAnsi" w:hAnsiTheme="minorHAnsi"/>
          <w:b/>
          <w:bCs/>
          <w:color w:val="000000" w:themeColor="text1"/>
          <w:sz w:val="28"/>
          <w:szCs w:val="28"/>
        </w:rPr>
      </w:pPr>
      <w:bookmarkStart w:id="281" w:name="OLE_LINK280"/>
      <w:r w:rsidRPr="00BB20DE">
        <w:rPr>
          <w:rFonts w:asciiTheme="minorHAnsi" w:hAnsiTheme="minorHAnsi"/>
          <w:b/>
          <w:bCs/>
          <w:color w:val="000000" w:themeColor="text1"/>
          <w:sz w:val="28"/>
          <w:szCs w:val="28"/>
        </w:rPr>
        <w:t>El temor de Dios nos vuelve valientes</w:t>
      </w:r>
      <w:r w:rsidR="00AE5740" w:rsidRPr="00BB20DE">
        <w:rPr>
          <w:rFonts w:asciiTheme="minorHAnsi" w:hAnsiTheme="minorHAnsi"/>
          <w:b/>
          <w:bCs/>
          <w:color w:val="000000" w:themeColor="text1"/>
          <w:sz w:val="28"/>
          <w:szCs w:val="28"/>
        </w:rPr>
        <w:t>.</w:t>
      </w:r>
    </w:p>
    <w:p w14:paraId="3223DF47" w14:textId="04B5B7F9" w:rsidR="00664C3E" w:rsidRPr="00AE5740" w:rsidRDefault="00664C3E" w:rsidP="00664C3E">
      <w:pPr>
        <w:rPr>
          <w:rFonts w:asciiTheme="minorHAnsi" w:hAnsiTheme="minorHAnsi"/>
        </w:rPr>
      </w:pPr>
      <w:r w:rsidRPr="00AE5740">
        <w:rPr>
          <w:rFonts w:asciiTheme="minorHAnsi" w:hAnsiTheme="minorHAnsi"/>
          <w:b/>
          <w:bCs/>
        </w:rPr>
        <w:t>Éxodo 1:17 (NTV)</w:t>
      </w:r>
      <w:r w:rsidRPr="00AE5740">
        <w:rPr>
          <w:rFonts w:asciiTheme="minorHAnsi" w:hAnsiTheme="minorHAnsi"/>
        </w:rPr>
        <w:t xml:space="preserve"> </w:t>
      </w:r>
      <w:r w:rsidRPr="00AE5740">
        <w:rPr>
          <w:rFonts w:asciiTheme="minorHAnsi" w:hAnsiTheme="minorHAnsi"/>
          <w:i/>
          <w:iCs/>
          <w:color w:val="0070C0"/>
        </w:rPr>
        <w:t xml:space="preserve">Pero debido a que </w:t>
      </w:r>
      <w:r w:rsidRPr="00AE5740">
        <w:rPr>
          <w:rFonts w:asciiTheme="minorHAnsi" w:hAnsiTheme="minorHAnsi"/>
          <w:b/>
          <w:bCs/>
          <w:i/>
          <w:iCs/>
          <w:color w:val="0070C0"/>
        </w:rPr>
        <w:t>las parteras temían a Dios</w:t>
      </w:r>
      <w:r w:rsidRPr="00AE5740">
        <w:rPr>
          <w:rFonts w:asciiTheme="minorHAnsi" w:hAnsiTheme="minorHAnsi"/>
          <w:i/>
          <w:iCs/>
          <w:color w:val="0070C0"/>
        </w:rPr>
        <w:t xml:space="preserve">, </w:t>
      </w:r>
      <w:r w:rsidRPr="00AE5740">
        <w:rPr>
          <w:rFonts w:asciiTheme="minorHAnsi" w:hAnsiTheme="minorHAnsi"/>
          <w:b/>
          <w:bCs/>
          <w:i/>
          <w:iCs/>
          <w:color w:val="0070C0"/>
        </w:rPr>
        <w:t>se negaron a obedecer las órdenes del rey</w:t>
      </w:r>
      <w:r w:rsidRPr="00AE5740">
        <w:rPr>
          <w:rFonts w:asciiTheme="minorHAnsi" w:hAnsiTheme="minorHAnsi"/>
          <w:i/>
          <w:iCs/>
          <w:color w:val="0070C0"/>
        </w:rPr>
        <w:t xml:space="preserve"> y permitieron que los niños vivieran</w:t>
      </w:r>
      <w:r w:rsidRPr="00AE5740">
        <w:rPr>
          <w:rFonts w:asciiTheme="minorHAnsi" w:hAnsiTheme="minorHAnsi"/>
        </w:rPr>
        <w:t>.</w:t>
      </w:r>
    </w:p>
    <w:p w14:paraId="74FF06B2" w14:textId="77777777" w:rsidR="00046CDF" w:rsidRPr="00AE5740" w:rsidRDefault="00046CDF" w:rsidP="00664C3E">
      <w:pPr>
        <w:rPr>
          <w:rFonts w:asciiTheme="minorHAnsi" w:hAnsiTheme="minorHAnsi"/>
        </w:rPr>
      </w:pPr>
    </w:p>
    <w:p w14:paraId="253974F2" w14:textId="601B5D0A" w:rsidR="00664C3E" w:rsidRPr="00AE5740" w:rsidRDefault="00664C3E" w:rsidP="00664C3E">
      <w:pPr>
        <w:rPr>
          <w:rFonts w:asciiTheme="minorHAnsi" w:hAnsiTheme="minorHAnsi"/>
        </w:rPr>
      </w:pPr>
      <w:r w:rsidRPr="00AE5740">
        <w:rPr>
          <w:rFonts w:asciiTheme="minorHAnsi" w:hAnsiTheme="minorHAnsi"/>
        </w:rPr>
        <w:t>En Egipto se había establecido una orden oficial: matar a los niños hebreos al nacer. Era una decisión del gobierno más poderoso del mundo</w:t>
      </w:r>
      <w:r w:rsidR="00914E6B">
        <w:rPr>
          <w:rFonts w:asciiTheme="minorHAnsi" w:hAnsiTheme="minorHAnsi"/>
        </w:rPr>
        <w:t xml:space="preserve"> en es </w:t>
      </w:r>
      <w:r w:rsidR="00D86B2B">
        <w:rPr>
          <w:rFonts w:asciiTheme="minorHAnsi" w:hAnsiTheme="minorHAnsi"/>
        </w:rPr>
        <w:t>momento</w:t>
      </w:r>
      <w:r w:rsidRPr="00AE5740">
        <w:rPr>
          <w:rFonts w:asciiTheme="minorHAnsi" w:hAnsiTheme="minorHAnsi"/>
        </w:rPr>
        <w:t xml:space="preserve">. Sin embargo, dos mujeres sencillas decidieron temer a Dios más que al faraón. Ellas entendieron que </w:t>
      </w:r>
      <w:r w:rsidRPr="00D86B2B">
        <w:rPr>
          <w:rFonts w:asciiTheme="minorHAnsi" w:hAnsiTheme="minorHAnsi"/>
          <w:b/>
          <w:bCs/>
        </w:rPr>
        <w:t>por encima de cualquier autoridad humana está la autoridad de Dios</w:t>
      </w:r>
      <w:r w:rsidRPr="00AE5740">
        <w:rPr>
          <w:rFonts w:asciiTheme="minorHAnsi" w:hAnsiTheme="minorHAnsi"/>
        </w:rPr>
        <w:t>.</w:t>
      </w:r>
    </w:p>
    <w:p w14:paraId="0FFDDBC6" w14:textId="77777777" w:rsidR="00536DF4" w:rsidRPr="00AE5740" w:rsidRDefault="00536DF4" w:rsidP="00664C3E">
      <w:pPr>
        <w:rPr>
          <w:rFonts w:asciiTheme="minorHAnsi" w:hAnsiTheme="minorHAnsi"/>
        </w:rPr>
      </w:pPr>
    </w:p>
    <w:p w14:paraId="28482CB3" w14:textId="77777777" w:rsidR="00664C3E" w:rsidRPr="008002D7" w:rsidRDefault="00664C3E" w:rsidP="00664C3E">
      <w:pPr>
        <w:rPr>
          <w:rFonts w:asciiTheme="minorHAnsi" w:hAnsiTheme="minorHAnsi"/>
          <w:i/>
          <w:iCs/>
          <w:color w:val="7030A0"/>
        </w:rPr>
      </w:pPr>
      <w:r w:rsidRPr="00AE5740">
        <w:rPr>
          <w:rFonts w:asciiTheme="minorHAnsi" w:hAnsiTheme="minorHAnsi"/>
        </w:rPr>
        <w:t>Las parteras no actuaron por rebeldía ni por ideología, sino por reverencia a Dios.</w:t>
      </w:r>
      <w:r w:rsidRPr="00AE5740">
        <w:rPr>
          <w:rFonts w:asciiTheme="minorHAnsi" w:hAnsiTheme="minorHAnsi"/>
          <w:b/>
          <w:bCs/>
        </w:rPr>
        <w:t xml:space="preserve"> </w:t>
      </w:r>
      <w:r w:rsidRPr="008002D7">
        <w:rPr>
          <w:rFonts w:asciiTheme="minorHAnsi" w:hAnsiTheme="minorHAnsi"/>
          <w:b/>
          <w:bCs/>
          <w:i/>
          <w:iCs/>
          <w:color w:val="7030A0"/>
        </w:rPr>
        <w:t>Cuando el corazón teme al Señor, el miedo a los hombres pierde su poder y la obediencia a Dios se vuelve la prioridad</w:t>
      </w:r>
      <w:r w:rsidRPr="008002D7">
        <w:rPr>
          <w:rFonts w:asciiTheme="minorHAnsi" w:hAnsiTheme="minorHAnsi"/>
          <w:i/>
          <w:iCs/>
          <w:color w:val="7030A0"/>
        </w:rPr>
        <w:t>.</w:t>
      </w:r>
    </w:p>
    <w:p w14:paraId="3B43590F" w14:textId="77777777" w:rsidR="007E2589" w:rsidRPr="00AE5740" w:rsidRDefault="007E2589" w:rsidP="00664C3E">
      <w:pPr>
        <w:rPr>
          <w:rFonts w:asciiTheme="minorHAnsi" w:hAnsiTheme="minorHAnsi"/>
        </w:rPr>
      </w:pPr>
    </w:p>
    <w:p w14:paraId="73E79F1F" w14:textId="77777777" w:rsidR="00664C3E" w:rsidRPr="00AE5740" w:rsidRDefault="00664C3E" w:rsidP="00664C3E">
      <w:pPr>
        <w:rPr>
          <w:rFonts w:asciiTheme="minorHAnsi" w:hAnsiTheme="minorHAnsi"/>
        </w:rPr>
      </w:pPr>
      <w:r w:rsidRPr="00AE5740">
        <w:rPr>
          <w:rFonts w:asciiTheme="minorHAnsi" w:hAnsiTheme="minorHAnsi"/>
        </w:rPr>
        <w:t xml:space="preserve">Aquí vemos una verdad muy clara: </w:t>
      </w:r>
      <w:r w:rsidRPr="00AE5740">
        <w:rPr>
          <w:rFonts w:asciiTheme="minorHAnsi" w:hAnsiTheme="minorHAnsi"/>
          <w:b/>
          <w:bCs/>
        </w:rPr>
        <w:t>el temor de Dios nos vuelve valientes</w:t>
      </w:r>
      <w:r w:rsidRPr="00AE5740">
        <w:rPr>
          <w:rFonts w:asciiTheme="minorHAnsi" w:hAnsiTheme="minorHAnsi"/>
        </w:rPr>
        <w:t>. Cuando alguien teme verdaderamente a Dios, está dispuesto a obedecerle aun cuando eso signifique ir contra la presión o las órdenes de los hombres.</w:t>
      </w:r>
    </w:p>
    <w:p w14:paraId="619FCBDB" w14:textId="77777777" w:rsidR="007E2589" w:rsidRPr="00AE5740" w:rsidRDefault="007E2589" w:rsidP="00664C3E">
      <w:pPr>
        <w:rPr>
          <w:rFonts w:asciiTheme="minorHAnsi" w:hAnsiTheme="minorHAnsi"/>
        </w:rPr>
      </w:pPr>
    </w:p>
    <w:p w14:paraId="32444365" w14:textId="5F6C8017" w:rsidR="00664C3E" w:rsidRPr="00AE5740" w:rsidRDefault="00664C3E" w:rsidP="00664C3E">
      <w:pPr>
        <w:rPr>
          <w:rFonts w:asciiTheme="minorHAnsi" w:hAnsiTheme="minorHAnsi"/>
          <w:i/>
          <w:iCs/>
        </w:rPr>
      </w:pPr>
      <w:r w:rsidRPr="00AE5740">
        <w:rPr>
          <w:rFonts w:asciiTheme="minorHAnsi" w:hAnsiTheme="minorHAnsi"/>
          <w:b/>
          <w:bCs/>
          <w:i/>
          <w:iCs/>
        </w:rPr>
        <w:t>Señor</w:t>
      </w:r>
      <w:r w:rsidR="007E2589" w:rsidRPr="00AE5740">
        <w:rPr>
          <w:rFonts w:asciiTheme="minorHAnsi" w:hAnsiTheme="minorHAnsi"/>
          <w:b/>
          <w:bCs/>
          <w:i/>
          <w:iCs/>
        </w:rPr>
        <w:t xml:space="preserve"> Jesús</w:t>
      </w:r>
      <w:r w:rsidRPr="00AE5740">
        <w:rPr>
          <w:rFonts w:asciiTheme="minorHAnsi" w:hAnsiTheme="minorHAnsi"/>
          <w:i/>
          <w:iCs/>
        </w:rPr>
        <w:t>, forma en nosotros un verdadero temor a ti. Danos la valentía de obedecerte siempre, aun cuando hacerlo signifique enfrentar la presión de los hombres. Amén.</w:t>
      </w:r>
    </w:p>
    <w:p w14:paraId="20500B0F" w14:textId="77777777" w:rsidR="007A0247" w:rsidRDefault="007A0247" w:rsidP="00EE680B">
      <w:pPr>
        <w:rPr>
          <w:rFonts w:asciiTheme="minorHAnsi" w:hAnsiTheme="minorHAnsi"/>
          <w:lang w:val="es-ES"/>
        </w:rPr>
      </w:pPr>
    </w:p>
    <w:bookmarkEnd w:id="281"/>
    <w:p w14:paraId="61B5545E" w14:textId="77777777" w:rsidR="009E5369" w:rsidRDefault="009E5369" w:rsidP="00EE680B">
      <w:pPr>
        <w:rPr>
          <w:rFonts w:asciiTheme="minorHAnsi" w:hAnsiTheme="minorHAnsi"/>
          <w:lang w:val="es-ES"/>
        </w:rPr>
      </w:pPr>
    </w:p>
    <w:p w14:paraId="25EFC36A" w14:textId="77777777" w:rsidR="0085034C" w:rsidRDefault="0085034C" w:rsidP="00EE680B">
      <w:pPr>
        <w:rPr>
          <w:rFonts w:asciiTheme="minorHAnsi" w:hAnsiTheme="minorHAnsi"/>
          <w:lang w:val="es-ES"/>
        </w:rPr>
      </w:pPr>
    </w:p>
    <w:p w14:paraId="356F8561" w14:textId="77777777" w:rsidR="0085034C" w:rsidRDefault="0085034C" w:rsidP="00EE680B">
      <w:pPr>
        <w:rPr>
          <w:rFonts w:asciiTheme="minorHAnsi" w:hAnsiTheme="minorHAnsi"/>
          <w:lang w:val="es-ES"/>
        </w:rPr>
      </w:pPr>
      <w:bookmarkStart w:id="282" w:name="OLE_LINK282"/>
    </w:p>
    <w:p w14:paraId="77CB5799" w14:textId="77777777" w:rsidR="009E5369" w:rsidRPr="009E5369" w:rsidRDefault="009E5369" w:rsidP="00C67A6D">
      <w:pPr>
        <w:shd w:val="clear" w:color="auto" w:fill="FFFFFF"/>
        <w:outlineLvl w:val="2"/>
        <w:rPr>
          <w:rFonts w:asciiTheme="minorHAnsi" w:hAnsiTheme="minorHAnsi" w:cs="Segoe UI"/>
          <w:b/>
          <w:bCs/>
          <w:color w:val="2E2F30"/>
          <w:sz w:val="28"/>
          <w:szCs w:val="28"/>
        </w:rPr>
      </w:pPr>
      <w:r w:rsidRPr="009E5369">
        <w:rPr>
          <w:rFonts w:asciiTheme="minorHAnsi" w:hAnsiTheme="minorHAnsi" w:cs="Segoe UI"/>
          <w:b/>
          <w:bCs/>
          <w:color w:val="2E2F30"/>
          <w:sz w:val="28"/>
          <w:szCs w:val="28"/>
        </w:rPr>
        <w:t>El temor de Dios puede cambiar la historia</w:t>
      </w:r>
    </w:p>
    <w:p w14:paraId="0B8E31DE" w14:textId="6C7F67C0" w:rsidR="003D2D09" w:rsidRPr="00AD31DC" w:rsidRDefault="009E5369" w:rsidP="00C67A6D">
      <w:pPr>
        <w:rPr>
          <w:rFonts w:asciiTheme="minorHAnsi" w:hAnsiTheme="minorHAnsi" w:cs="Segoe UI"/>
          <w:color w:val="2E2F30"/>
          <w:shd w:val="clear" w:color="auto" w:fill="FFFFFF"/>
        </w:rPr>
      </w:pPr>
      <w:r w:rsidRPr="00AD31DC">
        <w:rPr>
          <w:rFonts w:asciiTheme="minorHAnsi" w:hAnsiTheme="minorHAnsi" w:cs="Segoe UI"/>
          <w:b/>
          <w:bCs/>
          <w:color w:val="2E2F30"/>
          <w:shd w:val="clear" w:color="auto" w:fill="FFFFFF"/>
        </w:rPr>
        <w:t>Éxodo 1:20-21 (NTV)</w:t>
      </w:r>
      <w:r w:rsidR="00F00396" w:rsidRPr="00AD31DC">
        <w:rPr>
          <w:rFonts w:asciiTheme="minorHAnsi" w:hAnsiTheme="minorHAnsi" w:cs="Segoe UI"/>
          <w:color w:val="2E2F30"/>
          <w:shd w:val="clear" w:color="auto" w:fill="FFFFFF"/>
        </w:rPr>
        <w:t xml:space="preserve"> </w:t>
      </w:r>
      <w:r w:rsidRPr="00C67A6D">
        <w:rPr>
          <w:rFonts w:asciiTheme="minorHAnsi" w:hAnsiTheme="minorHAnsi" w:cs="Segoe UI"/>
          <w:i/>
          <w:iCs/>
          <w:color w:val="0070C0"/>
          <w:shd w:val="clear" w:color="auto" w:fill="FFFFFF"/>
        </w:rPr>
        <w:t>“Por eso Dios fue bueno con las parteras, y los israelitas siguieron multiplicándose, y se hicieron cada vez más poderosos. Además, como las parteras temían a Dios, él les concedió su propia familia”.</w:t>
      </w:r>
    </w:p>
    <w:p w14:paraId="689177DD" w14:textId="77777777" w:rsidR="003D2D09" w:rsidRPr="00AD31DC" w:rsidRDefault="003D2D09" w:rsidP="009E5369">
      <w:pPr>
        <w:rPr>
          <w:rFonts w:asciiTheme="minorHAnsi" w:hAnsiTheme="minorHAnsi" w:cs="Segoe UI"/>
          <w:color w:val="2E2F30"/>
          <w:shd w:val="clear" w:color="auto" w:fill="FFFFFF"/>
        </w:rPr>
      </w:pPr>
    </w:p>
    <w:p w14:paraId="30376F20" w14:textId="501E20A8" w:rsidR="00F00396" w:rsidRPr="00AD31DC" w:rsidRDefault="009E5369" w:rsidP="009E5369">
      <w:pPr>
        <w:rPr>
          <w:rFonts w:asciiTheme="minorHAnsi" w:hAnsiTheme="minorHAnsi" w:cs="Segoe UI"/>
          <w:color w:val="2E2F30"/>
          <w:shd w:val="clear" w:color="auto" w:fill="FFFFFF"/>
        </w:rPr>
      </w:pPr>
      <w:r w:rsidRPr="00AD31DC">
        <w:rPr>
          <w:rFonts w:asciiTheme="minorHAnsi" w:hAnsiTheme="minorHAnsi" w:cs="Segoe UI"/>
          <w:color w:val="2E2F30"/>
          <w:shd w:val="clear" w:color="auto" w:fill="FFFFFF"/>
        </w:rPr>
        <w:t>En medio de uno de los momentos más difíciles para el pueblo de Israel, dos parteras decidieron temer más a Dios</w:t>
      </w:r>
      <w:r w:rsidR="00532889">
        <w:rPr>
          <w:rFonts w:asciiTheme="minorHAnsi" w:hAnsiTheme="minorHAnsi" w:cs="Segoe UI"/>
          <w:color w:val="2E2F30"/>
          <w:shd w:val="clear" w:color="auto" w:fill="FFFFFF"/>
        </w:rPr>
        <w:t xml:space="preserve"> </w:t>
      </w:r>
      <w:r w:rsidRPr="00AD31DC">
        <w:rPr>
          <w:rFonts w:asciiTheme="minorHAnsi" w:hAnsiTheme="minorHAnsi" w:cs="Segoe UI"/>
          <w:color w:val="2E2F30"/>
          <w:shd w:val="clear" w:color="auto" w:fill="FFFFFF"/>
        </w:rPr>
        <w:t>que al faraón. Su decisión no solo preservó vidas en ese momento, también influyó en el futuro de toda una nación. </w:t>
      </w:r>
      <w:r w:rsidRPr="00AD31DC">
        <w:rPr>
          <w:rFonts w:asciiTheme="minorHAnsi" w:hAnsiTheme="minorHAnsi" w:cs="Segoe UI"/>
          <w:b/>
          <w:bCs/>
          <w:color w:val="2E2F30"/>
          <w:shd w:val="clear" w:color="auto" w:fill="FFFFFF"/>
        </w:rPr>
        <w:t>Cuando alguien vive con temor de Dios, sus decisiones pueden cambiar la historia.</w:t>
      </w:r>
      <w:r w:rsidRPr="00AD31DC">
        <w:rPr>
          <w:rFonts w:asciiTheme="minorHAnsi" w:hAnsiTheme="minorHAnsi" w:cs="Segoe UI"/>
          <w:color w:val="2E2F30"/>
          <w:shd w:val="clear" w:color="auto" w:fill="FFFFFF"/>
        </w:rPr>
        <w:t xml:space="preserve"> Gracias a esa actitud, los niños hebreos continuaron naciendo, y </w:t>
      </w:r>
      <w:r w:rsidR="00311022">
        <w:rPr>
          <w:rFonts w:asciiTheme="minorHAnsi" w:hAnsiTheme="minorHAnsi" w:cs="Segoe UI"/>
          <w:color w:val="2E2F30"/>
          <w:shd w:val="clear" w:color="auto" w:fill="FFFFFF"/>
        </w:rPr>
        <w:t xml:space="preserve">tiempo </w:t>
      </w:r>
      <w:r w:rsidRPr="00AD31DC">
        <w:rPr>
          <w:rFonts w:asciiTheme="minorHAnsi" w:hAnsiTheme="minorHAnsi" w:cs="Segoe UI"/>
          <w:color w:val="2E2F30"/>
          <w:shd w:val="clear" w:color="auto" w:fill="FFFFFF"/>
        </w:rPr>
        <w:t>después, incluso Moisés sería parte de esa generación preservada.</w:t>
      </w:r>
    </w:p>
    <w:p w14:paraId="26FAB05D" w14:textId="77777777" w:rsidR="00F00396" w:rsidRPr="00AD31DC" w:rsidRDefault="00F00396" w:rsidP="009E5369">
      <w:pPr>
        <w:rPr>
          <w:rFonts w:asciiTheme="minorHAnsi" w:hAnsiTheme="minorHAnsi" w:cs="Segoe UI"/>
          <w:color w:val="2E2F30"/>
          <w:shd w:val="clear" w:color="auto" w:fill="FFFFFF"/>
        </w:rPr>
      </w:pPr>
    </w:p>
    <w:p w14:paraId="552E940E" w14:textId="77777777" w:rsidR="00420A81" w:rsidRDefault="009E5369" w:rsidP="009E5369">
      <w:pPr>
        <w:rPr>
          <w:rFonts w:asciiTheme="minorHAnsi" w:hAnsiTheme="minorHAnsi" w:cs="Segoe UI"/>
          <w:b/>
          <w:bCs/>
          <w:color w:val="2E2F30"/>
          <w:shd w:val="clear" w:color="auto" w:fill="FFFFFF"/>
        </w:rPr>
      </w:pPr>
      <w:r w:rsidRPr="00AD31DC">
        <w:rPr>
          <w:rFonts w:asciiTheme="minorHAnsi" w:hAnsiTheme="minorHAnsi" w:cs="Segoe UI"/>
          <w:color w:val="2E2F30"/>
          <w:shd w:val="clear" w:color="auto" w:fill="FFFFFF"/>
        </w:rPr>
        <w:t>Nosotros no servimos a Dios buscando beneficios personales; lo honramos porque </w:t>
      </w:r>
      <w:r w:rsidRPr="00AD31DC">
        <w:rPr>
          <w:rFonts w:asciiTheme="minorHAnsi" w:hAnsiTheme="minorHAnsi" w:cs="Segoe UI"/>
          <w:b/>
          <w:bCs/>
          <w:color w:val="2E2F30"/>
          <w:shd w:val="clear" w:color="auto" w:fill="FFFFFF"/>
        </w:rPr>
        <w:t>Él es digno</w:t>
      </w:r>
      <w:r w:rsidRPr="00AD31DC">
        <w:rPr>
          <w:rFonts w:asciiTheme="minorHAnsi" w:hAnsiTheme="minorHAnsi" w:cs="Segoe UI"/>
          <w:color w:val="2E2F30"/>
          <w:shd w:val="clear" w:color="auto" w:fill="FFFFFF"/>
        </w:rPr>
        <w:t>. Sin embargo, en su misericordia, muchas veces Dios bendice a quienes le temen. </w:t>
      </w:r>
      <w:r w:rsidRPr="00AD31DC">
        <w:rPr>
          <w:rFonts w:asciiTheme="minorHAnsi" w:hAnsiTheme="minorHAnsi" w:cs="Segoe UI"/>
          <w:b/>
          <w:bCs/>
          <w:color w:val="2E2F30"/>
          <w:shd w:val="clear" w:color="auto" w:fill="FFFFFF"/>
        </w:rPr>
        <w:t xml:space="preserve">El temor de Dios en una vida puede producir efectos que van mucho más allá del presente. </w:t>
      </w:r>
    </w:p>
    <w:p w14:paraId="3A551FF6" w14:textId="77777777" w:rsidR="00FC4B98" w:rsidRDefault="00FC4B98" w:rsidP="009E5369">
      <w:pPr>
        <w:rPr>
          <w:rFonts w:asciiTheme="minorHAnsi" w:hAnsiTheme="minorHAnsi" w:cs="Segoe UI"/>
          <w:b/>
          <w:bCs/>
          <w:color w:val="2E2F30"/>
          <w:shd w:val="clear" w:color="auto" w:fill="FFFFFF"/>
        </w:rPr>
      </w:pPr>
    </w:p>
    <w:p w14:paraId="698BC28C" w14:textId="2A09CDF2" w:rsidR="00F00396" w:rsidRPr="00420A81" w:rsidRDefault="009E5369" w:rsidP="009E5369">
      <w:pPr>
        <w:rPr>
          <w:rFonts w:asciiTheme="minorHAnsi" w:hAnsiTheme="minorHAnsi" w:cs="Segoe UI"/>
          <w:i/>
          <w:iCs/>
          <w:color w:val="7030A0"/>
          <w:shd w:val="clear" w:color="auto" w:fill="FFFFFF"/>
        </w:rPr>
      </w:pPr>
      <w:r w:rsidRPr="00420A81">
        <w:rPr>
          <w:rFonts w:asciiTheme="minorHAnsi" w:hAnsiTheme="minorHAnsi" w:cs="Segoe UI"/>
          <w:i/>
          <w:iCs/>
          <w:color w:val="7030A0"/>
          <w:shd w:val="clear" w:color="auto" w:fill="FFFFFF"/>
        </w:rPr>
        <w:t>El temor de Dios EN TI HOY puede convertirse en la bendición de mañana para muchos.</w:t>
      </w:r>
      <w:r w:rsidR="00F00396" w:rsidRPr="00420A81">
        <w:rPr>
          <w:rFonts w:asciiTheme="minorHAnsi" w:hAnsiTheme="minorHAnsi" w:cs="Segoe UI"/>
          <w:i/>
          <w:iCs/>
          <w:color w:val="7030A0"/>
          <w:shd w:val="clear" w:color="auto" w:fill="FFFFFF"/>
        </w:rPr>
        <w:t xml:space="preserve"> </w:t>
      </w:r>
      <w:r w:rsidRPr="00420A81">
        <w:rPr>
          <w:rFonts w:asciiTheme="minorHAnsi" w:hAnsiTheme="minorHAnsi" w:cs="Segoe UI"/>
          <w:i/>
          <w:iCs/>
          <w:color w:val="7030A0"/>
          <w:shd w:val="clear" w:color="auto" w:fill="FFFFFF"/>
        </w:rPr>
        <w:br/>
      </w:r>
    </w:p>
    <w:p w14:paraId="3A872CA7" w14:textId="7A4CA611" w:rsidR="009E5369" w:rsidRDefault="009E5369" w:rsidP="009E5369">
      <w:pPr>
        <w:rPr>
          <w:rFonts w:asciiTheme="minorHAnsi" w:hAnsiTheme="minorHAnsi" w:cs="Segoe UI"/>
          <w:i/>
          <w:iCs/>
          <w:color w:val="2E2F30"/>
          <w:shd w:val="clear" w:color="auto" w:fill="FFFFFF"/>
        </w:rPr>
      </w:pPr>
      <w:r w:rsidRPr="00AD31DC">
        <w:rPr>
          <w:rFonts w:asciiTheme="minorHAnsi" w:hAnsiTheme="minorHAnsi" w:cs="Segoe UI"/>
          <w:b/>
          <w:bCs/>
          <w:i/>
          <w:iCs/>
          <w:color w:val="2E2F30"/>
          <w:shd w:val="clear" w:color="auto" w:fill="FFFFFF"/>
        </w:rPr>
        <w:t>Señor Jesús</w:t>
      </w:r>
      <w:r w:rsidRPr="00AD31DC">
        <w:rPr>
          <w:rFonts w:asciiTheme="minorHAnsi" w:hAnsiTheme="minorHAnsi" w:cs="Segoe UI"/>
          <w:i/>
          <w:iCs/>
          <w:color w:val="2E2F30"/>
          <w:shd w:val="clear" w:color="auto" w:fill="FFFFFF"/>
        </w:rPr>
        <w:t>, gracias por ejemplos como estas parteras que nos recuerdan que siempre vale la pena honrarte. Ayúdanos a vivir con temor reverente delante de ti, sabiendo que nuestras decisiones también pueden servir a tu propósito y bendecir a otros. Amén.</w:t>
      </w:r>
    </w:p>
    <w:bookmarkEnd w:id="282"/>
    <w:p w14:paraId="52FAA686" w14:textId="77777777" w:rsidR="00084EBA" w:rsidRDefault="00084EBA" w:rsidP="009E5369">
      <w:pPr>
        <w:rPr>
          <w:rFonts w:asciiTheme="minorHAnsi" w:hAnsiTheme="minorHAnsi"/>
          <w:lang w:val="es-ES"/>
        </w:rPr>
      </w:pPr>
    </w:p>
    <w:p w14:paraId="3B691CBB" w14:textId="77777777" w:rsidR="00CB4545" w:rsidRDefault="00CB4545" w:rsidP="009E5369">
      <w:pPr>
        <w:rPr>
          <w:rFonts w:asciiTheme="minorHAnsi" w:hAnsiTheme="minorHAnsi"/>
          <w:lang w:val="es-ES"/>
        </w:rPr>
      </w:pPr>
    </w:p>
    <w:p w14:paraId="5493B2C2" w14:textId="77777777" w:rsidR="00706F39" w:rsidRDefault="00706F39" w:rsidP="00CB4545">
      <w:pPr>
        <w:rPr>
          <w:rFonts w:asciiTheme="minorHAnsi" w:hAnsiTheme="minorHAnsi"/>
          <w:lang w:val="es-ES"/>
        </w:rPr>
      </w:pPr>
    </w:p>
    <w:p w14:paraId="295602AD" w14:textId="562695DD" w:rsidR="00CB4545" w:rsidRPr="009576EA" w:rsidRDefault="009576EA" w:rsidP="00CB4545">
      <w:pPr>
        <w:rPr>
          <w:rFonts w:asciiTheme="minorHAnsi" w:hAnsiTheme="minorHAnsi"/>
          <w:b/>
          <w:bCs/>
          <w:sz w:val="28"/>
          <w:szCs w:val="28"/>
          <w:lang w:val="es-ES"/>
        </w:rPr>
      </w:pPr>
      <w:bookmarkStart w:id="283" w:name="OLE_LINK283"/>
      <w:r w:rsidRPr="009576EA">
        <w:rPr>
          <w:rFonts w:asciiTheme="minorHAnsi" w:hAnsiTheme="minorHAnsi"/>
          <w:b/>
          <w:bCs/>
          <w:sz w:val="28"/>
          <w:szCs w:val="28"/>
          <w:lang w:val="es-ES"/>
        </w:rPr>
        <w:t xml:space="preserve">Mi ayuda no depende de lo que veo. </w:t>
      </w:r>
    </w:p>
    <w:p w14:paraId="3C61EB91" w14:textId="3346EFAD" w:rsidR="00CB4545" w:rsidRPr="00CB4545" w:rsidRDefault="00CB4545" w:rsidP="00CB4545">
      <w:pPr>
        <w:rPr>
          <w:rFonts w:asciiTheme="minorHAnsi" w:hAnsiTheme="minorHAnsi"/>
          <w:lang w:val="es-ES"/>
        </w:rPr>
      </w:pPr>
      <w:r w:rsidRPr="00CB4545">
        <w:rPr>
          <w:rFonts w:asciiTheme="minorHAnsi" w:hAnsiTheme="minorHAnsi"/>
          <w:b/>
          <w:bCs/>
          <w:lang w:val="es-ES"/>
        </w:rPr>
        <w:t>Salmos 121:1-2 NTV</w:t>
      </w:r>
      <w:r w:rsidRPr="00CB4545">
        <w:rPr>
          <w:rFonts w:asciiTheme="minorHAnsi" w:hAnsiTheme="minorHAnsi"/>
          <w:lang w:val="es-ES"/>
        </w:rPr>
        <w:t xml:space="preserve">. </w:t>
      </w:r>
      <w:r w:rsidRPr="00CB4545">
        <w:rPr>
          <w:rFonts w:asciiTheme="minorHAnsi" w:hAnsiTheme="minorHAnsi"/>
          <w:i/>
          <w:iCs/>
          <w:color w:val="0070C0"/>
          <w:lang w:val="es-ES"/>
        </w:rPr>
        <w:t xml:space="preserve">Levanto la vista hacia las montañas, ¿viene de allí mi ayuda? </w:t>
      </w:r>
      <w:r w:rsidRPr="00CB4545">
        <w:rPr>
          <w:rFonts w:asciiTheme="minorHAnsi" w:hAnsiTheme="minorHAnsi"/>
          <w:i/>
          <w:iCs/>
          <w:color w:val="0070C0"/>
          <w:vertAlign w:val="superscript"/>
          <w:lang w:val="es-ES"/>
        </w:rPr>
        <w:t>2 </w:t>
      </w:r>
      <w:r w:rsidRPr="00CB4545">
        <w:rPr>
          <w:rFonts w:asciiTheme="minorHAnsi" w:hAnsiTheme="minorHAnsi"/>
          <w:i/>
          <w:iCs/>
          <w:color w:val="0070C0"/>
          <w:lang w:val="es-ES"/>
        </w:rPr>
        <w:t>¡</w:t>
      </w:r>
      <w:r w:rsidRPr="004340C7">
        <w:rPr>
          <w:rFonts w:asciiTheme="minorHAnsi" w:hAnsiTheme="minorHAnsi"/>
          <w:b/>
          <w:bCs/>
          <w:i/>
          <w:iCs/>
          <w:color w:val="0070C0"/>
          <w:lang w:val="es-ES"/>
        </w:rPr>
        <w:t xml:space="preserve">Mi ayuda viene del </w:t>
      </w:r>
      <w:r w:rsidRPr="004340C7">
        <w:rPr>
          <w:rFonts w:asciiTheme="minorHAnsi" w:hAnsiTheme="minorHAnsi"/>
          <w:b/>
          <w:bCs/>
          <w:i/>
          <w:iCs/>
          <w:smallCaps/>
          <w:color w:val="0070C0"/>
          <w:lang w:val="es-ES"/>
        </w:rPr>
        <w:t>Señor</w:t>
      </w:r>
      <w:r w:rsidRPr="00CB4545">
        <w:rPr>
          <w:rFonts w:asciiTheme="minorHAnsi" w:hAnsiTheme="minorHAnsi"/>
          <w:i/>
          <w:iCs/>
          <w:color w:val="0070C0"/>
          <w:lang w:val="es-ES"/>
        </w:rPr>
        <w:t>, quien hizo el cielo y la tierra!</w:t>
      </w:r>
    </w:p>
    <w:p w14:paraId="337ED8D0" w14:textId="77777777" w:rsidR="00CB4545" w:rsidRPr="001B6142" w:rsidRDefault="00CB4545" w:rsidP="001B6142">
      <w:pPr>
        <w:rPr>
          <w:rFonts w:asciiTheme="minorHAnsi" w:hAnsiTheme="minorHAnsi"/>
        </w:rPr>
      </w:pPr>
    </w:p>
    <w:p w14:paraId="1075980A" w14:textId="77777777" w:rsidR="00834833" w:rsidRDefault="00834833" w:rsidP="001B6142">
      <w:pPr>
        <w:rPr>
          <w:rFonts w:asciiTheme="minorHAnsi" w:hAnsiTheme="minorHAnsi"/>
          <w:color w:val="000000"/>
        </w:rPr>
      </w:pPr>
      <w:r w:rsidRPr="00834833">
        <w:rPr>
          <w:rFonts w:asciiTheme="minorHAnsi" w:hAnsiTheme="minorHAnsi"/>
          <w:color w:val="000000"/>
        </w:rPr>
        <w:t xml:space="preserve">Hay momentos, como cuando viajamos o entramos en algo nuevo, donde naturalmente levantamos la mirada buscando seguridad: en el entorno, en las condiciones, en lo que conocemos o podemos controlar. Pero el salmista hace una pausa y se responde a sí mismo con una verdad que lo cambia todo: su ayuda no viene de lo que ve, </w:t>
      </w:r>
      <w:r w:rsidRPr="00834833">
        <w:rPr>
          <w:rFonts w:asciiTheme="minorHAnsi" w:hAnsiTheme="minorHAnsi"/>
          <w:b/>
          <w:bCs/>
          <w:color w:val="000000"/>
        </w:rPr>
        <w:t>sino de Dios</w:t>
      </w:r>
      <w:r w:rsidRPr="00834833">
        <w:rPr>
          <w:rFonts w:asciiTheme="minorHAnsi" w:hAnsiTheme="minorHAnsi"/>
          <w:color w:val="000000"/>
        </w:rPr>
        <w:t>.</w:t>
      </w:r>
    </w:p>
    <w:p w14:paraId="6CC48DE4" w14:textId="77777777" w:rsidR="001B6142" w:rsidRPr="00834833" w:rsidRDefault="001B6142" w:rsidP="001B6142">
      <w:pPr>
        <w:rPr>
          <w:rFonts w:asciiTheme="minorHAnsi" w:hAnsiTheme="minorHAnsi"/>
          <w:color w:val="000000"/>
        </w:rPr>
      </w:pPr>
    </w:p>
    <w:p w14:paraId="0A566C03" w14:textId="77777777" w:rsidR="00834833" w:rsidRPr="00834833" w:rsidRDefault="00834833" w:rsidP="001B6142">
      <w:pPr>
        <w:rPr>
          <w:rFonts w:asciiTheme="minorHAnsi" w:hAnsiTheme="minorHAnsi"/>
          <w:color w:val="000000"/>
        </w:rPr>
      </w:pPr>
      <w:r w:rsidRPr="00834833">
        <w:rPr>
          <w:rFonts w:asciiTheme="minorHAnsi" w:hAnsiTheme="minorHAnsi"/>
          <w:color w:val="000000"/>
        </w:rPr>
        <w:t xml:space="preserve">No es el destino el que garantiza tu cuidado, no son las circunstancias las que determinan tu paz. </w:t>
      </w:r>
      <w:r w:rsidRPr="00834833">
        <w:rPr>
          <w:rFonts w:asciiTheme="minorHAnsi" w:hAnsiTheme="minorHAnsi"/>
          <w:b/>
          <w:bCs/>
          <w:color w:val="000000"/>
        </w:rPr>
        <w:t>Es el Señor</w:t>
      </w:r>
      <w:r w:rsidRPr="00834833">
        <w:rPr>
          <w:rFonts w:asciiTheme="minorHAnsi" w:hAnsiTheme="minorHAnsi"/>
          <w:color w:val="000000"/>
        </w:rPr>
        <w:t xml:space="preserve">, </w:t>
      </w:r>
      <w:r w:rsidRPr="00834833">
        <w:rPr>
          <w:rFonts w:asciiTheme="minorHAnsi" w:hAnsiTheme="minorHAnsi"/>
          <w:b/>
          <w:bCs/>
          <w:color w:val="000000"/>
        </w:rPr>
        <w:t>el Creador de todo</w:t>
      </w:r>
      <w:r w:rsidRPr="00834833">
        <w:rPr>
          <w:rFonts w:asciiTheme="minorHAnsi" w:hAnsiTheme="minorHAnsi"/>
          <w:color w:val="000000"/>
        </w:rPr>
        <w:t xml:space="preserve">, quien sostiene tu vida. Cuando entiendes eso, puedes avanzar con confianza, porque no dependes de lo visible… </w:t>
      </w:r>
      <w:r w:rsidRPr="00834833">
        <w:rPr>
          <w:rFonts w:asciiTheme="minorHAnsi" w:hAnsiTheme="minorHAnsi"/>
          <w:b/>
          <w:bCs/>
          <w:color w:val="000000"/>
        </w:rPr>
        <w:t>dependes del Dios que está por encima de todo</w:t>
      </w:r>
      <w:r w:rsidRPr="00834833">
        <w:rPr>
          <w:rFonts w:asciiTheme="minorHAnsi" w:hAnsiTheme="minorHAnsi"/>
          <w:color w:val="000000"/>
        </w:rPr>
        <w:t>.</w:t>
      </w:r>
    </w:p>
    <w:p w14:paraId="25D64DCC" w14:textId="77777777" w:rsidR="001B6142" w:rsidRDefault="001B6142" w:rsidP="001B6142">
      <w:pPr>
        <w:rPr>
          <w:rFonts w:asciiTheme="minorHAnsi" w:hAnsiTheme="minorHAnsi"/>
          <w:b/>
          <w:bCs/>
          <w:color w:val="000000"/>
        </w:rPr>
      </w:pPr>
    </w:p>
    <w:p w14:paraId="307A614B" w14:textId="3FA130B4" w:rsidR="00834833" w:rsidRPr="00834833" w:rsidRDefault="00834833" w:rsidP="001B6142">
      <w:pPr>
        <w:rPr>
          <w:rFonts w:asciiTheme="minorHAnsi" w:hAnsiTheme="minorHAnsi"/>
          <w:i/>
          <w:iCs/>
          <w:color w:val="7030A0"/>
        </w:rPr>
      </w:pPr>
      <w:r w:rsidRPr="00834833">
        <w:rPr>
          <w:rFonts w:asciiTheme="minorHAnsi" w:hAnsiTheme="minorHAnsi"/>
          <w:i/>
          <w:iCs/>
          <w:color w:val="7030A0"/>
        </w:rPr>
        <w:t>Mi ayuda no viene de lo que veo, viene del Dios que está por encima de todo.</w:t>
      </w:r>
    </w:p>
    <w:p w14:paraId="477F37C8" w14:textId="77777777" w:rsidR="001B6142" w:rsidRDefault="001B6142" w:rsidP="001B6142">
      <w:pPr>
        <w:rPr>
          <w:rFonts w:asciiTheme="minorHAnsi" w:hAnsiTheme="minorHAnsi"/>
          <w:color w:val="000000"/>
        </w:rPr>
      </w:pPr>
    </w:p>
    <w:p w14:paraId="61F3488B" w14:textId="240460E3" w:rsidR="00834833" w:rsidRPr="00834833" w:rsidRDefault="00834833" w:rsidP="001B6142">
      <w:pPr>
        <w:rPr>
          <w:rFonts w:asciiTheme="minorHAnsi" w:hAnsiTheme="minorHAnsi"/>
          <w:i/>
          <w:iCs/>
          <w:color w:val="000000"/>
        </w:rPr>
      </w:pPr>
      <w:r w:rsidRPr="00834833">
        <w:rPr>
          <w:rFonts w:asciiTheme="minorHAnsi" w:hAnsiTheme="minorHAnsi"/>
          <w:b/>
          <w:bCs/>
          <w:i/>
          <w:iCs/>
          <w:color w:val="000000"/>
        </w:rPr>
        <w:t>Señor</w:t>
      </w:r>
      <w:r w:rsidRPr="001B6142">
        <w:rPr>
          <w:rFonts w:asciiTheme="minorHAnsi" w:hAnsiTheme="minorHAnsi"/>
          <w:b/>
          <w:bCs/>
          <w:i/>
          <w:iCs/>
          <w:color w:val="000000"/>
        </w:rPr>
        <w:t xml:space="preserve"> Jesús</w:t>
      </w:r>
      <w:r w:rsidRPr="00834833">
        <w:rPr>
          <w:rFonts w:asciiTheme="minorHAnsi" w:hAnsiTheme="minorHAnsi"/>
          <w:i/>
          <w:iCs/>
          <w:color w:val="000000"/>
        </w:rPr>
        <w:t>, hoy levanto mi mirada a Ti. En medio de</w:t>
      </w:r>
      <w:r w:rsidRPr="001B6142">
        <w:rPr>
          <w:rFonts w:asciiTheme="minorHAnsi" w:hAnsiTheme="minorHAnsi"/>
          <w:i/>
          <w:iCs/>
          <w:color w:val="000000"/>
        </w:rPr>
        <w:t>l</w:t>
      </w:r>
      <w:r w:rsidRPr="00834833">
        <w:rPr>
          <w:rFonts w:asciiTheme="minorHAnsi" w:hAnsiTheme="minorHAnsi"/>
          <w:i/>
          <w:iCs/>
          <w:color w:val="000000"/>
        </w:rPr>
        <w:t xml:space="preserve"> viaje y de todo lo que enfrento, reconozco que mi ayuda viene de Ti. Guarda mi salida y mi entrada, dirige cada paso y lléname de paz, amén.</w:t>
      </w:r>
    </w:p>
    <w:bookmarkEnd w:id="283"/>
    <w:p w14:paraId="7243CF88" w14:textId="1DFAA684" w:rsidR="00706F39" w:rsidRPr="0009280E" w:rsidRDefault="00706F39" w:rsidP="0009280E">
      <w:pPr>
        <w:rPr>
          <w:rFonts w:asciiTheme="minorHAnsi" w:hAnsiTheme="minorHAnsi"/>
        </w:rPr>
      </w:pPr>
    </w:p>
    <w:p w14:paraId="1EE6802D" w14:textId="77777777" w:rsidR="00A77E40" w:rsidRPr="0009280E" w:rsidRDefault="00A77E40" w:rsidP="0009280E">
      <w:pPr>
        <w:rPr>
          <w:rFonts w:asciiTheme="minorHAnsi" w:hAnsiTheme="minorHAnsi"/>
          <w:lang w:val="es-ES"/>
        </w:rPr>
      </w:pPr>
    </w:p>
    <w:p w14:paraId="45CD22AF" w14:textId="77777777" w:rsidR="00A77E40" w:rsidRPr="0009280E" w:rsidRDefault="00A77E40" w:rsidP="0009280E">
      <w:pPr>
        <w:rPr>
          <w:rFonts w:asciiTheme="minorHAnsi" w:hAnsiTheme="minorHAnsi"/>
          <w:lang w:val="es-ES"/>
        </w:rPr>
      </w:pPr>
    </w:p>
    <w:p w14:paraId="721B45A3" w14:textId="055073F0" w:rsidR="00B205C6" w:rsidRPr="0009280E" w:rsidRDefault="00B205C6" w:rsidP="0009280E">
      <w:pPr>
        <w:rPr>
          <w:rFonts w:asciiTheme="minorHAnsi" w:hAnsiTheme="minorHAnsi"/>
          <w:b/>
          <w:bCs/>
          <w:sz w:val="28"/>
          <w:szCs w:val="28"/>
          <w:lang w:val="es-ES"/>
        </w:rPr>
      </w:pPr>
      <w:bookmarkStart w:id="284" w:name="OLE_LINK281"/>
      <w:r w:rsidRPr="0009280E">
        <w:rPr>
          <w:rFonts w:asciiTheme="minorHAnsi" w:hAnsiTheme="minorHAnsi"/>
          <w:b/>
          <w:bCs/>
          <w:sz w:val="28"/>
          <w:szCs w:val="28"/>
          <w:lang w:val="es-ES"/>
        </w:rPr>
        <w:t xml:space="preserve">Jesús oro por ti. </w:t>
      </w:r>
    </w:p>
    <w:p w14:paraId="2F87639F" w14:textId="66301096" w:rsidR="00A77E40" w:rsidRPr="0009280E" w:rsidRDefault="00A77E40" w:rsidP="0009280E">
      <w:pPr>
        <w:rPr>
          <w:rFonts w:asciiTheme="minorHAnsi" w:hAnsiTheme="minorHAnsi"/>
          <w:lang w:val="es-ES"/>
        </w:rPr>
      </w:pPr>
      <w:r w:rsidRPr="0009280E">
        <w:rPr>
          <w:rFonts w:asciiTheme="minorHAnsi" w:hAnsiTheme="minorHAnsi"/>
          <w:b/>
          <w:bCs/>
          <w:lang w:val="es-ES"/>
        </w:rPr>
        <w:t>Juan 17:20 (NTV)</w:t>
      </w:r>
      <w:r w:rsidRPr="0009280E">
        <w:rPr>
          <w:rFonts w:asciiTheme="minorHAnsi" w:hAnsiTheme="minorHAnsi"/>
          <w:lang w:val="es-ES"/>
        </w:rPr>
        <w:t xml:space="preserve"> “</w:t>
      </w:r>
      <w:r w:rsidRPr="0009280E">
        <w:rPr>
          <w:rFonts w:asciiTheme="minorHAnsi" w:hAnsiTheme="minorHAnsi"/>
          <w:i/>
          <w:iCs/>
          <w:color w:val="0070C0"/>
          <w:lang w:val="es-ES"/>
        </w:rPr>
        <w:t>No te pido sólo por estos discípulos, sino también por todos los que creerán en mí por el mensaje de ellos...</w:t>
      </w:r>
      <w:r w:rsidRPr="0009280E">
        <w:rPr>
          <w:rFonts w:asciiTheme="minorHAnsi" w:hAnsiTheme="minorHAnsi"/>
          <w:lang w:val="es-ES"/>
        </w:rPr>
        <w:t>”</w:t>
      </w:r>
    </w:p>
    <w:p w14:paraId="63D4CAAF" w14:textId="77777777" w:rsidR="00A77E40" w:rsidRPr="0009280E" w:rsidRDefault="00A77E40" w:rsidP="0009280E">
      <w:pPr>
        <w:rPr>
          <w:rFonts w:asciiTheme="minorHAnsi" w:hAnsiTheme="minorHAnsi"/>
          <w:lang w:val="es-ES"/>
        </w:rPr>
      </w:pPr>
    </w:p>
    <w:p w14:paraId="1CF2F93E" w14:textId="3A5FCEDF" w:rsidR="0009280E" w:rsidRPr="00831C78" w:rsidRDefault="006C502C" w:rsidP="0009280E">
      <w:pPr>
        <w:pStyle w:val="NormalWeb"/>
        <w:rPr>
          <w:rFonts w:asciiTheme="minorHAnsi" w:eastAsia="Times New Roman" w:hAnsiTheme="minorHAnsi" w:cs="Times New Roman"/>
          <w:color w:val="000000"/>
          <w:lang w:val="es-ES" w:eastAsia="es-MX"/>
          <w14:ligatures w14:val="none"/>
        </w:rPr>
      </w:pPr>
      <w:r w:rsidRPr="0009280E">
        <w:rPr>
          <w:rFonts w:asciiTheme="minorHAnsi" w:hAnsiTheme="minorHAnsi" w:cs="Times New Roman"/>
          <w:lang w:val="es-ES"/>
        </w:rPr>
        <w:t xml:space="preserve"> </w:t>
      </w:r>
      <w:r w:rsidR="0009280E" w:rsidRPr="0009280E">
        <w:rPr>
          <w:rFonts w:asciiTheme="minorHAnsi" w:eastAsia="Times New Roman" w:hAnsiTheme="minorHAnsi" w:cs="Times New Roman"/>
          <w:color w:val="000000"/>
          <w:lang w:val="es-US" w:eastAsia="es-MX"/>
          <w14:ligatures w14:val="none"/>
        </w:rPr>
        <w:t xml:space="preserve">Mucho antes de que nacieras —antes incluso de que existieran tus padres— Jesús ya estaba orando por ti. No es una idea simbólica, es una realidad poderosa: el mismo Hijo de Dios pensó en ti y te presentó delante del Padre. Y en esa oración pidió algo específico: </w:t>
      </w:r>
      <w:r w:rsidR="0009280E" w:rsidRPr="00093CA7">
        <w:rPr>
          <w:rFonts w:asciiTheme="minorHAnsi" w:eastAsia="Times New Roman" w:hAnsiTheme="minorHAnsi" w:cs="Times New Roman"/>
          <w:b/>
          <w:bCs/>
          <w:color w:val="000000"/>
          <w:lang w:val="es-US" w:eastAsia="es-MX"/>
          <w14:ligatures w14:val="none"/>
        </w:rPr>
        <w:t>que fuéramos uno</w:t>
      </w:r>
      <w:r w:rsidR="0009280E" w:rsidRPr="0009280E">
        <w:rPr>
          <w:rFonts w:asciiTheme="minorHAnsi" w:eastAsia="Times New Roman" w:hAnsiTheme="minorHAnsi" w:cs="Times New Roman"/>
          <w:color w:val="000000"/>
          <w:lang w:val="es-US" w:eastAsia="es-MX"/>
          <w14:ligatures w14:val="none"/>
        </w:rPr>
        <w:t xml:space="preserve">. Por eso hoy debemos confrontarnos con esta </w:t>
      </w:r>
      <w:r w:rsidR="0009280E" w:rsidRPr="00831C78">
        <w:rPr>
          <w:rFonts w:asciiTheme="minorHAnsi" w:eastAsia="Times New Roman" w:hAnsiTheme="minorHAnsi" w:cs="Times New Roman"/>
          <w:color w:val="000000"/>
          <w:lang w:val="es-ES" w:eastAsia="es-MX"/>
          <w14:ligatures w14:val="none"/>
        </w:rPr>
        <w:t>verdad: </w:t>
      </w:r>
      <w:r w:rsidR="0009280E" w:rsidRPr="00831C78">
        <w:rPr>
          <w:rFonts w:asciiTheme="minorHAnsi" w:eastAsia="Times New Roman" w:hAnsiTheme="minorHAnsi" w:cs="Times New Roman"/>
          <w:b/>
          <w:bCs/>
          <w:i/>
          <w:iCs/>
          <w:color w:val="7030A0"/>
          <w:lang w:val="es-ES" w:eastAsia="es-MX"/>
          <w14:ligatures w14:val="none"/>
        </w:rPr>
        <w:t xml:space="preserve">Jesús ya oró por </w:t>
      </w:r>
      <w:r w:rsidR="000910FC" w:rsidRPr="00831C78">
        <w:rPr>
          <w:rFonts w:asciiTheme="minorHAnsi" w:eastAsia="Times New Roman" w:hAnsiTheme="minorHAnsi" w:cs="Times New Roman"/>
          <w:b/>
          <w:bCs/>
          <w:i/>
          <w:iCs/>
          <w:color w:val="7030A0"/>
          <w:lang w:val="es-ES" w:eastAsia="es-MX"/>
          <w14:ligatures w14:val="none"/>
        </w:rPr>
        <w:t>m</w:t>
      </w:r>
      <w:r w:rsidR="00EB4E16">
        <w:rPr>
          <w:rFonts w:asciiTheme="minorHAnsi" w:eastAsia="Times New Roman" w:hAnsiTheme="minorHAnsi" w:cs="Times New Roman"/>
          <w:b/>
          <w:bCs/>
          <w:i/>
          <w:iCs/>
          <w:color w:val="7030A0"/>
          <w:lang w:val="es-ES" w:eastAsia="es-MX"/>
          <w14:ligatures w14:val="none"/>
        </w:rPr>
        <w:t>í</w:t>
      </w:r>
      <w:r w:rsidR="0009280E" w:rsidRPr="00831C78">
        <w:rPr>
          <w:rFonts w:asciiTheme="minorHAnsi" w:eastAsia="Times New Roman" w:hAnsiTheme="minorHAnsi" w:cs="Times New Roman"/>
          <w:b/>
          <w:bCs/>
          <w:i/>
          <w:iCs/>
          <w:color w:val="7030A0"/>
          <w:lang w:val="es-ES" w:eastAsia="es-MX"/>
          <w14:ligatures w14:val="none"/>
        </w:rPr>
        <w:t>… ¿est</w:t>
      </w:r>
      <w:r w:rsidR="000910FC" w:rsidRPr="00831C78">
        <w:rPr>
          <w:rFonts w:asciiTheme="minorHAnsi" w:eastAsia="Times New Roman" w:hAnsiTheme="minorHAnsi" w:cs="Times New Roman"/>
          <w:b/>
          <w:bCs/>
          <w:i/>
          <w:iCs/>
          <w:color w:val="7030A0"/>
          <w:lang w:val="es-ES" w:eastAsia="es-MX"/>
          <w14:ligatures w14:val="none"/>
        </w:rPr>
        <w:t>oy</w:t>
      </w:r>
      <w:r w:rsidR="0009280E" w:rsidRPr="00831C78">
        <w:rPr>
          <w:rFonts w:asciiTheme="minorHAnsi" w:eastAsia="Times New Roman" w:hAnsiTheme="minorHAnsi" w:cs="Times New Roman"/>
          <w:b/>
          <w:bCs/>
          <w:i/>
          <w:iCs/>
          <w:color w:val="7030A0"/>
          <w:lang w:val="es-ES" w:eastAsia="es-MX"/>
          <w14:ligatures w14:val="none"/>
        </w:rPr>
        <w:t xml:space="preserve"> respondiendo a esa oración con </w:t>
      </w:r>
      <w:r w:rsidR="00831C78" w:rsidRPr="00831C78">
        <w:rPr>
          <w:rFonts w:asciiTheme="minorHAnsi" w:eastAsia="Times New Roman" w:hAnsiTheme="minorHAnsi" w:cs="Times New Roman"/>
          <w:b/>
          <w:bCs/>
          <w:i/>
          <w:iCs/>
          <w:color w:val="7030A0"/>
          <w:lang w:val="es-ES" w:eastAsia="es-MX"/>
          <w14:ligatures w14:val="none"/>
        </w:rPr>
        <w:t>mi</w:t>
      </w:r>
      <w:r w:rsidR="0009280E" w:rsidRPr="00831C78">
        <w:rPr>
          <w:rFonts w:asciiTheme="minorHAnsi" w:eastAsia="Times New Roman" w:hAnsiTheme="minorHAnsi" w:cs="Times New Roman"/>
          <w:b/>
          <w:bCs/>
          <w:i/>
          <w:iCs/>
          <w:color w:val="7030A0"/>
          <w:lang w:val="es-ES" w:eastAsia="es-MX"/>
          <w14:ligatures w14:val="none"/>
        </w:rPr>
        <w:t xml:space="preserve"> vida?</w:t>
      </w:r>
    </w:p>
    <w:p w14:paraId="6FA63E72" w14:textId="77777777" w:rsidR="0009280E" w:rsidRDefault="0009280E" w:rsidP="0009280E">
      <w:pPr>
        <w:rPr>
          <w:rFonts w:asciiTheme="minorHAnsi" w:hAnsiTheme="minorHAnsi"/>
          <w:color w:val="000000"/>
        </w:rPr>
      </w:pPr>
    </w:p>
    <w:p w14:paraId="30507699" w14:textId="72A86682" w:rsidR="0009280E" w:rsidRPr="0009280E" w:rsidRDefault="0009280E" w:rsidP="0009280E">
      <w:pPr>
        <w:rPr>
          <w:rFonts w:asciiTheme="minorHAnsi" w:hAnsiTheme="minorHAnsi"/>
          <w:color w:val="000000"/>
          <w:lang w:val="es-ES"/>
        </w:rPr>
      </w:pPr>
      <w:r w:rsidRPr="0009280E">
        <w:rPr>
          <w:rFonts w:asciiTheme="minorHAnsi" w:hAnsiTheme="minorHAnsi"/>
          <w:color w:val="000000"/>
          <w:lang w:val="es-ES"/>
        </w:rPr>
        <w:t>Un día estaremos juntos por la eternidad, no como un grupo</w:t>
      </w:r>
      <w:r w:rsidR="002B4DA6" w:rsidRPr="002B4DA6">
        <w:rPr>
          <w:rFonts w:asciiTheme="minorHAnsi" w:hAnsiTheme="minorHAnsi"/>
          <w:color w:val="000000"/>
          <w:lang w:val="es-ES"/>
        </w:rPr>
        <w:t>, ministerio o denominación</w:t>
      </w:r>
      <w:r w:rsidRPr="0009280E">
        <w:rPr>
          <w:rFonts w:asciiTheme="minorHAnsi" w:hAnsiTheme="minorHAnsi"/>
          <w:color w:val="000000"/>
          <w:lang w:val="es-ES"/>
        </w:rPr>
        <w:t>, sino como el pueblo que Jesús está formando para compartir con Él para siempre. Él no vino a levantar una organización, vino a formar su Iglesia. Nuestra vida hoy debe reflejar esa unidad, ese amor y esa preparación para ese encuentro eterno.</w:t>
      </w:r>
    </w:p>
    <w:p w14:paraId="13B64B90" w14:textId="77777777" w:rsidR="0009280E" w:rsidRPr="002B4DA6" w:rsidRDefault="0009280E" w:rsidP="0009280E">
      <w:pPr>
        <w:rPr>
          <w:rFonts w:asciiTheme="minorHAnsi" w:hAnsiTheme="minorHAnsi"/>
          <w:color w:val="000000"/>
          <w:lang w:val="es-ES"/>
        </w:rPr>
      </w:pPr>
    </w:p>
    <w:p w14:paraId="19E29278" w14:textId="57B69D1D" w:rsidR="0009280E" w:rsidRPr="0009280E" w:rsidRDefault="0009280E" w:rsidP="0009280E">
      <w:pPr>
        <w:rPr>
          <w:rFonts w:asciiTheme="minorHAnsi" w:hAnsiTheme="minorHAnsi"/>
          <w:i/>
          <w:iCs/>
          <w:color w:val="000000"/>
        </w:rPr>
      </w:pPr>
      <w:r w:rsidRPr="0009280E">
        <w:rPr>
          <w:rFonts w:asciiTheme="minorHAnsi" w:hAnsiTheme="minorHAnsi"/>
          <w:b/>
          <w:bCs/>
          <w:i/>
          <w:iCs/>
          <w:color w:val="000000"/>
        </w:rPr>
        <w:t>Señor Jesús</w:t>
      </w:r>
      <w:r w:rsidRPr="0009280E">
        <w:rPr>
          <w:rFonts w:asciiTheme="minorHAnsi" w:hAnsiTheme="minorHAnsi"/>
          <w:i/>
          <w:iCs/>
          <w:color w:val="000000"/>
        </w:rPr>
        <w:t>, gracias por amarme desde antes de nacer y por haber orado al Padre por mí. Hoy te pido que me ayudes a vivir en unidad contigo y con tu Iglesia, y a prepararme para el día en que estaremos contigo para siempre. Amén.</w:t>
      </w:r>
    </w:p>
    <w:bookmarkEnd w:id="284"/>
    <w:p w14:paraId="3B60F223" w14:textId="2419B2A1" w:rsidR="006C502C" w:rsidRDefault="006C502C" w:rsidP="00CB4545">
      <w:pPr>
        <w:rPr>
          <w:rFonts w:asciiTheme="minorHAnsi" w:hAnsiTheme="minorHAnsi"/>
          <w:lang w:val="es-ES"/>
        </w:rPr>
      </w:pPr>
    </w:p>
    <w:p w14:paraId="54124D3D" w14:textId="77777777" w:rsidR="00984DA4" w:rsidRDefault="00984DA4" w:rsidP="00CB4545">
      <w:pPr>
        <w:rPr>
          <w:rFonts w:asciiTheme="minorHAnsi" w:hAnsiTheme="minorHAnsi"/>
          <w:lang w:val="es-ES"/>
        </w:rPr>
      </w:pPr>
    </w:p>
    <w:p w14:paraId="5E9272D1" w14:textId="77777777" w:rsidR="00335048" w:rsidRDefault="00335048" w:rsidP="00CB4545">
      <w:pPr>
        <w:rPr>
          <w:rFonts w:asciiTheme="minorHAnsi" w:hAnsiTheme="minorHAnsi"/>
          <w:lang w:val="es-ES"/>
        </w:rPr>
      </w:pPr>
    </w:p>
    <w:p w14:paraId="58115E7B" w14:textId="77777777" w:rsidR="00984DA4" w:rsidRPr="00984DA4" w:rsidRDefault="00984DA4" w:rsidP="005E151D">
      <w:pPr>
        <w:rPr>
          <w:rFonts w:asciiTheme="minorHAnsi" w:hAnsiTheme="minorHAnsi"/>
          <w:color w:val="000000"/>
          <w:sz w:val="28"/>
          <w:szCs w:val="28"/>
        </w:rPr>
      </w:pPr>
      <w:bookmarkStart w:id="285" w:name="OLE_LINK284"/>
      <w:r w:rsidRPr="00984DA4">
        <w:rPr>
          <w:rFonts w:asciiTheme="minorHAnsi" w:hAnsiTheme="minorHAnsi"/>
          <w:b/>
          <w:bCs/>
          <w:color w:val="000000"/>
          <w:sz w:val="28"/>
          <w:szCs w:val="28"/>
        </w:rPr>
        <w:t>La Palabra que el enemigo quiere robar</w:t>
      </w:r>
    </w:p>
    <w:p w14:paraId="2D6286E0" w14:textId="56266D12" w:rsidR="00984DA4" w:rsidRPr="00984DA4" w:rsidRDefault="00984DA4" w:rsidP="005E151D">
      <w:pPr>
        <w:rPr>
          <w:rFonts w:asciiTheme="minorHAnsi" w:hAnsiTheme="minorHAnsi"/>
          <w:i/>
          <w:iCs/>
          <w:color w:val="0070C0"/>
        </w:rPr>
      </w:pPr>
      <w:r w:rsidRPr="00984DA4">
        <w:rPr>
          <w:rFonts w:asciiTheme="minorHAnsi" w:hAnsiTheme="minorHAnsi"/>
          <w:b/>
          <w:bCs/>
          <w:color w:val="000000"/>
        </w:rPr>
        <w:t>Lucas 8:11–12 (NTV</w:t>
      </w:r>
      <w:r w:rsidRPr="00984DA4">
        <w:rPr>
          <w:rFonts w:asciiTheme="minorHAnsi" w:hAnsiTheme="minorHAnsi"/>
          <w:b/>
          <w:bCs/>
          <w:i/>
          <w:iCs/>
          <w:color w:val="000000" w:themeColor="text1"/>
        </w:rPr>
        <w:t>)</w:t>
      </w:r>
      <w:r w:rsidR="00363BE8">
        <w:rPr>
          <w:rFonts w:asciiTheme="minorHAnsi" w:hAnsiTheme="minorHAnsi"/>
          <w:b/>
          <w:bCs/>
          <w:i/>
          <w:iCs/>
          <w:color w:val="0070C0"/>
        </w:rPr>
        <w:t xml:space="preserve"> </w:t>
      </w:r>
      <w:r w:rsidRPr="00984DA4">
        <w:rPr>
          <w:rFonts w:asciiTheme="minorHAnsi" w:hAnsiTheme="minorHAnsi"/>
          <w:i/>
          <w:iCs/>
          <w:color w:val="0070C0"/>
        </w:rPr>
        <w:t xml:space="preserve">“Este es el significado de la parábola: </w:t>
      </w:r>
      <w:r w:rsidRPr="00984DA4">
        <w:rPr>
          <w:rFonts w:asciiTheme="minorHAnsi" w:hAnsiTheme="minorHAnsi"/>
          <w:b/>
          <w:bCs/>
          <w:i/>
          <w:iCs/>
          <w:color w:val="0070C0"/>
        </w:rPr>
        <w:t>la semilla es la palabra de Dios</w:t>
      </w:r>
      <w:r w:rsidRPr="00984DA4">
        <w:rPr>
          <w:rFonts w:asciiTheme="minorHAnsi" w:hAnsiTheme="minorHAnsi"/>
          <w:i/>
          <w:iCs/>
          <w:color w:val="0070C0"/>
        </w:rPr>
        <w:t>. Las semillas que cayeron en el camino representan a los que oyen el mensaje, pero viene el diablo, se lo quita del corazón e impide que crean y sean salvos.”</w:t>
      </w:r>
    </w:p>
    <w:p w14:paraId="40B1209A" w14:textId="77777777" w:rsidR="005E151D" w:rsidRDefault="005E151D" w:rsidP="005E151D">
      <w:pPr>
        <w:rPr>
          <w:rFonts w:asciiTheme="minorHAnsi" w:hAnsiTheme="minorHAnsi"/>
          <w:color w:val="000000"/>
        </w:rPr>
      </w:pPr>
    </w:p>
    <w:p w14:paraId="2661F068" w14:textId="1D2C1F15" w:rsidR="007E20ED" w:rsidRPr="007E20ED" w:rsidRDefault="007E20ED" w:rsidP="005E151D">
      <w:pPr>
        <w:rPr>
          <w:rFonts w:asciiTheme="minorHAnsi" w:hAnsiTheme="minorHAnsi"/>
          <w:color w:val="000000"/>
        </w:rPr>
      </w:pPr>
      <w:r w:rsidRPr="007E20ED">
        <w:rPr>
          <w:rFonts w:asciiTheme="minorHAnsi" w:hAnsiTheme="minorHAnsi"/>
          <w:color w:val="000000"/>
        </w:rPr>
        <w:t xml:space="preserve">Jesús lo deja claro: la semilla es la Palabra de Dios. No es una idea humana, no es una opinión, no es motivación; </w:t>
      </w:r>
      <w:r w:rsidRPr="007E20ED">
        <w:rPr>
          <w:rFonts w:asciiTheme="minorHAnsi" w:hAnsiTheme="minorHAnsi"/>
          <w:b/>
          <w:bCs/>
          <w:color w:val="000000"/>
        </w:rPr>
        <w:t>es la voz de Dios sembrada en el corazón del hombre.</w:t>
      </w:r>
      <w:r w:rsidRPr="007E20ED">
        <w:rPr>
          <w:rFonts w:asciiTheme="minorHAnsi" w:hAnsiTheme="minorHAnsi"/>
          <w:color w:val="000000"/>
        </w:rPr>
        <w:t xml:space="preserve"> Y por eso mismo, tiene el poder de producir fe, salvación y transformación.</w:t>
      </w:r>
    </w:p>
    <w:p w14:paraId="65125A63" w14:textId="77777777" w:rsidR="00363BE8" w:rsidRDefault="00363BE8" w:rsidP="005E151D">
      <w:pPr>
        <w:rPr>
          <w:rFonts w:asciiTheme="minorHAnsi" w:hAnsiTheme="minorHAnsi"/>
          <w:color w:val="000000"/>
        </w:rPr>
      </w:pPr>
    </w:p>
    <w:p w14:paraId="16509A27" w14:textId="72EF6569" w:rsidR="007E20ED" w:rsidRPr="007E20ED" w:rsidRDefault="007E20ED" w:rsidP="005E151D">
      <w:pPr>
        <w:rPr>
          <w:rFonts w:asciiTheme="minorHAnsi" w:hAnsiTheme="minorHAnsi"/>
          <w:color w:val="000000"/>
        </w:rPr>
      </w:pPr>
      <w:r w:rsidRPr="007E20ED">
        <w:rPr>
          <w:rFonts w:asciiTheme="minorHAnsi" w:hAnsiTheme="minorHAnsi"/>
          <w:color w:val="000000"/>
        </w:rPr>
        <w:t xml:space="preserve">Precisamente porque es tan poderosa, </w:t>
      </w:r>
      <w:r w:rsidRPr="007E20ED">
        <w:rPr>
          <w:rFonts w:asciiTheme="minorHAnsi" w:hAnsiTheme="minorHAnsi"/>
          <w:b/>
          <w:bCs/>
          <w:color w:val="000000"/>
        </w:rPr>
        <w:t>el enemigo intenta robarla</w:t>
      </w:r>
      <w:r w:rsidRPr="007E20ED">
        <w:rPr>
          <w:rFonts w:asciiTheme="minorHAnsi" w:hAnsiTheme="minorHAnsi"/>
          <w:color w:val="000000"/>
        </w:rPr>
        <w:t xml:space="preserve">. No roba cualquier cosa, </w:t>
      </w:r>
      <w:r w:rsidRPr="007E20ED">
        <w:rPr>
          <w:rFonts w:asciiTheme="minorHAnsi" w:hAnsiTheme="minorHAnsi"/>
          <w:b/>
          <w:bCs/>
          <w:color w:val="000000"/>
        </w:rPr>
        <w:t>roba lo que tiene valor eterno</w:t>
      </w:r>
      <w:r w:rsidRPr="007E20ED">
        <w:rPr>
          <w:rFonts w:asciiTheme="minorHAnsi" w:hAnsiTheme="minorHAnsi"/>
          <w:color w:val="000000"/>
        </w:rPr>
        <w:t xml:space="preserve">. Cada vez que escuchas la Palabra, estás recibiendo algo que </w:t>
      </w:r>
      <w:r w:rsidRPr="007E20ED">
        <w:rPr>
          <w:rFonts w:asciiTheme="minorHAnsi" w:hAnsiTheme="minorHAnsi"/>
          <w:b/>
          <w:bCs/>
          <w:color w:val="000000"/>
        </w:rPr>
        <w:t>puede cambiar tu vida</w:t>
      </w:r>
      <w:r w:rsidRPr="007E20ED">
        <w:rPr>
          <w:rFonts w:asciiTheme="minorHAnsi" w:hAnsiTheme="minorHAnsi"/>
          <w:color w:val="000000"/>
        </w:rPr>
        <w:t xml:space="preserve">, pero necesitas </w:t>
      </w:r>
      <w:r w:rsidRPr="007E20ED">
        <w:rPr>
          <w:rFonts w:asciiTheme="minorHAnsi" w:hAnsiTheme="minorHAnsi"/>
          <w:b/>
          <w:bCs/>
          <w:color w:val="000000"/>
        </w:rPr>
        <w:t>decidir guardarlo</w:t>
      </w:r>
      <w:r w:rsidRPr="007E20ED">
        <w:rPr>
          <w:rFonts w:asciiTheme="minorHAnsi" w:hAnsiTheme="minorHAnsi"/>
          <w:color w:val="000000"/>
        </w:rPr>
        <w:t xml:space="preserve">. </w:t>
      </w:r>
      <w:r w:rsidRPr="007E20ED">
        <w:rPr>
          <w:rFonts w:asciiTheme="minorHAnsi" w:hAnsiTheme="minorHAnsi"/>
          <w:b/>
          <w:bCs/>
          <w:color w:val="000000"/>
        </w:rPr>
        <w:t>Retenerla, meditarla y protegerla</w:t>
      </w:r>
      <w:r w:rsidRPr="007E20ED">
        <w:rPr>
          <w:rFonts w:asciiTheme="minorHAnsi" w:hAnsiTheme="minorHAnsi"/>
          <w:color w:val="000000"/>
        </w:rPr>
        <w:t xml:space="preserve"> es lo que permite que esa semilla crezca y dé fruto.</w:t>
      </w:r>
    </w:p>
    <w:p w14:paraId="22D7766B" w14:textId="77777777" w:rsidR="00363BE8" w:rsidRDefault="00363BE8" w:rsidP="005E151D">
      <w:pPr>
        <w:rPr>
          <w:rFonts w:asciiTheme="minorHAnsi" w:hAnsiTheme="minorHAnsi"/>
          <w:i/>
          <w:iCs/>
          <w:color w:val="7030A0"/>
        </w:rPr>
      </w:pPr>
    </w:p>
    <w:p w14:paraId="2D3691E0" w14:textId="0C2281BA" w:rsidR="007E20ED" w:rsidRPr="007E20ED" w:rsidRDefault="007E20ED" w:rsidP="005E151D">
      <w:pPr>
        <w:rPr>
          <w:rFonts w:asciiTheme="minorHAnsi" w:hAnsiTheme="minorHAnsi"/>
          <w:i/>
          <w:iCs/>
          <w:color w:val="7030A0"/>
        </w:rPr>
      </w:pPr>
      <w:r w:rsidRPr="007E20ED">
        <w:rPr>
          <w:rFonts w:asciiTheme="minorHAnsi" w:hAnsiTheme="minorHAnsi"/>
          <w:i/>
          <w:iCs/>
          <w:color w:val="7030A0"/>
        </w:rPr>
        <w:t>La Palabra de Dios es semilla de vida; guárdala.</w:t>
      </w:r>
    </w:p>
    <w:p w14:paraId="31098B01" w14:textId="77777777" w:rsidR="00363BE8" w:rsidRDefault="00363BE8" w:rsidP="005E151D">
      <w:pPr>
        <w:rPr>
          <w:rFonts w:asciiTheme="minorHAnsi" w:hAnsiTheme="minorHAnsi"/>
          <w:b/>
          <w:bCs/>
          <w:i/>
          <w:iCs/>
          <w:color w:val="000000"/>
        </w:rPr>
      </w:pPr>
    </w:p>
    <w:p w14:paraId="218711B3" w14:textId="3EE6A30A" w:rsidR="007E20ED" w:rsidRPr="007E20ED" w:rsidRDefault="007E20ED" w:rsidP="005E151D">
      <w:pPr>
        <w:rPr>
          <w:rFonts w:asciiTheme="minorHAnsi" w:hAnsiTheme="minorHAnsi"/>
          <w:i/>
          <w:iCs/>
          <w:color w:val="000000"/>
        </w:rPr>
      </w:pPr>
      <w:r w:rsidRPr="007E20ED">
        <w:rPr>
          <w:rFonts w:asciiTheme="minorHAnsi" w:hAnsiTheme="minorHAnsi"/>
          <w:b/>
          <w:bCs/>
          <w:i/>
          <w:iCs/>
          <w:color w:val="000000"/>
        </w:rPr>
        <w:t>Señor Jesús</w:t>
      </w:r>
      <w:r w:rsidRPr="007E20ED">
        <w:rPr>
          <w:rFonts w:asciiTheme="minorHAnsi" w:hAnsiTheme="minorHAnsi"/>
          <w:i/>
          <w:iCs/>
          <w:color w:val="000000"/>
        </w:rPr>
        <w:t>, ayúdame a reconocer el valor de tu Palabra. Que no la escuche como algo común, sino como vida para mi alma. Enséñame a guardarla en mi corazón para que produzca fruto en mí. Amén.</w:t>
      </w:r>
    </w:p>
    <w:bookmarkEnd w:id="285"/>
    <w:p w14:paraId="1376EF31" w14:textId="77777777" w:rsidR="00984DA4" w:rsidRDefault="00984DA4" w:rsidP="00CB4545">
      <w:pPr>
        <w:rPr>
          <w:rFonts w:asciiTheme="minorHAnsi" w:hAnsiTheme="minorHAnsi"/>
          <w:lang w:val="es-ES"/>
        </w:rPr>
      </w:pPr>
    </w:p>
    <w:p w14:paraId="1A899E08" w14:textId="77777777" w:rsidR="00304710" w:rsidRDefault="00304710" w:rsidP="00CB4545">
      <w:pPr>
        <w:rPr>
          <w:rFonts w:asciiTheme="minorHAnsi" w:hAnsiTheme="minorHAnsi"/>
          <w:lang w:val="es-ES"/>
        </w:rPr>
      </w:pPr>
    </w:p>
    <w:p w14:paraId="3E406A07" w14:textId="77777777" w:rsidR="007A0BED" w:rsidRPr="007A0BED" w:rsidRDefault="007A0BED" w:rsidP="007A0BED">
      <w:pPr>
        <w:rPr>
          <w:color w:val="000000"/>
        </w:rPr>
      </w:pPr>
      <w:bookmarkStart w:id="286" w:name="OLE_LINK285"/>
      <w:r w:rsidRPr="007A0BED">
        <w:rPr>
          <w:b/>
          <w:bCs/>
          <w:color w:val="000000"/>
        </w:rPr>
        <w:t>Antes de caer, lo pensaste</w:t>
      </w:r>
    </w:p>
    <w:p w14:paraId="48306B27" w14:textId="4B2A59E7" w:rsidR="007A0BED" w:rsidRPr="007A0BED" w:rsidRDefault="007A0BED" w:rsidP="007A0BED">
      <w:pPr>
        <w:rPr>
          <w:color w:val="000000"/>
        </w:rPr>
      </w:pPr>
      <w:r w:rsidRPr="007A0BED">
        <w:rPr>
          <w:b/>
          <w:bCs/>
          <w:color w:val="000000"/>
        </w:rPr>
        <w:t>Génesis 3:6 (NTV)</w:t>
      </w:r>
      <w:r w:rsidRPr="007A0BED">
        <w:rPr>
          <w:i/>
          <w:iCs/>
          <w:color w:val="000000"/>
        </w:rPr>
        <w:t>“</w:t>
      </w:r>
      <w:r w:rsidRPr="007A0BED">
        <w:rPr>
          <w:i/>
          <w:iCs/>
          <w:color w:val="0070C0"/>
        </w:rPr>
        <w:t>La mujer quedó convencida. Vio que el árbol era hermoso y su fruto parecía delicioso, y quiso la sabiduría que le daría. Así que tomó del fruto y lo comió. Después le dio un poco a su esposo que estaba con ella, y él también comió</w:t>
      </w:r>
      <w:r w:rsidRPr="007A0BED">
        <w:rPr>
          <w:i/>
          <w:iCs/>
          <w:color w:val="000000"/>
        </w:rPr>
        <w:t>.”</w:t>
      </w:r>
    </w:p>
    <w:p w14:paraId="205752CD" w14:textId="77777777" w:rsidR="007A0BED" w:rsidRDefault="007A0BED" w:rsidP="007A0BED">
      <w:pPr>
        <w:rPr>
          <w:color w:val="000000"/>
        </w:rPr>
      </w:pPr>
    </w:p>
    <w:p w14:paraId="048BA47E" w14:textId="6609C855" w:rsidR="007A0BED" w:rsidRPr="007A0BED" w:rsidRDefault="007A0BED" w:rsidP="007A0BED">
      <w:pPr>
        <w:rPr>
          <w:color w:val="000000"/>
        </w:rPr>
      </w:pPr>
      <w:r w:rsidRPr="007A0BED">
        <w:rPr>
          <w:color w:val="000000"/>
        </w:rPr>
        <w:t>Eva no cayó de repente… cayó en su mente primero.</w:t>
      </w:r>
      <w:r w:rsidRPr="007A0BED">
        <w:rPr>
          <w:color w:val="000000"/>
        </w:rPr>
        <w:br/>
        <w:t>El texto muestra un proceso: </w:t>
      </w:r>
      <w:r w:rsidRPr="007A0BED">
        <w:rPr>
          <w:b/>
          <w:bCs/>
          <w:color w:val="000000"/>
        </w:rPr>
        <w:t>vio, deseó, se convenció y actuó</w:t>
      </w:r>
      <w:r w:rsidRPr="007A0BED">
        <w:rPr>
          <w:color w:val="000000"/>
        </w:rPr>
        <w:t>. El enemigo no empieza atacando tus acciones, empieza sembrando pensamientos que parecen lógicos, atractivos y hasta “buenos”. Lo peligroso no es solo el pecado, es el momento en que tu mente empieza a justificarlo.</w:t>
      </w:r>
    </w:p>
    <w:p w14:paraId="78A17E0A" w14:textId="77777777" w:rsidR="007A0BED" w:rsidRDefault="007A0BED" w:rsidP="007A0BED">
      <w:pPr>
        <w:rPr>
          <w:color w:val="000000"/>
        </w:rPr>
      </w:pPr>
    </w:p>
    <w:p w14:paraId="7C3229C5" w14:textId="511047DB" w:rsidR="007A0BED" w:rsidRPr="007A0BED" w:rsidRDefault="007A0BED" w:rsidP="007A0BED">
      <w:pPr>
        <w:rPr>
          <w:color w:val="000000"/>
        </w:rPr>
      </w:pPr>
      <w:r w:rsidRPr="007A0BED">
        <w:rPr>
          <w:color w:val="000000"/>
        </w:rPr>
        <w:t xml:space="preserve">La batalla no está en tus manos, está en tu mente. </w:t>
      </w:r>
      <w:r w:rsidRPr="007A0BED">
        <w:rPr>
          <w:b/>
          <w:bCs/>
          <w:i/>
          <w:iCs/>
          <w:color w:val="000000"/>
        </w:rPr>
        <w:t>Si no aprendes a filtrar lo que piensas, terminarás viviendo lo que aceptas internamente</w:t>
      </w:r>
      <w:r w:rsidRPr="007A0BED">
        <w:rPr>
          <w:color w:val="000000"/>
        </w:rPr>
        <w:t>. Cada caída visible comenzó como una conversación invisible en la mente.</w:t>
      </w:r>
    </w:p>
    <w:p w14:paraId="052C01D0" w14:textId="77777777" w:rsidR="007A0BED" w:rsidRDefault="007A0BED" w:rsidP="007A0BED">
      <w:pPr>
        <w:rPr>
          <w:i/>
          <w:iCs/>
          <w:color w:val="7030A0"/>
        </w:rPr>
      </w:pPr>
    </w:p>
    <w:p w14:paraId="2B796D05" w14:textId="666D2B89" w:rsidR="007A0BED" w:rsidRPr="007A0BED" w:rsidRDefault="007A0BED" w:rsidP="007A0BED">
      <w:pPr>
        <w:rPr>
          <w:i/>
          <w:iCs/>
          <w:color w:val="7030A0"/>
        </w:rPr>
      </w:pPr>
      <w:r w:rsidRPr="007A0BED">
        <w:rPr>
          <w:i/>
          <w:iCs/>
          <w:color w:val="7030A0"/>
        </w:rPr>
        <w:t>Lo que permites en tu mente, tarde o temprano gobernará tu vida.</w:t>
      </w:r>
    </w:p>
    <w:p w14:paraId="469ED19C" w14:textId="77777777" w:rsidR="007A0BED" w:rsidRDefault="007A0BED" w:rsidP="007A0BED">
      <w:pPr>
        <w:rPr>
          <w:b/>
          <w:bCs/>
          <w:i/>
          <w:iCs/>
          <w:color w:val="000000"/>
        </w:rPr>
      </w:pPr>
    </w:p>
    <w:p w14:paraId="6C58156E" w14:textId="044E3047" w:rsidR="007A0BED" w:rsidRPr="007A0BED" w:rsidRDefault="007A0BED" w:rsidP="007A0BED">
      <w:pPr>
        <w:rPr>
          <w:i/>
          <w:iCs/>
          <w:color w:val="000000"/>
        </w:rPr>
      </w:pPr>
      <w:r w:rsidRPr="007A0BED">
        <w:rPr>
          <w:b/>
          <w:bCs/>
          <w:i/>
          <w:iCs/>
          <w:color w:val="000000"/>
        </w:rPr>
        <w:t>Señor Jesús</w:t>
      </w:r>
      <w:r w:rsidRPr="007A0BED">
        <w:rPr>
          <w:i/>
          <w:iCs/>
          <w:color w:val="000000"/>
        </w:rPr>
        <w:t>, ayúdame a cuidar mi mente. Dame discernimiento para reconocer pensamientos que no vienen de ti y la fuerza para rechazarlos. Que tu verdad gobierne mis pensamientos, para que mis decisiones te honren. Amén.</w:t>
      </w:r>
    </w:p>
    <w:bookmarkEnd w:id="286"/>
    <w:p w14:paraId="17CBE62F" w14:textId="77777777" w:rsidR="00DD1472" w:rsidRDefault="00DD1472" w:rsidP="007A0BED">
      <w:pPr>
        <w:rPr>
          <w:rFonts w:asciiTheme="minorHAnsi" w:hAnsiTheme="minorHAnsi"/>
          <w:lang w:val="es-ES"/>
        </w:rPr>
      </w:pPr>
    </w:p>
    <w:p w14:paraId="72CC8B4C" w14:textId="77777777" w:rsidR="00210600" w:rsidRPr="00E13F62" w:rsidRDefault="00210600" w:rsidP="00E13F62">
      <w:pPr>
        <w:rPr>
          <w:rFonts w:asciiTheme="minorHAnsi" w:hAnsiTheme="minorHAnsi"/>
          <w:lang w:val="es-ES"/>
        </w:rPr>
      </w:pPr>
    </w:p>
    <w:p w14:paraId="69A1F1F3" w14:textId="3A66643C" w:rsidR="00210600" w:rsidRPr="00E13F62" w:rsidRDefault="00E31D4F" w:rsidP="00E13F62">
      <w:pPr>
        <w:rPr>
          <w:rFonts w:asciiTheme="minorHAnsi" w:hAnsiTheme="minorHAnsi"/>
          <w:b/>
          <w:bCs/>
          <w:sz w:val="28"/>
          <w:szCs w:val="28"/>
          <w:lang w:val="es-ES"/>
        </w:rPr>
      </w:pPr>
      <w:bookmarkStart w:id="287" w:name="OLE_LINK286"/>
      <w:r w:rsidRPr="00E13F62">
        <w:rPr>
          <w:rFonts w:asciiTheme="minorHAnsi" w:hAnsiTheme="minorHAnsi"/>
          <w:b/>
          <w:bCs/>
          <w:sz w:val="28"/>
          <w:szCs w:val="28"/>
          <w:lang w:val="es-ES"/>
        </w:rPr>
        <w:t>V</w:t>
      </w:r>
      <w:r w:rsidR="00210600" w:rsidRPr="00E13F62">
        <w:rPr>
          <w:rFonts w:asciiTheme="minorHAnsi" w:hAnsiTheme="minorHAnsi"/>
          <w:b/>
          <w:bCs/>
          <w:sz w:val="28"/>
          <w:szCs w:val="28"/>
          <w:lang w:val="es-ES"/>
        </w:rPr>
        <w:t>ergü</w:t>
      </w:r>
      <w:r w:rsidRPr="00E13F62">
        <w:rPr>
          <w:rFonts w:asciiTheme="minorHAnsi" w:hAnsiTheme="minorHAnsi"/>
          <w:b/>
          <w:bCs/>
          <w:sz w:val="28"/>
          <w:szCs w:val="28"/>
          <w:lang w:val="es-ES"/>
        </w:rPr>
        <w:t xml:space="preserve">enza. </w:t>
      </w:r>
    </w:p>
    <w:p w14:paraId="1BDA09C9" w14:textId="4DD52E1F" w:rsidR="00210600" w:rsidRPr="00E13F62" w:rsidRDefault="00210600" w:rsidP="00E13F62">
      <w:pPr>
        <w:rPr>
          <w:rFonts w:asciiTheme="minorHAnsi" w:hAnsiTheme="minorHAnsi"/>
          <w:lang w:val="es-ES"/>
        </w:rPr>
      </w:pPr>
      <w:r w:rsidRPr="00E13F62">
        <w:rPr>
          <w:rFonts w:asciiTheme="minorHAnsi" w:hAnsiTheme="minorHAnsi"/>
          <w:b/>
          <w:bCs/>
          <w:lang w:val="es-ES"/>
        </w:rPr>
        <w:t>Genesis 3:7 (NTV)</w:t>
      </w:r>
      <w:r w:rsidRPr="00E13F62">
        <w:rPr>
          <w:rFonts w:asciiTheme="minorHAnsi" w:hAnsiTheme="minorHAnsi"/>
          <w:lang w:val="es-ES"/>
        </w:rPr>
        <w:t xml:space="preserve"> </w:t>
      </w:r>
      <w:r w:rsidRPr="00E13F62">
        <w:rPr>
          <w:rFonts w:asciiTheme="minorHAnsi" w:hAnsiTheme="minorHAnsi"/>
          <w:i/>
          <w:iCs/>
          <w:color w:val="0070C0"/>
          <w:lang w:val="es-ES"/>
        </w:rPr>
        <w:t xml:space="preserve">En ese momento, se les abrieron los ojos, y de </w:t>
      </w:r>
      <w:r w:rsidRPr="00E13F62">
        <w:rPr>
          <w:rFonts w:asciiTheme="minorHAnsi" w:hAnsiTheme="minorHAnsi"/>
          <w:b/>
          <w:bCs/>
          <w:i/>
          <w:iCs/>
          <w:color w:val="0070C0"/>
          <w:lang w:val="es-ES"/>
        </w:rPr>
        <w:t>pronto sintieron vergüenza por su desnudez</w:t>
      </w:r>
      <w:r w:rsidRPr="00E13F62">
        <w:rPr>
          <w:rFonts w:asciiTheme="minorHAnsi" w:hAnsiTheme="minorHAnsi"/>
          <w:lang w:val="es-ES"/>
        </w:rPr>
        <w:t xml:space="preserve">. </w:t>
      </w:r>
    </w:p>
    <w:p w14:paraId="24EA1BC6" w14:textId="77777777" w:rsidR="00D649FF" w:rsidRPr="00E13F62" w:rsidRDefault="00D649FF" w:rsidP="00E13F62">
      <w:pPr>
        <w:rPr>
          <w:rFonts w:asciiTheme="minorHAnsi" w:hAnsiTheme="minorHAnsi"/>
          <w:lang w:val="es-ES"/>
        </w:rPr>
      </w:pPr>
    </w:p>
    <w:p w14:paraId="1B55F099" w14:textId="77777777" w:rsidR="00D649FF" w:rsidRPr="00D649FF" w:rsidRDefault="00D649FF" w:rsidP="00E13F62">
      <w:pPr>
        <w:rPr>
          <w:rFonts w:asciiTheme="minorHAnsi" w:hAnsiTheme="minorHAnsi"/>
          <w:color w:val="000000"/>
        </w:rPr>
      </w:pPr>
      <w:r w:rsidRPr="00D649FF">
        <w:rPr>
          <w:rFonts w:asciiTheme="minorHAnsi" w:hAnsiTheme="minorHAnsi"/>
          <w:color w:val="000000"/>
        </w:rPr>
        <w:t>El pecado no solo rompe una regla, rompe una relación. Adán y Eva no sintieron vergüenza simplemente por estar desnudos; sintieron vergüenza porque habían fallado a Aquel con quien caminaban todos los días. No era cualquier autoridad… era su Creador, su fuente, su todo.</w:t>
      </w:r>
    </w:p>
    <w:p w14:paraId="332FFC9F" w14:textId="77777777" w:rsidR="00E13F62" w:rsidRDefault="00E13F62" w:rsidP="00E13F62">
      <w:pPr>
        <w:rPr>
          <w:rFonts w:asciiTheme="minorHAnsi" w:hAnsiTheme="minorHAnsi"/>
          <w:color w:val="000000"/>
        </w:rPr>
      </w:pPr>
    </w:p>
    <w:p w14:paraId="4AFBD7F3" w14:textId="4BC72DAC" w:rsidR="00D649FF" w:rsidRPr="00D649FF" w:rsidRDefault="00D649FF" w:rsidP="00E13F62">
      <w:pPr>
        <w:rPr>
          <w:rFonts w:asciiTheme="minorHAnsi" w:hAnsiTheme="minorHAnsi"/>
          <w:color w:val="000000"/>
        </w:rPr>
      </w:pPr>
      <w:r w:rsidRPr="00D649FF">
        <w:rPr>
          <w:rFonts w:asciiTheme="minorHAnsi" w:hAnsiTheme="minorHAnsi"/>
          <w:color w:val="000000"/>
        </w:rPr>
        <w:t>La vergüenza aparece cuando el corazón se da cuenta de que desobedeció a quien más lo amaba. Es el alma reconociendo que se apartó de la voluntad de Dios. Y aunque hoy muchos intentan apagarla o justificarla, la vergüenza bien entendida puede ser un llamado de regreso: no para escondernos, sino para volver a Él.</w:t>
      </w:r>
    </w:p>
    <w:p w14:paraId="0998C93C" w14:textId="77777777" w:rsidR="00E13F62" w:rsidRDefault="00E13F62" w:rsidP="00E13F62">
      <w:pPr>
        <w:rPr>
          <w:rFonts w:asciiTheme="minorHAnsi" w:hAnsiTheme="minorHAnsi"/>
          <w:color w:val="000000"/>
        </w:rPr>
      </w:pPr>
    </w:p>
    <w:p w14:paraId="3A987239" w14:textId="52FB3122" w:rsidR="00D649FF" w:rsidRPr="00D649FF" w:rsidRDefault="00D649FF" w:rsidP="00E13F62">
      <w:pPr>
        <w:rPr>
          <w:rFonts w:asciiTheme="minorHAnsi" w:hAnsiTheme="minorHAnsi"/>
          <w:i/>
          <w:iCs/>
          <w:color w:val="7030A0"/>
        </w:rPr>
      </w:pPr>
      <w:r w:rsidRPr="00D649FF">
        <w:rPr>
          <w:rFonts w:asciiTheme="minorHAnsi" w:hAnsiTheme="minorHAnsi"/>
          <w:i/>
          <w:iCs/>
          <w:color w:val="7030A0"/>
        </w:rPr>
        <w:t>Sentir vergüenza no es el final… es la evidencia de que algo dentro de ti aún reconoce a Dios.</w:t>
      </w:r>
    </w:p>
    <w:p w14:paraId="775444B1" w14:textId="77777777" w:rsidR="00E13F62" w:rsidRDefault="00E13F62" w:rsidP="00E13F62">
      <w:pPr>
        <w:rPr>
          <w:rFonts w:asciiTheme="minorHAnsi" w:hAnsiTheme="minorHAnsi"/>
          <w:color w:val="000000"/>
        </w:rPr>
      </w:pPr>
    </w:p>
    <w:p w14:paraId="0562D299" w14:textId="6D334CC8" w:rsidR="00D649FF" w:rsidRPr="00D649FF" w:rsidRDefault="00D649FF" w:rsidP="00E13F62">
      <w:pPr>
        <w:rPr>
          <w:rFonts w:asciiTheme="minorHAnsi" w:hAnsiTheme="minorHAnsi"/>
          <w:i/>
          <w:iCs/>
          <w:color w:val="000000"/>
        </w:rPr>
      </w:pPr>
      <w:r w:rsidRPr="00D649FF">
        <w:rPr>
          <w:rFonts w:asciiTheme="minorHAnsi" w:hAnsiTheme="minorHAnsi"/>
          <w:b/>
          <w:bCs/>
          <w:i/>
          <w:iCs/>
          <w:color w:val="000000"/>
        </w:rPr>
        <w:t>Señor</w:t>
      </w:r>
      <w:r w:rsidR="00E13F62" w:rsidRPr="00E13F62">
        <w:rPr>
          <w:rFonts w:asciiTheme="minorHAnsi" w:hAnsiTheme="minorHAnsi"/>
          <w:b/>
          <w:bCs/>
          <w:i/>
          <w:iCs/>
          <w:color w:val="000000"/>
        </w:rPr>
        <w:t xml:space="preserve"> Jesús</w:t>
      </w:r>
      <w:r w:rsidRPr="00D649FF">
        <w:rPr>
          <w:rFonts w:asciiTheme="minorHAnsi" w:hAnsiTheme="minorHAnsi"/>
          <w:i/>
          <w:iCs/>
          <w:color w:val="000000"/>
        </w:rPr>
        <w:t>, ayúdame a no endurecer mi corazón cuando falle, sino a reconocer mi condición y volver a ti con humildad. Que nunca pierda la sensibilidad de saber cuándo te he fallado. Amén.</w:t>
      </w:r>
    </w:p>
    <w:bookmarkEnd w:id="287"/>
    <w:p w14:paraId="3DB1B6EA" w14:textId="77777777" w:rsidR="00D649FF" w:rsidRDefault="00D649FF" w:rsidP="007A0BED">
      <w:pPr>
        <w:rPr>
          <w:rFonts w:asciiTheme="minorHAnsi" w:hAnsiTheme="minorHAnsi"/>
        </w:rPr>
      </w:pPr>
    </w:p>
    <w:p w14:paraId="337EA4A3" w14:textId="77777777" w:rsidR="004719D3" w:rsidRDefault="004719D3" w:rsidP="007A0BED">
      <w:pPr>
        <w:rPr>
          <w:rFonts w:asciiTheme="minorHAnsi" w:hAnsiTheme="minorHAnsi"/>
        </w:rPr>
      </w:pPr>
    </w:p>
    <w:p w14:paraId="4A36334B" w14:textId="77777777" w:rsidR="004719D3" w:rsidRDefault="004719D3" w:rsidP="007A0BED">
      <w:pPr>
        <w:rPr>
          <w:rFonts w:asciiTheme="minorHAnsi" w:hAnsiTheme="minorHAnsi"/>
        </w:rPr>
      </w:pPr>
    </w:p>
    <w:p w14:paraId="593C1D03" w14:textId="7F19DFF4" w:rsidR="004719D3" w:rsidRPr="00B06F4C" w:rsidRDefault="00B06F4C" w:rsidP="007A0BED">
      <w:pPr>
        <w:rPr>
          <w:rFonts w:asciiTheme="minorHAnsi" w:hAnsiTheme="minorHAnsi"/>
          <w:b/>
          <w:bCs/>
          <w:sz w:val="28"/>
          <w:szCs w:val="28"/>
        </w:rPr>
      </w:pPr>
      <w:r w:rsidRPr="00B06F4C">
        <w:rPr>
          <w:rFonts w:asciiTheme="minorHAnsi" w:hAnsiTheme="minorHAnsi"/>
          <w:b/>
          <w:bCs/>
          <w:sz w:val="28"/>
          <w:szCs w:val="28"/>
        </w:rPr>
        <w:t xml:space="preserve">No huyas de la voz de Dios. </w:t>
      </w:r>
    </w:p>
    <w:p w14:paraId="3B542F2B" w14:textId="2008EAF4" w:rsidR="004719D3" w:rsidRPr="009C574C" w:rsidRDefault="003F58CD" w:rsidP="009C574C">
      <w:pPr>
        <w:rPr>
          <w:rFonts w:asciiTheme="minorHAnsi" w:hAnsiTheme="minorHAnsi"/>
        </w:rPr>
      </w:pPr>
      <w:r w:rsidRPr="00B06F4C">
        <w:rPr>
          <w:rFonts w:asciiTheme="minorHAnsi" w:hAnsiTheme="minorHAnsi"/>
          <w:b/>
          <w:bCs/>
          <w:lang w:val="es-ES"/>
        </w:rPr>
        <w:t>Genesis 3:8-10 (NTV)</w:t>
      </w:r>
      <w:r w:rsidRPr="00B06F4C">
        <w:rPr>
          <w:rFonts w:asciiTheme="minorHAnsi" w:hAnsiTheme="minorHAnsi"/>
          <w:lang w:val="es-ES"/>
        </w:rPr>
        <w:t xml:space="preserve"> </w:t>
      </w:r>
      <w:r w:rsidR="004719D3" w:rsidRPr="00B06F4C">
        <w:rPr>
          <w:rFonts w:asciiTheme="minorHAnsi" w:hAnsiTheme="minorHAnsi"/>
          <w:i/>
          <w:iCs/>
          <w:color w:val="0070C0"/>
          <w:lang w:val="es-ES"/>
        </w:rPr>
        <w:t xml:space="preserve">Cuando soplaba la brisa fresca de la tarde, el hombre y su esposa oyeron al </w:t>
      </w:r>
      <w:r w:rsidR="004719D3" w:rsidRPr="00B06F4C">
        <w:rPr>
          <w:rFonts w:asciiTheme="minorHAnsi" w:hAnsiTheme="minorHAnsi"/>
          <w:i/>
          <w:iCs/>
          <w:smallCaps/>
          <w:color w:val="0070C0"/>
          <w:lang w:val="es-ES"/>
        </w:rPr>
        <w:t>Señor</w:t>
      </w:r>
      <w:r w:rsidR="004719D3" w:rsidRPr="00B06F4C">
        <w:rPr>
          <w:rFonts w:asciiTheme="minorHAnsi" w:hAnsiTheme="minorHAnsi"/>
          <w:i/>
          <w:iCs/>
          <w:color w:val="0070C0"/>
          <w:lang w:val="es-ES"/>
        </w:rPr>
        <w:t xml:space="preserve"> Dios caminando por el huerto. Así que se escondieron del </w:t>
      </w:r>
      <w:r w:rsidR="004719D3" w:rsidRPr="00B06F4C">
        <w:rPr>
          <w:rFonts w:asciiTheme="minorHAnsi" w:hAnsiTheme="minorHAnsi"/>
          <w:i/>
          <w:iCs/>
          <w:smallCaps/>
          <w:color w:val="0070C0"/>
          <w:lang w:val="es-ES"/>
        </w:rPr>
        <w:t>Señor</w:t>
      </w:r>
      <w:r w:rsidR="004719D3" w:rsidRPr="00B06F4C">
        <w:rPr>
          <w:rFonts w:asciiTheme="minorHAnsi" w:hAnsiTheme="minorHAnsi"/>
          <w:i/>
          <w:iCs/>
          <w:color w:val="0070C0"/>
          <w:lang w:val="es-ES"/>
        </w:rPr>
        <w:t xml:space="preserve"> Dios entre los árboles. </w:t>
      </w:r>
      <w:r w:rsidR="004719D3" w:rsidRPr="00B06F4C">
        <w:rPr>
          <w:rFonts w:asciiTheme="minorHAnsi" w:hAnsiTheme="minorHAnsi"/>
          <w:i/>
          <w:iCs/>
          <w:color w:val="0070C0"/>
          <w:vertAlign w:val="superscript"/>
          <w:lang w:val="es-ES"/>
        </w:rPr>
        <w:t>9 </w:t>
      </w:r>
      <w:r w:rsidR="004719D3" w:rsidRPr="00B06F4C">
        <w:rPr>
          <w:rFonts w:asciiTheme="minorHAnsi" w:hAnsiTheme="minorHAnsi"/>
          <w:i/>
          <w:iCs/>
          <w:color w:val="0070C0"/>
          <w:lang w:val="es-ES"/>
        </w:rPr>
        <w:t xml:space="preserve">Entonces el </w:t>
      </w:r>
      <w:r w:rsidR="004719D3" w:rsidRPr="00B06F4C">
        <w:rPr>
          <w:rFonts w:asciiTheme="minorHAnsi" w:hAnsiTheme="minorHAnsi"/>
          <w:i/>
          <w:iCs/>
          <w:smallCaps/>
          <w:color w:val="0070C0"/>
          <w:lang w:val="es-ES"/>
        </w:rPr>
        <w:t>Señor</w:t>
      </w:r>
      <w:r w:rsidR="004719D3" w:rsidRPr="00B06F4C">
        <w:rPr>
          <w:rFonts w:asciiTheme="minorHAnsi" w:hAnsiTheme="minorHAnsi"/>
          <w:i/>
          <w:iCs/>
          <w:color w:val="0070C0"/>
          <w:lang w:val="es-ES"/>
        </w:rPr>
        <w:t xml:space="preserve"> Dios llamó al hombre: —</w:t>
      </w:r>
      <w:r w:rsidR="004719D3" w:rsidRPr="00B06F4C">
        <w:rPr>
          <w:rFonts w:asciiTheme="minorHAnsi" w:hAnsiTheme="minorHAnsi"/>
          <w:b/>
          <w:bCs/>
          <w:i/>
          <w:iCs/>
          <w:color w:val="0070C0"/>
          <w:lang w:val="es-ES"/>
        </w:rPr>
        <w:t>¿Dónde estás?</w:t>
      </w:r>
      <w:r w:rsidR="004719D3" w:rsidRPr="00B06F4C">
        <w:rPr>
          <w:rFonts w:asciiTheme="minorHAnsi" w:hAnsiTheme="minorHAnsi"/>
          <w:i/>
          <w:iCs/>
          <w:color w:val="0070C0"/>
          <w:lang w:val="es-ES"/>
        </w:rPr>
        <w:t xml:space="preserve"> </w:t>
      </w:r>
      <w:r w:rsidR="004719D3" w:rsidRPr="00B06F4C">
        <w:rPr>
          <w:rFonts w:asciiTheme="minorHAnsi" w:hAnsiTheme="minorHAnsi"/>
          <w:i/>
          <w:iCs/>
          <w:color w:val="0070C0"/>
          <w:vertAlign w:val="superscript"/>
          <w:lang w:val="es-ES"/>
        </w:rPr>
        <w:t>10 </w:t>
      </w:r>
      <w:r w:rsidR="004719D3" w:rsidRPr="00B06F4C">
        <w:rPr>
          <w:rFonts w:asciiTheme="minorHAnsi" w:hAnsiTheme="minorHAnsi"/>
          <w:i/>
          <w:iCs/>
          <w:color w:val="0070C0"/>
          <w:lang w:val="es-ES"/>
        </w:rPr>
        <w:t>El hombre contestó: —</w:t>
      </w:r>
      <w:r w:rsidR="004719D3" w:rsidRPr="00B06F4C">
        <w:rPr>
          <w:rFonts w:asciiTheme="minorHAnsi" w:hAnsiTheme="minorHAnsi"/>
          <w:b/>
          <w:bCs/>
          <w:i/>
          <w:iCs/>
          <w:color w:val="0070C0"/>
          <w:lang w:val="es-ES"/>
        </w:rPr>
        <w:t xml:space="preserve">Te oí caminando por el huerto, así que me escondí. </w:t>
      </w:r>
      <w:r w:rsidR="004719D3" w:rsidRPr="009C574C">
        <w:rPr>
          <w:rFonts w:asciiTheme="minorHAnsi" w:hAnsiTheme="minorHAnsi"/>
          <w:b/>
          <w:bCs/>
          <w:i/>
          <w:iCs/>
          <w:color w:val="0070C0"/>
          <w:lang w:val="es-ES"/>
        </w:rPr>
        <w:t>Tuve miedo porque estaba desnudo</w:t>
      </w:r>
      <w:r w:rsidR="004719D3" w:rsidRPr="009C574C">
        <w:rPr>
          <w:rFonts w:asciiTheme="minorHAnsi" w:hAnsiTheme="minorHAnsi"/>
          <w:lang w:val="es-ES"/>
        </w:rPr>
        <w:t>.</w:t>
      </w:r>
    </w:p>
    <w:p w14:paraId="35D6F628" w14:textId="77777777" w:rsidR="009C574C" w:rsidRDefault="009C574C" w:rsidP="009C574C">
      <w:pPr>
        <w:rPr>
          <w:rFonts w:asciiTheme="minorHAnsi" w:hAnsiTheme="minorHAnsi"/>
          <w:color w:val="000000"/>
        </w:rPr>
      </w:pPr>
    </w:p>
    <w:p w14:paraId="421D72AD" w14:textId="03858F4C" w:rsidR="009C574C" w:rsidRPr="009C574C" w:rsidRDefault="009C574C" w:rsidP="009C574C">
      <w:pPr>
        <w:rPr>
          <w:rFonts w:asciiTheme="minorHAnsi" w:hAnsiTheme="minorHAnsi"/>
          <w:color w:val="000000"/>
        </w:rPr>
      </w:pPr>
      <w:r w:rsidRPr="009C574C">
        <w:rPr>
          <w:rFonts w:asciiTheme="minorHAnsi" w:hAnsiTheme="minorHAnsi"/>
          <w:color w:val="000000"/>
        </w:rPr>
        <w:t>Desde el principio, la relación entre Dios y el ser humano fue cercana, directa y llena de confianza. No había barreras, no había miedo. Dios caminaba con ellos. Pero todo cambió en el momento en que desobedecieron. Lo que antes era comunión, ahora se convirtió en escondite. Lo que antes era confianza, ahora se volvió temor.</w:t>
      </w:r>
    </w:p>
    <w:p w14:paraId="3D5DAF3B" w14:textId="77777777" w:rsidR="009C574C" w:rsidRDefault="009C574C" w:rsidP="009C574C">
      <w:pPr>
        <w:rPr>
          <w:rFonts w:asciiTheme="minorHAnsi" w:hAnsiTheme="minorHAnsi"/>
          <w:color w:val="000000"/>
        </w:rPr>
      </w:pPr>
    </w:p>
    <w:p w14:paraId="7EC53DDF" w14:textId="12AE2211" w:rsidR="009C574C" w:rsidRPr="009C574C" w:rsidRDefault="009C574C" w:rsidP="009C574C">
      <w:pPr>
        <w:rPr>
          <w:rFonts w:asciiTheme="minorHAnsi" w:hAnsiTheme="minorHAnsi"/>
          <w:color w:val="000000"/>
        </w:rPr>
      </w:pPr>
      <w:r w:rsidRPr="009C574C">
        <w:rPr>
          <w:rFonts w:asciiTheme="minorHAnsi" w:hAnsiTheme="minorHAnsi"/>
          <w:color w:val="000000"/>
        </w:rPr>
        <w:t>El pecado no solo rompe la obediencia, también distorsiona la relación. Adán y Eva no dejaron de escuchar la voz de Dios… pero ahora, en lugar de correr hacia Él, corrieron a esconderse. Y eso mismo sigue pasando hoy. Cuando fallamos, nuestro impulso natural es alejarnos, evitar, huir… pero la voz que escuchamos no es para condenarnos, es para llamarnos de vuelta.</w:t>
      </w:r>
    </w:p>
    <w:p w14:paraId="14929C82" w14:textId="77777777" w:rsidR="009C574C" w:rsidRDefault="009C574C" w:rsidP="009C574C">
      <w:pPr>
        <w:rPr>
          <w:rFonts w:asciiTheme="minorHAnsi" w:hAnsiTheme="minorHAnsi"/>
          <w:i/>
          <w:iCs/>
          <w:color w:val="000000"/>
        </w:rPr>
      </w:pPr>
    </w:p>
    <w:p w14:paraId="6FE38AD8" w14:textId="4E184818" w:rsidR="009C574C" w:rsidRPr="009C574C" w:rsidRDefault="009C574C" w:rsidP="009C574C">
      <w:pPr>
        <w:rPr>
          <w:rFonts w:asciiTheme="minorHAnsi" w:hAnsiTheme="minorHAnsi"/>
          <w:color w:val="7030A0"/>
        </w:rPr>
      </w:pPr>
      <w:r w:rsidRPr="009C574C">
        <w:rPr>
          <w:rFonts w:asciiTheme="minorHAnsi" w:hAnsiTheme="minorHAnsi"/>
          <w:i/>
          <w:iCs/>
          <w:color w:val="7030A0"/>
        </w:rPr>
        <w:t>Cuando huyes de Dios, no te alejas de su voz… te alejas de su abrazo.</w:t>
      </w:r>
    </w:p>
    <w:p w14:paraId="07E33B50" w14:textId="77777777" w:rsidR="009C574C" w:rsidRDefault="009C574C" w:rsidP="009C574C">
      <w:pPr>
        <w:rPr>
          <w:rFonts w:asciiTheme="minorHAnsi" w:hAnsiTheme="minorHAnsi"/>
          <w:color w:val="000000"/>
        </w:rPr>
      </w:pPr>
    </w:p>
    <w:p w14:paraId="075283D2" w14:textId="578AEE42" w:rsidR="009C574C" w:rsidRPr="009C574C" w:rsidRDefault="009C574C" w:rsidP="009C574C">
      <w:pPr>
        <w:rPr>
          <w:rFonts w:asciiTheme="minorHAnsi" w:hAnsiTheme="minorHAnsi"/>
          <w:color w:val="000000"/>
        </w:rPr>
      </w:pPr>
      <w:r w:rsidRPr="009C574C">
        <w:rPr>
          <w:rFonts w:asciiTheme="minorHAnsi" w:hAnsiTheme="minorHAnsi"/>
          <w:color w:val="000000"/>
        </w:rPr>
        <w:t xml:space="preserve">Dios sigue preguntando: </w:t>
      </w:r>
      <w:r w:rsidRPr="009C574C">
        <w:rPr>
          <w:rFonts w:asciiTheme="minorHAnsi" w:hAnsiTheme="minorHAnsi"/>
          <w:color w:val="EE0000"/>
        </w:rPr>
        <w:t>“¿Dónde estás?”</w:t>
      </w:r>
      <w:r w:rsidRPr="009C574C">
        <w:rPr>
          <w:rFonts w:asciiTheme="minorHAnsi" w:hAnsiTheme="minorHAnsi"/>
          <w:color w:val="000000"/>
        </w:rPr>
        <w:t xml:space="preserve">. No porque no lo sepa, sino porque quiere que regreses. </w:t>
      </w:r>
      <w:r w:rsidRPr="009C574C">
        <w:rPr>
          <w:rFonts w:asciiTheme="minorHAnsi" w:hAnsiTheme="minorHAnsi"/>
          <w:b/>
          <w:bCs/>
          <w:i/>
          <w:iCs/>
          <w:color w:val="000000"/>
        </w:rPr>
        <w:t>Hoy no te escondas. Si escuchas su voz, no corras lejos… corre hacia Él</w:t>
      </w:r>
      <w:r w:rsidRPr="009C574C">
        <w:rPr>
          <w:rFonts w:asciiTheme="minorHAnsi" w:hAnsiTheme="minorHAnsi"/>
          <w:color w:val="000000"/>
        </w:rPr>
        <w:t>.</w:t>
      </w:r>
    </w:p>
    <w:p w14:paraId="15E9E60A" w14:textId="77777777" w:rsidR="009C574C" w:rsidRDefault="009C574C" w:rsidP="009C574C">
      <w:pPr>
        <w:rPr>
          <w:rFonts w:asciiTheme="minorHAnsi" w:hAnsiTheme="minorHAnsi"/>
          <w:color w:val="000000"/>
        </w:rPr>
      </w:pPr>
    </w:p>
    <w:p w14:paraId="0397D2CE" w14:textId="33671DAB" w:rsidR="009C574C" w:rsidRPr="009C574C" w:rsidRDefault="009C574C" w:rsidP="009C574C">
      <w:pPr>
        <w:rPr>
          <w:rFonts w:asciiTheme="minorHAnsi" w:hAnsiTheme="minorHAnsi"/>
          <w:i/>
          <w:iCs/>
          <w:color w:val="000000"/>
        </w:rPr>
      </w:pPr>
      <w:r w:rsidRPr="009C574C">
        <w:rPr>
          <w:rFonts w:asciiTheme="minorHAnsi" w:hAnsiTheme="minorHAnsi"/>
          <w:b/>
          <w:bCs/>
          <w:i/>
          <w:iCs/>
          <w:color w:val="000000"/>
        </w:rPr>
        <w:t>Señor Jesús</w:t>
      </w:r>
      <w:r w:rsidRPr="009C574C">
        <w:rPr>
          <w:rFonts w:asciiTheme="minorHAnsi" w:hAnsiTheme="minorHAnsi"/>
          <w:i/>
          <w:iCs/>
          <w:color w:val="000000"/>
        </w:rPr>
        <w:t>, reconocemos que muchas veces nuestro instinto es huir cuando fallamos. Hoy te pedimos perdón y te pedimos que nos ayudes a responder a tu voz con un corazón rendido. Danos valentía para acercarnos a ti y permanecer siempre en tu presencia. Amén.</w:t>
      </w:r>
    </w:p>
    <w:p w14:paraId="356CB505" w14:textId="6400B9F4" w:rsidR="00691620" w:rsidRDefault="00691620" w:rsidP="009C574C">
      <w:pPr>
        <w:rPr>
          <w:rFonts w:asciiTheme="minorHAnsi" w:hAnsiTheme="minorHAnsi"/>
        </w:rPr>
      </w:pPr>
    </w:p>
    <w:p w14:paraId="6795D09A" w14:textId="77777777" w:rsidR="007B3AA4" w:rsidRDefault="007B3AA4" w:rsidP="009C574C">
      <w:pPr>
        <w:rPr>
          <w:rFonts w:asciiTheme="minorHAnsi" w:hAnsiTheme="minorHAnsi"/>
        </w:rPr>
      </w:pPr>
    </w:p>
    <w:p w14:paraId="6DF4DE67" w14:textId="391BB040" w:rsidR="007B3AA4" w:rsidRPr="003F7DC6" w:rsidRDefault="007B0C63" w:rsidP="009C574C">
      <w:pPr>
        <w:rPr>
          <w:rFonts w:asciiTheme="minorHAnsi" w:hAnsiTheme="minorHAnsi"/>
          <w:b/>
          <w:bCs/>
          <w:sz w:val="28"/>
          <w:szCs w:val="28"/>
        </w:rPr>
      </w:pPr>
      <w:bookmarkStart w:id="288" w:name="OLE_LINK287"/>
      <w:r>
        <w:rPr>
          <w:rFonts w:asciiTheme="minorHAnsi" w:hAnsiTheme="minorHAnsi"/>
          <w:b/>
          <w:bCs/>
          <w:sz w:val="28"/>
          <w:szCs w:val="28"/>
        </w:rPr>
        <w:t>Culpable</w:t>
      </w:r>
      <w:r w:rsidR="009E4A3D">
        <w:rPr>
          <w:rFonts w:asciiTheme="minorHAnsi" w:hAnsiTheme="minorHAnsi"/>
          <w:b/>
          <w:bCs/>
          <w:sz w:val="28"/>
          <w:szCs w:val="28"/>
        </w:rPr>
        <w:t>s</w:t>
      </w:r>
      <w:r>
        <w:rPr>
          <w:rFonts w:asciiTheme="minorHAnsi" w:hAnsiTheme="minorHAnsi"/>
          <w:b/>
          <w:bCs/>
          <w:sz w:val="28"/>
          <w:szCs w:val="28"/>
        </w:rPr>
        <w:t>… pero Redimido</w:t>
      </w:r>
      <w:r w:rsidR="009E4A3D">
        <w:rPr>
          <w:rFonts w:asciiTheme="minorHAnsi" w:hAnsiTheme="minorHAnsi"/>
          <w:b/>
          <w:bCs/>
          <w:sz w:val="28"/>
          <w:szCs w:val="28"/>
        </w:rPr>
        <w:t xml:space="preserve">s. </w:t>
      </w:r>
    </w:p>
    <w:p w14:paraId="377CD0F7" w14:textId="77777777" w:rsidR="009E4A3D" w:rsidRDefault="007B3AA4" w:rsidP="009E4A3D">
      <w:r w:rsidRPr="003F7DC6">
        <w:rPr>
          <w:rFonts w:asciiTheme="minorHAnsi" w:hAnsiTheme="minorHAnsi"/>
          <w:b/>
          <w:bCs/>
        </w:rPr>
        <w:t>Genesis 3:</w:t>
      </w:r>
      <w:r w:rsidR="003C7CD9" w:rsidRPr="003F7DC6">
        <w:rPr>
          <w:rFonts w:asciiTheme="minorHAnsi" w:hAnsiTheme="minorHAnsi"/>
          <w:b/>
          <w:bCs/>
        </w:rPr>
        <w:t>12-13 (NTV)</w:t>
      </w:r>
      <w:r w:rsidR="003C7CD9">
        <w:rPr>
          <w:rFonts w:asciiTheme="minorHAnsi" w:hAnsiTheme="minorHAnsi"/>
        </w:rPr>
        <w:t xml:space="preserve"> </w:t>
      </w:r>
      <w:r w:rsidR="003C7CD9" w:rsidRPr="003F7DC6">
        <w:rPr>
          <w:i/>
          <w:iCs/>
          <w:color w:val="0070C0"/>
          <w:lang w:val="es-ES"/>
        </w:rPr>
        <w:t>El hombre contestó: —</w:t>
      </w:r>
      <w:r w:rsidR="003C7CD9" w:rsidRPr="00C23D05">
        <w:rPr>
          <w:b/>
          <w:bCs/>
          <w:i/>
          <w:iCs/>
          <w:color w:val="0070C0"/>
          <w:lang w:val="es-ES"/>
        </w:rPr>
        <w:t>La mujer que tú me diste</w:t>
      </w:r>
      <w:r w:rsidR="003C7CD9" w:rsidRPr="003F7DC6">
        <w:rPr>
          <w:i/>
          <w:iCs/>
          <w:color w:val="0070C0"/>
          <w:lang w:val="es-ES"/>
        </w:rPr>
        <w:t xml:space="preserve"> fue quien me dio del fruto, y yo lo comí. </w:t>
      </w:r>
      <w:r w:rsidR="003C7CD9" w:rsidRPr="003F7DC6">
        <w:rPr>
          <w:i/>
          <w:iCs/>
          <w:color w:val="0070C0"/>
          <w:vertAlign w:val="superscript"/>
          <w:lang w:val="es-ES"/>
        </w:rPr>
        <w:t>13 </w:t>
      </w:r>
      <w:r w:rsidR="003C7CD9" w:rsidRPr="003F7DC6">
        <w:rPr>
          <w:i/>
          <w:iCs/>
          <w:color w:val="0070C0"/>
          <w:lang w:val="es-ES"/>
        </w:rPr>
        <w:t xml:space="preserve">Entonces el </w:t>
      </w:r>
      <w:r w:rsidR="003C7CD9" w:rsidRPr="003F7DC6">
        <w:rPr>
          <w:i/>
          <w:iCs/>
          <w:smallCaps/>
          <w:color w:val="0070C0"/>
          <w:lang w:val="es-ES"/>
        </w:rPr>
        <w:t>Señor</w:t>
      </w:r>
      <w:r w:rsidR="003C7CD9" w:rsidRPr="003F7DC6">
        <w:rPr>
          <w:i/>
          <w:iCs/>
          <w:color w:val="0070C0"/>
          <w:lang w:val="es-ES"/>
        </w:rPr>
        <w:t xml:space="preserve"> Dios le preguntó a la mujer: —¿Qué has hecho? —</w:t>
      </w:r>
      <w:r w:rsidR="003C7CD9" w:rsidRPr="00C23D05">
        <w:rPr>
          <w:b/>
          <w:bCs/>
          <w:i/>
          <w:iCs/>
          <w:color w:val="0070C0"/>
          <w:lang w:val="es-ES"/>
        </w:rPr>
        <w:t>La serpiente me engañó</w:t>
      </w:r>
      <w:r w:rsidR="003C7CD9" w:rsidRPr="003F7DC6">
        <w:rPr>
          <w:i/>
          <w:iCs/>
          <w:color w:val="0070C0"/>
          <w:lang w:val="es-ES"/>
        </w:rPr>
        <w:t xml:space="preserve"> —contestó ella—. Por eso comí</w:t>
      </w:r>
      <w:r w:rsidR="003C7CD9">
        <w:rPr>
          <w:lang w:val="es-ES"/>
        </w:rPr>
        <w:t>.</w:t>
      </w:r>
    </w:p>
    <w:p w14:paraId="48D134E5" w14:textId="77777777" w:rsidR="009E4A3D" w:rsidRPr="009E4A3D" w:rsidRDefault="009E4A3D" w:rsidP="009E4A3D">
      <w:pPr>
        <w:rPr>
          <w:rFonts w:asciiTheme="minorHAnsi" w:hAnsiTheme="minorHAnsi"/>
        </w:rPr>
      </w:pPr>
    </w:p>
    <w:p w14:paraId="24E9DC92" w14:textId="4A696840" w:rsidR="007B0C63" w:rsidRPr="007B0C63" w:rsidRDefault="007B0C63" w:rsidP="009E4A3D">
      <w:pPr>
        <w:rPr>
          <w:rFonts w:asciiTheme="minorHAnsi" w:hAnsiTheme="minorHAnsi"/>
        </w:rPr>
      </w:pPr>
      <w:r w:rsidRPr="007B0C63">
        <w:rPr>
          <w:rFonts w:asciiTheme="minorHAnsi" w:hAnsiTheme="minorHAnsi"/>
          <w:color w:val="000000"/>
        </w:rPr>
        <w:t xml:space="preserve">Desde el principio, el ser humano ha intentado evadir su responsabilidad. Adán culpó a Eva, Eva culpó a la serpiente… y así nace una tendencia que aún vive en nosotros: </w:t>
      </w:r>
      <w:r w:rsidRPr="007B0C63">
        <w:rPr>
          <w:rFonts w:asciiTheme="minorHAnsi" w:hAnsiTheme="minorHAnsi"/>
          <w:b/>
          <w:bCs/>
          <w:i/>
          <w:iCs/>
          <w:color w:val="000000"/>
        </w:rPr>
        <w:t>justificar nuestros errores señalando a otros</w:t>
      </w:r>
      <w:r w:rsidRPr="007B0C63">
        <w:rPr>
          <w:rFonts w:asciiTheme="minorHAnsi" w:hAnsiTheme="minorHAnsi"/>
          <w:color w:val="000000"/>
        </w:rPr>
        <w:t>. Nos cuesta reconocer nuestra culpa, porque hacerlo confronta nuestro orgullo.</w:t>
      </w:r>
    </w:p>
    <w:p w14:paraId="0E003A49" w14:textId="77777777" w:rsidR="009E4A3D" w:rsidRDefault="009E4A3D" w:rsidP="009E4A3D">
      <w:pPr>
        <w:rPr>
          <w:rFonts w:asciiTheme="minorHAnsi" w:hAnsiTheme="minorHAnsi"/>
          <w:color w:val="000000"/>
        </w:rPr>
      </w:pPr>
    </w:p>
    <w:p w14:paraId="3ABF9293" w14:textId="5F1C9CED" w:rsidR="007B0C63" w:rsidRPr="007B0C63" w:rsidRDefault="007B0C63" w:rsidP="009E4A3D">
      <w:pPr>
        <w:rPr>
          <w:rFonts w:asciiTheme="minorHAnsi" w:hAnsiTheme="minorHAnsi"/>
          <w:color w:val="000000"/>
        </w:rPr>
      </w:pPr>
      <w:r w:rsidRPr="007B0C63">
        <w:rPr>
          <w:rFonts w:asciiTheme="minorHAnsi" w:hAnsiTheme="minorHAnsi"/>
          <w:color w:val="000000"/>
        </w:rPr>
        <w:t xml:space="preserve">Pero hay una verdad gloriosa: </w:t>
      </w:r>
      <w:r w:rsidRPr="007B0C63">
        <w:rPr>
          <w:rFonts w:asciiTheme="minorHAnsi" w:hAnsiTheme="minorHAnsi"/>
          <w:b/>
          <w:bCs/>
          <w:color w:val="000000"/>
        </w:rPr>
        <w:t>hubo Uno que vino a cargar con nuestra culpa</w:t>
      </w:r>
      <w:r w:rsidRPr="007B0C63">
        <w:rPr>
          <w:rFonts w:asciiTheme="minorHAnsi" w:hAnsiTheme="minorHAnsi"/>
          <w:color w:val="000000"/>
        </w:rPr>
        <w:t xml:space="preserve">. Jesús no la evitó, no la negó… la tomó sobre sí para darnos libertad. Sin embargo, esa libertad comienza cuando hacemos algo que muchos evitan: </w:t>
      </w:r>
      <w:r w:rsidR="00F355FD" w:rsidRPr="003D6AED">
        <w:rPr>
          <w:rFonts w:asciiTheme="minorHAnsi" w:hAnsiTheme="minorHAnsi"/>
          <w:b/>
          <w:bCs/>
          <w:color w:val="000000"/>
        </w:rPr>
        <w:t>RECONOCER</w:t>
      </w:r>
      <w:r w:rsidRPr="007B0C63">
        <w:rPr>
          <w:rFonts w:asciiTheme="minorHAnsi" w:hAnsiTheme="minorHAnsi"/>
          <w:color w:val="000000"/>
        </w:rPr>
        <w:t>.</w:t>
      </w:r>
    </w:p>
    <w:p w14:paraId="7F64DE72" w14:textId="77777777" w:rsidR="009E4A3D" w:rsidRDefault="009E4A3D" w:rsidP="009E4A3D">
      <w:pPr>
        <w:rPr>
          <w:rFonts w:asciiTheme="minorHAnsi" w:hAnsiTheme="minorHAnsi"/>
          <w:color w:val="000000"/>
        </w:rPr>
      </w:pPr>
    </w:p>
    <w:p w14:paraId="6266F175" w14:textId="223FA9E1" w:rsidR="007B0C63" w:rsidRPr="007B0C63" w:rsidRDefault="007B0C63" w:rsidP="009E4A3D">
      <w:pPr>
        <w:rPr>
          <w:rFonts w:asciiTheme="minorHAnsi" w:hAnsiTheme="minorHAnsi"/>
          <w:color w:val="000000"/>
        </w:rPr>
      </w:pPr>
      <w:r w:rsidRPr="007B0C63">
        <w:rPr>
          <w:rFonts w:asciiTheme="minorHAnsi" w:hAnsiTheme="minorHAnsi"/>
          <w:b/>
          <w:bCs/>
          <w:color w:val="000000"/>
        </w:rPr>
        <w:t>Reconocer</w:t>
      </w:r>
      <w:r w:rsidRPr="007B0C63">
        <w:rPr>
          <w:rFonts w:asciiTheme="minorHAnsi" w:hAnsiTheme="minorHAnsi"/>
          <w:color w:val="000000"/>
        </w:rPr>
        <w:t xml:space="preserve"> no es solo admitir un error, es aceptar con humildad nuestra condición, arrepentirnos de corazón y volvernos a Dios. Cuando lo hacemos, la culpa deja de condenarnos, y comienza la restauración. Lo que antes pesaba, ahora es perdonado.</w:t>
      </w:r>
    </w:p>
    <w:p w14:paraId="72F453CC" w14:textId="77777777" w:rsidR="009E4A3D" w:rsidRDefault="009E4A3D" w:rsidP="009E4A3D">
      <w:pPr>
        <w:rPr>
          <w:rFonts w:asciiTheme="minorHAnsi" w:hAnsiTheme="minorHAnsi"/>
          <w:color w:val="000000"/>
        </w:rPr>
      </w:pPr>
    </w:p>
    <w:p w14:paraId="224A1077" w14:textId="71F8DAF1" w:rsidR="007B0C63" w:rsidRPr="007B0C63" w:rsidRDefault="007B0C63" w:rsidP="009E4A3D">
      <w:pPr>
        <w:rPr>
          <w:rFonts w:asciiTheme="minorHAnsi" w:hAnsiTheme="minorHAnsi"/>
          <w:b/>
          <w:bCs/>
          <w:i/>
          <w:iCs/>
          <w:color w:val="000000"/>
        </w:rPr>
      </w:pPr>
      <w:r w:rsidRPr="007B0C63">
        <w:rPr>
          <w:rFonts w:asciiTheme="minorHAnsi" w:hAnsiTheme="minorHAnsi"/>
          <w:b/>
          <w:bCs/>
          <w:i/>
          <w:iCs/>
          <w:color w:val="000000"/>
        </w:rPr>
        <w:t>Hoy no culpes más a otros. Da un paso valiente: reconoce, arrepiéntete y deja que Dios haga una obra nueva en ti.</w:t>
      </w:r>
    </w:p>
    <w:p w14:paraId="0A40C601" w14:textId="77777777" w:rsidR="009E4A3D" w:rsidRDefault="009E4A3D" w:rsidP="009E4A3D">
      <w:pPr>
        <w:rPr>
          <w:rFonts w:asciiTheme="minorHAnsi" w:hAnsiTheme="minorHAnsi"/>
          <w:b/>
          <w:bCs/>
          <w:color w:val="000000"/>
        </w:rPr>
      </w:pPr>
    </w:p>
    <w:p w14:paraId="0E665B7B" w14:textId="1A3BFC0A" w:rsidR="007B0C63" w:rsidRPr="007B0C63" w:rsidRDefault="007B0C63" w:rsidP="009E4A3D">
      <w:pPr>
        <w:rPr>
          <w:rFonts w:asciiTheme="minorHAnsi" w:hAnsiTheme="minorHAnsi"/>
          <w:i/>
          <w:iCs/>
          <w:color w:val="7030A0"/>
        </w:rPr>
      </w:pPr>
      <w:r w:rsidRPr="007B0C63">
        <w:rPr>
          <w:rFonts w:asciiTheme="minorHAnsi" w:hAnsiTheme="minorHAnsi"/>
          <w:i/>
          <w:iCs/>
          <w:color w:val="7030A0"/>
        </w:rPr>
        <w:t>Reconocer tu culpa no te hunde… te abre la puerta al perdón.</w:t>
      </w:r>
    </w:p>
    <w:p w14:paraId="48810F7D" w14:textId="77777777" w:rsidR="009E4A3D" w:rsidRDefault="009E4A3D" w:rsidP="009E4A3D">
      <w:pPr>
        <w:rPr>
          <w:rFonts w:asciiTheme="minorHAnsi" w:hAnsiTheme="minorHAnsi"/>
          <w:color w:val="000000"/>
        </w:rPr>
      </w:pPr>
    </w:p>
    <w:p w14:paraId="07D044A5" w14:textId="6094D375" w:rsidR="007B0C63" w:rsidRPr="007B0C63" w:rsidRDefault="007B0C63" w:rsidP="009E4A3D">
      <w:pPr>
        <w:rPr>
          <w:rFonts w:asciiTheme="minorHAnsi" w:hAnsiTheme="minorHAnsi"/>
          <w:i/>
          <w:iCs/>
          <w:color w:val="000000"/>
        </w:rPr>
      </w:pPr>
      <w:r w:rsidRPr="007B0C63">
        <w:rPr>
          <w:rFonts w:asciiTheme="minorHAnsi" w:hAnsiTheme="minorHAnsi"/>
          <w:b/>
          <w:bCs/>
          <w:i/>
          <w:iCs/>
          <w:color w:val="000000"/>
        </w:rPr>
        <w:t>Señor Jesús</w:t>
      </w:r>
      <w:r w:rsidRPr="007B0C63">
        <w:rPr>
          <w:rFonts w:asciiTheme="minorHAnsi" w:hAnsiTheme="minorHAnsi"/>
          <w:i/>
          <w:iCs/>
          <w:color w:val="000000"/>
        </w:rPr>
        <w:t>, reconozco que soy culpable. He pecado y me arrepiento. Hoy dejo de justificarme y vengo a ti con un corazón sincero. Perdóname, límpiame y restaura mi vida. Amén.</w:t>
      </w:r>
    </w:p>
    <w:bookmarkEnd w:id="288"/>
    <w:p w14:paraId="65C6832A" w14:textId="5BE621F1" w:rsidR="000F2003" w:rsidRDefault="000F2003" w:rsidP="009E4A3D">
      <w:pPr>
        <w:rPr>
          <w:rFonts w:asciiTheme="minorHAnsi" w:hAnsiTheme="minorHAnsi"/>
        </w:rPr>
      </w:pPr>
    </w:p>
    <w:p w14:paraId="157CCD87" w14:textId="77777777" w:rsidR="00B730B3" w:rsidRDefault="00B730B3" w:rsidP="009E4A3D">
      <w:pPr>
        <w:rPr>
          <w:rFonts w:asciiTheme="minorHAnsi" w:hAnsiTheme="minorHAnsi"/>
        </w:rPr>
      </w:pPr>
    </w:p>
    <w:p w14:paraId="7ED1BACF" w14:textId="77777777" w:rsidR="004D5FE1" w:rsidRDefault="004D5FE1" w:rsidP="009E4A3D">
      <w:pPr>
        <w:rPr>
          <w:rFonts w:asciiTheme="minorHAnsi" w:hAnsiTheme="minorHAnsi"/>
        </w:rPr>
      </w:pPr>
      <w:bookmarkStart w:id="289" w:name="OLE_LINK288"/>
    </w:p>
    <w:p w14:paraId="330B8E33" w14:textId="6A7DF0B2" w:rsidR="004D5FE1" w:rsidRPr="006040D8" w:rsidRDefault="006040D8" w:rsidP="006040D8">
      <w:pPr>
        <w:rPr>
          <w:rFonts w:asciiTheme="minorHAnsi" w:hAnsiTheme="minorHAnsi"/>
          <w:b/>
          <w:bCs/>
          <w:sz w:val="28"/>
          <w:szCs w:val="28"/>
        </w:rPr>
      </w:pPr>
      <w:r>
        <w:rPr>
          <w:rFonts w:asciiTheme="minorHAnsi" w:hAnsiTheme="minorHAnsi"/>
          <w:b/>
          <w:bCs/>
          <w:sz w:val="28"/>
          <w:szCs w:val="28"/>
        </w:rPr>
        <w:t>Dale</w:t>
      </w:r>
      <w:r w:rsidR="003F0C90" w:rsidRPr="006040D8">
        <w:rPr>
          <w:rFonts w:asciiTheme="minorHAnsi" w:hAnsiTheme="minorHAnsi"/>
          <w:b/>
          <w:bCs/>
          <w:sz w:val="28"/>
          <w:szCs w:val="28"/>
        </w:rPr>
        <w:t xml:space="preserve"> lo mejor</w:t>
      </w:r>
      <w:r w:rsidR="009735C7" w:rsidRPr="006040D8">
        <w:rPr>
          <w:rFonts w:asciiTheme="minorHAnsi" w:hAnsiTheme="minorHAnsi"/>
          <w:b/>
          <w:bCs/>
          <w:sz w:val="28"/>
          <w:szCs w:val="28"/>
        </w:rPr>
        <w:t xml:space="preserve"> a tu Dios. </w:t>
      </w:r>
    </w:p>
    <w:p w14:paraId="5F8561EF" w14:textId="4EF89F7E" w:rsidR="00B730B3" w:rsidRPr="006040D8" w:rsidRDefault="004D5FE1" w:rsidP="006040D8">
      <w:pPr>
        <w:rPr>
          <w:rFonts w:asciiTheme="minorHAnsi" w:hAnsiTheme="minorHAnsi"/>
          <w:lang w:val="es-ES"/>
        </w:rPr>
      </w:pPr>
      <w:r w:rsidRPr="006040D8">
        <w:rPr>
          <w:rFonts w:asciiTheme="minorHAnsi" w:hAnsiTheme="minorHAnsi"/>
          <w:b/>
          <w:bCs/>
        </w:rPr>
        <w:t>Genesis 4:3-5 (NTV)</w:t>
      </w:r>
      <w:r w:rsidRPr="006040D8">
        <w:rPr>
          <w:rFonts w:asciiTheme="minorHAnsi" w:hAnsiTheme="minorHAnsi"/>
        </w:rPr>
        <w:t xml:space="preserve"> </w:t>
      </w:r>
      <w:r w:rsidR="00B730B3" w:rsidRPr="006040D8">
        <w:rPr>
          <w:rFonts w:asciiTheme="minorHAnsi" w:hAnsiTheme="minorHAnsi"/>
          <w:i/>
          <w:iCs/>
          <w:color w:val="0070C0"/>
          <w:lang w:val="es-ES"/>
        </w:rPr>
        <w:t xml:space="preserve">Al llegar el tiempo de la cosecha, Caín presentó </w:t>
      </w:r>
      <w:r w:rsidR="00B730B3" w:rsidRPr="006040D8">
        <w:rPr>
          <w:rFonts w:asciiTheme="minorHAnsi" w:hAnsiTheme="minorHAnsi"/>
          <w:b/>
          <w:bCs/>
          <w:i/>
          <w:iCs/>
          <w:color w:val="0070C0"/>
          <w:lang w:val="es-ES"/>
        </w:rPr>
        <w:t xml:space="preserve">algunos de sus cultivos como ofrenda para el </w:t>
      </w:r>
      <w:r w:rsidR="00B730B3" w:rsidRPr="006040D8">
        <w:rPr>
          <w:rFonts w:asciiTheme="minorHAnsi" w:hAnsiTheme="minorHAnsi"/>
          <w:b/>
          <w:bCs/>
          <w:i/>
          <w:iCs/>
          <w:smallCaps/>
          <w:color w:val="0070C0"/>
          <w:lang w:val="es-ES"/>
        </w:rPr>
        <w:t>Señor</w:t>
      </w:r>
      <w:r w:rsidR="00B730B3" w:rsidRPr="006040D8">
        <w:rPr>
          <w:rFonts w:asciiTheme="minorHAnsi" w:hAnsiTheme="minorHAnsi"/>
          <w:i/>
          <w:iCs/>
          <w:color w:val="0070C0"/>
          <w:lang w:val="es-ES"/>
        </w:rPr>
        <w:t xml:space="preserve">. </w:t>
      </w:r>
      <w:r w:rsidR="00B730B3" w:rsidRPr="006040D8">
        <w:rPr>
          <w:rFonts w:asciiTheme="minorHAnsi" w:hAnsiTheme="minorHAnsi"/>
          <w:i/>
          <w:iCs/>
          <w:color w:val="0070C0"/>
          <w:vertAlign w:val="superscript"/>
          <w:lang w:val="es-ES"/>
        </w:rPr>
        <w:t>4 </w:t>
      </w:r>
      <w:r w:rsidR="00B730B3" w:rsidRPr="006040D8">
        <w:rPr>
          <w:rFonts w:asciiTheme="minorHAnsi" w:hAnsiTheme="minorHAnsi"/>
          <w:b/>
          <w:bCs/>
          <w:i/>
          <w:iCs/>
          <w:color w:val="0070C0"/>
          <w:lang w:val="es-ES"/>
        </w:rPr>
        <w:t>Abel también presentó una ofrenda: lo mejor de las primeras crías de los corderos de su rebaño</w:t>
      </w:r>
      <w:r w:rsidR="00B730B3" w:rsidRPr="006040D8">
        <w:rPr>
          <w:rFonts w:asciiTheme="minorHAnsi" w:hAnsiTheme="minorHAnsi"/>
          <w:i/>
          <w:iCs/>
          <w:color w:val="0070C0"/>
          <w:lang w:val="es-ES"/>
        </w:rPr>
        <w:t xml:space="preserve">. El </w:t>
      </w:r>
      <w:r w:rsidR="00B730B3" w:rsidRPr="006040D8">
        <w:rPr>
          <w:rFonts w:asciiTheme="minorHAnsi" w:hAnsiTheme="minorHAnsi"/>
          <w:i/>
          <w:iCs/>
          <w:smallCaps/>
          <w:color w:val="0070C0"/>
          <w:lang w:val="es-ES"/>
        </w:rPr>
        <w:t>Señor</w:t>
      </w:r>
      <w:r w:rsidR="00B730B3" w:rsidRPr="006040D8">
        <w:rPr>
          <w:rFonts w:asciiTheme="minorHAnsi" w:hAnsiTheme="minorHAnsi"/>
          <w:i/>
          <w:iCs/>
          <w:color w:val="0070C0"/>
          <w:lang w:val="es-ES"/>
        </w:rPr>
        <w:t xml:space="preserve"> aceptó a Abel y a su ofrenda, </w:t>
      </w:r>
      <w:r w:rsidR="00B730B3" w:rsidRPr="006040D8">
        <w:rPr>
          <w:rFonts w:asciiTheme="minorHAnsi" w:hAnsiTheme="minorHAnsi"/>
          <w:i/>
          <w:iCs/>
          <w:color w:val="0070C0"/>
          <w:vertAlign w:val="superscript"/>
          <w:lang w:val="es-ES"/>
        </w:rPr>
        <w:t>5 </w:t>
      </w:r>
      <w:r w:rsidR="00B730B3" w:rsidRPr="006040D8">
        <w:rPr>
          <w:rFonts w:asciiTheme="minorHAnsi" w:hAnsiTheme="minorHAnsi"/>
          <w:i/>
          <w:iCs/>
          <w:color w:val="0070C0"/>
          <w:lang w:val="es-ES"/>
        </w:rPr>
        <w:t>pero no aceptó a Caín ni a su ofrenda. Esto hizo que Caín se enojara mucho, y se veía decaído</w:t>
      </w:r>
      <w:r w:rsidR="00B730B3" w:rsidRPr="006040D8">
        <w:rPr>
          <w:rFonts w:asciiTheme="minorHAnsi" w:hAnsiTheme="minorHAnsi"/>
          <w:lang w:val="es-ES"/>
        </w:rPr>
        <w:t>.</w:t>
      </w:r>
    </w:p>
    <w:p w14:paraId="624503AD" w14:textId="77777777" w:rsidR="00E72422" w:rsidRPr="006040D8" w:rsidRDefault="00E72422" w:rsidP="006040D8">
      <w:pPr>
        <w:rPr>
          <w:rFonts w:asciiTheme="minorHAnsi" w:hAnsiTheme="minorHAnsi"/>
          <w:lang w:val="es-ES"/>
        </w:rPr>
      </w:pPr>
    </w:p>
    <w:p w14:paraId="55074F29" w14:textId="77777777" w:rsidR="00081DC1" w:rsidRDefault="00081DC1" w:rsidP="006040D8">
      <w:pPr>
        <w:rPr>
          <w:rFonts w:asciiTheme="minorHAnsi" w:hAnsiTheme="minorHAnsi"/>
          <w:color w:val="000000"/>
        </w:rPr>
      </w:pPr>
      <w:r w:rsidRPr="00081DC1">
        <w:rPr>
          <w:rFonts w:asciiTheme="minorHAnsi" w:hAnsiTheme="minorHAnsi"/>
          <w:color w:val="000000"/>
        </w:rPr>
        <w:t>Dios no mira solamente lo que le das, sino cómo y con qué corazón se lo das. Caín dio, pero Abel presentó lo mejor. Uno cumplió, el otro honró. Y ahí está la diferencia que todavía hoy marca vidas: no se trata de darle algo a Dios, se trata de darle lo mejor.</w:t>
      </w:r>
    </w:p>
    <w:p w14:paraId="0073A1E1" w14:textId="77777777" w:rsidR="006040D8" w:rsidRPr="00081DC1" w:rsidRDefault="006040D8" w:rsidP="006040D8">
      <w:pPr>
        <w:rPr>
          <w:rFonts w:asciiTheme="minorHAnsi" w:hAnsiTheme="minorHAnsi"/>
          <w:color w:val="000000"/>
        </w:rPr>
      </w:pPr>
    </w:p>
    <w:p w14:paraId="1474BC60" w14:textId="1382CDB0" w:rsidR="00081DC1" w:rsidRPr="00081DC1" w:rsidRDefault="00081DC1" w:rsidP="006040D8">
      <w:pPr>
        <w:rPr>
          <w:rFonts w:asciiTheme="minorHAnsi" w:hAnsiTheme="minorHAnsi"/>
          <w:color w:val="000000"/>
        </w:rPr>
      </w:pPr>
      <w:r w:rsidRPr="00081DC1">
        <w:rPr>
          <w:rFonts w:asciiTheme="minorHAnsi" w:hAnsiTheme="minorHAnsi"/>
          <w:color w:val="000000"/>
        </w:rPr>
        <w:t xml:space="preserve">Muchas veces vivimos una fe cómoda, donde Dios recibe lo que sobra: </w:t>
      </w:r>
      <w:r w:rsidR="00030BBD">
        <w:rPr>
          <w:rFonts w:asciiTheme="minorHAnsi" w:hAnsiTheme="minorHAnsi"/>
          <w:color w:val="000000"/>
        </w:rPr>
        <w:t xml:space="preserve">el </w:t>
      </w:r>
      <w:r w:rsidRPr="00081DC1">
        <w:rPr>
          <w:rFonts w:asciiTheme="minorHAnsi" w:hAnsiTheme="minorHAnsi"/>
          <w:color w:val="000000"/>
        </w:rPr>
        <w:t xml:space="preserve">tiempo que queda, </w:t>
      </w:r>
      <w:r w:rsidR="00030BBD">
        <w:rPr>
          <w:rFonts w:asciiTheme="minorHAnsi" w:hAnsiTheme="minorHAnsi"/>
          <w:color w:val="000000"/>
        </w:rPr>
        <w:t xml:space="preserve">la </w:t>
      </w:r>
      <w:r w:rsidRPr="00081DC1">
        <w:rPr>
          <w:rFonts w:asciiTheme="minorHAnsi" w:hAnsiTheme="minorHAnsi"/>
          <w:color w:val="000000"/>
        </w:rPr>
        <w:t>fuerzas que sobran</w:t>
      </w:r>
      <w:r w:rsidR="00F674A5">
        <w:rPr>
          <w:rFonts w:asciiTheme="minorHAnsi" w:hAnsiTheme="minorHAnsi"/>
          <w:color w:val="000000"/>
        </w:rPr>
        <w:t xml:space="preserve"> y la </w:t>
      </w:r>
      <w:r w:rsidRPr="00081DC1">
        <w:rPr>
          <w:rFonts w:asciiTheme="minorHAnsi" w:hAnsiTheme="minorHAnsi"/>
          <w:color w:val="000000"/>
        </w:rPr>
        <w:t>atención dividida. Pero Dios no busca lo que te queda… Él merece lo primero, lo mejor, lo más sincero. </w:t>
      </w:r>
      <w:r w:rsidRPr="00081DC1">
        <w:rPr>
          <w:rFonts w:asciiTheme="minorHAnsi" w:hAnsiTheme="minorHAnsi"/>
          <w:i/>
          <w:iCs/>
          <w:color w:val="000000"/>
        </w:rPr>
        <w:t>Cuando Dios recibe lo mejor de ti, no es porque lo necesita, es porque tu corazón finalmente entendió quién Él es.</w:t>
      </w:r>
    </w:p>
    <w:p w14:paraId="1B23F092" w14:textId="77777777" w:rsidR="00F674A5" w:rsidRDefault="00F674A5" w:rsidP="006040D8">
      <w:pPr>
        <w:rPr>
          <w:rFonts w:asciiTheme="minorHAnsi" w:hAnsiTheme="minorHAnsi"/>
          <w:color w:val="000000"/>
        </w:rPr>
      </w:pPr>
    </w:p>
    <w:p w14:paraId="56831B50" w14:textId="1C198C31" w:rsidR="00E72422" w:rsidRDefault="00081DC1" w:rsidP="006040D8">
      <w:pPr>
        <w:rPr>
          <w:rFonts w:asciiTheme="minorHAnsi" w:hAnsiTheme="minorHAnsi"/>
          <w:color w:val="000000"/>
        </w:rPr>
      </w:pPr>
      <w:r w:rsidRPr="00081DC1">
        <w:rPr>
          <w:rFonts w:asciiTheme="minorHAnsi" w:hAnsiTheme="minorHAnsi"/>
          <w:color w:val="000000"/>
        </w:rPr>
        <w:t>Hoy es un buen día para revisar qué tipo de ofrenda estás presentando: ¿lo mejor o lo que te sobra?</w:t>
      </w:r>
    </w:p>
    <w:p w14:paraId="3A052F08" w14:textId="77777777" w:rsidR="000E7DED" w:rsidRPr="006040D8" w:rsidRDefault="000E7DED" w:rsidP="006040D8">
      <w:pPr>
        <w:rPr>
          <w:rFonts w:asciiTheme="minorHAnsi" w:hAnsiTheme="minorHAnsi"/>
          <w:color w:val="000000"/>
        </w:rPr>
      </w:pPr>
    </w:p>
    <w:p w14:paraId="0292E12B" w14:textId="6CA08E23" w:rsidR="00E72422" w:rsidRPr="006040D8" w:rsidRDefault="00E72422" w:rsidP="006040D8">
      <w:pPr>
        <w:rPr>
          <w:rFonts w:asciiTheme="minorHAnsi" w:hAnsiTheme="minorHAnsi"/>
          <w:i/>
          <w:iCs/>
          <w:color w:val="7030A0"/>
          <w:sz w:val="27"/>
          <w:szCs w:val="27"/>
        </w:rPr>
      </w:pPr>
      <w:r w:rsidRPr="006040D8">
        <w:rPr>
          <w:rFonts w:asciiTheme="minorHAnsi" w:hAnsiTheme="minorHAnsi"/>
          <w:i/>
          <w:iCs/>
          <w:color w:val="7030A0"/>
          <w:sz w:val="27"/>
          <w:szCs w:val="27"/>
        </w:rPr>
        <w:t xml:space="preserve">Lo mejor no es lo que te sobra… es lo que </w:t>
      </w:r>
      <w:r w:rsidR="006E4AAC">
        <w:rPr>
          <w:rFonts w:asciiTheme="minorHAnsi" w:hAnsiTheme="minorHAnsi"/>
          <w:i/>
          <w:iCs/>
          <w:color w:val="7030A0"/>
          <w:sz w:val="27"/>
          <w:szCs w:val="27"/>
        </w:rPr>
        <w:t xml:space="preserve">te cuesta entregar. </w:t>
      </w:r>
    </w:p>
    <w:p w14:paraId="26F8D5C1" w14:textId="77777777" w:rsidR="00CF3048" w:rsidRPr="006040D8" w:rsidRDefault="00CF3048" w:rsidP="006040D8">
      <w:pPr>
        <w:rPr>
          <w:rFonts w:asciiTheme="minorHAnsi" w:hAnsiTheme="minorHAnsi"/>
          <w:color w:val="000000"/>
          <w:sz w:val="27"/>
          <w:szCs w:val="27"/>
        </w:rPr>
      </w:pPr>
    </w:p>
    <w:p w14:paraId="641A08E2" w14:textId="3AACB130" w:rsidR="00CF3048" w:rsidRPr="00EE3749" w:rsidRDefault="00CF3048" w:rsidP="00EE3749">
      <w:pPr>
        <w:rPr>
          <w:rFonts w:asciiTheme="minorHAnsi" w:hAnsiTheme="minorHAnsi"/>
          <w:i/>
          <w:iCs/>
          <w:color w:val="000000"/>
        </w:rPr>
      </w:pPr>
      <w:r w:rsidRPr="00081DC1">
        <w:rPr>
          <w:rFonts w:asciiTheme="minorHAnsi" w:hAnsiTheme="minorHAnsi"/>
          <w:b/>
          <w:bCs/>
          <w:i/>
          <w:iCs/>
          <w:color w:val="000000"/>
        </w:rPr>
        <w:t>Señor</w:t>
      </w:r>
      <w:r w:rsidRPr="006040D8">
        <w:rPr>
          <w:rFonts w:asciiTheme="minorHAnsi" w:hAnsiTheme="minorHAnsi"/>
          <w:b/>
          <w:bCs/>
          <w:i/>
          <w:iCs/>
          <w:color w:val="000000"/>
        </w:rPr>
        <w:t xml:space="preserve"> Jesús</w:t>
      </w:r>
      <w:r w:rsidRPr="00081DC1">
        <w:rPr>
          <w:rFonts w:asciiTheme="minorHAnsi" w:hAnsiTheme="minorHAnsi"/>
          <w:i/>
          <w:iCs/>
          <w:color w:val="000000"/>
        </w:rPr>
        <w:t>, hoy quiero darte lo mejor de mi vida. Perdona cuando te he dado lo que me sobra. Enséñame a honrarte con todo mi corazón, con lo primero y no con lo último. Amén.</w:t>
      </w:r>
      <w:bookmarkEnd w:id="289"/>
    </w:p>
    <w:p w14:paraId="1F7ADDC2" w14:textId="77777777" w:rsidR="009C0BBA" w:rsidRDefault="009C0BBA" w:rsidP="009E4A3D">
      <w:pPr>
        <w:rPr>
          <w:rFonts w:asciiTheme="minorHAnsi" w:hAnsiTheme="minorHAnsi"/>
        </w:rPr>
      </w:pPr>
    </w:p>
    <w:p w14:paraId="7C8CF4B0" w14:textId="77777777" w:rsidR="009C0BBA" w:rsidRDefault="009C0BBA" w:rsidP="009E4A3D">
      <w:pPr>
        <w:rPr>
          <w:rFonts w:asciiTheme="minorHAnsi" w:hAnsiTheme="minorHAnsi"/>
        </w:rPr>
      </w:pPr>
    </w:p>
    <w:p w14:paraId="3752EC1E" w14:textId="1C68921B" w:rsidR="009C0BBA" w:rsidRPr="008840C8" w:rsidRDefault="008840C8" w:rsidP="009E4A3D">
      <w:pPr>
        <w:rPr>
          <w:rFonts w:asciiTheme="minorHAnsi" w:hAnsiTheme="minorHAnsi"/>
          <w:b/>
          <w:bCs/>
          <w:sz w:val="28"/>
          <w:szCs w:val="28"/>
        </w:rPr>
      </w:pPr>
      <w:r w:rsidRPr="008840C8">
        <w:rPr>
          <w:rFonts w:asciiTheme="minorHAnsi" w:hAnsiTheme="minorHAnsi"/>
          <w:b/>
          <w:bCs/>
          <w:sz w:val="28"/>
          <w:szCs w:val="28"/>
        </w:rPr>
        <w:t>El pecado esta a la puerta.</w:t>
      </w:r>
    </w:p>
    <w:p w14:paraId="4144B82B" w14:textId="6D121063" w:rsidR="009C0BBA" w:rsidRPr="009B78BE" w:rsidRDefault="009C0BBA" w:rsidP="009B78BE">
      <w:pPr>
        <w:rPr>
          <w:rFonts w:asciiTheme="minorHAnsi" w:hAnsiTheme="minorHAnsi"/>
          <w:lang w:val="es-ES"/>
        </w:rPr>
      </w:pPr>
      <w:r w:rsidRPr="00B778B9">
        <w:rPr>
          <w:rFonts w:asciiTheme="minorHAnsi" w:hAnsiTheme="minorHAnsi"/>
          <w:b/>
          <w:bCs/>
        </w:rPr>
        <w:t>Genesis</w:t>
      </w:r>
      <w:r w:rsidR="00B778B9" w:rsidRPr="00B778B9">
        <w:rPr>
          <w:rFonts w:asciiTheme="minorHAnsi" w:hAnsiTheme="minorHAnsi"/>
          <w:b/>
          <w:bCs/>
        </w:rPr>
        <w:t xml:space="preserve"> 4:</w:t>
      </w:r>
      <w:r w:rsidR="00E47D80">
        <w:rPr>
          <w:rFonts w:asciiTheme="minorHAnsi" w:hAnsiTheme="minorHAnsi"/>
          <w:b/>
          <w:bCs/>
        </w:rPr>
        <w:t>6-</w:t>
      </w:r>
      <w:r w:rsidR="00B778B9" w:rsidRPr="00B778B9">
        <w:rPr>
          <w:rFonts w:asciiTheme="minorHAnsi" w:hAnsiTheme="minorHAnsi"/>
          <w:b/>
          <w:bCs/>
        </w:rPr>
        <w:t>7 (NTV)</w:t>
      </w:r>
      <w:r>
        <w:rPr>
          <w:rFonts w:asciiTheme="minorHAnsi" w:hAnsiTheme="minorHAnsi"/>
        </w:rPr>
        <w:t xml:space="preserve"> </w:t>
      </w:r>
      <w:r w:rsidR="00CE0AE4" w:rsidRPr="00E47D80">
        <w:rPr>
          <w:rFonts w:asciiTheme="minorHAnsi" w:hAnsiTheme="minorHAnsi"/>
          <w:i/>
          <w:iCs/>
          <w:color w:val="0070C0"/>
          <w:lang w:val="es-ES"/>
        </w:rPr>
        <w:t>«¿</w:t>
      </w:r>
      <w:r w:rsidR="00CE0AE4" w:rsidRPr="00044F89">
        <w:rPr>
          <w:rFonts w:asciiTheme="minorHAnsi" w:hAnsiTheme="minorHAnsi"/>
          <w:b/>
          <w:bCs/>
          <w:i/>
          <w:iCs/>
          <w:color w:val="0070C0"/>
          <w:lang w:val="es-ES"/>
        </w:rPr>
        <w:t>Por qué estás tan enojado</w:t>
      </w:r>
      <w:r w:rsidR="00CE0AE4" w:rsidRPr="00E47D80">
        <w:rPr>
          <w:rFonts w:asciiTheme="minorHAnsi" w:hAnsiTheme="minorHAnsi"/>
          <w:i/>
          <w:iCs/>
          <w:color w:val="0070C0"/>
          <w:lang w:val="es-ES"/>
        </w:rPr>
        <w:t xml:space="preserve">? —preguntó el </w:t>
      </w:r>
      <w:r w:rsidR="00CE0AE4" w:rsidRPr="00E47D80">
        <w:rPr>
          <w:rFonts w:asciiTheme="minorHAnsi" w:hAnsiTheme="minorHAnsi"/>
          <w:i/>
          <w:iCs/>
          <w:smallCaps/>
          <w:color w:val="0070C0"/>
          <w:lang w:val="es-ES"/>
        </w:rPr>
        <w:t>Señor</w:t>
      </w:r>
      <w:r w:rsidR="00CE0AE4" w:rsidRPr="00E47D80">
        <w:rPr>
          <w:rFonts w:asciiTheme="minorHAnsi" w:hAnsiTheme="minorHAnsi"/>
          <w:i/>
          <w:iCs/>
          <w:color w:val="0070C0"/>
          <w:lang w:val="es-ES"/>
        </w:rPr>
        <w:t xml:space="preserve"> a Caín—. ¿Por qué te ves tan decaído? </w:t>
      </w:r>
      <w:r w:rsidR="00CE0AE4" w:rsidRPr="00E47D80">
        <w:rPr>
          <w:rFonts w:asciiTheme="minorHAnsi" w:hAnsiTheme="minorHAnsi"/>
          <w:i/>
          <w:iCs/>
          <w:color w:val="0070C0"/>
          <w:vertAlign w:val="superscript"/>
          <w:lang w:val="es-ES"/>
        </w:rPr>
        <w:t>7</w:t>
      </w:r>
      <w:r w:rsidRPr="00E47D80">
        <w:rPr>
          <w:rFonts w:asciiTheme="minorHAnsi" w:hAnsiTheme="minorHAnsi"/>
          <w:i/>
          <w:iCs/>
          <w:color w:val="0070C0"/>
          <w:lang w:val="es-ES"/>
        </w:rPr>
        <w:t>Serás</w:t>
      </w:r>
      <w:r w:rsidRPr="00E47D80">
        <w:rPr>
          <w:i/>
          <w:iCs/>
          <w:color w:val="0070C0"/>
          <w:lang w:val="es-ES"/>
        </w:rPr>
        <w:t xml:space="preserve"> </w:t>
      </w:r>
      <w:r w:rsidRPr="00B778B9">
        <w:rPr>
          <w:i/>
          <w:iCs/>
          <w:color w:val="0070C0"/>
          <w:lang w:val="es-ES"/>
        </w:rPr>
        <w:t xml:space="preserve">aceptado si haces lo correcto, pero si te niegas a hacer lo correcto, entonces, ¡ten cuidado! </w:t>
      </w:r>
      <w:r w:rsidRPr="008840C8">
        <w:rPr>
          <w:b/>
          <w:bCs/>
          <w:i/>
          <w:iCs/>
          <w:color w:val="0070C0"/>
          <w:lang w:val="es-ES"/>
        </w:rPr>
        <w:t xml:space="preserve">El pecado está a la puerta, al acecho y ansioso por </w:t>
      </w:r>
      <w:r w:rsidRPr="009B78BE">
        <w:rPr>
          <w:rFonts w:asciiTheme="minorHAnsi" w:hAnsiTheme="minorHAnsi"/>
          <w:b/>
          <w:bCs/>
          <w:i/>
          <w:iCs/>
          <w:color w:val="0070C0"/>
          <w:lang w:val="es-ES"/>
        </w:rPr>
        <w:t>controlarte</w:t>
      </w:r>
      <w:r w:rsidRPr="009B78BE">
        <w:rPr>
          <w:rFonts w:asciiTheme="minorHAnsi" w:hAnsiTheme="minorHAnsi"/>
          <w:i/>
          <w:iCs/>
          <w:color w:val="0070C0"/>
          <w:lang w:val="es-ES"/>
        </w:rPr>
        <w:t>; pero tú debes dominarlo y ser su amo</w:t>
      </w:r>
      <w:r w:rsidRPr="009B78BE">
        <w:rPr>
          <w:rFonts w:asciiTheme="minorHAnsi" w:hAnsiTheme="minorHAnsi"/>
          <w:lang w:val="es-ES"/>
        </w:rPr>
        <w:t>».</w:t>
      </w:r>
    </w:p>
    <w:p w14:paraId="5E62D08F" w14:textId="77777777" w:rsidR="008840C8" w:rsidRPr="009B78BE" w:rsidRDefault="008840C8" w:rsidP="009B78BE">
      <w:pPr>
        <w:rPr>
          <w:rFonts w:asciiTheme="minorHAnsi" w:hAnsiTheme="minorHAnsi"/>
          <w:lang w:val="es-ES"/>
        </w:rPr>
      </w:pPr>
    </w:p>
    <w:p w14:paraId="740CFEAC" w14:textId="77777777" w:rsidR="007C5377" w:rsidRPr="009B78BE" w:rsidRDefault="008A5A32" w:rsidP="009B78BE">
      <w:pPr>
        <w:pStyle w:val="NormalWeb"/>
        <w:rPr>
          <w:rFonts w:asciiTheme="minorHAnsi" w:eastAsia="Times New Roman" w:hAnsiTheme="minorHAnsi" w:cs="Times New Roman"/>
          <w:color w:val="000000"/>
          <w:lang w:val="es-US" w:eastAsia="es-MX"/>
          <w14:ligatures w14:val="none"/>
        </w:rPr>
      </w:pPr>
      <w:r w:rsidRPr="009B78BE">
        <w:rPr>
          <w:rFonts w:asciiTheme="minorHAnsi" w:hAnsiTheme="minorHAnsi"/>
          <w:lang w:val="es-ES"/>
        </w:rPr>
        <w:t xml:space="preserve"> </w:t>
      </w:r>
      <w:r w:rsidR="007C5377" w:rsidRPr="009B78BE">
        <w:rPr>
          <w:rFonts w:asciiTheme="minorHAnsi" w:eastAsia="Times New Roman" w:hAnsiTheme="minorHAnsi" w:cs="Times New Roman"/>
          <w:color w:val="000000"/>
          <w:lang w:val="es-US" w:eastAsia="es-MX"/>
          <w14:ligatures w14:val="none"/>
        </w:rPr>
        <w:t>El enojo y la frustración, si no se gobiernan, pueden convertirse en la puerta por donde el pecado entra a nuestra vida. Caín no fue rechazado sin razón; su ofrenda reflejaba una actitud incorrecta, mientras que Abel dio lo mejor. Dios no solo mira lo que damos, sino cómo lo damos.</w:t>
      </w:r>
    </w:p>
    <w:p w14:paraId="0BD2F451" w14:textId="77777777" w:rsidR="009B78BE" w:rsidRDefault="009B78BE" w:rsidP="009B78BE">
      <w:pPr>
        <w:rPr>
          <w:rFonts w:asciiTheme="minorHAnsi" w:hAnsiTheme="minorHAnsi"/>
          <w:color w:val="000000"/>
        </w:rPr>
      </w:pPr>
    </w:p>
    <w:p w14:paraId="31930C63" w14:textId="3F2BBBDD" w:rsidR="007C5377" w:rsidRPr="007C5377" w:rsidRDefault="007C5377" w:rsidP="009B78BE">
      <w:pPr>
        <w:rPr>
          <w:rFonts w:asciiTheme="minorHAnsi" w:hAnsiTheme="minorHAnsi"/>
          <w:color w:val="000000"/>
        </w:rPr>
      </w:pPr>
      <w:r w:rsidRPr="007C5377">
        <w:rPr>
          <w:rFonts w:asciiTheme="minorHAnsi" w:hAnsiTheme="minorHAnsi"/>
          <w:color w:val="000000"/>
        </w:rPr>
        <w:t xml:space="preserve">Hasta ese momento, todo podía corregirse… pero </w:t>
      </w:r>
      <w:r w:rsidRPr="007C5377">
        <w:rPr>
          <w:rFonts w:asciiTheme="minorHAnsi" w:hAnsiTheme="minorHAnsi"/>
          <w:b/>
          <w:bCs/>
          <w:i/>
          <w:iCs/>
          <w:color w:val="000000"/>
        </w:rPr>
        <w:t>Caín decidió alimentar su enojo en lugar de enfrentarlo</w:t>
      </w:r>
      <w:r w:rsidRPr="007C5377">
        <w:rPr>
          <w:rFonts w:asciiTheme="minorHAnsi" w:hAnsiTheme="minorHAnsi"/>
          <w:color w:val="000000"/>
        </w:rPr>
        <w:t xml:space="preserve">. Y lo que comenzó como una molestia interna terminó en un acto irreversible. </w:t>
      </w:r>
      <w:r w:rsidRPr="007C5377">
        <w:rPr>
          <w:rFonts w:asciiTheme="minorHAnsi" w:hAnsiTheme="minorHAnsi"/>
          <w:b/>
          <w:bCs/>
          <w:i/>
          <w:iCs/>
          <w:color w:val="000000"/>
        </w:rPr>
        <w:t>El pecado no aparece de repente; se acerca, espera, observa… y cuando le abrimos espacio, toma el control</w:t>
      </w:r>
      <w:r w:rsidRPr="007C5377">
        <w:rPr>
          <w:rFonts w:asciiTheme="minorHAnsi" w:hAnsiTheme="minorHAnsi"/>
          <w:color w:val="000000"/>
        </w:rPr>
        <w:t>.</w:t>
      </w:r>
    </w:p>
    <w:p w14:paraId="345771C2" w14:textId="77777777" w:rsidR="009B78BE" w:rsidRDefault="009B78BE" w:rsidP="009B78BE">
      <w:pPr>
        <w:rPr>
          <w:rFonts w:asciiTheme="minorHAnsi" w:hAnsiTheme="minorHAnsi"/>
          <w:color w:val="000000"/>
        </w:rPr>
      </w:pPr>
    </w:p>
    <w:p w14:paraId="714F0E33" w14:textId="36F37189" w:rsidR="007C5377" w:rsidRPr="007C5377" w:rsidRDefault="007C5377" w:rsidP="009B78BE">
      <w:pPr>
        <w:rPr>
          <w:rFonts w:asciiTheme="minorHAnsi" w:hAnsiTheme="minorHAnsi"/>
          <w:color w:val="000000"/>
        </w:rPr>
      </w:pPr>
      <w:r w:rsidRPr="007C5377">
        <w:rPr>
          <w:rFonts w:asciiTheme="minorHAnsi" w:hAnsiTheme="minorHAnsi"/>
          <w:color w:val="000000"/>
        </w:rPr>
        <w:t xml:space="preserve">Cuántas veces no nos detenemos a pensar hasta dónde puede llevarnos un enojo mal manejado. Lo que hoy parece pequeño, si no se trata, mañana puede causar un daño profundo. Por eso, </w:t>
      </w:r>
      <w:r w:rsidRPr="007C5377">
        <w:rPr>
          <w:rFonts w:asciiTheme="minorHAnsi" w:hAnsiTheme="minorHAnsi"/>
          <w:b/>
          <w:bCs/>
          <w:i/>
          <w:iCs/>
          <w:color w:val="000000"/>
        </w:rPr>
        <w:t>no se trata solo de evitar el pecado, sino de cerrar la puerta antes de que entre</w:t>
      </w:r>
      <w:r w:rsidRPr="007C5377">
        <w:rPr>
          <w:rFonts w:asciiTheme="minorHAnsi" w:hAnsiTheme="minorHAnsi"/>
          <w:color w:val="000000"/>
        </w:rPr>
        <w:t>.</w:t>
      </w:r>
    </w:p>
    <w:p w14:paraId="2514F0C5" w14:textId="77777777" w:rsidR="009B78BE" w:rsidRDefault="009B78BE" w:rsidP="009B78BE">
      <w:pPr>
        <w:rPr>
          <w:rFonts w:asciiTheme="minorHAnsi" w:hAnsiTheme="minorHAnsi"/>
          <w:color w:val="000000"/>
        </w:rPr>
      </w:pPr>
    </w:p>
    <w:p w14:paraId="00E0AB60" w14:textId="19B3E2EA" w:rsidR="007C5377" w:rsidRPr="007C5377" w:rsidRDefault="007C5377" w:rsidP="009B78BE">
      <w:pPr>
        <w:rPr>
          <w:rFonts w:asciiTheme="minorHAnsi" w:hAnsiTheme="minorHAnsi"/>
          <w:color w:val="000000"/>
        </w:rPr>
      </w:pPr>
      <w:r w:rsidRPr="007C5377">
        <w:rPr>
          <w:rFonts w:asciiTheme="minorHAnsi" w:hAnsiTheme="minorHAnsi"/>
          <w:color w:val="000000"/>
        </w:rPr>
        <w:t>No ignores lo que sientes; entrégaselo a Dios. Él no solo te advierte, también te capacita para dominarlo.</w:t>
      </w:r>
    </w:p>
    <w:p w14:paraId="6119B58E" w14:textId="77777777" w:rsidR="009B78BE" w:rsidRDefault="009B78BE" w:rsidP="009B78BE">
      <w:pPr>
        <w:rPr>
          <w:rFonts w:asciiTheme="minorHAnsi" w:hAnsiTheme="minorHAnsi"/>
          <w:color w:val="000000"/>
        </w:rPr>
      </w:pPr>
    </w:p>
    <w:p w14:paraId="461B241E" w14:textId="2F656D2A" w:rsidR="007C5377" w:rsidRPr="007C5377" w:rsidRDefault="007C5377" w:rsidP="009B78BE">
      <w:pPr>
        <w:rPr>
          <w:rFonts w:asciiTheme="minorHAnsi" w:hAnsiTheme="minorHAnsi"/>
          <w:b/>
          <w:bCs/>
          <w:i/>
          <w:iCs/>
          <w:color w:val="7030A0"/>
        </w:rPr>
      </w:pPr>
      <w:r w:rsidRPr="007C5377">
        <w:rPr>
          <w:rFonts w:asciiTheme="minorHAnsi" w:hAnsiTheme="minorHAnsi"/>
          <w:b/>
          <w:bCs/>
          <w:i/>
          <w:iCs/>
          <w:color w:val="7030A0"/>
        </w:rPr>
        <w:t>Hoy recuerda: el pecado puede estar a la puerta… pero tú decides si entra.</w:t>
      </w:r>
    </w:p>
    <w:p w14:paraId="4AAF1BF8" w14:textId="77777777" w:rsidR="009B78BE" w:rsidRDefault="009B78BE" w:rsidP="009B78BE">
      <w:pPr>
        <w:rPr>
          <w:rFonts w:asciiTheme="minorHAnsi" w:hAnsiTheme="minorHAnsi"/>
          <w:color w:val="000000"/>
        </w:rPr>
      </w:pPr>
    </w:p>
    <w:p w14:paraId="74881F4E" w14:textId="6D4DA58C" w:rsidR="00C95B0B" w:rsidRDefault="007C5377" w:rsidP="009B78BE">
      <w:pPr>
        <w:rPr>
          <w:rFonts w:asciiTheme="minorHAnsi" w:hAnsiTheme="minorHAnsi"/>
          <w:color w:val="000000"/>
        </w:rPr>
      </w:pPr>
      <w:r w:rsidRPr="007C5377">
        <w:rPr>
          <w:rFonts w:asciiTheme="minorHAnsi" w:hAnsiTheme="minorHAnsi"/>
          <w:b/>
          <w:bCs/>
          <w:i/>
          <w:iCs/>
          <w:color w:val="000000"/>
        </w:rPr>
        <w:t>Señor Jesús</w:t>
      </w:r>
      <w:r w:rsidRPr="007C5377">
        <w:rPr>
          <w:rFonts w:asciiTheme="minorHAnsi" w:hAnsiTheme="minorHAnsi"/>
          <w:i/>
          <w:iCs/>
          <w:color w:val="000000"/>
        </w:rPr>
        <w:t>, guarda mi corazón. Ayúdame a reconocer a tiempo lo que no viene de Ti y a dominar mis emociones. Te entrego mi enojo, mis frustraciones y todo lo que quiera apartarme de T</w:t>
      </w:r>
      <w:r w:rsidR="0014436B">
        <w:rPr>
          <w:rFonts w:asciiTheme="minorHAnsi" w:hAnsiTheme="minorHAnsi"/>
          <w:i/>
          <w:iCs/>
          <w:color w:val="000000"/>
        </w:rPr>
        <w:t>i</w:t>
      </w:r>
      <w:r w:rsidRPr="007C5377">
        <w:rPr>
          <w:rFonts w:asciiTheme="minorHAnsi" w:hAnsiTheme="minorHAnsi"/>
          <w:i/>
          <w:iCs/>
          <w:color w:val="000000"/>
        </w:rPr>
        <w:t>. Dame dominio propio para vivir de una manera que te agrade. Amén.</w:t>
      </w:r>
    </w:p>
    <w:p w14:paraId="2145F331" w14:textId="1F233BB7" w:rsidR="00425ADC" w:rsidRPr="00FC59B5" w:rsidRDefault="00FC59B5" w:rsidP="009B78BE">
      <w:pPr>
        <w:rPr>
          <w:rFonts w:asciiTheme="minorHAnsi" w:hAnsiTheme="minorHAnsi"/>
          <w:b/>
          <w:bCs/>
          <w:color w:val="000000"/>
          <w:sz w:val="28"/>
          <w:szCs w:val="28"/>
          <w:lang w:val="es-ES"/>
        </w:rPr>
      </w:pPr>
      <w:bookmarkStart w:id="290" w:name="OLE_LINK289"/>
      <w:r w:rsidRPr="00FC59B5">
        <w:rPr>
          <w:rFonts w:asciiTheme="minorHAnsi" w:hAnsiTheme="minorHAnsi"/>
          <w:b/>
          <w:bCs/>
          <w:color w:val="000000"/>
          <w:sz w:val="28"/>
          <w:szCs w:val="28"/>
        </w:rPr>
        <w:t>No ignores a tu hermano</w:t>
      </w:r>
      <w:r>
        <w:rPr>
          <w:rFonts w:asciiTheme="minorHAnsi" w:hAnsiTheme="minorHAnsi"/>
          <w:b/>
          <w:bCs/>
          <w:color w:val="000000"/>
          <w:sz w:val="28"/>
          <w:szCs w:val="28"/>
        </w:rPr>
        <w:t>.</w:t>
      </w:r>
    </w:p>
    <w:p w14:paraId="6351F77A" w14:textId="75B1781E" w:rsidR="00425ADC" w:rsidRPr="007C46EF" w:rsidRDefault="009741B6" w:rsidP="007C46EF">
      <w:pPr>
        <w:rPr>
          <w:rFonts w:asciiTheme="minorHAnsi" w:hAnsiTheme="minorHAnsi"/>
          <w:lang w:val="es-ES"/>
        </w:rPr>
      </w:pPr>
      <w:r w:rsidRPr="00631BC1">
        <w:rPr>
          <w:rFonts w:asciiTheme="minorHAnsi" w:hAnsiTheme="minorHAnsi"/>
          <w:b/>
          <w:bCs/>
          <w:lang w:val="es-ES"/>
        </w:rPr>
        <w:t>Genesis 4:9 (NTV)</w:t>
      </w:r>
      <w:r w:rsidRPr="00631BC1">
        <w:rPr>
          <w:rFonts w:asciiTheme="minorHAnsi" w:hAnsiTheme="minorHAnsi"/>
          <w:lang w:val="es-ES"/>
        </w:rPr>
        <w:t xml:space="preserve"> </w:t>
      </w:r>
      <w:r w:rsidR="00425ADC" w:rsidRPr="00631BC1">
        <w:rPr>
          <w:rFonts w:asciiTheme="minorHAnsi" w:hAnsiTheme="minorHAnsi"/>
          <w:i/>
          <w:iCs/>
          <w:color w:val="0070C0"/>
          <w:lang w:val="es-ES"/>
        </w:rPr>
        <w:t xml:space="preserve">Luego el </w:t>
      </w:r>
      <w:r w:rsidR="00425ADC" w:rsidRPr="00631BC1">
        <w:rPr>
          <w:rFonts w:asciiTheme="minorHAnsi" w:hAnsiTheme="minorHAnsi"/>
          <w:i/>
          <w:iCs/>
          <w:smallCaps/>
          <w:color w:val="0070C0"/>
          <w:lang w:val="es-ES"/>
        </w:rPr>
        <w:t>Señor</w:t>
      </w:r>
      <w:r w:rsidR="00425ADC" w:rsidRPr="00631BC1">
        <w:rPr>
          <w:rFonts w:asciiTheme="minorHAnsi" w:hAnsiTheme="minorHAnsi"/>
          <w:i/>
          <w:iCs/>
          <w:color w:val="0070C0"/>
          <w:lang w:val="es-ES"/>
        </w:rPr>
        <w:t xml:space="preserve"> le preguntó a Caín: —¿Dónde está tu hermano? </w:t>
      </w:r>
      <w:r w:rsidR="00425ADC" w:rsidRPr="007C46EF">
        <w:rPr>
          <w:rFonts w:asciiTheme="minorHAnsi" w:hAnsiTheme="minorHAnsi"/>
          <w:i/>
          <w:iCs/>
          <w:color w:val="0070C0"/>
          <w:lang w:val="es-ES"/>
        </w:rPr>
        <w:t>¿Dónde está Abel? —No lo sé —contestó Caín—. ¿</w:t>
      </w:r>
      <w:r w:rsidR="00425ADC" w:rsidRPr="007C46EF">
        <w:rPr>
          <w:rFonts w:asciiTheme="minorHAnsi" w:hAnsiTheme="minorHAnsi"/>
          <w:b/>
          <w:bCs/>
          <w:i/>
          <w:iCs/>
          <w:color w:val="0070C0"/>
          <w:lang w:val="es-ES"/>
        </w:rPr>
        <w:t>Acaso soy yo el guardián de mi hermano</w:t>
      </w:r>
      <w:r w:rsidR="00425ADC" w:rsidRPr="007C46EF">
        <w:rPr>
          <w:rFonts w:asciiTheme="minorHAnsi" w:hAnsiTheme="minorHAnsi"/>
          <w:i/>
          <w:iCs/>
          <w:color w:val="0070C0"/>
          <w:lang w:val="es-ES"/>
        </w:rPr>
        <w:t>?</w:t>
      </w:r>
    </w:p>
    <w:p w14:paraId="7C1FA585" w14:textId="77777777" w:rsidR="007C46EF" w:rsidRPr="007C46EF" w:rsidRDefault="007C46EF" w:rsidP="007C46EF">
      <w:pPr>
        <w:pStyle w:val="NormalWeb"/>
        <w:rPr>
          <w:rFonts w:asciiTheme="minorHAnsi" w:eastAsia="Times New Roman" w:hAnsiTheme="minorHAnsi" w:cs="Times New Roman"/>
          <w:color w:val="000000"/>
          <w:lang w:val="es-ES" w:eastAsia="es-MX"/>
          <w14:ligatures w14:val="none"/>
        </w:rPr>
      </w:pPr>
    </w:p>
    <w:p w14:paraId="38C271EE" w14:textId="23E7412A" w:rsidR="007C46EF" w:rsidRPr="007C46EF" w:rsidRDefault="007C46EF" w:rsidP="007C46EF">
      <w:pPr>
        <w:pStyle w:val="NormalWeb"/>
        <w:rPr>
          <w:rFonts w:asciiTheme="minorHAnsi" w:eastAsia="Times New Roman" w:hAnsiTheme="minorHAnsi" w:cs="Times New Roman"/>
          <w:color w:val="EE0000"/>
          <w:lang w:val="es-US" w:eastAsia="es-MX"/>
          <w14:ligatures w14:val="none"/>
        </w:rPr>
      </w:pPr>
      <w:r w:rsidRPr="007C46EF">
        <w:rPr>
          <w:rFonts w:asciiTheme="minorHAnsi" w:eastAsia="Times New Roman" w:hAnsiTheme="minorHAnsi" w:cs="Times New Roman"/>
          <w:color w:val="EE0000"/>
          <w:lang w:val="es-US" w:eastAsia="es-MX"/>
          <w14:ligatures w14:val="none"/>
        </w:rPr>
        <w:t xml:space="preserve">¿Cuántas veces Dios nos ha hecho esa misma pregunta, </w:t>
      </w:r>
      <w:r w:rsidR="00DC003B">
        <w:rPr>
          <w:rFonts w:asciiTheme="minorHAnsi" w:eastAsia="Times New Roman" w:hAnsiTheme="minorHAnsi" w:cs="Times New Roman"/>
          <w:color w:val="EE0000"/>
          <w:lang w:val="es-US" w:eastAsia="es-MX"/>
          <w14:ligatures w14:val="none"/>
        </w:rPr>
        <w:t xml:space="preserve">quizás </w:t>
      </w:r>
      <w:r w:rsidRPr="007C46EF">
        <w:rPr>
          <w:rFonts w:asciiTheme="minorHAnsi" w:eastAsia="Times New Roman" w:hAnsiTheme="minorHAnsi" w:cs="Times New Roman"/>
          <w:color w:val="EE0000"/>
          <w:lang w:val="es-US" w:eastAsia="es-MX"/>
          <w14:ligatures w14:val="none"/>
        </w:rPr>
        <w:t>no con palabras audibles, sino a través de situaciones, impresiones en el corazón o momentos donde vemos la necesidad de alguien cercano?</w:t>
      </w:r>
    </w:p>
    <w:p w14:paraId="23ACF07C" w14:textId="77777777" w:rsidR="007C46EF" w:rsidRDefault="007C46EF" w:rsidP="007C46EF">
      <w:pPr>
        <w:rPr>
          <w:rFonts w:asciiTheme="minorHAnsi" w:hAnsiTheme="minorHAnsi"/>
          <w:color w:val="000000"/>
        </w:rPr>
      </w:pPr>
    </w:p>
    <w:p w14:paraId="16998D42" w14:textId="3926E1B0" w:rsidR="007C46EF" w:rsidRPr="007C46EF" w:rsidRDefault="007C46EF" w:rsidP="007C46EF">
      <w:pPr>
        <w:rPr>
          <w:rFonts w:asciiTheme="minorHAnsi" w:hAnsiTheme="minorHAnsi"/>
          <w:color w:val="000000"/>
        </w:rPr>
      </w:pPr>
      <w:r w:rsidRPr="007C46EF">
        <w:rPr>
          <w:rFonts w:asciiTheme="minorHAnsi" w:hAnsiTheme="minorHAnsi"/>
          <w:color w:val="000000"/>
        </w:rPr>
        <w:t xml:space="preserve">La respuesta de Caín no fue solo una evasión… fue la evidencia de un corazón desconectado de Dios. </w:t>
      </w:r>
      <w:r w:rsidRPr="007C46EF">
        <w:rPr>
          <w:rFonts w:asciiTheme="minorHAnsi" w:hAnsiTheme="minorHAnsi"/>
          <w:b/>
          <w:bCs/>
          <w:color w:val="000000"/>
        </w:rPr>
        <w:t>Cuando alguien se aleja de Dios, deja de ver a los demás con amor y comienza a vivir centrado en sí mismo</w:t>
      </w:r>
      <w:r w:rsidRPr="007C46EF">
        <w:rPr>
          <w:rFonts w:asciiTheme="minorHAnsi" w:hAnsiTheme="minorHAnsi"/>
          <w:color w:val="000000"/>
        </w:rPr>
        <w:t>. Ya no siente responsabilidad, ya no le duele el otro, ya no se involucra. La indiferencia es una señal clara de distancia espiritual.</w:t>
      </w:r>
    </w:p>
    <w:p w14:paraId="5D317B4E" w14:textId="77777777" w:rsidR="007C46EF" w:rsidRDefault="007C46EF" w:rsidP="007C46EF">
      <w:pPr>
        <w:rPr>
          <w:rFonts w:asciiTheme="minorHAnsi" w:hAnsiTheme="minorHAnsi"/>
          <w:color w:val="000000"/>
        </w:rPr>
      </w:pPr>
    </w:p>
    <w:p w14:paraId="1BCCCFA1" w14:textId="3C928CD4" w:rsidR="007C46EF" w:rsidRPr="007C46EF" w:rsidRDefault="007C46EF" w:rsidP="007C46EF">
      <w:pPr>
        <w:rPr>
          <w:rFonts w:asciiTheme="minorHAnsi" w:hAnsiTheme="minorHAnsi"/>
          <w:color w:val="000000"/>
        </w:rPr>
      </w:pPr>
      <w:r w:rsidRPr="007C46EF">
        <w:rPr>
          <w:rFonts w:asciiTheme="minorHAnsi" w:hAnsiTheme="minorHAnsi"/>
          <w:color w:val="000000"/>
        </w:rPr>
        <w:t xml:space="preserve">Pero el diseño de Dios siempre ha sido diferente: </w:t>
      </w:r>
      <w:r w:rsidRPr="007C46EF">
        <w:rPr>
          <w:rFonts w:asciiTheme="minorHAnsi" w:hAnsiTheme="minorHAnsi"/>
          <w:b/>
          <w:bCs/>
          <w:color w:val="000000"/>
        </w:rPr>
        <w:t>no fuimos creados para vivir aislados</w:t>
      </w:r>
      <w:r w:rsidRPr="007C46EF">
        <w:rPr>
          <w:rFonts w:asciiTheme="minorHAnsi" w:hAnsiTheme="minorHAnsi"/>
          <w:color w:val="000000"/>
        </w:rPr>
        <w:t>, sino para cuidarnos unos a otros. Dios nos ha puesto personas cerca —familia, hermanos en la fe, amigos— y no es casualidad. Hay luchas que no vemos, cargas que no se dicen y batallas silenciosas… y muchas veces Dios quiere usarnos como respuesta.</w:t>
      </w:r>
    </w:p>
    <w:p w14:paraId="0F6D2D2C" w14:textId="77777777" w:rsidR="007C46EF" w:rsidRDefault="007C46EF" w:rsidP="007C46EF">
      <w:pPr>
        <w:rPr>
          <w:rFonts w:asciiTheme="minorHAnsi" w:hAnsiTheme="minorHAnsi"/>
          <w:color w:val="000000"/>
        </w:rPr>
      </w:pPr>
    </w:p>
    <w:p w14:paraId="1B46253D" w14:textId="1CBC52CA" w:rsidR="007C46EF" w:rsidRPr="007C46EF" w:rsidRDefault="007C46EF" w:rsidP="007C46EF">
      <w:pPr>
        <w:rPr>
          <w:rFonts w:asciiTheme="minorHAnsi" w:hAnsiTheme="minorHAnsi"/>
          <w:color w:val="000000"/>
        </w:rPr>
      </w:pPr>
      <w:r w:rsidRPr="007C46EF">
        <w:rPr>
          <w:rFonts w:asciiTheme="minorHAnsi" w:hAnsiTheme="minorHAnsi"/>
          <w:b/>
          <w:bCs/>
          <w:i/>
          <w:iCs/>
          <w:color w:val="000000"/>
        </w:rPr>
        <w:t xml:space="preserve">No ignores lo que Dios te muestra. No mires hacia </w:t>
      </w:r>
      <w:r w:rsidR="00EB2DE1">
        <w:rPr>
          <w:rFonts w:asciiTheme="minorHAnsi" w:hAnsiTheme="minorHAnsi"/>
          <w:b/>
          <w:bCs/>
          <w:i/>
          <w:iCs/>
          <w:color w:val="000000"/>
        </w:rPr>
        <w:t xml:space="preserve">el </w:t>
      </w:r>
      <w:r w:rsidRPr="007C46EF">
        <w:rPr>
          <w:rFonts w:asciiTheme="minorHAnsi" w:hAnsiTheme="minorHAnsi"/>
          <w:b/>
          <w:bCs/>
          <w:i/>
          <w:iCs/>
          <w:color w:val="000000"/>
        </w:rPr>
        <w:t>otro lado</w:t>
      </w:r>
      <w:r w:rsidRPr="007C46EF">
        <w:rPr>
          <w:rFonts w:asciiTheme="minorHAnsi" w:hAnsiTheme="minorHAnsi"/>
          <w:color w:val="000000"/>
        </w:rPr>
        <w:t>. Tal vez no puedas resolverlo todo, pero sí puedes estar presente, orar, acompañar y mostrar el amor de Cristo.</w:t>
      </w:r>
    </w:p>
    <w:p w14:paraId="16CCC4B5" w14:textId="77777777" w:rsidR="007C46EF" w:rsidRDefault="007C46EF" w:rsidP="007C46EF">
      <w:pPr>
        <w:rPr>
          <w:rFonts w:asciiTheme="minorHAnsi" w:hAnsiTheme="minorHAnsi"/>
          <w:b/>
          <w:bCs/>
          <w:color w:val="000000"/>
        </w:rPr>
      </w:pPr>
    </w:p>
    <w:p w14:paraId="6D0F4F27" w14:textId="3FE3E982" w:rsidR="007C46EF" w:rsidRPr="007C46EF" w:rsidRDefault="007C46EF" w:rsidP="007C46EF">
      <w:pPr>
        <w:rPr>
          <w:rFonts w:asciiTheme="minorHAnsi" w:hAnsiTheme="minorHAnsi"/>
          <w:i/>
          <w:iCs/>
          <w:color w:val="7030A0"/>
        </w:rPr>
      </w:pPr>
      <w:r w:rsidRPr="007C46EF">
        <w:rPr>
          <w:rFonts w:asciiTheme="minorHAnsi" w:hAnsiTheme="minorHAnsi"/>
          <w:b/>
          <w:bCs/>
          <w:i/>
          <w:iCs/>
          <w:color w:val="7030A0"/>
        </w:rPr>
        <w:t xml:space="preserve">No naciste para vivir solo… fuiste llamado </w:t>
      </w:r>
      <w:r w:rsidR="00B6448C">
        <w:rPr>
          <w:rFonts w:asciiTheme="minorHAnsi" w:hAnsiTheme="minorHAnsi"/>
          <w:b/>
          <w:bCs/>
          <w:i/>
          <w:iCs/>
          <w:color w:val="7030A0"/>
        </w:rPr>
        <w:t>par</w:t>
      </w:r>
      <w:r w:rsidRPr="007C46EF">
        <w:rPr>
          <w:rFonts w:asciiTheme="minorHAnsi" w:hAnsiTheme="minorHAnsi"/>
          <w:b/>
          <w:bCs/>
          <w:i/>
          <w:iCs/>
          <w:color w:val="7030A0"/>
        </w:rPr>
        <w:t>a cuidar a otros.</w:t>
      </w:r>
    </w:p>
    <w:p w14:paraId="33BD788F" w14:textId="77777777" w:rsidR="007C46EF" w:rsidRDefault="007C46EF" w:rsidP="007C46EF">
      <w:pPr>
        <w:rPr>
          <w:rFonts w:asciiTheme="minorHAnsi" w:hAnsiTheme="minorHAnsi"/>
          <w:color w:val="000000"/>
        </w:rPr>
      </w:pPr>
    </w:p>
    <w:p w14:paraId="39DB0F3B" w14:textId="5B45F9EC" w:rsidR="00CA42DA" w:rsidRPr="005B467F" w:rsidRDefault="007C46EF" w:rsidP="009B78BE">
      <w:pPr>
        <w:rPr>
          <w:rFonts w:asciiTheme="minorHAnsi" w:hAnsiTheme="minorHAnsi"/>
          <w:i/>
          <w:iCs/>
          <w:color w:val="000000"/>
        </w:rPr>
      </w:pPr>
      <w:r w:rsidRPr="007C46EF">
        <w:rPr>
          <w:rFonts w:asciiTheme="minorHAnsi" w:hAnsiTheme="minorHAnsi"/>
          <w:b/>
          <w:bCs/>
          <w:i/>
          <w:iCs/>
          <w:color w:val="000000"/>
        </w:rPr>
        <w:t>Señor Jesús</w:t>
      </w:r>
      <w:r w:rsidRPr="007C46EF">
        <w:rPr>
          <w:rFonts w:asciiTheme="minorHAnsi" w:hAnsiTheme="minorHAnsi"/>
          <w:i/>
          <w:iCs/>
          <w:color w:val="000000"/>
        </w:rPr>
        <w:t>, quita de mí toda indiferencia y enséñame a ver a los demás como Tú los ves. Dame un corazón sensible para cuidar, acompañar y responder cuando alguien me necesite. Amén.</w:t>
      </w:r>
      <w:bookmarkEnd w:id="290"/>
    </w:p>
    <w:p w14:paraId="7EAD0D00" w14:textId="77777777" w:rsidR="00CA42DA" w:rsidRDefault="00CA42DA" w:rsidP="009B78BE">
      <w:pPr>
        <w:rPr>
          <w:rFonts w:asciiTheme="minorHAnsi" w:hAnsiTheme="minorHAnsi"/>
          <w:color w:val="000000"/>
          <w:lang w:val="es-ES"/>
        </w:rPr>
      </w:pPr>
    </w:p>
    <w:p w14:paraId="47151F59" w14:textId="77777777" w:rsidR="00CA42DA" w:rsidRDefault="00CA42DA" w:rsidP="009B78BE">
      <w:pPr>
        <w:rPr>
          <w:rFonts w:asciiTheme="minorHAnsi" w:hAnsiTheme="minorHAnsi"/>
          <w:color w:val="000000"/>
          <w:lang w:val="es-ES"/>
        </w:rPr>
      </w:pPr>
    </w:p>
    <w:p w14:paraId="587CB4E9" w14:textId="77777777" w:rsidR="003B3C79" w:rsidRDefault="003B3C79" w:rsidP="009B78BE">
      <w:pPr>
        <w:rPr>
          <w:rFonts w:asciiTheme="minorHAnsi" w:hAnsiTheme="minorHAnsi"/>
          <w:color w:val="000000"/>
          <w:lang w:val="es-ES"/>
        </w:rPr>
      </w:pPr>
    </w:p>
    <w:p w14:paraId="6BAC3434" w14:textId="02280A2C" w:rsidR="003B3C79" w:rsidRPr="00E855E0" w:rsidRDefault="00E855E0" w:rsidP="009B78BE">
      <w:pPr>
        <w:rPr>
          <w:rFonts w:asciiTheme="minorHAnsi" w:hAnsiTheme="minorHAnsi"/>
          <w:b/>
          <w:bCs/>
          <w:color w:val="000000"/>
          <w:sz w:val="28"/>
          <w:szCs w:val="28"/>
          <w:lang w:val="es-ES"/>
        </w:rPr>
      </w:pPr>
      <w:bookmarkStart w:id="291" w:name="OLE_LINK290"/>
      <w:r w:rsidRPr="00E855E0">
        <w:rPr>
          <w:rFonts w:asciiTheme="minorHAnsi" w:hAnsiTheme="minorHAnsi"/>
          <w:b/>
          <w:bCs/>
          <w:color w:val="000000"/>
          <w:sz w:val="28"/>
          <w:szCs w:val="28"/>
          <w:lang w:val="es-ES"/>
        </w:rPr>
        <w:t>¿Cuáles son tus pensamientos?</w:t>
      </w:r>
    </w:p>
    <w:p w14:paraId="00281F98" w14:textId="6AA3FA2C" w:rsidR="003B3C79" w:rsidRPr="005A7BC8" w:rsidRDefault="003B3C79" w:rsidP="005A7BC8">
      <w:pPr>
        <w:rPr>
          <w:rFonts w:asciiTheme="minorHAnsi" w:hAnsiTheme="minorHAnsi"/>
          <w:lang w:val="es-ES"/>
        </w:rPr>
      </w:pPr>
      <w:r w:rsidRPr="005A7BC8">
        <w:rPr>
          <w:rFonts w:asciiTheme="minorHAnsi" w:hAnsiTheme="minorHAnsi"/>
          <w:b/>
          <w:bCs/>
          <w:lang w:val="es-ES"/>
        </w:rPr>
        <w:t xml:space="preserve">Genesis </w:t>
      </w:r>
      <w:r w:rsidR="00941BD8" w:rsidRPr="005A7BC8">
        <w:rPr>
          <w:rFonts w:asciiTheme="minorHAnsi" w:hAnsiTheme="minorHAnsi"/>
          <w:b/>
          <w:bCs/>
          <w:lang w:val="es-ES"/>
        </w:rPr>
        <w:t>6:5 (NTV)</w:t>
      </w:r>
      <w:r w:rsidR="00941BD8" w:rsidRPr="005A7BC8">
        <w:rPr>
          <w:rFonts w:asciiTheme="minorHAnsi" w:hAnsiTheme="minorHAnsi"/>
          <w:lang w:val="es-ES"/>
        </w:rPr>
        <w:t xml:space="preserve"> </w:t>
      </w:r>
      <w:r w:rsidRPr="005A7BC8">
        <w:rPr>
          <w:rFonts w:asciiTheme="minorHAnsi" w:hAnsiTheme="minorHAnsi"/>
          <w:i/>
          <w:iCs/>
          <w:color w:val="0070C0"/>
          <w:lang w:val="es-ES"/>
        </w:rPr>
        <w:t xml:space="preserve">El </w:t>
      </w:r>
      <w:r w:rsidRPr="005A7BC8">
        <w:rPr>
          <w:rFonts w:asciiTheme="minorHAnsi" w:hAnsiTheme="minorHAnsi"/>
          <w:i/>
          <w:iCs/>
          <w:smallCaps/>
          <w:color w:val="0070C0"/>
          <w:lang w:val="es-ES"/>
        </w:rPr>
        <w:t>Señor</w:t>
      </w:r>
      <w:r w:rsidRPr="005A7BC8">
        <w:rPr>
          <w:rFonts w:asciiTheme="minorHAnsi" w:hAnsiTheme="minorHAnsi"/>
          <w:i/>
          <w:iCs/>
          <w:color w:val="0070C0"/>
          <w:lang w:val="es-ES"/>
        </w:rPr>
        <w:t xml:space="preserve"> vio la magnitud de la maldad humana en la tierra y que todo lo que la gente pensaba o imaginaba era siempre y totalmente malo</w:t>
      </w:r>
      <w:r w:rsidRPr="005A7BC8">
        <w:rPr>
          <w:rFonts w:asciiTheme="minorHAnsi" w:hAnsiTheme="minorHAnsi"/>
          <w:lang w:val="es-ES"/>
        </w:rPr>
        <w:t>.</w:t>
      </w:r>
    </w:p>
    <w:p w14:paraId="197683E4" w14:textId="77777777" w:rsidR="005A7BC8" w:rsidRPr="005A7BC8" w:rsidRDefault="005A7BC8" w:rsidP="005A7BC8">
      <w:pPr>
        <w:rPr>
          <w:rFonts w:asciiTheme="minorHAnsi" w:hAnsiTheme="minorHAnsi"/>
          <w:lang w:val="es-ES"/>
        </w:rPr>
      </w:pPr>
    </w:p>
    <w:p w14:paraId="66A89AC7" w14:textId="77777777" w:rsidR="005A7BC8" w:rsidRPr="005A7BC8" w:rsidRDefault="005A7BC8" w:rsidP="005A7BC8">
      <w:pPr>
        <w:rPr>
          <w:rFonts w:asciiTheme="minorHAnsi" w:hAnsiTheme="minorHAnsi"/>
          <w:color w:val="000000"/>
        </w:rPr>
      </w:pPr>
      <w:r w:rsidRPr="005A7BC8">
        <w:rPr>
          <w:rFonts w:asciiTheme="minorHAnsi" w:hAnsiTheme="minorHAnsi"/>
          <w:color w:val="000000"/>
        </w:rPr>
        <w:t xml:space="preserve">Dios no solo mira lo que hacemos… también observa lo que pensamos. En este pasaje, el problema de la humanidad no era únicamente su conducta, sino la raíz: </w:t>
      </w:r>
      <w:r w:rsidRPr="005A7BC8">
        <w:rPr>
          <w:rFonts w:asciiTheme="minorHAnsi" w:hAnsiTheme="minorHAnsi"/>
          <w:b/>
          <w:bCs/>
          <w:i/>
          <w:iCs/>
          <w:color w:val="000000"/>
        </w:rPr>
        <w:t>una mente llena de pensamientos continuamente inclinados al mal.</w:t>
      </w:r>
      <w:r w:rsidRPr="005A7BC8">
        <w:rPr>
          <w:rFonts w:asciiTheme="minorHAnsi" w:hAnsiTheme="minorHAnsi"/>
          <w:color w:val="000000"/>
        </w:rPr>
        <w:t xml:space="preserve"> Antes de que el pecado se manifestara en acciones, ya había sido cultivado en la mente.</w:t>
      </w:r>
    </w:p>
    <w:p w14:paraId="0359C44E" w14:textId="77777777" w:rsidR="00B60C76" w:rsidRDefault="00B60C76" w:rsidP="005A7BC8">
      <w:pPr>
        <w:rPr>
          <w:rFonts w:asciiTheme="minorHAnsi" w:hAnsiTheme="minorHAnsi"/>
          <w:color w:val="000000"/>
        </w:rPr>
      </w:pPr>
    </w:p>
    <w:p w14:paraId="6D46B73B" w14:textId="3182D608" w:rsidR="005A7BC8" w:rsidRPr="005A7BC8" w:rsidRDefault="005A7BC8" w:rsidP="005A7BC8">
      <w:pPr>
        <w:rPr>
          <w:rFonts w:asciiTheme="minorHAnsi" w:hAnsiTheme="minorHAnsi"/>
          <w:color w:val="000000"/>
        </w:rPr>
      </w:pPr>
      <w:r w:rsidRPr="005A7BC8">
        <w:rPr>
          <w:rFonts w:asciiTheme="minorHAnsi" w:hAnsiTheme="minorHAnsi"/>
          <w:color w:val="000000"/>
        </w:rPr>
        <w:t>Muchas veces nos preocupamos por lo visible, pero descuidamos lo interno. Sin embargo, la vida que vivimos es el resultado de los pensamientos que sostenemos. Si la mente no es rendida a Dios, terminará produciendo una vida lejos de Él. Dios no quiere solo corregir lo que haces… quiere transformar lo que piensas.</w:t>
      </w:r>
    </w:p>
    <w:p w14:paraId="682E5C21" w14:textId="77777777" w:rsidR="005A7BC8" w:rsidRDefault="005A7BC8" w:rsidP="005A7BC8">
      <w:pPr>
        <w:rPr>
          <w:rFonts w:asciiTheme="minorHAnsi" w:hAnsiTheme="minorHAnsi"/>
          <w:b/>
          <w:bCs/>
          <w:color w:val="000000"/>
        </w:rPr>
      </w:pPr>
    </w:p>
    <w:p w14:paraId="4CF044B3" w14:textId="7580C5BA" w:rsidR="005A7BC8" w:rsidRPr="005A7BC8" w:rsidRDefault="005A7BC8" w:rsidP="005A7BC8">
      <w:pPr>
        <w:rPr>
          <w:rFonts w:asciiTheme="minorHAnsi" w:hAnsiTheme="minorHAnsi"/>
          <w:color w:val="000000"/>
        </w:rPr>
      </w:pPr>
      <w:r w:rsidRPr="005A7BC8">
        <w:rPr>
          <w:rFonts w:asciiTheme="minorHAnsi" w:hAnsiTheme="minorHAnsi"/>
          <w:b/>
          <w:bCs/>
          <w:i/>
          <w:iCs/>
          <w:color w:val="7030A0"/>
        </w:rPr>
        <w:t>Lo que llena tu mente, eventualmente dirigirá tu vida.</w:t>
      </w:r>
      <w:r w:rsidRPr="005A7BC8">
        <w:rPr>
          <w:rFonts w:asciiTheme="minorHAnsi" w:hAnsiTheme="minorHAnsi"/>
          <w:color w:val="7030A0"/>
        </w:rPr>
        <w:t> </w:t>
      </w:r>
      <w:r w:rsidRPr="005A7BC8">
        <w:rPr>
          <w:rFonts w:asciiTheme="minorHAnsi" w:hAnsiTheme="minorHAnsi"/>
          <w:color w:val="000000"/>
        </w:rPr>
        <w:t xml:space="preserve">Hoy es un buen momento para detenerte y preguntarte: </w:t>
      </w:r>
      <w:r w:rsidRPr="005A7BC8">
        <w:rPr>
          <w:rFonts w:asciiTheme="minorHAnsi" w:hAnsiTheme="minorHAnsi"/>
          <w:i/>
          <w:iCs/>
          <w:color w:val="EE0000"/>
        </w:rPr>
        <w:t xml:space="preserve">¿mis pensamientos agradan a Dios? ¿Estoy alimentando lo correcto? </w:t>
      </w:r>
      <w:r w:rsidRPr="005A7BC8">
        <w:rPr>
          <w:rFonts w:asciiTheme="minorHAnsi" w:hAnsiTheme="minorHAnsi"/>
          <w:color w:val="000000"/>
        </w:rPr>
        <w:t xml:space="preserve">Permite que el Espíritu Santo limpie tu interior y </w:t>
      </w:r>
      <w:r w:rsidRPr="005A7BC8">
        <w:rPr>
          <w:rFonts w:asciiTheme="minorHAnsi" w:hAnsiTheme="minorHAnsi"/>
          <w:b/>
          <w:bCs/>
          <w:i/>
          <w:iCs/>
          <w:color w:val="000000"/>
        </w:rPr>
        <w:t>te enseñe a pensar conforme a Su verdad</w:t>
      </w:r>
      <w:r w:rsidRPr="005A7BC8">
        <w:rPr>
          <w:rFonts w:asciiTheme="minorHAnsi" w:hAnsiTheme="minorHAnsi"/>
          <w:color w:val="000000"/>
        </w:rPr>
        <w:t>.</w:t>
      </w:r>
    </w:p>
    <w:p w14:paraId="07D061BA" w14:textId="77777777" w:rsidR="005A7BC8" w:rsidRDefault="005A7BC8" w:rsidP="005A7BC8">
      <w:pPr>
        <w:rPr>
          <w:rFonts w:asciiTheme="minorHAnsi" w:hAnsiTheme="minorHAnsi"/>
          <w:color w:val="000000"/>
        </w:rPr>
      </w:pPr>
    </w:p>
    <w:p w14:paraId="62FEB60F" w14:textId="1FCC23A9" w:rsidR="005A7BC8" w:rsidRPr="005A7BC8" w:rsidRDefault="005A7BC8" w:rsidP="005A7BC8">
      <w:pPr>
        <w:rPr>
          <w:rFonts w:asciiTheme="minorHAnsi" w:hAnsiTheme="minorHAnsi"/>
          <w:i/>
          <w:iCs/>
          <w:color w:val="000000"/>
        </w:rPr>
      </w:pPr>
      <w:r w:rsidRPr="005A7BC8">
        <w:rPr>
          <w:rFonts w:asciiTheme="minorHAnsi" w:hAnsiTheme="minorHAnsi"/>
          <w:b/>
          <w:bCs/>
          <w:i/>
          <w:iCs/>
          <w:color w:val="000000"/>
        </w:rPr>
        <w:t>Señor Jesús,</w:t>
      </w:r>
      <w:r w:rsidRPr="005A7BC8">
        <w:rPr>
          <w:rFonts w:asciiTheme="minorHAnsi" w:hAnsiTheme="minorHAnsi"/>
          <w:i/>
          <w:iCs/>
          <w:color w:val="000000"/>
        </w:rPr>
        <w:t xml:space="preserve"> examina mis pensamientos y limpia mi mente. No permitas que en mí se forme nada que no te agrade. Enséñame a pensar conforme a Tu verdad y a vivir una vida que te honre. Amén.</w:t>
      </w:r>
    </w:p>
    <w:bookmarkEnd w:id="291"/>
    <w:p w14:paraId="2C43E713" w14:textId="77777777" w:rsidR="005A7BC8" w:rsidRDefault="005A7BC8" w:rsidP="005A7BC8">
      <w:pPr>
        <w:rPr>
          <w:rFonts w:asciiTheme="minorHAnsi" w:hAnsiTheme="minorHAnsi"/>
          <w:color w:val="000000"/>
        </w:rPr>
      </w:pPr>
    </w:p>
    <w:p w14:paraId="421FA0D4" w14:textId="77777777" w:rsidR="005B467F" w:rsidRDefault="005B467F" w:rsidP="005A7BC8">
      <w:pPr>
        <w:rPr>
          <w:rFonts w:asciiTheme="minorHAnsi" w:hAnsiTheme="minorHAnsi"/>
          <w:color w:val="000000"/>
        </w:rPr>
      </w:pPr>
    </w:p>
    <w:p w14:paraId="363E8141" w14:textId="77777777" w:rsidR="006C4824" w:rsidRDefault="006C4824" w:rsidP="005A7BC8">
      <w:pPr>
        <w:rPr>
          <w:rFonts w:asciiTheme="minorHAnsi" w:hAnsiTheme="minorHAnsi"/>
          <w:color w:val="000000"/>
        </w:rPr>
      </w:pPr>
    </w:p>
    <w:p w14:paraId="3B700464" w14:textId="77777777" w:rsidR="005B467F" w:rsidRDefault="005B467F" w:rsidP="005A7BC8">
      <w:pPr>
        <w:rPr>
          <w:rFonts w:asciiTheme="minorHAnsi" w:hAnsiTheme="minorHAnsi"/>
          <w:color w:val="000000"/>
        </w:rPr>
      </w:pPr>
      <w:bookmarkStart w:id="292" w:name="OLE_LINK291"/>
    </w:p>
    <w:p w14:paraId="18FD5498" w14:textId="5AAE2FB8" w:rsidR="00135E3B" w:rsidRPr="000F5688" w:rsidRDefault="00135E3B" w:rsidP="005A7BC8">
      <w:pPr>
        <w:rPr>
          <w:rFonts w:asciiTheme="minorHAnsi" w:hAnsiTheme="minorHAnsi"/>
          <w:b/>
          <w:bCs/>
          <w:color w:val="000000"/>
          <w:sz w:val="28"/>
          <w:szCs w:val="28"/>
        </w:rPr>
      </w:pPr>
      <w:r w:rsidRPr="000F5688">
        <w:rPr>
          <w:rFonts w:asciiTheme="minorHAnsi" w:hAnsiTheme="minorHAnsi"/>
          <w:b/>
          <w:bCs/>
          <w:color w:val="000000"/>
          <w:sz w:val="28"/>
          <w:szCs w:val="28"/>
        </w:rPr>
        <w:t xml:space="preserve">Favor de Dios </w:t>
      </w:r>
    </w:p>
    <w:p w14:paraId="6C0AED4C" w14:textId="62179972" w:rsidR="005218CB" w:rsidRPr="0033403E" w:rsidRDefault="008414B2" w:rsidP="0033403E">
      <w:pPr>
        <w:rPr>
          <w:rFonts w:asciiTheme="minorHAnsi" w:hAnsiTheme="minorHAnsi"/>
        </w:rPr>
      </w:pPr>
      <w:r w:rsidRPr="00F67B32">
        <w:rPr>
          <w:b/>
          <w:bCs/>
          <w:lang w:val="es-ES"/>
        </w:rPr>
        <w:t>Genesis 6:8-9 (NTV)</w:t>
      </w:r>
      <w:r>
        <w:rPr>
          <w:lang w:val="es-ES"/>
        </w:rPr>
        <w:t xml:space="preserve"> </w:t>
      </w:r>
      <w:r w:rsidR="00D85AEA" w:rsidRPr="00F67B32">
        <w:rPr>
          <w:i/>
          <w:iCs/>
          <w:color w:val="0070C0"/>
          <w:lang w:val="es-ES"/>
        </w:rPr>
        <w:t xml:space="preserve">Pero Noé </w:t>
      </w:r>
      <w:r w:rsidR="00D85AEA" w:rsidRPr="00135E3B">
        <w:rPr>
          <w:b/>
          <w:bCs/>
          <w:i/>
          <w:iCs/>
          <w:color w:val="0070C0"/>
          <w:lang w:val="es-ES"/>
        </w:rPr>
        <w:t xml:space="preserve">encontró favor delante del </w:t>
      </w:r>
      <w:r w:rsidR="00D85AEA" w:rsidRPr="00135E3B">
        <w:rPr>
          <w:b/>
          <w:bCs/>
          <w:i/>
          <w:iCs/>
          <w:smallCaps/>
          <w:color w:val="0070C0"/>
          <w:lang w:val="es-ES"/>
        </w:rPr>
        <w:t>Señor</w:t>
      </w:r>
      <w:r w:rsidR="00D85AEA" w:rsidRPr="00F67B32">
        <w:rPr>
          <w:i/>
          <w:iCs/>
          <w:color w:val="0070C0"/>
          <w:lang w:val="es-ES"/>
        </w:rPr>
        <w:t xml:space="preserve">. </w:t>
      </w:r>
      <w:r w:rsidR="00D85AEA" w:rsidRPr="00F67B32">
        <w:rPr>
          <w:i/>
          <w:iCs/>
          <w:color w:val="0070C0"/>
          <w:vertAlign w:val="superscript"/>
          <w:lang w:val="es-ES"/>
        </w:rPr>
        <w:t>9 </w:t>
      </w:r>
      <w:r w:rsidR="00D85AEA" w:rsidRPr="00F67B32">
        <w:rPr>
          <w:i/>
          <w:iCs/>
          <w:color w:val="0070C0"/>
          <w:lang w:val="es-ES"/>
        </w:rPr>
        <w:t xml:space="preserve">Este es el relato de Noé y su familia. </w:t>
      </w:r>
      <w:r w:rsidR="00D85AEA" w:rsidRPr="00C85306">
        <w:rPr>
          <w:b/>
          <w:bCs/>
          <w:i/>
          <w:iCs/>
          <w:color w:val="0070C0"/>
          <w:lang w:val="es-ES"/>
        </w:rPr>
        <w:t>Noé era un hombre justo</w:t>
      </w:r>
      <w:r w:rsidR="00D85AEA" w:rsidRPr="00F67B32">
        <w:rPr>
          <w:i/>
          <w:iCs/>
          <w:color w:val="0070C0"/>
          <w:lang w:val="es-ES"/>
        </w:rPr>
        <w:t xml:space="preserve">, </w:t>
      </w:r>
      <w:r w:rsidR="00D85AEA" w:rsidRPr="00C85306">
        <w:rPr>
          <w:b/>
          <w:bCs/>
          <w:i/>
          <w:iCs/>
          <w:color w:val="0070C0"/>
          <w:lang w:val="es-ES"/>
        </w:rPr>
        <w:t>la única persona intachable</w:t>
      </w:r>
      <w:r w:rsidR="00D85AEA" w:rsidRPr="00F67B32">
        <w:rPr>
          <w:i/>
          <w:iCs/>
          <w:color w:val="0070C0"/>
          <w:lang w:val="es-ES"/>
        </w:rPr>
        <w:t xml:space="preserve"> que vivía en la tierra en </w:t>
      </w:r>
      <w:r w:rsidR="00D85AEA" w:rsidRPr="0033403E">
        <w:rPr>
          <w:rFonts w:asciiTheme="minorHAnsi" w:hAnsiTheme="minorHAnsi"/>
          <w:i/>
          <w:iCs/>
          <w:color w:val="0070C0"/>
          <w:lang w:val="es-ES"/>
        </w:rPr>
        <w:t>ese tiempo, y anduvo en íntima comunión con Dio</w:t>
      </w:r>
      <w:r w:rsidRPr="0033403E">
        <w:rPr>
          <w:rFonts w:asciiTheme="minorHAnsi" w:hAnsiTheme="minorHAnsi"/>
          <w:i/>
          <w:iCs/>
          <w:color w:val="0070C0"/>
          <w:lang w:val="es-ES"/>
        </w:rPr>
        <w:t>s</w:t>
      </w:r>
      <w:r w:rsidRPr="0033403E">
        <w:rPr>
          <w:rFonts w:asciiTheme="minorHAnsi" w:hAnsiTheme="minorHAnsi"/>
          <w:lang w:val="es-ES"/>
        </w:rPr>
        <w:t>.</w:t>
      </w:r>
    </w:p>
    <w:p w14:paraId="709B9B89" w14:textId="77777777" w:rsidR="0033403E" w:rsidRDefault="0033403E" w:rsidP="0033403E">
      <w:pPr>
        <w:rPr>
          <w:rFonts w:asciiTheme="minorHAnsi" w:hAnsiTheme="minorHAnsi"/>
          <w:color w:val="000000"/>
        </w:rPr>
      </w:pPr>
    </w:p>
    <w:p w14:paraId="15708FCB" w14:textId="4757065B" w:rsidR="0033403E" w:rsidRPr="0033403E" w:rsidRDefault="0033403E" w:rsidP="0033403E">
      <w:pPr>
        <w:rPr>
          <w:rFonts w:asciiTheme="minorHAnsi" w:hAnsiTheme="minorHAnsi"/>
          <w:color w:val="000000"/>
        </w:rPr>
      </w:pPr>
      <w:r w:rsidRPr="0033403E">
        <w:rPr>
          <w:rFonts w:asciiTheme="minorHAnsi" w:hAnsiTheme="minorHAnsi"/>
          <w:color w:val="000000"/>
        </w:rPr>
        <w:t xml:space="preserve">Ayer veíamos la condición de maldad en la humanidad, una generación donde el pensamiento continuo era hacia el mal. Sin embargo, en medio de ese mismo entorno, </w:t>
      </w:r>
      <w:r w:rsidRPr="0033403E">
        <w:rPr>
          <w:rFonts w:asciiTheme="minorHAnsi" w:hAnsiTheme="minorHAnsi"/>
          <w:b/>
          <w:bCs/>
          <w:color w:val="000000"/>
        </w:rPr>
        <w:t>Noé encontró el favor de Dios</w:t>
      </w:r>
      <w:r w:rsidRPr="0033403E">
        <w:rPr>
          <w:rFonts w:asciiTheme="minorHAnsi" w:hAnsiTheme="minorHAnsi"/>
          <w:color w:val="000000"/>
        </w:rPr>
        <w:t>. Esto nos deja una verdad clara: tu entorno no determina tu fidelidad. Puedes vivir rodeado de oscuridad y aun así caminar en la luz.</w:t>
      </w:r>
    </w:p>
    <w:p w14:paraId="5E70BDF2" w14:textId="77777777" w:rsidR="0033403E" w:rsidRDefault="0033403E" w:rsidP="0033403E">
      <w:pPr>
        <w:rPr>
          <w:rFonts w:asciiTheme="minorHAnsi" w:hAnsiTheme="minorHAnsi"/>
          <w:color w:val="000000"/>
        </w:rPr>
      </w:pPr>
    </w:p>
    <w:p w14:paraId="1A492B2D" w14:textId="1CAAC5BE" w:rsidR="0033403E" w:rsidRPr="0033403E" w:rsidRDefault="0033403E" w:rsidP="0033403E">
      <w:pPr>
        <w:rPr>
          <w:rFonts w:asciiTheme="minorHAnsi" w:hAnsiTheme="minorHAnsi"/>
          <w:color w:val="000000"/>
        </w:rPr>
      </w:pPr>
      <w:r w:rsidRPr="0033403E">
        <w:rPr>
          <w:rFonts w:asciiTheme="minorHAnsi" w:hAnsiTheme="minorHAnsi"/>
          <w:color w:val="000000"/>
        </w:rPr>
        <w:t xml:space="preserve">Noé no fue favorecido por casualidad. Mientras todos pensaban en el mal, él tomó una decisión diferente: </w:t>
      </w:r>
      <w:r w:rsidRPr="0033403E">
        <w:rPr>
          <w:rFonts w:asciiTheme="minorHAnsi" w:hAnsiTheme="minorHAnsi"/>
          <w:b/>
          <w:bCs/>
          <w:color w:val="000000"/>
        </w:rPr>
        <w:t>caminar en íntima comunión con Dios</w:t>
      </w:r>
      <w:r w:rsidRPr="0033403E">
        <w:rPr>
          <w:rFonts w:asciiTheme="minorHAnsi" w:hAnsiTheme="minorHAnsi"/>
          <w:color w:val="000000"/>
        </w:rPr>
        <w:t>. Esa intimidad fue la que formó su carácter, sostuvo su obediencia y lo hizo destacar en medio de una generación corrompida. La fidelidad a Dios no se improvisa en momentos difíciles… se cultiva en lo secreto, en la relación diaria con Él.</w:t>
      </w:r>
    </w:p>
    <w:p w14:paraId="306751B8" w14:textId="77777777" w:rsidR="0033403E" w:rsidRDefault="0033403E" w:rsidP="0033403E">
      <w:pPr>
        <w:rPr>
          <w:rFonts w:asciiTheme="minorHAnsi" w:hAnsiTheme="minorHAnsi"/>
          <w:color w:val="000000"/>
        </w:rPr>
      </w:pPr>
    </w:p>
    <w:p w14:paraId="040A1B51" w14:textId="2633E866" w:rsidR="0033403E" w:rsidRPr="0033403E" w:rsidRDefault="0033403E" w:rsidP="0033403E">
      <w:pPr>
        <w:rPr>
          <w:rFonts w:asciiTheme="minorHAnsi" w:hAnsiTheme="minorHAnsi"/>
          <w:color w:val="000000"/>
        </w:rPr>
      </w:pPr>
      <w:r w:rsidRPr="0033403E">
        <w:rPr>
          <w:rFonts w:asciiTheme="minorHAnsi" w:hAnsiTheme="minorHAnsi"/>
          <w:color w:val="000000"/>
        </w:rPr>
        <w:t xml:space="preserve">Hoy la invitación es clara: no permitas que tu contexto defina tu estilo de vida. </w:t>
      </w:r>
      <w:r w:rsidRPr="0033403E">
        <w:rPr>
          <w:rFonts w:asciiTheme="minorHAnsi" w:hAnsiTheme="minorHAnsi"/>
          <w:b/>
          <w:bCs/>
          <w:color w:val="000000"/>
        </w:rPr>
        <w:t>Decide vivir cerca de Dios</w:t>
      </w:r>
      <w:r w:rsidRPr="0033403E">
        <w:rPr>
          <w:rFonts w:asciiTheme="minorHAnsi" w:hAnsiTheme="minorHAnsi"/>
          <w:color w:val="000000"/>
        </w:rPr>
        <w:t xml:space="preserve">, </w:t>
      </w:r>
      <w:r w:rsidRPr="0033403E">
        <w:rPr>
          <w:rFonts w:asciiTheme="minorHAnsi" w:hAnsiTheme="minorHAnsi"/>
          <w:b/>
          <w:bCs/>
          <w:color w:val="000000"/>
        </w:rPr>
        <w:t>obedecer su voz y permanecer en comunión con Él</w:t>
      </w:r>
      <w:r w:rsidRPr="0033403E">
        <w:rPr>
          <w:rFonts w:asciiTheme="minorHAnsi" w:hAnsiTheme="minorHAnsi"/>
          <w:color w:val="000000"/>
        </w:rPr>
        <w:t>. Porque cuando caminas con Dios, aun en medio de cualquier circunstancia, tu vida encuentra gracia, dirección y respaldo.</w:t>
      </w:r>
    </w:p>
    <w:p w14:paraId="2E62906A" w14:textId="77777777" w:rsidR="0033403E" w:rsidRDefault="0033403E" w:rsidP="0033403E">
      <w:pPr>
        <w:rPr>
          <w:rFonts w:asciiTheme="minorHAnsi" w:hAnsiTheme="minorHAnsi"/>
          <w:color w:val="000000"/>
        </w:rPr>
      </w:pPr>
    </w:p>
    <w:p w14:paraId="12C6AE39" w14:textId="06B6D052" w:rsidR="0033403E" w:rsidRPr="0033403E" w:rsidRDefault="0033403E" w:rsidP="0033403E">
      <w:pPr>
        <w:rPr>
          <w:rFonts w:asciiTheme="minorHAnsi" w:hAnsiTheme="minorHAnsi"/>
          <w:i/>
          <w:iCs/>
          <w:color w:val="7030A0"/>
        </w:rPr>
      </w:pPr>
      <w:r w:rsidRPr="0033403E">
        <w:rPr>
          <w:rFonts w:asciiTheme="minorHAnsi" w:hAnsiTheme="minorHAnsi"/>
          <w:i/>
          <w:iCs/>
          <w:color w:val="7030A0"/>
        </w:rPr>
        <w:t>Vivir cerca de Dios es lo que te permite ser fiel cuando todo a tu alrededor te empuja a lo contrario.</w:t>
      </w:r>
    </w:p>
    <w:p w14:paraId="54CA0AAC" w14:textId="77777777" w:rsidR="0033403E" w:rsidRDefault="0033403E" w:rsidP="0033403E">
      <w:pPr>
        <w:rPr>
          <w:rFonts w:asciiTheme="minorHAnsi" w:hAnsiTheme="minorHAnsi"/>
          <w:color w:val="000000"/>
        </w:rPr>
      </w:pPr>
    </w:p>
    <w:p w14:paraId="6B16723B" w14:textId="02FABE51" w:rsidR="0033403E" w:rsidRPr="0033403E" w:rsidRDefault="0033403E" w:rsidP="0033403E">
      <w:pPr>
        <w:rPr>
          <w:rFonts w:asciiTheme="minorHAnsi" w:hAnsiTheme="minorHAnsi"/>
          <w:i/>
          <w:iCs/>
          <w:color w:val="000000"/>
        </w:rPr>
      </w:pPr>
      <w:r w:rsidRPr="0033403E">
        <w:rPr>
          <w:rFonts w:asciiTheme="minorHAnsi" w:hAnsiTheme="minorHAnsi"/>
          <w:b/>
          <w:bCs/>
          <w:i/>
          <w:iCs/>
          <w:color w:val="000000"/>
        </w:rPr>
        <w:t>Señor Jesús</w:t>
      </w:r>
      <w:r w:rsidRPr="0033403E">
        <w:rPr>
          <w:rFonts w:asciiTheme="minorHAnsi" w:hAnsiTheme="minorHAnsi"/>
          <w:i/>
          <w:iCs/>
          <w:color w:val="000000"/>
        </w:rPr>
        <w:t>, gracias porque en medio de cualquier generación tú sigues buscando corazones fieles. Ayúdame a vivir en intim</w:t>
      </w:r>
      <w:r w:rsidR="00A95AFE">
        <w:rPr>
          <w:rFonts w:asciiTheme="minorHAnsi" w:hAnsiTheme="minorHAnsi"/>
          <w:i/>
          <w:iCs/>
          <w:color w:val="000000"/>
        </w:rPr>
        <w:t>a comunión</w:t>
      </w:r>
      <w:r w:rsidRPr="0033403E">
        <w:rPr>
          <w:rFonts w:asciiTheme="minorHAnsi" w:hAnsiTheme="minorHAnsi"/>
          <w:i/>
          <w:iCs/>
          <w:color w:val="000000"/>
        </w:rPr>
        <w:t xml:space="preserve"> contigo, a obedecerte en todo y a permanecer firme, aun cuando mi entorno no lo haga. Que mi vida halle favor delante de ti. Amén.</w:t>
      </w:r>
    </w:p>
    <w:p w14:paraId="778089E8" w14:textId="77777777" w:rsidR="001C5E6C" w:rsidRPr="006553D5" w:rsidRDefault="001C5E6C" w:rsidP="001C5E6C">
      <w:pPr>
        <w:outlineLvl w:val="0"/>
        <w:rPr>
          <w:rFonts w:asciiTheme="minorHAnsi" w:hAnsiTheme="minorHAnsi"/>
          <w:b/>
          <w:bCs/>
          <w:color w:val="000000"/>
          <w:kern w:val="36"/>
          <w:sz w:val="32"/>
          <w:szCs w:val="32"/>
        </w:rPr>
      </w:pPr>
      <w:bookmarkStart w:id="293" w:name="OLE_LINK292"/>
      <w:bookmarkEnd w:id="292"/>
      <w:r w:rsidRPr="006553D5">
        <w:rPr>
          <w:rFonts w:asciiTheme="minorHAnsi" w:hAnsiTheme="minorHAnsi"/>
          <w:b/>
          <w:bCs/>
          <w:color w:val="000000"/>
          <w:kern w:val="36"/>
          <w:sz w:val="32"/>
          <w:szCs w:val="32"/>
        </w:rPr>
        <w:t>No solo la cruz</w:t>
      </w:r>
    </w:p>
    <w:p w14:paraId="1F26A4D8" w14:textId="5590F078" w:rsidR="006C4824" w:rsidRPr="001C5E6C" w:rsidRDefault="001C5E6C" w:rsidP="001C5E6C">
      <w:pPr>
        <w:rPr>
          <w:rFonts w:asciiTheme="minorHAnsi" w:hAnsiTheme="minorHAnsi"/>
          <w:color w:val="000000"/>
        </w:rPr>
      </w:pPr>
      <w:r w:rsidRPr="006553D5">
        <w:rPr>
          <w:rFonts w:asciiTheme="minorHAnsi" w:hAnsiTheme="minorHAnsi"/>
          <w:b/>
          <w:bCs/>
          <w:color w:val="000000"/>
        </w:rPr>
        <w:t>Isaías 53:3-5 (NTV)</w:t>
      </w:r>
      <w:r>
        <w:rPr>
          <w:color w:val="000000"/>
        </w:rPr>
        <w:t xml:space="preserve"> </w:t>
      </w:r>
      <w:r w:rsidRPr="006553D5">
        <w:rPr>
          <w:rFonts w:asciiTheme="minorHAnsi" w:hAnsiTheme="minorHAnsi"/>
          <w:i/>
          <w:iCs/>
          <w:color w:val="000000"/>
        </w:rPr>
        <w:t>"</w:t>
      </w:r>
      <w:r w:rsidRPr="006553D5">
        <w:rPr>
          <w:rFonts w:asciiTheme="minorHAnsi" w:hAnsiTheme="minorHAnsi"/>
          <w:i/>
          <w:iCs/>
          <w:color w:val="0070C0"/>
        </w:rPr>
        <w:t>Fue despreciado y rechazado, hombre de dolores, conocedor del dolor más profundo. Nosotros le dimos la espalda y desviamos la mirada; fue despreciado, y no nos importó. Sin embargo, fueron nuestras debilidades las que él cargó; fueron nuestros dolores los que lo agobiaron. Y pensamos que sus dificultades eran un castigo de Dios, ¡un castigo por sus propios pecados! Pero él fue traspasado por nuestras rebeliones y aplastado por nuestros pecados. Fue golpeado para que nosotros estuviéramos en paz; fue azotado para que pudiéramos ser sanados</w:t>
      </w:r>
      <w:r w:rsidRPr="006553D5">
        <w:rPr>
          <w:rFonts w:asciiTheme="minorHAnsi" w:hAnsiTheme="minorHAnsi"/>
          <w:i/>
          <w:iCs/>
          <w:color w:val="000000"/>
        </w:rPr>
        <w:t>.</w:t>
      </w:r>
    </w:p>
    <w:p w14:paraId="36710177" w14:textId="77777777" w:rsidR="00514381" w:rsidRPr="001C5E6C" w:rsidRDefault="00514381" w:rsidP="001C5E6C">
      <w:pPr>
        <w:rPr>
          <w:rFonts w:asciiTheme="minorHAnsi" w:hAnsiTheme="minorHAnsi"/>
          <w:color w:val="000000"/>
          <w:lang w:val="es-ES"/>
        </w:rPr>
      </w:pPr>
    </w:p>
    <w:p w14:paraId="404FF7C1" w14:textId="77777777" w:rsidR="00514381" w:rsidRPr="00514381" w:rsidRDefault="00514381" w:rsidP="001C5E6C">
      <w:pPr>
        <w:rPr>
          <w:rFonts w:asciiTheme="minorHAnsi" w:hAnsiTheme="minorHAnsi"/>
          <w:color w:val="000000"/>
        </w:rPr>
      </w:pPr>
      <w:r w:rsidRPr="00514381">
        <w:rPr>
          <w:rFonts w:asciiTheme="minorHAnsi" w:hAnsiTheme="minorHAnsi"/>
          <w:color w:val="000000"/>
        </w:rPr>
        <w:t>Hoy es Viernes Santo… y casi sin darnos cuenta, nuestra mente corre directamente a la cruz: los clavos, la corona de espinas, la sangre. Pero hoy, detente un momento… y mira más profundo.</w:t>
      </w:r>
    </w:p>
    <w:p w14:paraId="492E697E" w14:textId="77777777" w:rsidR="008607FB" w:rsidRDefault="008607FB" w:rsidP="001C5E6C">
      <w:pPr>
        <w:rPr>
          <w:rFonts w:asciiTheme="minorHAnsi" w:hAnsiTheme="minorHAnsi"/>
          <w:color w:val="000000"/>
        </w:rPr>
      </w:pPr>
    </w:p>
    <w:p w14:paraId="56E06B4C" w14:textId="4500C265" w:rsidR="00514381" w:rsidRPr="00514381" w:rsidRDefault="00514381" w:rsidP="001C5E6C">
      <w:pPr>
        <w:rPr>
          <w:rFonts w:asciiTheme="minorHAnsi" w:hAnsiTheme="minorHAnsi"/>
          <w:color w:val="000000"/>
        </w:rPr>
      </w:pPr>
      <w:r w:rsidRPr="00514381">
        <w:rPr>
          <w:rFonts w:asciiTheme="minorHAnsi" w:hAnsiTheme="minorHAnsi"/>
          <w:color w:val="000000"/>
        </w:rPr>
        <w:t>Porque Jesús no empezó a sufrir en la cruz. Él vivió una vida de entrega constante. Fue rechazado, incomprendido, despreciado… cargó el dolor emocional, el peso de la humanidad y la soledad de ser Aquel que vino a salvar, pero no fue recibido. </w:t>
      </w:r>
      <w:r w:rsidRPr="00514381">
        <w:rPr>
          <w:rFonts w:asciiTheme="minorHAnsi" w:hAnsiTheme="minorHAnsi"/>
          <w:b/>
          <w:bCs/>
          <w:color w:val="000000"/>
        </w:rPr>
        <w:t>La cruz no fue el inicio… fue la culminación de un amor que nunca se detuvo.</w:t>
      </w:r>
    </w:p>
    <w:p w14:paraId="3757F939" w14:textId="77777777" w:rsidR="008607FB" w:rsidRDefault="008607FB" w:rsidP="001C5E6C">
      <w:pPr>
        <w:rPr>
          <w:rFonts w:asciiTheme="minorHAnsi" w:hAnsiTheme="minorHAnsi"/>
          <w:color w:val="000000"/>
        </w:rPr>
      </w:pPr>
    </w:p>
    <w:p w14:paraId="7A8127AF" w14:textId="505A6816" w:rsidR="00514381" w:rsidRPr="00514381" w:rsidRDefault="00514381" w:rsidP="001C5E6C">
      <w:pPr>
        <w:rPr>
          <w:rFonts w:asciiTheme="minorHAnsi" w:hAnsiTheme="minorHAnsi"/>
          <w:color w:val="000000"/>
        </w:rPr>
      </w:pPr>
      <w:r w:rsidRPr="00514381">
        <w:rPr>
          <w:rFonts w:asciiTheme="minorHAnsi" w:hAnsiTheme="minorHAnsi"/>
          <w:color w:val="000000"/>
        </w:rPr>
        <w:t>Y esto cambia todo. Porque Jesús no solo murió por ti… Él vivió para salvarte. Cada paso que dio, cada lágrima, cada rechazo, cada momento de obediencia… fue parte del precio. No fue un sacrificio de horas… fue una entrega total.</w:t>
      </w:r>
    </w:p>
    <w:p w14:paraId="432728F0" w14:textId="77777777" w:rsidR="008607FB" w:rsidRDefault="008607FB" w:rsidP="001C5E6C">
      <w:pPr>
        <w:rPr>
          <w:rFonts w:asciiTheme="minorHAnsi" w:hAnsiTheme="minorHAnsi"/>
          <w:color w:val="000000"/>
        </w:rPr>
      </w:pPr>
    </w:p>
    <w:p w14:paraId="47DC660D" w14:textId="4C390950" w:rsidR="00514381" w:rsidRPr="00514381" w:rsidRDefault="00514381" w:rsidP="001C5E6C">
      <w:pPr>
        <w:rPr>
          <w:rFonts w:asciiTheme="minorHAnsi" w:hAnsiTheme="minorHAnsi"/>
          <w:color w:val="000000"/>
        </w:rPr>
      </w:pPr>
      <w:r w:rsidRPr="00514381">
        <w:rPr>
          <w:rFonts w:asciiTheme="minorHAnsi" w:hAnsiTheme="minorHAnsi"/>
          <w:color w:val="000000"/>
        </w:rPr>
        <w:t>Hoy no recuerdes solo cómo murió… recuerda cómo vivió. Porque si solo miras la cruz, ves el final del sacrificio; pero si miras su vida, entiendes la profundidad de su amor. Jesús no vino solo a morir por ti… vino a entregarse completamente por ti.</w:t>
      </w:r>
    </w:p>
    <w:p w14:paraId="275230A2" w14:textId="77777777" w:rsidR="001C5E6C" w:rsidRDefault="001C5E6C" w:rsidP="001C5E6C">
      <w:pPr>
        <w:rPr>
          <w:rFonts w:asciiTheme="minorHAnsi" w:hAnsiTheme="minorHAnsi"/>
          <w:color w:val="000000"/>
        </w:rPr>
      </w:pPr>
    </w:p>
    <w:p w14:paraId="6D43D5C4" w14:textId="6F0E818C" w:rsidR="00514381" w:rsidRPr="00514381" w:rsidRDefault="00514381" w:rsidP="001C5E6C">
      <w:pPr>
        <w:rPr>
          <w:rFonts w:asciiTheme="minorHAnsi" w:hAnsiTheme="minorHAnsi"/>
          <w:i/>
          <w:iCs/>
          <w:color w:val="000000"/>
        </w:rPr>
      </w:pPr>
      <w:r w:rsidRPr="00514381">
        <w:rPr>
          <w:rFonts w:asciiTheme="minorHAnsi" w:hAnsiTheme="minorHAnsi"/>
          <w:b/>
          <w:bCs/>
          <w:i/>
          <w:iCs/>
          <w:color w:val="000000"/>
        </w:rPr>
        <w:t>Señor</w:t>
      </w:r>
      <w:r w:rsidR="008607FB" w:rsidRPr="008607FB">
        <w:rPr>
          <w:rFonts w:asciiTheme="minorHAnsi" w:hAnsiTheme="minorHAnsi"/>
          <w:b/>
          <w:bCs/>
          <w:i/>
          <w:iCs/>
          <w:color w:val="000000"/>
        </w:rPr>
        <w:t xml:space="preserve"> Jesús</w:t>
      </w:r>
      <w:r w:rsidRPr="00514381">
        <w:rPr>
          <w:rFonts w:asciiTheme="minorHAnsi" w:hAnsiTheme="minorHAnsi"/>
          <w:i/>
          <w:iCs/>
          <w:color w:val="000000"/>
        </w:rPr>
        <w:t>, gracias por no solo morir por mí, sino por vivir una vida de entrega total para rescatarme. Ayúdame a valorar no solo la cruz, sino cada paso de amor que diste por mí. Que mi vida también sea una respuesta de entrega completa a Ti. Amén.</w:t>
      </w:r>
    </w:p>
    <w:bookmarkEnd w:id="293"/>
    <w:p w14:paraId="76D875D4" w14:textId="77777777" w:rsidR="00514381" w:rsidRDefault="00514381" w:rsidP="001C5E6C">
      <w:pPr>
        <w:rPr>
          <w:rFonts w:asciiTheme="minorHAnsi" w:hAnsiTheme="minorHAnsi"/>
          <w:color w:val="000000"/>
          <w:lang w:val="es-ES"/>
        </w:rPr>
      </w:pPr>
    </w:p>
    <w:p w14:paraId="1FEB9DD7" w14:textId="77777777" w:rsidR="002C4E6D" w:rsidRDefault="002C4E6D" w:rsidP="001C5E6C">
      <w:pPr>
        <w:rPr>
          <w:rFonts w:asciiTheme="minorHAnsi" w:hAnsiTheme="minorHAnsi"/>
          <w:color w:val="000000"/>
          <w:lang w:val="es-ES"/>
        </w:rPr>
      </w:pPr>
    </w:p>
    <w:p w14:paraId="4DB62D59" w14:textId="77777777" w:rsidR="002C4E6D" w:rsidRDefault="002C4E6D" w:rsidP="001C5E6C">
      <w:pPr>
        <w:rPr>
          <w:rFonts w:asciiTheme="minorHAnsi" w:hAnsiTheme="minorHAnsi"/>
          <w:color w:val="000000"/>
          <w:lang w:val="es-ES"/>
        </w:rPr>
      </w:pPr>
      <w:bookmarkStart w:id="294" w:name="OLE_LINK293"/>
    </w:p>
    <w:p w14:paraId="148F0486" w14:textId="77777777" w:rsidR="002C4E6D" w:rsidRPr="00EB42B2" w:rsidRDefault="002C4E6D" w:rsidP="002C4E6D">
      <w:pPr>
        <w:pStyle w:val="NormalWeb"/>
        <w:rPr>
          <w:rFonts w:asciiTheme="minorHAnsi" w:hAnsiTheme="minorHAnsi"/>
          <w:color w:val="000000"/>
          <w:sz w:val="28"/>
          <w:szCs w:val="28"/>
          <w:lang w:val="es-US"/>
        </w:rPr>
      </w:pPr>
      <w:r w:rsidRPr="00EB42B2">
        <w:rPr>
          <w:rStyle w:val="Fuerte"/>
          <w:rFonts w:asciiTheme="minorHAnsi" w:hAnsiTheme="minorHAnsi"/>
          <w:color w:val="000000"/>
          <w:sz w:val="28"/>
          <w:szCs w:val="28"/>
        </w:rPr>
        <w:t>Sufrió profundamente</w:t>
      </w:r>
    </w:p>
    <w:p w14:paraId="4DAD4E70" w14:textId="77777777" w:rsidR="002C4E6D" w:rsidRPr="00EB42B2" w:rsidRDefault="002C4E6D" w:rsidP="002C4E6D">
      <w:pPr>
        <w:pStyle w:val="NormalWeb"/>
        <w:rPr>
          <w:rFonts w:asciiTheme="minorHAnsi" w:hAnsiTheme="minorHAnsi"/>
          <w:color w:val="000000"/>
        </w:rPr>
      </w:pPr>
      <w:r w:rsidRPr="00EB42B2">
        <w:rPr>
          <w:rStyle w:val="Fuerte"/>
          <w:rFonts w:asciiTheme="minorHAnsi" w:hAnsiTheme="minorHAnsi"/>
          <w:color w:val="000000"/>
        </w:rPr>
        <w:t>Lucas 22:41-44 (NTV</w:t>
      </w:r>
      <w:r w:rsidRPr="00EB42B2">
        <w:rPr>
          <w:rStyle w:val="Fuerte"/>
          <w:rFonts w:asciiTheme="minorHAnsi" w:hAnsiTheme="minorHAnsi"/>
          <w:color w:val="0070C0"/>
        </w:rPr>
        <w:t>)</w:t>
      </w:r>
      <w:r w:rsidRPr="00EB42B2">
        <w:rPr>
          <w:rStyle w:val="nfasis"/>
          <w:rFonts w:asciiTheme="minorHAnsi" w:hAnsiTheme="minorHAnsi"/>
          <w:color w:val="0070C0"/>
        </w:rPr>
        <w:t>“Se alejó a una distancia como de un tiro de piedra, se arrodilló y oró: «Padre, si quieres, te pido que quites esta copa de sufrimiento de mí. Sin embargo, quiero que se haga tu voluntad, no la mía». Entonces apareció un ángel del cielo y lo fortaleció. Oró con más fervor, y estaba en tal agonía de espíritu que su sudor caía a tierra como grandes gotas de sangre.”</w:t>
      </w:r>
    </w:p>
    <w:p w14:paraId="0CA6FCA7" w14:textId="77777777" w:rsidR="002C4E6D" w:rsidRDefault="002C4E6D" w:rsidP="002C4E6D">
      <w:pPr>
        <w:pStyle w:val="NormalWeb"/>
        <w:rPr>
          <w:rFonts w:asciiTheme="minorHAnsi" w:hAnsiTheme="minorHAnsi"/>
          <w:color w:val="000000"/>
        </w:rPr>
      </w:pPr>
    </w:p>
    <w:p w14:paraId="7D373D99" w14:textId="77777777" w:rsidR="002C4E6D" w:rsidRPr="00EB42B2" w:rsidRDefault="002C4E6D" w:rsidP="002C4E6D">
      <w:pPr>
        <w:pStyle w:val="NormalWeb"/>
        <w:rPr>
          <w:rFonts w:asciiTheme="minorHAnsi" w:hAnsiTheme="minorHAnsi"/>
          <w:color w:val="000000"/>
        </w:rPr>
      </w:pPr>
      <w:r w:rsidRPr="00EB42B2">
        <w:rPr>
          <w:rFonts w:asciiTheme="minorHAnsi" w:hAnsiTheme="minorHAnsi"/>
          <w:color w:val="000000"/>
        </w:rPr>
        <w:t>Aquí vemos a Jesús quebrantado… no físicamente todavía, sino en lo más profundo de su interior. Él sabía lo que venía, sentía el peso del pecado del mundo, experimentaba una angustia real y vivía una soledad profunda. Esto no es simbólico… es una agonía verdadera. Antes de que los clavos tocaran sus manos, el dolor ya estaba en su alma.</w:t>
      </w:r>
    </w:p>
    <w:p w14:paraId="4B4319DB" w14:textId="77777777" w:rsidR="002C4E6D" w:rsidRDefault="002C4E6D" w:rsidP="002C4E6D">
      <w:pPr>
        <w:pStyle w:val="NormalWeb"/>
        <w:rPr>
          <w:rStyle w:val="Fuerte"/>
          <w:rFonts w:asciiTheme="minorHAnsi" w:eastAsiaTheme="majorEastAsia" w:hAnsiTheme="minorHAnsi"/>
          <w:color w:val="000000"/>
        </w:rPr>
      </w:pPr>
    </w:p>
    <w:p w14:paraId="6843C963" w14:textId="77777777" w:rsidR="002C4E6D" w:rsidRPr="00EB42B2" w:rsidRDefault="002C4E6D" w:rsidP="002C4E6D">
      <w:pPr>
        <w:pStyle w:val="NormalWeb"/>
        <w:rPr>
          <w:rFonts w:asciiTheme="minorHAnsi" w:hAnsiTheme="minorHAnsi"/>
          <w:b/>
          <w:bCs/>
          <w:i/>
          <w:iCs/>
          <w:color w:val="000000"/>
        </w:rPr>
      </w:pPr>
      <w:r w:rsidRPr="00EB42B2">
        <w:rPr>
          <w:rStyle w:val="Fuerte"/>
          <w:rFonts w:asciiTheme="minorHAnsi" w:hAnsiTheme="minorHAnsi"/>
          <w:b w:val="0"/>
          <w:bCs w:val="0"/>
          <w:i/>
          <w:iCs/>
          <w:color w:val="000000"/>
        </w:rPr>
        <w:t>La cruz no comenzó en el Gólgota… comenzó en el corazón de un Salvador que decidió obedecer.</w:t>
      </w:r>
    </w:p>
    <w:p w14:paraId="0B91CB36" w14:textId="77777777" w:rsidR="002C4E6D" w:rsidRDefault="002C4E6D" w:rsidP="002C4E6D">
      <w:pPr>
        <w:pStyle w:val="NormalWeb"/>
        <w:rPr>
          <w:rStyle w:val="Fuerte"/>
          <w:rFonts w:asciiTheme="minorHAnsi" w:eastAsiaTheme="majorEastAsia" w:hAnsiTheme="minorHAnsi"/>
          <w:color w:val="000000"/>
        </w:rPr>
      </w:pPr>
    </w:p>
    <w:p w14:paraId="732D8DD6" w14:textId="77777777" w:rsidR="002C4E6D" w:rsidRPr="00EB42B2" w:rsidRDefault="002C4E6D" w:rsidP="002C4E6D">
      <w:pPr>
        <w:pStyle w:val="NormalWeb"/>
        <w:rPr>
          <w:rFonts w:asciiTheme="minorHAnsi" w:hAnsiTheme="minorHAnsi"/>
          <w:color w:val="000000"/>
        </w:rPr>
      </w:pPr>
      <w:r w:rsidRPr="00EB42B2">
        <w:rPr>
          <w:rStyle w:val="Fuerte"/>
          <w:rFonts w:asciiTheme="minorHAnsi" w:hAnsiTheme="minorHAnsi"/>
          <w:color w:val="000000"/>
        </w:rPr>
        <w:t>Filipenses 2:8 (NTV</w:t>
      </w:r>
      <w:r w:rsidRPr="00EB42B2">
        <w:rPr>
          <w:rStyle w:val="Fuerte"/>
          <w:rFonts w:asciiTheme="minorHAnsi" w:hAnsiTheme="minorHAnsi"/>
          <w:color w:val="000000" w:themeColor="text1"/>
        </w:rPr>
        <w:t>)</w:t>
      </w:r>
      <w:r w:rsidRPr="00EB42B2">
        <w:rPr>
          <w:rStyle w:val="nfasis"/>
          <w:rFonts w:asciiTheme="minorHAnsi" w:hAnsiTheme="minorHAnsi"/>
          <w:color w:val="0070C0"/>
        </w:rPr>
        <w:t xml:space="preserve">“Se humilló a sí mismo en obediencia a Dios y murió en una cruz </w:t>
      </w:r>
      <w:r>
        <w:rPr>
          <w:rStyle w:val="nfasis"/>
          <w:rFonts w:asciiTheme="minorHAnsi" w:eastAsiaTheme="majorEastAsia" w:hAnsiTheme="minorHAnsi"/>
          <w:color w:val="0070C0"/>
        </w:rPr>
        <w:t>como morían los</w:t>
      </w:r>
      <w:r w:rsidRPr="00EB42B2">
        <w:rPr>
          <w:rStyle w:val="nfasis"/>
          <w:rFonts w:asciiTheme="minorHAnsi" w:hAnsiTheme="minorHAnsi"/>
          <w:color w:val="0070C0"/>
        </w:rPr>
        <w:t xml:space="preserve"> criminal</w:t>
      </w:r>
      <w:r>
        <w:rPr>
          <w:rStyle w:val="nfasis"/>
          <w:rFonts w:asciiTheme="minorHAnsi" w:eastAsiaTheme="majorEastAsia" w:hAnsiTheme="minorHAnsi"/>
          <w:color w:val="0070C0"/>
        </w:rPr>
        <w:t>es</w:t>
      </w:r>
      <w:r w:rsidRPr="00EB42B2">
        <w:rPr>
          <w:rStyle w:val="nfasis"/>
          <w:rFonts w:asciiTheme="minorHAnsi" w:hAnsiTheme="minorHAnsi"/>
          <w:color w:val="0070C0"/>
        </w:rPr>
        <w:t>.”</w:t>
      </w:r>
    </w:p>
    <w:p w14:paraId="35A745ED" w14:textId="77777777" w:rsidR="002C4E6D" w:rsidRDefault="002C4E6D" w:rsidP="002C4E6D">
      <w:pPr>
        <w:pStyle w:val="NormalWeb"/>
        <w:rPr>
          <w:rFonts w:asciiTheme="minorHAnsi" w:hAnsiTheme="minorHAnsi"/>
          <w:color w:val="000000"/>
        </w:rPr>
      </w:pPr>
    </w:p>
    <w:p w14:paraId="6D326040" w14:textId="77777777" w:rsidR="002C4E6D" w:rsidRPr="00EB42B2" w:rsidRDefault="002C4E6D" w:rsidP="002C4E6D">
      <w:pPr>
        <w:pStyle w:val="NormalWeb"/>
        <w:rPr>
          <w:rFonts w:asciiTheme="minorHAnsi" w:hAnsiTheme="minorHAnsi"/>
          <w:color w:val="000000"/>
        </w:rPr>
      </w:pPr>
      <w:r w:rsidRPr="00EB42B2">
        <w:rPr>
          <w:rFonts w:asciiTheme="minorHAnsi" w:hAnsiTheme="minorHAnsi"/>
          <w:color w:val="000000"/>
        </w:rPr>
        <w:t>La cruz no fue un accidente. No fue simplemente lo que le hicieron… fue lo que Él decidió. Jesús eligió obedecer, eligió rendirse, eligió amarnos hasta el final.</w:t>
      </w:r>
    </w:p>
    <w:p w14:paraId="40A35835" w14:textId="77777777" w:rsidR="002C4E6D" w:rsidRDefault="002C4E6D" w:rsidP="002C4E6D">
      <w:pPr>
        <w:pStyle w:val="NormalWeb"/>
        <w:rPr>
          <w:rFonts w:asciiTheme="minorHAnsi" w:hAnsiTheme="minorHAnsi"/>
          <w:b/>
          <w:bCs/>
          <w:i/>
          <w:iCs/>
          <w:color w:val="000000"/>
        </w:rPr>
      </w:pPr>
    </w:p>
    <w:p w14:paraId="557BC4BE" w14:textId="77777777" w:rsidR="002C4E6D" w:rsidRPr="00EB42B2" w:rsidRDefault="002C4E6D" w:rsidP="002C4E6D">
      <w:pPr>
        <w:pStyle w:val="NormalWeb"/>
        <w:rPr>
          <w:rFonts w:asciiTheme="minorHAnsi" w:hAnsiTheme="minorHAnsi"/>
          <w:i/>
          <w:iCs/>
          <w:color w:val="000000"/>
        </w:rPr>
      </w:pPr>
      <w:r w:rsidRPr="00EB42B2">
        <w:rPr>
          <w:rFonts w:asciiTheme="minorHAnsi" w:hAnsiTheme="minorHAnsi"/>
          <w:b/>
          <w:bCs/>
          <w:i/>
          <w:iCs/>
          <w:color w:val="000000"/>
        </w:rPr>
        <w:t>Señor Jesús</w:t>
      </w:r>
      <w:r w:rsidRPr="00EB42B2">
        <w:rPr>
          <w:rFonts w:asciiTheme="minorHAnsi" w:hAnsiTheme="minorHAnsi"/>
          <w:i/>
          <w:iCs/>
          <w:color w:val="000000"/>
        </w:rPr>
        <w:t>, gracias por amar hasta ese punto, por decidir obedecer aun en medio del dolor más profundo. Enséñame a rendirme a tu voluntad, aun cuando no entienda el proceso. Amén.</w:t>
      </w:r>
    </w:p>
    <w:bookmarkEnd w:id="294"/>
    <w:p w14:paraId="6F04571E" w14:textId="77777777" w:rsidR="002C4E6D" w:rsidRDefault="002C4E6D" w:rsidP="001C5E6C">
      <w:pPr>
        <w:rPr>
          <w:rFonts w:asciiTheme="minorHAnsi" w:hAnsiTheme="minorHAnsi"/>
          <w:color w:val="000000"/>
          <w:lang w:val="es-ES"/>
        </w:rPr>
      </w:pPr>
    </w:p>
    <w:p w14:paraId="3A832898" w14:textId="77777777" w:rsidR="002E3610" w:rsidRDefault="002E3610" w:rsidP="001C5E6C">
      <w:pPr>
        <w:rPr>
          <w:rFonts w:asciiTheme="minorHAnsi" w:hAnsiTheme="minorHAnsi"/>
          <w:color w:val="000000"/>
          <w:lang w:val="es-ES"/>
        </w:rPr>
      </w:pPr>
    </w:p>
    <w:p w14:paraId="046A20E9" w14:textId="77777777" w:rsidR="002E3610" w:rsidRPr="007321B2" w:rsidRDefault="002E3610" w:rsidP="007321B2">
      <w:pPr>
        <w:rPr>
          <w:rFonts w:asciiTheme="minorHAnsi" w:hAnsiTheme="minorHAnsi"/>
          <w:color w:val="000000"/>
          <w:lang w:val="es-ES"/>
        </w:rPr>
      </w:pPr>
    </w:p>
    <w:p w14:paraId="72D33EC2" w14:textId="77777777" w:rsidR="007321B2" w:rsidRPr="007321B2" w:rsidRDefault="007321B2" w:rsidP="007321B2">
      <w:pPr>
        <w:pStyle w:val="Ttulo2"/>
        <w:spacing w:before="0" w:after="0"/>
        <w:rPr>
          <w:rFonts w:asciiTheme="minorHAnsi" w:hAnsiTheme="minorHAnsi" w:cs="Times New Roman"/>
          <w:color w:val="000000"/>
          <w:sz w:val="28"/>
          <w:szCs w:val="28"/>
          <w:lang w:val="es-US"/>
        </w:rPr>
      </w:pPr>
      <w:bookmarkStart w:id="295" w:name="OLE_LINK294"/>
      <w:r w:rsidRPr="007321B2">
        <w:rPr>
          <w:rStyle w:val="Fuerte"/>
          <w:rFonts w:asciiTheme="minorHAnsi" w:hAnsiTheme="minorHAnsi"/>
          <w:color w:val="000000"/>
          <w:sz w:val="28"/>
          <w:szCs w:val="28"/>
        </w:rPr>
        <w:t>El miedo no tiene la última palabra</w:t>
      </w:r>
    </w:p>
    <w:p w14:paraId="2D1B8619" w14:textId="0D1001F7" w:rsidR="007321B2" w:rsidRPr="007321B2" w:rsidRDefault="007321B2" w:rsidP="007321B2">
      <w:pPr>
        <w:pStyle w:val="NormalWeb"/>
        <w:rPr>
          <w:rFonts w:asciiTheme="minorHAnsi" w:hAnsiTheme="minorHAnsi"/>
          <w:color w:val="000000"/>
        </w:rPr>
      </w:pPr>
      <w:r w:rsidRPr="007321B2">
        <w:rPr>
          <w:rStyle w:val="Fuerte"/>
          <w:rFonts w:asciiTheme="minorHAnsi" w:hAnsiTheme="minorHAnsi"/>
          <w:color w:val="000000"/>
        </w:rPr>
        <w:t>Mateo 28:5-6 (NTV)</w:t>
      </w:r>
      <w:r w:rsidRPr="007321B2">
        <w:rPr>
          <w:rFonts w:asciiTheme="minorHAnsi" w:hAnsiTheme="minorHAnsi"/>
          <w:color w:val="000000"/>
        </w:rPr>
        <w:t xml:space="preserve"> </w:t>
      </w:r>
      <w:r w:rsidRPr="007321B2">
        <w:rPr>
          <w:rStyle w:val="nfasis"/>
          <w:rFonts w:asciiTheme="minorHAnsi" w:hAnsiTheme="minorHAnsi"/>
          <w:color w:val="0070C0"/>
        </w:rPr>
        <w:t>“Entonces, el ángel les habló a las mujeres: «¡</w:t>
      </w:r>
      <w:r w:rsidRPr="00B9055C">
        <w:rPr>
          <w:rStyle w:val="nfasis"/>
          <w:rFonts w:asciiTheme="minorHAnsi" w:hAnsiTheme="minorHAnsi"/>
          <w:b/>
          <w:bCs/>
          <w:color w:val="0070C0"/>
        </w:rPr>
        <w:t>No teman</w:t>
      </w:r>
      <w:r w:rsidRPr="007321B2">
        <w:rPr>
          <w:rStyle w:val="nfasis"/>
          <w:rFonts w:asciiTheme="minorHAnsi" w:hAnsiTheme="minorHAnsi"/>
          <w:color w:val="0070C0"/>
        </w:rPr>
        <w:t xml:space="preserve">! —dijo—. Sé que buscan a Jesús, el que fue crucificado. </w:t>
      </w:r>
      <w:r w:rsidRPr="00B9055C">
        <w:rPr>
          <w:rStyle w:val="nfasis"/>
          <w:rFonts w:asciiTheme="minorHAnsi" w:hAnsiTheme="minorHAnsi"/>
          <w:b/>
          <w:bCs/>
          <w:color w:val="0070C0"/>
        </w:rPr>
        <w:t xml:space="preserve">¡No está aquí! Ha resucitado </w:t>
      </w:r>
      <w:r w:rsidRPr="007321B2">
        <w:rPr>
          <w:rStyle w:val="nfasis"/>
          <w:rFonts w:asciiTheme="minorHAnsi" w:hAnsiTheme="minorHAnsi"/>
          <w:color w:val="0070C0"/>
        </w:rPr>
        <w:t xml:space="preserve">tal como dijo que sucedería. </w:t>
      </w:r>
      <w:r w:rsidRPr="00B9055C">
        <w:rPr>
          <w:rStyle w:val="nfasis"/>
          <w:rFonts w:asciiTheme="minorHAnsi" w:hAnsiTheme="minorHAnsi"/>
          <w:b/>
          <w:bCs/>
          <w:color w:val="0070C0"/>
        </w:rPr>
        <w:t>Vengan, vean el lugar donde estaba su cuerpo</w:t>
      </w:r>
      <w:r w:rsidRPr="007321B2">
        <w:rPr>
          <w:rStyle w:val="nfasis"/>
          <w:rFonts w:asciiTheme="minorHAnsi" w:hAnsiTheme="minorHAnsi"/>
          <w:color w:val="0070C0"/>
        </w:rPr>
        <w:t>.”</w:t>
      </w:r>
    </w:p>
    <w:p w14:paraId="2D62AB4A" w14:textId="77777777" w:rsidR="007321B2" w:rsidRPr="007321B2" w:rsidRDefault="007321B2" w:rsidP="007321B2">
      <w:pPr>
        <w:pStyle w:val="NormalWeb"/>
        <w:rPr>
          <w:rFonts w:asciiTheme="minorHAnsi" w:hAnsiTheme="minorHAnsi"/>
          <w:color w:val="000000"/>
        </w:rPr>
      </w:pPr>
    </w:p>
    <w:p w14:paraId="13F43D09" w14:textId="272ABB5D" w:rsidR="007321B2" w:rsidRPr="007321B2" w:rsidRDefault="007321B2" w:rsidP="007321B2">
      <w:pPr>
        <w:pStyle w:val="NormalWeb"/>
        <w:rPr>
          <w:rFonts w:asciiTheme="minorHAnsi" w:hAnsiTheme="minorHAnsi"/>
          <w:color w:val="000000"/>
        </w:rPr>
      </w:pPr>
      <w:r w:rsidRPr="006255A0">
        <w:rPr>
          <w:rFonts w:asciiTheme="minorHAnsi" w:hAnsiTheme="minorHAnsi"/>
          <w:b/>
          <w:bCs/>
          <w:color w:val="000000"/>
        </w:rPr>
        <w:t>El miedo es real</w:t>
      </w:r>
      <w:r w:rsidRPr="007321B2">
        <w:rPr>
          <w:rFonts w:asciiTheme="minorHAnsi" w:hAnsiTheme="minorHAnsi"/>
          <w:color w:val="000000"/>
        </w:rPr>
        <w:t>. Las mujeres que iban al sepulcro lo sentían profundamente: dolor, tristeza, incertidumbre… y temor. Iban a enfrentar una realidad que no entendían, cargando emociones pesadas en el corazón.</w:t>
      </w:r>
    </w:p>
    <w:p w14:paraId="6F97A1E5" w14:textId="77777777" w:rsidR="007321B2" w:rsidRPr="007321B2" w:rsidRDefault="007321B2" w:rsidP="007321B2">
      <w:pPr>
        <w:pStyle w:val="NormalWeb"/>
        <w:rPr>
          <w:rFonts w:asciiTheme="minorHAnsi" w:hAnsiTheme="minorHAnsi"/>
          <w:color w:val="000000"/>
        </w:rPr>
      </w:pPr>
    </w:p>
    <w:p w14:paraId="1BD62E7B" w14:textId="7EF3F1FE" w:rsidR="007321B2" w:rsidRPr="007321B2" w:rsidRDefault="007321B2" w:rsidP="007321B2">
      <w:pPr>
        <w:pStyle w:val="NormalWeb"/>
        <w:rPr>
          <w:rFonts w:asciiTheme="minorHAnsi" w:hAnsiTheme="minorHAnsi"/>
          <w:color w:val="000000"/>
        </w:rPr>
      </w:pPr>
      <w:r w:rsidRPr="007321B2">
        <w:rPr>
          <w:rFonts w:asciiTheme="minorHAnsi" w:hAnsiTheme="minorHAnsi"/>
          <w:color w:val="000000"/>
        </w:rPr>
        <w:t>Pero en ese momento ocurre algo sobrenatural. El ángel no les habló para negar lo que sentían… sino para revelarles una verdad mayor:</w:t>
      </w:r>
      <w:r w:rsidRPr="007321B2">
        <w:rPr>
          <w:rStyle w:val="apple-converted-space"/>
          <w:rFonts w:asciiTheme="minorHAnsi" w:hAnsiTheme="minorHAnsi"/>
          <w:color w:val="000000"/>
        </w:rPr>
        <w:t> </w:t>
      </w:r>
      <w:r w:rsidRPr="00A31A34">
        <w:rPr>
          <w:rStyle w:val="nfasis"/>
          <w:rFonts w:asciiTheme="minorHAnsi" w:hAnsiTheme="minorHAnsi"/>
          <w:b/>
          <w:bCs/>
          <w:color w:val="000000"/>
        </w:rPr>
        <w:t>Jesús vive</w:t>
      </w:r>
      <w:r w:rsidRPr="007321B2">
        <w:rPr>
          <w:rFonts w:asciiTheme="minorHAnsi" w:hAnsiTheme="minorHAnsi"/>
          <w:color w:val="000000"/>
        </w:rPr>
        <w:t>. No les quitó el escenario… les dio una revelación que transformó su interior.</w:t>
      </w:r>
    </w:p>
    <w:p w14:paraId="62B2C31C" w14:textId="77777777" w:rsidR="007321B2" w:rsidRPr="007321B2" w:rsidRDefault="007321B2" w:rsidP="007321B2">
      <w:pPr>
        <w:pStyle w:val="NormalWeb"/>
        <w:rPr>
          <w:rFonts w:asciiTheme="minorHAnsi" w:hAnsiTheme="minorHAnsi"/>
          <w:color w:val="000000"/>
        </w:rPr>
      </w:pPr>
    </w:p>
    <w:p w14:paraId="02C1DE9B" w14:textId="7F43AF8D" w:rsidR="007321B2" w:rsidRPr="007321B2" w:rsidRDefault="007321B2" w:rsidP="007321B2">
      <w:pPr>
        <w:pStyle w:val="NormalWeb"/>
        <w:rPr>
          <w:rFonts w:asciiTheme="minorHAnsi" w:hAnsiTheme="minorHAnsi"/>
          <w:color w:val="000000"/>
        </w:rPr>
      </w:pPr>
      <w:r w:rsidRPr="007321B2">
        <w:rPr>
          <w:rFonts w:asciiTheme="minorHAnsi" w:hAnsiTheme="minorHAnsi"/>
          <w:color w:val="000000"/>
        </w:rPr>
        <w:t>Muchas veces queremos que Dios cambie las circunstancias, pero Él primero cambia nuestra perspectiva. Porque cuando entiendes que Cristo está vivo, presente y reinando, el miedo pierde su control sobre tu vida.</w:t>
      </w:r>
    </w:p>
    <w:p w14:paraId="1DE6FDFE" w14:textId="77777777" w:rsidR="007321B2" w:rsidRPr="007321B2" w:rsidRDefault="007321B2" w:rsidP="007321B2">
      <w:pPr>
        <w:pStyle w:val="NormalWeb"/>
        <w:rPr>
          <w:rStyle w:val="Fuerte"/>
          <w:rFonts w:asciiTheme="minorHAnsi" w:hAnsiTheme="minorHAnsi"/>
          <w:color w:val="000000"/>
        </w:rPr>
      </w:pPr>
    </w:p>
    <w:p w14:paraId="6285A371" w14:textId="6248CCD5" w:rsidR="007321B2" w:rsidRPr="007321B2" w:rsidRDefault="007321B2" w:rsidP="007321B2">
      <w:pPr>
        <w:pStyle w:val="NormalWeb"/>
        <w:rPr>
          <w:rFonts w:asciiTheme="minorHAnsi" w:hAnsiTheme="minorHAnsi"/>
          <w:color w:val="7030A0"/>
        </w:rPr>
      </w:pPr>
      <w:r w:rsidRPr="007321B2">
        <w:rPr>
          <w:rStyle w:val="nfasis"/>
          <w:rFonts w:asciiTheme="minorHAnsi" w:hAnsiTheme="minorHAnsi"/>
          <w:color w:val="7030A0"/>
        </w:rPr>
        <w:t>La revelación de que Cristo vive rompe el poder del miedo.</w:t>
      </w:r>
    </w:p>
    <w:p w14:paraId="4EC88FDB" w14:textId="77777777" w:rsidR="007321B2" w:rsidRPr="007321B2" w:rsidRDefault="007321B2" w:rsidP="007321B2">
      <w:pPr>
        <w:pStyle w:val="NormalWeb"/>
        <w:rPr>
          <w:rFonts w:asciiTheme="minorHAnsi" w:hAnsiTheme="minorHAnsi"/>
          <w:color w:val="000000"/>
        </w:rPr>
      </w:pPr>
    </w:p>
    <w:p w14:paraId="3BDC1CAA" w14:textId="41AAC15B" w:rsidR="007321B2" w:rsidRPr="007321B2" w:rsidRDefault="007321B2" w:rsidP="007321B2">
      <w:pPr>
        <w:pStyle w:val="NormalWeb"/>
        <w:rPr>
          <w:rFonts w:asciiTheme="minorHAnsi" w:hAnsiTheme="minorHAnsi"/>
          <w:color w:val="000000"/>
        </w:rPr>
      </w:pPr>
      <w:r w:rsidRPr="007321B2">
        <w:rPr>
          <w:rFonts w:asciiTheme="minorHAnsi" w:hAnsiTheme="minorHAnsi"/>
          <w:color w:val="000000"/>
        </w:rPr>
        <w:t>Hoy, tu paz no depende de que todo esté resuelto,</w:t>
      </w:r>
      <w:r w:rsidRPr="008E2CAE">
        <w:rPr>
          <w:rFonts w:asciiTheme="minorHAnsi" w:hAnsiTheme="minorHAnsi"/>
          <w:b/>
          <w:bCs/>
          <w:color w:val="000000"/>
        </w:rPr>
        <w:t xml:space="preserve"> sino de que Él ya venció</w:t>
      </w:r>
      <w:r w:rsidRPr="007321B2">
        <w:rPr>
          <w:rFonts w:asciiTheme="minorHAnsi" w:hAnsiTheme="minorHAnsi"/>
          <w:color w:val="000000"/>
        </w:rPr>
        <w:t>. La tumba está vacía… y eso lo cambia todo.</w:t>
      </w:r>
    </w:p>
    <w:p w14:paraId="44A3C1D2" w14:textId="77777777" w:rsidR="007321B2" w:rsidRPr="007321B2" w:rsidRDefault="007321B2" w:rsidP="007321B2">
      <w:pPr>
        <w:pStyle w:val="NormalWeb"/>
        <w:rPr>
          <w:rFonts w:asciiTheme="minorHAnsi" w:hAnsiTheme="minorHAnsi"/>
          <w:color w:val="000000"/>
        </w:rPr>
      </w:pPr>
    </w:p>
    <w:p w14:paraId="2B38A55A" w14:textId="41016148" w:rsidR="007321B2" w:rsidRPr="007321B2" w:rsidRDefault="007321B2" w:rsidP="007321B2">
      <w:pPr>
        <w:pStyle w:val="NormalWeb"/>
        <w:rPr>
          <w:rFonts w:asciiTheme="minorHAnsi" w:hAnsiTheme="minorHAnsi"/>
          <w:i/>
          <w:iCs/>
          <w:color w:val="000000"/>
        </w:rPr>
      </w:pPr>
      <w:r w:rsidRPr="007321B2">
        <w:rPr>
          <w:rFonts w:asciiTheme="minorHAnsi" w:hAnsiTheme="minorHAnsi"/>
          <w:b/>
          <w:bCs/>
          <w:i/>
          <w:iCs/>
          <w:color w:val="000000"/>
        </w:rPr>
        <w:t>Señor Jesús</w:t>
      </w:r>
      <w:r w:rsidRPr="007321B2">
        <w:rPr>
          <w:rFonts w:asciiTheme="minorHAnsi" w:hAnsiTheme="minorHAnsi"/>
          <w:i/>
          <w:iCs/>
          <w:color w:val="000000"/>
        </w:rPr>
        <w:t xml:space="preserve">, gracias porque </w:t>
      </w:r>
      <w:r w:rsidRPr="00DB4F9E">
        <w:rPr>
          <w:rFonts w:asciiTheme="minorHAnsi" w:hAnsiTheme="minorHAnsi"/>
          <w:b/>
          <w:bCs/>
          <w:i/>
          <w:iCs/>
          <w:color w:val="000000"/>
        </w:rPr>
        <w:t>Tú estás vivo</w:t>
      </w:r>
      <w:r w:rsidRPr="007321B2">
        <w:rPr>
          <w:rFonts w:asciiTheme="minorHAnsi" w:hAnsiTheme="minorHAnsi"/>
          <w:i/>
          <w:iCs/>
          <w:color w:val="000000"/>
        </w:rPr>
        <w:t>. Hoy renuncio al miedo y abrazo la verdad de tu resurrección. Llena mi corazón de fe y enséñame a vivir confiado en tu victoria. Amén.</w:t>
      </w:r>
    </w:p>
    <w:bookmarkEnd w:id="295"/>
    <w:p w14:paraId="15CB4435" w14:textId="77777777" w:rsidR="00874916" w:rsidRDefault="00874916" w:rsidP="007321B2">
      <w:pPr>
        <w:rPr>
          <w:rFonts w:asciiTheme="minorHAnsi" w:hAnsiTheme="minorHAnsi"/>
          <w:color w:val="000000"/>
          <w:lang w:val="es-ES"/>
        </w:rPr>
      </w:pPr>
    </w:p>
    <w:p w14:paraId="40C1711A" w14:textId="77777777" w:rsidR="00BF67C5" w:rsidRDefault="00BF67C5" w:rsidP="007321B2">
      <w:pPr>
        <w:rPr>
          <w:rFonts w:asciiTheme="minorHAnsi" w:hAnsiTheme="minorHAnsi"/>
          <w:color w:val="000000"/>
          <w:lang w:val="es-ES"/>
        </w:rPr>
      </w:pPr>
    </w:p>
    <w:p w14:paraId="79E8E08C" w14:textId="77777777" w:rsidR="00FB05F4" w:rsidRPr="00137905" w:rsidRDefault="00FB05F4" w:rsidP="00403457">
      <w:pPr>
        <w:pStyle w:val="Ttulo3"/>
        <w:spacing w:before="0" w:after="0"/>
        <w:rPr>
          <w:rFonts w:asciiTheme="minorHAnsi" w:hAnsiTheme="minorHAnsi" w:cs="Times New Roman"/>
          <w:color w:val="000000"/>
          <w:lang w:val="es-US"/>
        </w:rPr>
      </w:pPr>
      <w:bookmarkStart w:id="296" w:name="OLE_LINK295"/>
      <w:r w:rsidRPr="00137905">
        <w:rPr>
          <w:rStyle w:val="Fuerte"/>
          <w:rFonts w:asciiTheme="minorHAnsi" w:hAnsiTheme="minorHAnsi"/>
          <w:color w:val="000000"/>
        </w:rPr>
        <w:t>La resurrección cambió tu posición</w:t>
      </w:r>
    </w:p>
    <w:p w14:paraId="75FB4927" w14:textId="32E501D6" w:rsidR="00FB05F4" w:rsidRPr="00403457" w:rsidRDefault="00FB05F4" w:rsidP="00403457">
      <w:pPr>
        <w:pStyle w:val="NormalWeb"/>
        <w:rPr>
          <w:rFonts w:asciiTheme="minorHAnsi" w:hAnsiTheme="minorHAnsi"/>
          <w:color w:val="000000"/>
        </w:rPr>
      </w:pPr>
      <w:r w:rsidRPr="00403457">
        <w:rPr>
          <w:rStyle w:val="Fuerte"/>
          <w:rFonts w:asciiTheme="minorHAnsi" w:hAnsiTheme="minorHAnsi"/>
          <w:color w:val="000000"/>
        </w:rPr>
        <w:t>Hebreos 2:14-15 (NTV)</w:t>
      </w:r>
      <w:r w:rsidRPr="00403457">
        <w:rPr>
          <w:rFonts w:asciiTheme="minorHAnsi" w:hAnsiTheme="minorHAnsi"/>
          <w:color w:val="000000"/>
        </w:rPr>
        <w:t xml:space="preserve"> </w:t>
      </w:r>
      <w:r w:rsidRPr="00403457">
        <w:rPr>
          <w:rStyle w:val="nfasis"/>
          <w:rFonts w:asciiTheme="minorHAnsi" w:hAnsiTheme="minorHAnsi"/>
          <w:color w:val="000000"/>
        </w:rPr>
        <w:t>“</w:t>
      </w:r>
      <w:r w:rsidRPr="00403457">
        <w:rPr>
          <w:rStyle w:val="nfasis"/>
          <w:rFonts w:asciiTheme="minorHAnsi" w:hAnsiTheme="minorHAnsi"/>
          <w:color w:val="0070C0"/>
        </w:rPr>
        <w:t>Mediante su muerte, Jesús destruyó al que tenía el poder de la muerte, es decir, al diablo. Y liberó a todos los que, por temor a la muerte, vivían como esclavos durante toda la vida</w:t>
      </w:r>
      <w:r w:rsidRPr="00403457">
        <w:rPr>
          <w:rStyle w:val="nfasis"/>
          <w:rFonts w:asciiTheme="minorHAnsi" w:hAnsiTheme="minorHAnsi"/>
          <w:color w:val="000000"/>
        </w:rPr>
        <w:t>.”</w:t>
      </w:r>
    </w:p>
    <w:p w14:paraId="55F7D1AB" w14:textId="77777777" w:rsidR="00FB05F4" w:rsidRPr="00403457" w:rsidRDefault="00FB05F4" w:rsidP="00403457">
      <w:pPr>
        <w:pStyle w:val="NormalWeb"/>
        <w:rPr>
          <w:rFonts w:asciiTheme="minorHAnsi" w:hAnsiTheme="minorHAnsi"/>
          <w:color w:val="000000"/>
        </w:rPr>
      </w:pPr>
    </w:p>
    <w:p w14:paraId="44324565" w14:textId="3CD86DC4" w:rsidR="00FB05F4" w:rsidRPr="00403457" w:rsidRDefault="00FB05F4" w:rsidP="00403457">
      <w:pPr>
        <w:pStyle w:val="NormalWeb"/>
        <w:rPr>
          <w:rFonts w:asciiTheme="minorHAnsi" w:hAnsiTheme="minorHAnsi"/>
          <w:color w:val="000000"/>
        </w:rPr>
      </w:pPr>
      <w:r w:rsidRPr="00403457">
        <w:rPr>
          <w:rFonts w:asciiTheme="minorHAnsi" w:hAnsiTheme="minorHAnsi"/>
          <w:color w:val="000000"/>
        </w:rPr>
        <w:t xml:space="preserve">Hubo un tiempo en el que el miedo dominaba al ser humano. El temor a la muerte marcaba la vida, condicionaba decisiones y mantenía a muchos atrapados en una esclavitud silenciosa. Pero </w:t>
      </w:r>
      <w:r w:rsidRPr="00AF51C6">
        <w:rPr>
          <w:rFonts w:asciiTheme="minorHAnsi" w:hAnsiTheme="minorHAnsi"/>
          <w:b/>
          <w:bCs/>
          <w:color w:val="000000"/>
        </w:rPr>
        <w:t>todo eso cambió cuando Jesús murió… y resucitó</w:t>
      </w:r>
      <w:r w:rsidRPr="00403457">
        <w:rPr>
          <w:rFonts w:asciiTheme="minorHAnsi" w:hAnsiTheme="minorHAnsi"/>
          <w:color w:val="000000"/>
        </w:rPr>
        <w:t>. En la cruz, enfrentó el poder del enemigo; y en la resurrección, lo dejó sin autoridad.</w:t>
      </w:r>
    </w:p>
    <w:p w14:paraId="39DF0BE7" w14:textId="77777777" w:rsidR="00FB05F4" w:rsidRPr="00403457" w:rsidRDefault="00FB05F4" w:rsidP="00403457">
      <w:pPr>
        <w:pStyle w:val="NormalWeb"/>
        <w:rPr>
          <w:rFonts w:asciiTheme="minorHAnsi" w:hAnsiTheme="minorHAnsi"/>
          <w:color w:val="000000"/>
        </w:rPr>
      </w:pPr>
    </w:p>
    <w:p w14:paraId="579D00A4" w14:textId="21A45F0C" w:rsidR="00FB05F4" w:rsidRPr="00403457" w:rsidRDefault="00FB05F4" w:rsidP="00403457">
      <w:pPr>
        <w:pStyle w:val="NormalWeb"/>
        <w:rPr>
          <w:rFonts w:asciiTheme="minorHAnsi" w:hAnsiTheme="minorHAnsi"/>
          <w:color w:val="000000"/>
        </w:rPr>
      </w:pPr>
      <w:r w:rsidRPr="00403457">
        <w:rPr>
          <w:rFonts w:asciiTheme="minorHAnsi" w:hAnsiTheme="minorHAnsi"/>
          <w:color w:val="000000"/>
        </w:rPr>
        <w:t xml:space="preserve">Ahora ya no vives reaccionando al miedo, sino </w:t>
      </w:r>
      <w:r w:rsidRPr="007B6642">
        <w:rPr>
          <w:rFonts w:asciiTheme="minorHAnsi" w:hAnsiTheme="minorHAnsi"/>
          <w:b/>
          <w:bCs/>
          <w:color w:val="000000"/>
        </w:rPr>
        <w:t>caminando desde la victoria</w:t>
      </w:r>
      <w:r w:rsidRPr="00403457">
        <w:rPr>
          <w:rFonts w:asciiTheme="minorHAnsi" w:hAnsiTheme="minorHAnsi"/>
          <w:color w:val="000000"/>
        </w:rPr>
        <w:t xml:space="preserve">. La resurrección no solo transformó el destino eterno, también redefinió tu presente. Ya no estás bajo el dominio del temor, estás afirmado en la obra completa de Cristo. Donde Él vive, el miedo pierde su lugar. </w:t>
      </w:r>
      <w:r w:rsidRPr="00EB759E">
        <w:rPr>
          <w:rFonts w:asciiTheme="minorHAnsi" w:hAnsiTheme="minorHAnsi"/>
          <w:b/>
          <w:bCs/>
          <w:color w:val="000000"/>
        </w:rPr>
        <w:t>La tumba vacía es la prueba viva de que el miedo no tiene la última palabra sobre tu historia</w:t>
      </w:r>
      <w:r w:rsidRPr="00403457">
        <w:rPr>
          <w:rFonts w:asciiTheme="minorHAnsi" w:hAnsiTheme="minorHAnsi"/>
          <w:color w:val="000000"/>
        </w:rPr>
        <w:t>.</w:t>
      </w:r>
    </w:p>
    <w:p w14:paraId="2362D57A" w14:textId="77777777" w:rsidR="00FB05F4" w:rsidRPr="00403457" w:rsidRDefault="00FB05F4" w:rsidP="00403457">
      <w:pPr>
        <w:pStyle w:val="NormalWeb"/>
        <w:rPr>
          <w:rStyle w:val="Fuerte"/>
          <w:rFonts w:asciiTheme="minorHAnsi" w:hAnsiTheme="minorHAnsi"/>
          <w:color w:val="000000"/>
        </w:rPr>
      </w:pPr>
    </w:p>
    <w:p w14:paraId="3D2E8253" w14:textId="1709CA90" w:rsidR="00FB05F4" w:rsidRPr="00403457" w:rsidRDefault="00FB05F4" w:rsidP="00403457">
      <w:pPr>
        <w:pStyle w:val="NormalWeb"/>
        <w:rPr>
          <w:rFonts w:asciiTheme="minorHAnsi" w:hAnsiTheme="minorHAnsi"/>
          <w:color w:val="000000"/>
        </w:rPr>
      </w:pPr>
      <w:r w:rsidRPr="00403457">
        <w:rPr>
          <w:rStyle w:val="Fuerte"/>
          <w:rFonts w:asciiTheme="minorHAnsi" w:hAnsiTheme="minorHAnsi"/>
          <w:color w:val="000000"/>
        </w:rPr>
        <w:t>La resurrección no es solo una celebración… es una confrontación.</w:t>
      </w:r>
      <w:r w:rsidRPr="00403457">
        <w:rPr>
          <w:rStyle w:val="apple-converted-space"/>
          <w:rFonts w:asciiTheme="minorHAnsi" w:hAnsiTheme="minorHAnsi"/>
          <w:color w:val="000000"/>
        </w:rPr>
        <w:t> </w:t>
      </w:r>
      <w:r w:rsidRPr="00403457">
        <w:rPr>
          <w:rFonts w:asciiTheme="minorHAnsi" w:hAnsiTheme="minorHAnsi"/>
          <w:color w:val="000000"/>
        </w:rPr>
        <w:t>El ángel declaró: “</w:t>
      </w:r>
      <w:r w:rsidRPr="003D372C">
        <w:rPr>
          <w:rFonts w:asciiTheme="minorHAnsi" w:hAnsiTheme="minorHAnsi"/>
          <w:b/>
          <w:bCs/>
          <w:color w:val="000000"/>
        </w:rPr>
        <w:t>No teman”.</w:t>
      </w:r>
      <w:r w:rsidRPr="00403457">
        <w:rPr>
          <w:rFonts w:asciiTheme="minorHAnsi" w:hAnsiTheme="minorHAnsi"/>
          <w:color w:val="000000"/>
        </w:rPr>
        <w:t xml:space="preserve"> Jesús lo confirmó: “</w:t>
      </w:r>
      <w:r w:rsidRPr="003D372C">
        <w:rPr>
          <w:rFonts w:asciiTheme="minorHAnsi" w:hAnsiTheme="minorHAnsi"/>
          <w:b/>
          <w:bCs/>
          <w:color w:val="000000"/>
        </w:rPr>
        <w:t>No teman</w:t>
      </w:r>
      <w:r w:rsidRPr="00403457">
        <w:rPr>
          <w:rFonts w:asciiTheme="minorHAnsi" w:hAnsiTheme="minorHAnsi"/>
          <w:color w:val="000000"/>
        </w:rPr>
        <w:t xml:space="preserve">”. Entonces </w:t>
      </w:r>
      <w:r w:rsidR="000A243D">
        <w:rPr>
          <w:rFonts w:asciiTheme="minorHAnsi" w:hAnsiTheme="minorHAnsi"/>
          <w:color w:val="000000"/>
        </w:rPr>
        <w:t>te</w:t>
      </w:r>
      <w:r w:rsidRPr="00403457">
        <w:rPr>
          <w:rFonts w:asciiTheme="minorHAnsi" w:hAnsiTheme="minorHAnsi"/>
          <w:color w:val="000000"/>
        </w:rPr>
        <w:t xml:space="preserve"> pregunt</w:t>
      </w:r>
      <w:r w:rsidR="000A243D">
        <w:rPr>
          <w:rFonts w:asciiTheme="minorHAnsi" w:hAnsiTheme="minorHAnsi"/>
          <w:color w:val="000000"/>
        </w:rPr>
        <w:t>o</w:t>
      </w:r>
      <w:r w:rsidRPr="00403457">
        <w:rPr>
          <w:rFonts w:asciiTheme="minorHAnsi" w:hAnsiTheme="minorHAnsi"/>
          <w:color w:val="000000"/>
        </w:rPr>
        <w:t xml:space="preserve">: </w:t>
      </w:r>
      <w:r w:rsidRPr="000A243D">
        <w:rPr>
          <w:rFonts w:asciiTheme="minorHAnsi" w:hAnsiTheme="minorHAnsi"/>
          <w:color w:val="EE0000"/>
        </w:rPr>
        <w:t>¿vas a seguir viviendo condicionado por el miedo… cuando Cristo ya lo venció todo?</w:t>
      </w:r>
    </w:p>
    <w:p w14:paraId="3CC8D8CC" w14:textId="77777777" w:rsidR="00FB05F4" w:rsidRPr="00403457" w:rsidRDefault="00FB05F4" w:rsidP="00403457">
      <w:pPr>
        <w:pStyle w:val="NormalWeb"/>
        <w:rPr>
          <w:rFonts w:asciiTheme="minorHAnsi" w:hAnsiTheme="minorHAnsi"/>
          <w:color w:val="000000"/>
        </w:rPr>
      </w:pPr>
    </w:p>
    <w:p w14:paraId="656C6800" w14:textId="09EAB56F" w:rsidR="00FB05F4" w:rsidRPr="00137905" w:rsidRDefault="00FB05F4" w:rsidP="00403457">
      <w:pPr>
        <w:pStyle w:val="NormalWeb"/>
        <w:rPr>
          <w:rFonts w:asciiTheme="minorHAnsi" w:hAnsiTheme="minorHAnsi"/>
          <w:i/>
          <w:iCs/>
          <w:color w:val="000000"/>
        </w:rPr>
      </w:pPr>
      <w:r w:rsidRPr="008C6ABC">
        <w:rPr>
          <w:rFonts w:asciiTheme="minorHAnsi" w:hAnsiTheme="minorHAnsi"/>
          <w:b/>
          <w:bCs/>
          <w:i/>
          <w:iCs/>
          <w:color w:val="000000"/>
        </w:rPr>
        <w:t>Señor</w:t>
      </w:r>
      <w:r w:rsidR="00D93F6D" w:rsidRPr="008C6ABC">
        <w:rPr>
          <w:rFonts w:asciiTheme="minorHAnsi" w:hAnsiTheme="minorHAnsi"/>
          <w:b/>
          <w:bCs/>
          <w:i/>
          <w:iCs/>
          <w:color w:val="000000"/>
        </w:rPr>
        <w:t xml:space="preserve"> Jesús</w:t>
      </w:r>
      <w:r w:rsidRPr="00137905">
        <w:rPr>
          <w:rFonts w:asciiTheme="minorHAnsi" w:hAnsiTheme="minorHAnsi"/>
          <w:i/>
          <w:iCs/>
          <w:color w:val="000000"/>
        </w:rPr>
        <w:t>, gracias porque en Cristo rompiste toda autoridad del miedo sobre mi vida. Hoy decido no retroceder ante lo que tú ya venciste. Afirma mi corazón en tu verdad y enséñame a vivir con fe, firmeza y valentía, caminando cada día desde la victoria que me has dado. Amén.</w:t>
      </w:r>
    </w:p>
    <w:bookmarkEnd w:id="296"/>
    <w:p w14:paraId="61ED342D" w14:textId="77777777" w:rsidR="00BF67C5" w:rsidRDefault="00BF67C5" w:rsidP="007321B2">
      <w:pPr>
        <w:rPr>
          <w:rFonts w:asciiTheme="minorHAnsi" w:hAnsiTheme="minorHAnsi"/>
          <w:color w:val="000000"/>
          <w:lang w:val="es-ES"/>
        </w:rPr>
      </w:pPr>
    </w:p>
    <w:p w14:paraId="29CE6830" w14:textId="77777777" w:rsidR="00E20EAF" w:rsidRDefault="00E20EAF" w:rsidP="007321B2">
      <w:pPr>
        <w:rPr>
          <w:rFonts w:asciiTheme="minorHAnsi" w:hAnsiTheme="minorHAnsi"/>
          <w:color w:val="000000"/>
          <w:lang w:val="es-ES"/>
        </w:rPr>
      </w:pPr>
    </w:p>
    <w:p w14:paraId="36C83443" w14:textId="77777777" w:rsidR="00E20EAF" w:rsidRDefault="00E20EAF" w:rsidP="007321B2">
      <w:pPr>
        <w:rPr>
          <w:rFonts w:asciiTheme="minorHAnsi" w:hAnsiTheme="minorHAnsi"/>
          <w:color w:val="000000"/>
          <w:lang w:val="es-ES"/>
        </w:rPr>
      </w:pPr>
    </w:p>
    <w:p w14:paraId="5370897F" w14:textId="67184FB9" w:rsidR="008D1093" w:rsidRPr="002721AF" w:rsidRDefault="002721AF" w:rsidP="007321B2">
      <w:pPr>
        <w:rPr>
          <w:rFonts w:asciiTheme="minorHAnsi" w:hAnsiTheme="minorHAnsi"/>
          <w:b/>
          <w:bCs/>
          <w:color w:val="000000"/>
          <w:sz w:val="28"/>
          <w:szCs w:val="28"/>
          <w:lang w:val="es-ES"/>
        </w:rPr>
      </w:pPr>
      <w:bookmarkStart w:id="297" w:name="OLE_LINK296"/>
      <w:r w:rsidRPr="002721AF">
        <w:rPr>
          <w:rFonts w:asciiTheme="minorHAnsi" w:hAnsiTheme="minorHAnsi"/>
          <w:b/>
          <w:bCs/>
          <w:color w:val="000000"/>
          <w:sz w:val="28"/>
          <w:szCs w:val="28"/>
          <w:lang w:val="es-ES"/>
        </w:rPr>
        <w:t xml:space="preserve">Somete tus emociones al Espíritu. </w:t>
      </w:r>
    </w:p>
    <w:p w14:paraId="74672EAD" w14:textId="2CFAA571" w:rsidR="00E20EAF" w:rsidRDefault="00131BA7" w:rsidP="007321B2">
      <w:pPr>
        <w:rPr>
          <w:rFonts w:asciiTheme="minorHAnsi" w:hAnsiTheme="minorHAnsi"/>
          <w:lang w:val="es-ES"/>
        </w:rPr>
      </w:pPr>
      <w:r w:rsidRPr="002721AF">
        <w:rPr>
          <w:rFonts w:asciiTheme="minorHAnsi" w:hAnsiTheme="minorHAnsi"/>
          <w:b/>
          <w:bCs/>
          <w:color w:val="000000"/>
          <w:lang w:val="es-ES"/>
        </w:rPr>
        <w:t>Romanos 8:12</w:t>
      </w:r>
      <w:r w:rsidR="008D1093" w:rsidRPr="002721AF">
        <w:rPr>
          <w:rFonts w:asciiTheme="minorHAnsi" w:hAnsiTheme="minorHAnsi"/>
          <w:b/>
          <w:bCs/>
          <w:color w:val="000000"/>
          <w:lang w:val="es-ES"/>
        </w:rPr>
        <w:t xml:space="preserve"> (NTV)</w:t>
      </w:r>
      <w:r w:rsidR="008D1093" w:rsidRPr="002721AF">
        <w:rPr>
          <w:rFonts w:asciiTheme="minorHAnsi" w:hAnsiTheme="minorHAnsi"/>
          <w:color w:val="000000"/>
          <w:lang w:val="es-ES"/>
        </w:rPr>
        <w:t xml:space="preserve"> </w:t>
      </w:r>
      <w:r w:rsidR="008D1093" w:rsidRPr="002721AF">
        <w:rPr>
          <w:rFonts w:asciiTheme="minorHAnsi" w:hAnsiTheme="minorHAnsi"/>
          <w:i/>
          <w:iCs/>
          <w:color w:val="0070C0"/>
          <w:lang w:val="es-ES"/>
        </w:rPr>
        <w:t>Por lo tanto, amados hermanos, no están obligados a hacer lo que su naturaleza pecaminosa los incita a hacer</w:t>
      </w:r>
      <w:r w:rsidR="008D1093" w:rsidRPr="002721AF">
        <w:rPr>
          <w:rFonts w:asciiTheme="minorHAnsi" w:hAnsiTheme="minorHAnsi"/>
          <w:lang w:val="es-ES"/>
        </w:rPr>
        <w:t>.</w:t>
      </w:r>
    </w:p>
    <w:p w14:paraId="590072BD" w14:textId="77777777" w:rsidR="002721AF" w:rsidRPr="000412D8" w:rsidRDefault="002721AF" w:rsidP="000412D8">
      <w:pPr>
        <w:rPr>
          <w:rFonts w:asciiTheme="minorHAnsi" w:hAnsiTheme="minorHAnsi"/>
          <w:lang w:val="es-ES"/>
        </w:rPr>
      </w:pPr>
    </w:p>
    <w:p w14:paraId="0454C090" w14:textId="77777777" w:rsidR="0042168B" w:rsidRPr="0042168B" w:rsidRDefault="0042168B" w:rsidP="000412D8">
      <w:pPr>
        <w:rPr>
          <w:rFonts w:asciiTheme="minorHAnsi" w:hAnsiTheme="minorHAnsi"/>
          <w:color w:val="000000"/>
        </w:rPr>
      </w:pPr>
      <w:r w:rsidRPr="0042168B">
        <w:rPr>
          <w:rFonts w:asciiTheme="minorHAnsi" w:hAnsiTheme="minorHAnsi"/>
          <w:color w:val="000000"/>
        </w:rPr>
        <w:t>Hay momentos donde lo que sientes parece tener el control: enojo, miedo, tristeza, ansiedad… y en esos instantes, es fácil pensar que </w:t>
      </w:r>
      <w:r w:rsidRPr="0042168B">
        <w:rPr>
          <w:rFonts w:asciiTheme="minorHAnsi" w:hAnsiTheme="minorHAnsi"/>
          <w:i/>
          <w:iCs/>
          <w:color w:val="000000"/>
        </w:rPr>
        <w:t>“no tengo opción, así me siento”</w:t>
      </w:r>
      <w:r w:rsidRPr="0042168B">
        <w:rPr>
          <w:rFonts w:asciiTheme="minorHAnsi" w:hAnsiTheme="minorHAnsi"/>
          <w:color w:val="000000"/>
        </w:rPr>
        <w:t>. Pero la Palabra es clara: </w:t>
      </w:r>
      <w:r w:rsidRPr="0042168B">
        <w:rPr>
          <w:rFonts w:asciiTheme="minorHAnsi" w:hAnsiTheme="minorHAnsi"/>
          <w:b/>
          <w:bCs/>
          <w:color w:val="000000"/>
        </w:rPr>
        <w:t>no estás obligado a obedecer lo que sientes</w:t>
      </w:r>
      <w:r w:rsidRPr="0042168B">
        <w:rPr>
          <w:rFonts w:asciiTheme="minorHAnsi" w:hAnsiTheme="minorHAnsi"/>
          <w:color w:val="000000"/>
        </w:rPr>
        <w:t>.</w:t>
      </w:r>
    </w:p>
    <w:p w14:paraId="042BE98E" w14:textId="77777777" w:rsidR="000412D8" w:rsidRDefault="000412D8" w:rsidP="000412D8">
      <w:pPr>
        <w:rPr>
          <w:rFonts w:asciiTheme="minorHAnsi" w:hAnsiTheme="minorHAnsi"/>
          <w:color w:val="000000"/>
        </w:rPr>
      </w:pPr>
    </w:p>
    <w:p w14:paraId="426BFD13" w14:textId="1F69002E" w:rsidR="0042168B" w:rsidRPr="0042168B" w:rsidRDefault="0042168B" w:rsidP="000412D8">
      <w:pPr>
        <w:rPr>
          <w:rFonts w:asciiTheme="minorHAnsi" w:hAnsiTheme="minorHAnsi"/>
          <w:color w:val="000000"/>
        </w:rPr>
      </w:pPr>
      <w:r w:rsidRPr="0042168B">
        <w:rPr>
          <w:rFonts w:asciiTheme="minorHAnsi" w:hAnsiTheme="minorHAnsi"/>
          <w:b/>
          <w:bCs/>
          <w:color w:val="000000"/>
        </w:rPr>
        <w:t>Tus emociones son reales, pero no son tu autoridad</w:t>
      </w:r>
      <w:r w:rsidRPr="0042168B">
        <w:rPr>
          <w:rFonts w:asciiTheme="minorHAnsi" w:hAnsiTheme="minorHAnsi"/>
          <w:color w:val="000000"/>
        </w:rPr>
        <w:t xml:space="preserve">. </w:t>
      </w:r>
      <w:r w:rsidRPr="0042168B">
        <w:rPr>
          <w:rFonts w:asciiTheme="minorHAnsi" w:hAnsiTheme="minorHAnsi"/>
          <w:b/>
          <w:bCs/>
          <w:color w:val="000000"/>
        </w:rPr>
        <w:t>No todo lo que sientes viene de Dios</w:t>
      </w:r>
      <w:r w:rsidRPr="0042168B">
        <w:rPr>
          <w:rFonts w:asciiTheme="minorHAnsi" w:hAnsiTheme="minorHAnsi"/>
          <w:color w:val="000000"/>
        </w:rPr>
        <w:t xml:space="preserve">, </w:t>
      </w:r>
      <w:r w:rsidRPr="0042168B">
        <w:rPr>
          <w:rFonts w:asciiTheme="minorHAnsi" w:hAnsiTheme="minorHAnsi"/>
          <w:b/>
          <w:bCs/>
          <w:color w:val="000000"/>
        </w:rPr>
        <w:t>y no todo lo que sientes debes seguir</w:t>
      </w:r>
      <w:r w:rsidRPr="0042168B">
        <w:rPr>
          <w:rFonts w:asciiTheme="minorHAnsi" w:hAnsiTheme="minorHAnsi"/>
          <w:color w:val="000000"/>
        </w:rPr>
        <w:t xml:space="preserve">. El Espíritu Santo en ti da una nueva dirección: ya no </w:t>
      </w:r>
      <w:r w:rsidR="00423878">
        <w:rPr>
          <w:rFonts w:asciiTheme="minorHAnsi" w:hAnsiTheme="minorHAnsi"/>
          <w:color w:val="000000"/>
        </w:rPr>
        <w:t xml:space="preserve">debes </w:t>
      </w:r>
      <w:r w:rsidRPr="0042168B">
        <w:rPr>
          <w:rFonts w:asciiTheme="minorHAnsi" w:hAnsiTheme="minorHAnsi"/>
          <w:color w:val="000000"/>
        </w:rPr>
        <w:t>viv</w:t>
      </w:r>
      <w:r w:rsidR="00423878">
        <w:rPr>
          <w:rFonts w:asciiTheme="minorHAnsi" w:hAnsiTheme="minorHAnsi"/>
          <w:color w:val="000000"/>
        </w:rPr>
        <w:t>ir</w:t>
      </w:r>
      <w:r w:rsidRPr="0042168B">
        <w:rPr>
          <w:rFonts w:asciiTheme="minorHAnsi" w:hAnsiTheme="minorHAnsi"/>
          <w:color w:val="000000"/>
        </w:rPr>
        <w:t xml:space="preserve"> reaccionando a impulsos, sino respondiendo desde una vida guiada por Él.</w:t>
      </w:r>
    </w:p>
    <w:p w14:paraId="0A6D5FE3" w14:textId="77777777" w:rsidR="000412D8" w:rsidRDefault="000412D8" w:rsidP="000412D8">
      <w:pPr>
        <w:rPr>
          <w:rFonts w:asciiTheme="minorHAnsi" w:hAnsiTheme="minorHAnsi"/>
          <w:color w:val="000000"/>
        </w:rPr>
      </w:pPr>
    </w:p>
    <w:p w14:paraId="43D8948C" w14:textId="23ABA1DD" w:rsidR="0042168B" w:rsidRPr="0042168B" w:rsidRDefault="0042168B" w:rsidP="000412D8">
      <w:pPr>
        <w:rPr>
          <w:rFonts w:asciiTheme="minorHAnsi" w:hAnsiTheme="minorHAnsi"/>
          <w:color w:val="000000"/>
        </w:rPr>
      </w:pPr>
      <w:r w:rsidRPr="0042168B">
        <w:rPr>
          <w:rFonts w:asciiTheme="minorHAnsi" w:hAnsiTheme="minorHAnsi"/>
          <w:color w:val="000000"/>
        </w:rPr>
        <w:t>Someter tus emociones al Espíritu no es ignorarlas, es ponerlas en el lugar correcto. Es decidir que, aunque sientas miedo, eliges confiar; aunque sientas enojo, eliges amar; aunque sientas ansiedad, eliges descansar en Dios.</w:t>
      </w:r>
    </w:p>
    <w:p w14:paraId="302EB3BE" w14:textId="77777777" w:rsidR="000412D8" w:rsidRDefault="000412D8" w:rsidP="000412D8">
      <w:pPr>
        <w:rPr>
          <w:rFonts w:asciiTheme="minorHAnsi" w:hAnsiTheme="minorHAnsi"/>
          <w:b/>
          <w:bCs/>
          <w:color w:val="000000"/>
        </w:rPr>
      </w:pPr>
    </w:p>
    <w:p w14:paraId="66C7A61C" w14:textId="3923DEFF" w:rsidR="0042168B" w:rsidRPr="0042168B" w:rsidRDefault="0042168B" w:rsidP="000412D8">
      <w:pPr>
        <w:rPr>
          <w:rFonts w:asciiTheme="minorHAnsi" w:hAnsiTheme="minorHAnsi"/>
          <w:i/>
          <w:iCs/>
          <w:color w:val="7030A0"/>
        </w:rPr>
      </w:pPr>
      <w:r w:rsidRPr="0042168B">
        <w:rPr>
          <w:rFonts w:asciiTheme="minorHAnsi" w:hAnsiTheme="minorHAnsi"/>
          <w:i/>
          <w:iCs/>
          <w:color w:val="7030A0"/>
        </w:rPr>
        <w:t>No eres esclavo de lo que sientes; eres guiado por el Espíritu que vive en ti.</w:t>
      </w:r>
    </w:p>
    <w:p w14:paraId="75373B96" w14:textId="77777777" w:rsidR="000412D8" w:rsidRDefault="000412D8" w:rsidP="000412D8">
      <w:pPr>
        <w:rPr>
          <w:rFonts w:asciiTheme="minorHAnsi" w:hAnsiTheme="minorHAnsi"/>
          <w:i/>
          <w:iCs/>
          <w:color w:val="000000"/>
        </w:rPr>
      </w:pPr>
    </w:p>
    <w:p w14:paraId="55442364" w14:textId="0188F73A" w:rsidR="0042168B" w:rsidRPr="0042168B" w:rsidRDefault="0042168B" w:rsidP="000412D8">
      <w:pPr>
        <w:rPr>
          <w:rFonts w:asciiTheme="minorHAnsi" w:hAnsiTheme="minorHAnsi"/>
          <w:i/>
          <w:iCs/>
          <w:color w:val="000000"/>
        </w:rPr>
      </w:pPr>
      <w:r w:rsidRPr="0042168B">
        <w:rPr>
          <w:rFonts w:asciiTheme="minorHAnsi" w:hAnsiTheme="minorHAnsi"/>
          <w:b/>
          <w:bCs/>
          <w:i/>
          <w:iCs/>
          <w:color w:val="000000"/>
        </w:rPr>
        <w:t>Señor</w:t>
      </w:r>
      <w:r w:rsidRPr="00A87E01">
        <w:rPr>
          <w:rFonts w:asciiTheme="minorHAnsi" w:hAnsiTheme="minorHAnsi"/>
          <w:b/>
          <w:bCs/>
          <w:i/>
          <w:iCs/>
          <w:color w:val="000000"/>
        </w:rPr>
        <w:t xml:space="preserve"> Jesús</w:t>
      </w:r>
      <w:r w:rsidRPr="0042168B">
        <w:rPr>
          <w:rFonts w:asciiTheme="minorHAnsi" w:hAnsiTheme="minorHAnsi"/>
          <w:i/>
          <w:iCs/>
          <w:color w:val="000000"/>
        </w:rPr>
        <w:t>, hoy reconozco que muchas veces he permitido que mis emociones me dirijan. Pero hoy decido rendirlas a Ti. Enséñame a no reaccionar desde lo que siento, sino a vivir guiado por tu Espíritu. Toma control de mi mente y mi corazón, y alinea mis emociones con tu verdad.</w:t>
      </w:r>
      <w:r w:rsidR="00751515">
        <w:rPr>
          <w:rFonts w:asciiTheme="minorHAnsi" w:hAnsiTheme="minorHAnsi"/>
          <w:i/>
          <w:iCs/>
          <w:color w:val="000000"/>
        </w:rPr>
        <w:t xml:space="preserve"> </w:t>
      </w:r>
      <w:r w:rsidR="00C5290F">
        <w:rPr>
          <w:rFonts w:asciiTheme="minorHAnsi" w:hAnsiTheme="minorHAnsi"/>
          <w:i/>
          <w:iCs/>
          <w:color w:val="000000"/>
        </w:rPr>
        <w:t>A</w:t>
      </w:r>
      <w:r w:rsidRPr="0042168B">
        <w:rPr>
          <w:rFonts w:asciiTheme="minorHAnsi" w:hAnsiTheme="minorHAnsi"/>
          <w:i/>
          <w:iCs/>
          <w:color w:val="000000"/>
        </w:rPr>
        <w:t>mén.</w:t>
      </w:r>
    </w:p>
    <w:bookmarkEnd w:id="297"/>
    <w:p w14:paraId="5B6DC3A9" w14:textId="6281FF43" w:rsidR="002721AF" w:rsidRDefault="002721AF" w:rsidP="007321B2">
      <w:pPr>
        <w:rPr>
          <w:rFonts w:asciiTheme="minorHAnsi" w:hAnsiTheme="minorHAnsi"/>
          <w:color w:val="000000"/>
          <w:lang w:val="es-MX"/>
        </w:rPr>
      </w:pPr>
    </w:p>
    <w:p w14:paraId="2B5521CE" w14:textId="77777777" w:rsidR="00427E52" w:rsidRDefault="00427E52" w:rsidP="007321B2">
      <w:pPr>
        <w:rPr>
          <w:rFonts w:asciiTheme="minorHAnsi" w:hAnsiTheme="minorHAnsi"/>
          <w:color w:val="000000"/>
          <w:lang w:val="es-MX"/>
        </w:rPr>
      </w:pPr>
    </w:p>
    <w:p w14:paraId="6D3FE718" w14:textId="77777777" w:rsidR="001B7E0F" w:rsidRDefault="001B7E0F" w:rsidP="007321B2">
      <w:pPr>
        <w:rPr>
          <w:rFonts w:asciiTheme="minorHAnsi" w:hAnsiTheme="minorHAnsi"/>
          <w:color w:val="000000"/>
          <w:lang w:val="es-MX"/>
        </w:rPr>
      </w:pPr>
    </w:p>
    <w:p w14:paraId="3BCA3503" w14:textId="77777777" w:rsidR="002C27FF" w:rsidRPr="00EA10D8" w:rsidRDefault="002C27FF" w:rsidP="00427E52">
      <w:pPr>
        <w:pStyle w:val="Ttulo2"/>
        <w:spacing w:before="0" w:after="0"/>
        <w:rPr>
          <w:rFonts w:asciiTheme="minorHAnsi" w:hAnsiTheme="minorHAnsi"/>
          <w:color w:val="000000"/>
          <w:sz w:val="28"/>
          <w:szCs w:val="28"/>
          <w:lang w:val="es-ES"/>
        </w:rPr>
      </w:pPr>
      <w:bookmarkStart w:id="298" w:name="OLE_LINK297"/>
      <w:r w:rsidRPr="00EA10D8">
        <w:rPr>
          <w:rStyle w:val="Fuerte"/>
          <w:rFonts w:asciiTheme="minorHAnsi" w:hAnsiTheme="minorHAnsi"/>
          <w:color w:val="000000"/>
          <w:sz w:val="28"/>
          <w:szCs w:val="28"/>
          <w:lang w:val="es-ES"/>
        </w:rPr>
        <w:t>Mata lo que te quiere dominar</w:t>
      </w:r>
    </w:p>
    <w:p w14:paraId="57609798" w14:textId="761A24A8" w:rsidR="002C27FF" w:rsidRPr="00EA10D8" w:rsidRDefault="002C27FF" w:rsidP="00427E52">
      <w:pPr>
        <w:pStyle w:val="NormalWeb"/>
        <w:rPr>
          <w:rFonts w:asciiTheme="minorHAnsi" w:hAnsiTheme="minorHAnsi"/>
          <w:color w:val="000000"/>
          <w:lang w:val="es-ES"/>
        </w:rPr>
      </w:pPr>
      <w:r w:rsidRPr="00EA10D8">
        <w:rPr>
          <w:rStyle w:val="Fuerte"/>
          <w:rFonts w:asciiTheme="minorHAnsi" w:hAnsiTheme="minorHAnsi"/>
          <w:color w:val="000000"/>
          <w:lang w:val="es-ES"/>
        </w:rPr>
        <w:t>Romanos 8:1</w:t>
      </w:r>
      <w:r w:rsidR="009D3352">
        <w:rPr>
          <w:rStyle w:val="Fuerte"/>
          <w:rFonts w:asciiTheme="minorHAnsi" w:hAnsiTheme="minorHAnsi"/>
          <w:color w:val="000000"/>
          <w:lang w:val="es-ES"/>
        </w:rPr>
        <w:t>2-1</w:t>
      </w:r>
      <w:r w:rsidRPr="00EA10D8">
        <w:rPr>
          <w:rStyle w:val="Fuerte"/>
          <w:rFonts w:asciiTheme="minorHAnsi" w:hAnsiTheme="minorHAnsi"/>
          <w:color w:val="000000"/>
          <w:lang w:val="es-ES"/>
        </w:rPr>
        <w:t>3 (NTV)</w:t>
      </w:r>
      <w:r w:rsidR="00D06F9C" w:rsidRPr="00EA10D8">
        <w:rPr>
          <w:rStyle w:val="Fuerte"/>
          <w:rFonts w:asciiTheme="minorHAnsi" w:hAnsiTheme="minorHAnsi"/>
          <w:color w:val="000000"/>
          <w:lang w:val="es-ES"/>
        </w:rPr>
        <w:t xml:space="preserve"> </w:t>
      </w:r>
      <w:r w:rsidR="00D06F9C" w:rsidRPr="00EA10D8">
        <w:rPr>
          <w:rFonts w:asciiTheme="minorHAnsi" w:hAnsiTheme="minorHAnsi"/>
          <w:i/>
          <w:iCs/>
          <w:color w:val="0070C0"/>
          <w:lang w:val="es-ES"/>
        </w:rPr>
        <w:t xml:space="preserve">Por lo tanto, amados hermanos, no están obligados a hacer lo que su naturaleza pecaminosa los incita a hacer; </w:t>
      </w:r>
      <w:r w:rsidR="00D06F9C" w:rsidRPr="00EA10D8">
        <w:rPr>
          <w:rFonts w:asciiTheme="minorHAnsi" w:hAnsiTheme="minorHAnsi"/>
          <w:i/>
          <w:iCs/>
          <w:color w:val="0070C0"/>
          <w:vertAlign w:val="superscript"/>
          <w:lang w:val="es-ES"/>
        </w:rPr>
        <w:t>13 </w:t>
      </w:r>
      <w:r w:rsidR="00D06F9C" w:rsidRPr="00EA10D8">
        <w:rPr>
          <w:rFonts w:asciiTheme="minorHAnsi" w:hAnsiTheme="minorHAnsi"/>
          <w:i/>
          <w:iCs/>
          <w:color w:val="0070C0"/>
          <w:lang w:val="es-ES"/>
        </w:rPr>
        <w:t>pues, si viven obedeciéndola, morirán; pero si mediante el poder del Espíritu hacen morir las acciones de la naturaleza pecaminosa, vivirán</w:t>
      </w:r>
      <w:r w:rsidR="00427E52" w:rsidRPr="00EA10D8">
        <w:rPr>
          <w:rFonts w:asciiTheme="minorHAnsi" w:hAnsiTheme="minorHAnsi"/>
          <w:lang w:val="es-ES"/>
        </w:rPr>
        <w:t>.</w:t>
      </w:r>
      <w:r w:rsidR="00D06F9C" w:rsidRPr="00EA10D8">
        <w:rPr>
          <w:rFonts w:asciiTheme="minorHAnsi" w:hAnsiTheme="minorHAnsi"/>
          <w:color w:val="000000"/>
          <w:lang w:val="es-ES"/>
        </w:rPr>
        <w:t xml:space="preserve"> </w:t>
      </w:r>
      <w:r w:rsidRPr="00EA10D8">
        <w:rPr>
          <w:rFonts w:asciiTheme="minorHAnsi" w:hAnsiTheme="minorHAnsi"/>
          <w:color w:val="000000"/>
          <w:lang w:val="es-ES"/>
        </w:rPr>
        <w:br/>
      </w:r>
    </w:p>
    <w:p w14:paraId="2FA48473" w14:textId="77777777" w:rsidR="002C27FF" w:rsidRPr="00EA10D8" w:rsidRDefault="002C27FF" w:rsidP="002C27FF">
      <w:pPr>
        <w:pStyle w:val="NormalWeb"/>
        <w:rPr>
          <w:rFonts w:asciiTheme="minorHAnsi" w:hAnsiTheme="minorHAnsi"/>
          <w:color w:val="000000"/>
          <w:lang w:val="es-ES"/>
        </w:rPr>
      </w:pPr>
      <w:r w:rsidRPr="00EA10D8">
        <w:rPr>
          <w:rFonts w:asciiTheme="minorHAnsi" w:hAnsiTheme="minorHAnsi"/>
          <w:color w:val="000000"/>
          <w:lang w:val="es-ES"/>
        </w:rPr>
        <w:t>No basta con reconocer que algo está mal… hay cosas en tu vida que no se negocian, se eliminan. La carne no se educa, no se mejora, no se domestica…</w:t>
      </w:r>
      <w:r w:rsidRPr="00EA10D8">
        <w:rPr>
          <w:rStyle w:val="apple-converted-space"/>
          <w:rFonts w:asciiTheme="minorHAnsi" w:hAnsiTheme="minorHAnsi"/>
          <w:color w:val="000000"/>
          <w:lang w:val="es-ES"/>
        </w:rPr>
        <w:t> </w:t>
      </w:r>
      <w:r w:rsidRPr="00EA10D8">
        <w:rPr>
          <w:rStyle w:val="Fuerte"/>
          <w:rFonts w:asciiTheme="minorHAnsi" w:hAnsiTheme="minorHAnsi"/>
          <w:color w:val="000000"/>
          <w:lang w:val="es-ES"/>
        </w:rPr>
        <w:t>se hace morir</w:t>
      </w:r>
      <w:r w:rsidRPr="00EA10D8">
        <w:rPr>
          <w:rFonts w:asciiTheme="minorHAnsi" w:hAnsiTheme="minorHAnsi"/>
          <w:color w:val="000000"/>
          <w:lang w:val="es-ES"/>
        </w:rPr>
        <w:t>. Y muchas veces, eso incluye emociones que te están dominando: enojo constante, ansiedad descontrolada, deseos que te arrastran lejos de Dios.</w:t>
      </w:r>
    </w:p>
    <w:p w14:paraId="7BD3F060" w14:textId="77777777" w:rsidR="002C27FF" w:rsidRPr="00EA10D8" w:rsidRDefault="002C27FF" w:rsidP="002C27FF">
      <w:pPr>
        <w:pStyle w:val="NormalWeb"/>
        <w:rPr>
          <w:rFonts w:asciiTheme="minorHAnsi" w:hAnsiTheme="minorHAnsi"/>
          <w:color w:val="000000"/>
          <w:lang w:val="es-ES"/>
        </w:rPr>
      </w:pPr>
    </w:p>
    <w:p w14:paraId="70460439" w14:textId="0A872E83" w:rsidR="00776846" w:rsidRPr="0067389D" w:rsidRDefault="00776846" w:rsidP="00776846">
      <w:pPr>
        <w:pStyle w:val="NormalWeb"/>
        <w:rPr>
          <w:rFonts w:asciiTheme="minorHAnsi" w:hAnsiTheme="minorHAnsi"/>
          <w:color w:val="000000"/>
          <w:lang w:val="es-ES"/>
        </w:rPr>
      </w:pPr>
      <w:r w:rsidRPr="0067389D">
        <w:rPr>
          <w:rFonts w:asciiTheme="minorHAnsi" w:hAnsiTheme="minorHAnsi"/>
          <w:color w:val="000000"/>
        </w:rPr>
        <w:t>Dios no te llamó a resistir toda la vida… te dio su Espíritu para vencer. Esto no es fuerza de voluntad, es rendición. Cada día decides: o alimentas lo que te destruye, o lo cortas para que Dios gobierne en ti.</w:t>
      </w:r>
    </w:p>
    <w:p w14:paraId="73C3427E" w14:textId="77777777" w:rsidR="002C27FF" w:rsidRPr="0067389D" w:rsidRDefault="002C27FF" w:rsidP="00776846">
      <w:pPr>
        <w:pStyle w:val="NormalWeb"/>
        <w:rPr>
          <w:rStyle w:val="Fuerte"/>
          <w:rFonts w:asciiTheme="minorHAnsi" w:hAnsiTheme="minorHAnsi"/>
          <w:color w:val="000000"/>
          <w:lang w:val="es-ES"/>
        </w:rPr>
      </w:pPr>
    </w:p>
    <w:p w14:paraId="46905B68" w14:textId="2E259B4A" w:rsidR="002C27FF" w:rsidRPr="0067389D" w:rsidRDefault="002C27FF" w:rsidP="00776846">
      <w:pPr>
        <w:pStyle w:val="NormalWeb"/>
        <w:rPr>
          <w:rFonts w:asciiTheme="minorHAnsi" w:hAnsiTheme="minorHAnsi"/>
          <w:i/>
          <w:iCs/>
          <w:color w:val="7030A0"/>
          <w:lang w:val="es-ES"/>
        </w:rPr>
      </w:pPr>
      <w:r w:rsidRPr="0067389D">
        <w:rPr>
          <w:rFonts w:asciiTheme="minorHAnsi" w:hAnsiTheme="minorHAnsi"/>
          <w:i/>
          <w:iCs/>
          <w:color w:val="7030A0"/>
          <w:lang w:val="es-ES"/>
        </w:rPr>
        <w:t>Lo que no matas, eventualmente te domina.</w:t>
      </w:r>
    </w:p>
    <w:p w14:paraId="7A345E8C" w14:textId="77777777" w:rsidR="002C27FF" w:rsidRPr="00EA10D8" w:rsidRDefault="002C27FF" w:rsidP="002C27FF">
      <w:pPr>
        <w:pStyle w:val="NormalWeb"/>
        <w:rPr>
          <w:rFonts w:asciiTheme="minorHAnsi" w:hAnsiTheme="minorHAnsi"/>
          <w:color w:val="000000"/>
          <w:lang w:val="es-ES"/>
        </w:rPr>
      </w:pPr>
    </w:p>
    <w:p w14:paraId="11AD186A" w14:textId="465ACFD0" w:rsidR="002C27FF" w:rsidRPr="00EA10D8" w:rsidRDefault="002C27FF" w:rsidP="002C27FF">
      <w:pPr>
        <w:pStyle w:val="NormalWeb"/>
        <w:rPr>
          <w:rFonts w:asciiTheme="minorHAnsi" w:hAnsiTheme="minorHAnsi"/>
          <w:i/>
          <w:iCs/>
          <w:color w:val="000000"/>
          <w:lang w:val="es-ES"/>
        </w:rPr>
      </w:pPr>
      <w:r w:rsidRPr="00EA10D8">
        <w:rPr>
          <w:rFonts w:asciiTheme="minorHAnsi" w:hAnsiTheme="minorHAnsi"/>
          <w:b/>
          <w:bCs/>
          <w:i/>
          <w:iCs/>
          <w:color w:val="000000"/>
          <w:lang w:val="es-ES"/>
        </w:rPr>
        <w:t>Señor</w:t>
      </w:r>
      <w:r w:rsidR="00427E52" w:rsidRPr="00EA10D8">
        <w:rPr>
          <w:rFonts w:asciiTheme="minorHAnsi" w:hAnsiTheme="minorHAnsi"/>
          <w:b/>
          <w:bCs/>
          <w:i/>
          <w:iCs/>
          <w:color w:val="000000"/>
          <w:lang w:val="es-ES"/>
        </w:rPr>
        <w:t xml:space="preserve"> Jesús</w:t>
      </w:r>
      <w:r w:rsidRPr="00EA10D8">
        <w:rPr>
          <w:rFonts w:asciiTheme="minorHAnsi" w:hAnsiTheme="minorHAnsi"/>
          <w:i/>
          <w:iCs/>
          <w:color w:val="000000"/>
          <w:lang w:val="es-ES"/>
        </w:rPr>
        <w:t xml:space="preserve">, hoy reconozco que hay cosas en mí que no debo tolerar más. Dame la valentía para no justificarlas ni alimentarlas. </w:t>
      </w:r>
      <w:r w:rsidR="00C2535A" w:rsidRPr="00EA10D8">
        <w:rPr>
          <w:rFonts w:asciiTheme="minorHAnsi" w:hAnsiTheme="minorHAnsi"/>
          <w:i/>
          <w:iCs/>
          <w:color w:val="000000"/>
          <w:lang w:val="es-ES"/>
        </w:rPr>
        <w:t>Que</w:t>
      </w:r>
      <w:r w:rsidRPr="00EA10D8">
        <w:rPr>
          <w:rFonts w:asciiTheme="minorHAnsi" w:hAnsiTheme="minorHAnsi"/>
          <w:i/>
          <w:iCs/>
          <w:color w:val="000000"/>
          <w:lang w:val="es-ES"/>
        </w:rPr>
        <w:t xml:space="preserve"> tu Espíritu</w:t>
      </w:r>
      <w:r w:rsidR="00C2535A" w:rsidRPr="00EA10D8">
        <w:rPr>
          <w:rFonts w:asciiTheme="minorHAnsi" w:hAnsiTheme="minorHAnsi"/>
          <w:i/>
          <w:iCs/>
          <w:color w:val="000000"/>
          <w:lang w:val="es-ES"/>
        </w:rPr>
        <w:t xml:space="preserve"> me</w:t>
      </w:r>
      <w:r w:rsidRPr="00EA10D8">
        <w:rPr>
          <w:rFonts w:asciiTheme="minorHAnsi" w:hAnsiTheme="minorHAnsi"/>
          <w:i/>
          <w:iCs/>
          <w:color w:val="000000"/>
          <w:lang w:val="es-ES"/>
        </w:rPr>
        <w:t xml:space="preserve"> ay</w:t>
      </w:r>
      <w:r w:rsidR="00C2535A" w:rsidRPr="00EA10D8">
        <w:rPr>
          <w:rFonts w:asciiTheme="minorHAnsi" w:hAnsiTheme="minorHAnsi"/>
          <w:i/>
          <w:iCs/>
          <w:color w:val="000000"/>
          <w:lang w:val="es-ES"/>
        </w:rPr>
        <w:t>ude</w:t>
      </w:r>
      <w:r w:rsidRPr="00EA10D8">
        <w:rPr>
          <w:rFonts w:asciiTheme="minorHAnsi" w:hAnsiTheme="minorHAnsi"/>
          <w:i/>
          <w:iCs/>
          <w:color w:val="000000"/>
          <w:lang w:val="es-ES"/>
        </w:rPr>
        <w:t xml:space="preserve"> hacer morir todo lo que no viene de Ti. Que mi vida refleje tu dominio y no mis impulsos</w:t>
      </w:r>
      <w:r w:rsidR="00427E52" w:rsidRPr="00EA10D8">
        <w:rPr>
          <w:rFonts w:asciiTheme="minorHAnsi" w:hAnsiTheme="minorHAnsi"/>
          <w:i/>
          <w:iCs/>
          <w:color w:val="000000"/>
          <w:lang w:val="es-ES"/>
        </w:rPr>
        <w:t xml:space="preserve">, </w:t>
      </w:r>
      <w:r w:rsidRPr="00EA10D8">
        <w:rPr>
          <w:rFonts w:asciiTheme="minorHAnsi" w:hAnsiTheme="minorHAnsi"/>
          <w:i/>
          <w:iCs/>
          <w:color w:val="000000"/>
          <w:lang w:val="es-ES"/>
        </w:rPr>
        <w:t>amén.</w:t>
      </w:r>
    </w:p>
    <w:bookmarkEnd w:id="298"/>
    <w:p w14:paraId="44951D16" w14:textId="77777777" w:rsidR="00751515" w:rsidRDefault="00751515" w:rsidP="007321B2">
      <w:pPr>
        <w:rPr>
          <w:rFonts w:asciiTheme="minorHAnsi" w:hAnsiTheme="minorHAnsi"/>
          <w:color w:val="000000"/>
          <w:lang w:val="es-MX"/>
        </w:rPr>
      </w:pPr>
    </w:p>
    <w:p w14:paraId="24533A95" w14:textId="77777777" w:rsidR="00240848" w:rsidRDefault="00240848" w:rsidP="007321B2">
      <w:pPr>
        <w:rPr>
          <w:rFonts w:asciiTheme="minorHAnsi" w:hAnsiTheme="minorHAnsi"/>
          <w:color w:val="000000"/>
          <w:lang w:val="es-MX"/>
        </w:rPr>
      </w:pPr>
    </w:p>
    <w:p w14:paraId="6A95D880" w14:textId="77777777" w:rsidR="00240848" w:rsidRDefault="00240848" w:rsidP="007321B2">
      <w:pPr>
        <w:rPr>
          <w:rFonts w:asciiTheme="minorHAnsi" w:hAnsiTheme="minorHAnsi"/>
          <w:color w:val="000000"/>
          <w:lang w:val="es-MX"/>
        </w:rPr>
      </w:pPr>
    </w:p>
    <w:p w14:paraId="66F82225" w14:textId="77777777" w:rsidR="00D778EE" w:rsidRDefault="00D778EE" w:rsidP="007321B2">
      <w:pPr>
        <w:rPr>
          <w:rFonts w:asciiTheme="minorHAnsi" w:hAnsiTheme="minorHAnsi"/>
          <w:color w:val="000000"/>
          <w:lang w:val="es-MX"/>
        </w:rPr>
      </w:pPr>
      <w:bookmarkStart w:id="299" w:name="OLE_LINK298"/>
    </w:p>
    <w:p w14:paraId="14A27F59" w14:textId="4BF15867" w:rsidR="00D778EE" w:rsidRPr="00D778EE" w:rsidRDefault="00D778EE" w:rsidP="00BA75A3">
      <w:pPr>
        <w:outlineLvl w:val="1"/>
        <w:rPr>
          <w:rFonts w:asciiTheme="minorHAnsi" w:hAnsiTheme="minorHAnsi"/>
          <w:b/>
          <w:bCs/>
          <w:color w:val="000000"/>
          <w:sz w:val="28"/>
          <w:szCs w:val="28"/>
        </w:rPr>
      </w:pPr>
      <w:r w:rsidRPr="00D778EE">
        <w:rPr>
          <w:rFonts w:asciiTheme="minorHAnsi" w:hAnsiTheme="minorHAnsi"/>
          <w:b/>
          <w:bCs/>
          <w:color w:val="000000"/>
          <w:sz w:val="28"/>
          <w:szCs w:val="28"/>
        </w:rPr>
        <w:t>Vive guiado, no arrastrado</w:t>
      </w:r>
      <w:r w:rsidR="001B7C60">
        <w:rPr>
          <w:rFonts w:asciiTheme="minorHAnsi" w:hAnsiTheme="minorHAnsi"/>
          <w:b/>
          <w:bCs/>
          <w:color w:val="000000"/>
          <w:sz w:val="28"/>
          <w:szCs w:val="28"/>
        </w:rPr>
        <w:t>.</w:t>
      </w:r>
    </w:p>
    <w:p w14:paraId="38FC43F6" w14:textId="58097A2B" w:rsidR="00D778EE" w:rsidRPr="00D778EE" w:rsidRDefault="00D778EE" w:rsidP="00BA75A3">
      <w:pPr>
        <w:rPr>
          <w:rFonts w:asciiTheme="minorHAnsi" w:hAnsiTheme="minorHAnsi"/>
          <w:color w:val="000000"/>
        </w:rPr>
      </w:pPr>
      <w:r w:rsidRPr="00D778EE">
        <w:rPr>
          <w:rFonts w:asciiTheme="minorHAnsi" w:hAnsiTheme="minorHAnsi"/>
          <w:b/>
          <w:bCs/>
          <w:color w:val="000000"/>
        </w:rPr>
        <w:t>Romanos 8:14 (NTV)</w:t>
      </w:r>
      <w:r w:rsidRPr="00D778EE">
        <w:rPr>
          <w:rFonts w:asciiTheme="minorHAnsi" w:hAnsiTheme="minorHAnsi"/>
          <w:i/>
          <w:iCs/>
          <w:color w:val="000000"/>
        </w:rPr>
        <w:t xml:space="preserve"> “</w:t>
      </w:r>
      <w:r w:rsidRPr="00D778EE">
        <w:rPr>
          <w:rFonts w:asciiTheme="minorHAnsi" w:hAnsiTheme="minorHAnsi"/>
          <w:i/>
          <w:iCs/>
          <w:color w:val="0070C0"/>
        </w:rPr>
        <w:t>Pues todos los que son guiados por el Espíritu de Dios son hijos de Dios</w:t>
      </w:r>
      <w:r w:rsidRPr="00D778EE">
        <w:rPr>
          <w:rFonts w:asciiTheme="minorHAnsi" w:hAnsiTheme="minorHAnsi"/>
          <w:i/>
          <w:iCs/>
          <w:color w:val="000000"/>
        </w:rPr>
        <w:t>.”</w:t>
      </w:r>
    </w:p>
    <w:p w14:paraId="21F27959" w14:textId="77777777" w:rsidR="00BA75A3" w:rsidRDefault="00BA75A3" w:rsidP="00BA75A3">
      <w:pPr>
        <w:rPr>
          <w:rFonts w:asciiTheme="minorHAnsi" w:hAnsiTheme="minorHAnsi"/>
          <w:color w:val="000000"/>
        </w:rPr>
      </w:pPr>
    </w:p>
    <w:p w14:paraId="40C80AE9" w14:textId="04934CB5" w:rsidR="00D778EE" w:rsidRPr="00D778EE" w:rsidRDefault="00D778EE" w:rsidP="00BA75A3">
      <w:pPr>
        <w:rPr>
          <w:rFonts w:asciiTheme="minorHAnsi" w:hAnsiTheme="minorHAnsi"/>
          <w:color w:val="000000"/>
        </w:rPr>
      </w:pPr>
      <w:r w:rsidRPr="00D778EE">
        <w:rPr>
          <w:rFonts w:asciiTheme="minorHAnsi" w:hAnsiTheme="minorHAnsi"/>
          <w:color w:val="000000"/>
        </w:rPr>
        <w:t xml:space="preserve">La vida cristiana no se trata solo de dejar de hacer lo malo… se trata de aprender a ser guiado por el Espíritu. Muchos viven reaccionando a lo que sienten, a lo que pasa o a lo que otros hacen… pero </w:t>
      </w:r>
      <w:r w:rsidRPr="00D778EE">
        <w:rPr>
          <w:rFonts w:asciiTheme="minorHAnsi" w:hAnsiTheme="minorHAnsi"/>
          <w:b/>
          <w:bCs/>
          <w:color w:val="000000"/>
        </w:rPr>
        <w:t>un hijo de Dios no vive arrastrado por impulsos, vive dirigido por Dios</w:t>
      </w:r>
      <w:r w:rsidRPr="00D778EE">
        <w:rPr>
          <w:rFonts w:asciiTheme="minorHAnsi" w:hAnsiTheme="minorHAnsi"/>
          <w:color w:val="000000"/>
        </w:rPr>
        <w:t>.</w:t>
      </w:r>
    </w:p>
    <w:p w14:paraId="44734870" w14:textId="77777777" w:rsidR="00BA75A3" w:rsidRDefault="00BA75A3" w:rsidP="00BA75A3">
      <w:pPr>
        <w:rPr>
          <w:rFonts w:asciiTheme="minorHAnsi" w:hAnsiTheme="minorHAnsi"/>
          <w:color w:val="000000"/>
        </w:rPr>
      </w:pPr>
    </w:p>
    <w:p w14:paraId="55575E9D" w14:textId="3CC57050" w:rsidR="00D778EE" w:rsidRPr="00D778EE" w:rsidRDefault="00D778EE" w:rsidP="00BA75A3">
      <w:pPr>
        <w:rPr>
          <w:rFonts w:asciiTheme="minorHAnsi" w:hAnsiTheme="minorHAnsi"/>
          <w:color w:val="000000"/>
        </w:rPr>
      </w:pPr>
      <w:r w:rsidRPr="00D778EE">
        <w:rPr>
          <w:rFonts w:asciiTheme="minorHAnsi" w:hAnsiTheme="minorHAnsi"/>
          <w:color w:val="000000"/>
        </w:rPr>
        <w:t xml:space="preserve">Ser guiado por el Espíritu </w:t>
      </w:r>
      <w:r w:rsidR="000E6AB9">
        <w:rPr>
          <w:rFonts w:asciiTheme="minorHAnsi" w:hAnsiTheme="minorHAnsi"/>
          <w:color w:val="000000"/>
        </w:rPr>
        <w:t xml:space="preserve">de Dios </w:t>
      </w:r>
      <w:r w:rsidRPr="00D778EE">
        <w:rPr>
          <w:rFonts w:asciiTheme="minorHAnsi" w:hAnsiTheme="minorHAnsi"/>
          <w:color w:val="000000"/>
        </w:rPr>
        <w:t xml:space="preserve">no es una experiencia ocasional, es una forma de vivir. Es permitir que Él influya en tus decisiones, en tus pensamientos y en tu manera de responder. Ya no actúas porque “así eres”, sino porque sabes quién eres: </w:t>
      </w:r>
      <w:r w:rsidRPr="00D778EE">
        <w:rPr>
          <w:rFonts w:asciiTheme="minorHAnsi" w:hAnsiTheme="minorHAnsi"/>
          <w:b/>
          <w:bCs/>
          <w:color w:val="000000"/>
        </w:rPr>
        <w:t>hijo de Dios</w:t>
      </w:r>
      <w:r w:rsidRPr="00D778EE">
        <w:rPr>
          <w:rFonts w:asciiTheme="minorHAnsi" w:hAnsiTheme="minorHAnsi"/>
          <w:color w:val="000000"/>
        </w:rPr>
        <w:t>.</w:t>
      </w:r>
    </w:p>
    <w:p w14:paraId="6DB36DAE" w14:textId="77777777" w:rsidR="00BA75A3" w:rsidRDefault="00BA75A3" w:rsidP="00BA75A3">
      <w:pPr>
        <w:rPr>
          <w:rFonts w:asciiTheme="minorHAnsi" w:hAnsiTheme="minorHAnsi"/>
          <w:color w:val="000000"/>
        </w:rPr>
      </w:pPr>
    </w:p>
    <w:p w14:paraId="13D5A24D" w14:textId="15AECB21" w:rsidR="00D778EE" w:rsidRPr="00D778EE" w:rsidRDefault="00D778EE" w:rsidP="00BA75A3">
      <w:pPr>
        <w:rPr>
          <w:rFonts w:asciiTheme="minorHAnsi" w:hAnsiTheme="minorHAnsi"/>
          <w:i/>
          <w:iCs/>
          <w:color w:val="7030A0"/>
        </w:rPr>
      </w:pPr>
      <w:r w:rsidRPr="00D778EE">
        <w:rPr>
          <w:rFonts w:asciiTheme="minorHAnsi" w:hAnsiTheme="minorHAnsi"/>
          <w:i/>
          <w:iCs/>
          <w:color w:val="7030A0"/>
        </w:rPr>
        <w:t>Un hijo de Dios no vive reaccionando… vive siendo guiado por el Espíritu.</w:t>
      </w:r>
    </w:p>
    <w:p w14:paraId="2C7829EF" w14:textId="77777777" w:rsidR="00BA75A3" w:rsidRDefault="00BA75A3" w:rsidP="00BA75A3">
      <w:pPr>
        <w:rPr>
          <w:rFonts w:asciiTheme="minorHAnsi" w:hAnsiTheme="minorHAnsi"/>
          <w:color w:val="000000"/>
        </w:rPr>
      </w:pPr>
    </w:p>
    <w:p w14:paraId="6C72882F" w14:textId="17838AFF" w:rsidR="00D778EE" w:rsidRPr="00D778EE" w:rsidRDefault="00D778EE" w:rsidP="00BA75A3">
      <w:pPr>
        <w:rPr>
          <w:rFonts w:asciiTheme="minorHAnsi" w:hAnsiTheme="minorHAnsi"/>
          <w:i/>
          <w:iCs/>
          <w:color w:val="000000"/>
        </w:rPr>
      </w:pPr>
      <w:r w:rsidRPr="00D778EE">
        <w:rPr>
          <w:rFonts w:asciiTheme="minorHAnsi" w:hAnsiTheme="minorHAnsi"/>
          <w:b/>
          <w:bCs/>
          <w:i/>
          <w:iCs/>
          <w:color w:val="000000"/>
        </w:rPr>
        <w:t>Señor</w:t>
      </w:r>
      <w:r w:rsidRPr="00240848">
        <w:rPr>
          <w:rFonts w:asciiTheme="minorHAnsi" w:hAnsiTheme="minorHAnsi"/>
          <w:b/>
          <w:bCs/>
          <w:i/>
          <w:iCs/>
          <w:color w:val="000000"/>
        </w:rPr>
        <w:t xml:space="preserve"> Jesús</w:t>
      </w:r>
      <w:r w:rsidRPr="00D778EE">
        <w:rPr>
          <w:rFonts w:asciiTheme="minorHAnsi" w:hAnsiTheme="minorHAnsi"/>
          <w:i/>
          <w:iCs/>
          <w:color w:val="000000"/>
        </w:rPr>
        <w:t>, hoy reconozco que no quiero vivir reaccionando a mis emociones ni a las circunstancias. Quiero ser guiado por tu Espíritu en cada área de mi vida. Afirma mi identidad como hijo tuyo y enséñame a responder conforme a tu dirección</w:t>
      </w:r>
      <w:r w:rsidRPr="00240848">
        <w:rPr>
          <w:rFonts w:asciiTheme="minorHAnsi" w:hAnsiTheme="minorHAnsi"/>
          <w:i/>
          <w:iCs/>
          <w:color w:val="000000"/>
        </w:rPr>
        <w:t xml:space="preserve">, </w:t>
      </w:r>
      <w:r w:rsidRPr="00D778EE">
        <w:rPr>
          <w:rFonts w:asciiTheme="minorHAnsi" w:hAnsiTheme="minorHAnsi"/>
          <w:i/>
          <w:iCs/>
          <w:color w:val="000000"/>
        </w:rPr>
        <w:t>amén.</w:t>
      </w:r>
    </w:p>
    <w:bookmarkEnd w:id="299"/>
    <w:p w14:paraId="18C44460" w14:textId="77777777" w:rsidR="00D778EE" w:rsidRDefault="00D778EE" w:rsidP="007321B2">
      <w:pPr>
        <w:rPr>
          <w:rFonts w:asciiTheme="minorHAnsi" w:hAnsiTheme="minorHAnsi"/>
          <w:color w:val="000000"/>
          <w:lang w:val="es-MX"/>
        </w:rPr>
      </w:pPr>
    </w:p>
    <w:p w14:paraId="1E0B393C" w14:textId="77777777" w:rsidR="00B2300D" w:rsidRDefault="00B2300D" w:rsidP="007321B2">
      <w:pPr>
        <w:rPr>
          <w:rFonts w:asciiTheme="minorHAnsi" w:hAnsiTheme="minorHAnsi"/>
          <w:color w:val="000000"/>
          <w:lang w:val="es-MX"/>
        </w:rPr>
      </w:pPr>
    </w:p>
    <w:p w14:paraId="3B0FB1FA" w14:textId="77777777" w:rsidR="00B2300D" w:rsidRDefault="00B2300D" w:rsidP="007321B2">
      <w:pPr>
        <w:rPr>
          <w:rFonts w:asciiTheme="minorHAnsi" w:hAnsiTheme="minorHAnsi"/>
          <w:color w:val="000000"/>
          <w:lang w:val="es-MX"/>
        </w:rPr>
      </w:pPr>
    </w:p>
    <w:p w14:paraId="3615033A" w14:textId="77777777" w:rsidR="00B2300D" w:rsidRPr="00FC6F99" w:rsidRDefault="00B2300D" w:rsidP="00B2300D">
      <w:pPr>
        <w:rPr>
          <w:rFonts w:asciiTheme="minorHAnsi" w:hAnsiTheme="minorHAnsi" w:cs="Calibri"/>
          <w:b/>
          <w:bCs/>
          <w:sz w:val="28"/>
          <w:szCs w:val="28"/>
          <w:lang w:val="es-ES"/>
        </w:rPr>
      </w:pPr>
      <w:r w:rsidRPr="00FC6F99">
        <w:rPr>
          <w:rFonts w:asciiTheme="minorHAnsi" w:hAnsiTheme="minorHAnsi" w:cs="Calibri"/>
          <w:b/>
          <w:bCs/>
          <w:sz w:val="28"/>
          <w:szCs w:val="28"/>
          <w:lang w:val="es-ES"/>
        </w:rPr>
        <w:t xml:space="preserve">No te quedes en la lucha. </w:t>
      </w:r>
    </w:p>
    <w:p w14:paraId="5F298BE1" w14:textId="77777777" w:rsidR="00B2300D" w:rsidRPr="00FC6F99" w:rsidRDefault="00B2300D" w:rsidP="00B2300D">
      <w:pPr>
        <w:rPr>
          <w:rFonts w:asciiTheme="minorHAnsi" w:hAnsiTheme="minorHAnsi" w:cs="Calibri"/>
          <w:lang w:val="es-ES"/>
        </w:rPr>
      </w:pPr>
      <w:r w:rsidRPr="00FC6F99">
        <w:rPr>
          <w:rFonts w:asciiTheme="minorHAnsi" w:hAnsiTheme="minorHAnsi" w:cs="Calibri"/>
          <w:b/>
          <w:bCs/>
          <w:lang w:val="es-ES"/>
        </w:rPr>
        <w:t>Romanos 7:24-25 (NTV)</w:t>
      </w:r>
      <w:r w:rsidRPr="00FC6F99">
        <w:rPr>
          <w:rFonts w:asciiTheme="minorHAnsi" w:hAnsiTheme="minorHAnsi" w:cs="Calibri"/>
          <w:lang w:val="es-ES"/>
        </w:rPr>
        <w:t xml:space="preserve"> </w:t>
      </w:r>
      <w:r w:rsidRPr="00FC6F99">
        <w:rPr>
          <w:rFonts w:asciiTheme="minorHAnsi" w:hAnsiTheme="minorHAnsi" w:cs="Calibri"/>
          <w:i/>
          <w:iCs/>
          <w:color w:val="0070C0"/>
          <w:lang w:val="es-ES"/>
        </w:rPr>
        <w:t xml:space="preserve">¡Soy un pobre desgraciado! ¿Quién me libertará de esta vida dominada por el pecado y la muerte? </w:t>
      </w:r>
      <w:r w:rsidRPr="00FC6F99">
        <w:rPr>
          <w:rFonts w:asciiTheme="minorHAnsi" w:hAnsiTheme="minorHAnsi" w:cs="Calibri"/>
          <w:i/>
          <w:iCs/>
          <w:color w:val="0070C0"/>
          <w:vertAlign w:val="superscript"/>
          <w:lang w:val="es-ES"/>
        </w:rPr>
        <w:t>25 </w:t>
      </w:r>
      <w:r w:rsidRPr="00FC6F99">
        <w:rPr>
          <w:rFonts w:asciiTheme="minorHAnsi" w:hAnsiTheme="minorHAnsi" w:cs="Calibri"/>
          <w:i/>
          <w:iCs/>
          <w:color w:val="0070C0"/>
          <w:lang w:val="es-ES"/>
        </w:rPr>
        <w:t>¡Gracias a Dios</w:t>
      </w:r>
      <w:r w:rsidRPr="00FC6F99">
        <w:rPr>
          <w:rFonts w:asciiTheme="minorHAnsi" w:hAnsiTheme="minorHAnsi" w:cs="Calibri"/>
          <w:b/>
          <w:bCs/>
          <w:i/>
          <w:iCs/>
          <w:color w:val="0070C0"/>
          <w:lang w:val="es-ES"/>
        </w:rPr>
        <w:t>! La respuesta está en Jesucristo nuestro Señor</w:t>
      </w:r>
      <w:r w:rsidRPr="00FC6F99">
        <w:rPr>
          <w:rFonts w:asciiTheme="minorHAnsi" w:hAnsiTheme="minorHAnsi" w:cs="Calibri"/>
          <w:lang w:val="es-ES"/>
        </w:rPr>
        <w:t>.</w:t>
      </w:r>
    </w:p>
    <w:p w14:paraId="57E81F56" w14:textId="77777777" w:rsidR="00B2300D" w:rsidRDefault="00B2300D" w:rsidP="00B2300D">
      <w:pPr>
        <w:rPr>
          <w:color w:val="000000"/>
        </w:rPr>
      </w:pPr>
    </w:p>
    <w:p w14:paraId="7F0715F5" w14:textId="77777777" w:rsidR="00B2300D" w:rsidRPr="000B4DB1" w:rsidRDefault="00B2300D" w:rsidP="00B2300D">
      <w:pPr>
        <w:rPr>
          <w:rFonts w:asciiTheme="minorHAnsi" w:hAnsiTheme="minorHAnsi"/>
          <w:color w:val="000000"/>
        </w:rPr>
      </w:pPr>
      <w:r w:rsidRPr="000B4DB1">
        <w:rPr>
          <w:rFonts w:asciiTheme="minorHAnsi" w:hAnsiTheme="minorHAnsi"/>
          <w:color w:val="000000"/>
          <w:lang w:val="es-ES"/>
        </w:rPr>
        <w:t>Pablo no está fingiendo… está siendo real. Est</w:t>
      </w:r>
      <w:r w:rsidRPr="00FC6F99">
        <w:rPr>
          <w:color w:val="000000"/>
          <w:lang w:val="es-ES"/>
        </w:rPr>
        <w:t>o</w:t>
      </w:r>
      <w:r w:rsidRPr="000B4DB1">
        <w:rPr>
          <w:rFonts w:asciiTheme="minorHAnsi" w:hAnsiTheme="minorHAnsi"/>
          <w:color w:val="000000"/>
          <w:lang w:val="es-ES"/>
        </w:rPr>
        <w:t xml:space="preserve"> describiendo una lucha interna que</w:t>
      </w:r>
      <w:r w:rsidRPr="000B4DB1">
        <w:rPr>
          <w:rFonts w:asciiTheme="minorHAnsi" w:hAnsiTheme="minorHAnsi"/>
          <w:color w:val="000000"/>
        </w:rPr>
        <w:t xml:space="preserve"> todos, en algún momento, hemos sentido: querer hacer lo correcto, pero experimentar una fuerza interna que nos empuja en otra dirección. No es falta de deseo… es falta de poder. Y ahí está el punto clave: </w:t>
      </w:r>
      <w:r w:rsidRPr="000B4DB1">
        <w:rPr>
          <w:rFonts w:asciiTheme="minorHAnsi" w:hAnsiTheme="minorHAnsi"/>
          <w:b/>
          <w:bCs/>
          <w:color w:val="000000"/>
        </w:rPr>
        <w:t>no puedes vencer en tus propias fuerzas lo que solo el Espíritu puede transformar</w:t>
      </w:r>
      <w:r w:rsidRPr="000B4DB1">
        <w:rPr>
          <w:rFonts w:asciiTheme="minorHAnsi" w:hAnsiTheme="minorHAnsi"/>
          <w:color w:val="000000"/>
        </w:rPr>
        <w:t>.</w:t>
      </w:r>
    </w:p>
    <w:p w14:paraId="4DE25189" w14:textId="77777777" w:rsidR="00B2300D" w:rsidRDefault="00B2300D" w:rsidP="00B2300D">
      <w:pPr>
        <w:rPr>
          <w:color w:val="000000"/>
        </w:rPr>
      </w:pPr>
    </w:p>
    <w:p w14:paraId="7E5EE66F" w14:textId="77777777" w:rsidR="00B2300D" w:rsidRPr="000B4DB1" w:rsidRDefault="00B2300D" w:rsidP="00B2300D">
      <w:pPr>
        <w:rPr>
          <w:rFonts w:asciiTheme="minorHAnsi" w:hAnsiTheme="minorHAnsi"/>
          <w:color w:val="000000"/>
        </w:rPr>
      </w:pPr>
      <w:r w:rsidRPr="000B4DB1">
        <w:rPr>
          <w:rFonts w:asciiTheme="minorHAnsi" w:hAnsiTheme="minorHAnsi"/>
          <w:color w:val="000000"/>
        </w:rPr>
        <w:t>Pero Pablo no se queda en el grito de frustración… termina con una declaración de fe: </w:t>
      </w:r>
      <w:r w:rsidRPr="000B4DB1">
        <w:rPr>
          <w:rFonts w:asciiTheme="minorHAnsi" w:hAnsiTheme="minorHAnsi"/>
          <w:i/>
          <w:iCs/>
          <w:color w:val="000000"/>
        </w:rPr>
        <w:t>“¡</w:t>
      </w:r>
      <w:r w:rsidRPr="000B4DB1">
        <w:rPr>
          <w:rFonts w:asciiTheme="minorHAnsi" w:hAnsiTheme="minorHAnsi"/>
          <w:b/>
          <w:bCs/>
          <w:i/>
          <w:iCs/>
          <w:color w:val="000000"/>
        </w:rPr>
        <w:t>Gracias a Dios</w:t>
      </w:r>
      <w:r w:rsidRPr="000B4DB1">
        <w:rPr>
          <w:rFonts w:asciiTheme="minorHAnsi" w:hAnsiTheme="minorHAnsi"/>
          <w:i/>
          <w:iCs/>
          <w:color w:val="000000"/>
        </w:rPr>
        <w:t xml:space="preserve">! </w:t>
      </w:r>
      <w:r w:rsidRPr="000B4DB1">
        <w:rPr>
          <w:rFonts w:asciiTheme="minorHAnsi" w:hAnsiTheme="minorHAnsi"/>
          <w:b/>
          <w:bCs/>
          <w:i/>
          <w:iCs/>
          <w:color w:val="000000"/>
        </w:rPr>
        <w:t>La respuesta está en Jesucristo</w:t>
      </w:r>
      <w:r w:rsidRPr="000B4DB1">
        <w:rPr>
          <w:rFonts w:asciiTheme="minorHAnsi" w:hAnsiTheme="minorHAnsi"/>
          <w:i/>
          <w:iCs/>
          <w:color w:val="000000"/>
        </w:rPr>
        <w:t>…”</w:t>
      </w:r>
      <w:r w:rsidRPr="000B4DB1">
        <w:rPr>
          <w:rFonts w:asciiTheme="minorHAnsi" w:hAnsiTheme="minorHAnsi"/>
          <w:color w:val="000000"/>
        </w:rPr>
        <w:t>. Esto conecta con lo que vimos</w:t>
      </w:r>
      <w:r w:rsidRPr="00FC6F99">
        <w:rPr>
          <w:rFonts w:asciiTheme="minorHAnsi" w:hAnsiTheme="minorHAnsi"/>
          <w:color w:val="000000"/>
        </w:rPr>
        <w:t xml:space="preserve"> hablando la semana pasada</w:t>
      </w:r>
      <w:r w:rsidRPr="000B4DB1">
        <w:rPr>
          <w:rFonts w:asciiTheme="minorHAnsi" w:hAnsiTheme="minorHAnsi"/>
          <w:color w:val="000000"/>
        </w:rPr>
        <w:t xml:space="preserve">: los que son guiados por el Espíritu no viven esclavos de esa lucha. La vida cristiana no es tratar de portarse bien… es </w:t>
      </w:r>
      <w:r w:rsidRPr="000B4DB1">
        <w:rPr>
          <w:rFonts w:asciiTheme="minorHAnsi" w:hAnsiTheme="minorHAnsi"/>
          <w:b/>
          <w:bCs/>
          <w:color w:val="000000"/>
        </w:rPr>
        <w:t>aprender a rendirse al Espíritu Santo</w:t>
      </w:r>
      <w:r w:rsidRPr="000B4DB1">
        <w:rPr>
          <w:rFonts w:asciiTheme="minorHAnsi" w:hAnsiTheme="minorHAnsi"/>
          <w:color w:val="000000"/>
        </w:rPr>
        <w:t>, quien sí tiene el poder para vencer lo que tú no puedes.</w:t>
      </w:r>
    </w:p>
    <w:p w14:paraId="19BB1F39" w14:textId="77777777" w:rsidR="00B2300D" w:rsidRDefault="00B2300D" w:rsidP="00B2300D">
      <w:pPr>
        <w:rPr>
          <w:color w:val="000000"/>
        </w:rPr>
      </w:pPr>
    </w:p>
    <w:p w14:paraId="3AA97A97" w14:textId="77777777" w:rsidR="00B2300D" w:rsidRPr="000B4DB1" w:rsidRDefault="00B2300D" w:rsidP="00B2300D">
      <w:pPr>
        <w:rPr>
          <w:rFonts w:asciiTheme="minorHAnsi" w:hAnsiTheme="minorHAnsi"/>
          <w:i/>
          <w:iCs/>
          <w:color w:val="7030A0"/>
        </w:rPr>
      </w:pPr>
      <w:r w:rsidRPr="000B4DB1">
        <w:rPr>
          <w:rFonts w:asciiTheme="minorHAnsi" w:hAnsiTheme="minorHAnsi"/>
          <w:i/>
          <w:iCs/>
          <w:color w:val="7030A0"/>
        </w:rPr>
        <w:t>No fuiste llamado a luchar solo… fuiste llamado a ser guiado por el Espíritu.</w:t>
      </w:r>
    </w:p>
    <w:p w14:paraId="12D0C521" w14:textId="77777777" w:rsidR="00B2300D" w:rsidRDefault="00B2300D" w:rsidP="00B2300D">
      <w:pPr>
        <w:rPr>
          <w:color w:val="000000"/>
        </w:rPr>
      </w:pPr>
    </w:p>
    <w:p w14:paraId="7931D7E6" w14:textId="4DAA41A0" w:rsidR="00B96C9A" w:rsidRPr="00220A16" w:rsidRDefault="00B2300D" w:rsidP="007321B2">
      <w:pPr>
        <w:rPr>
          <w:rFonts w:asciiTheme="minorHAnsi" w:hAnsiTheme="minorHAnsi"/>
          <w:i/>
          <w:iCs/>
          <w:color w:val="000000"/>
        </w:rPr>
      </w:pPr>
      <w:r w:rsidRPr="000B4DB1">
        <w:rPr>
          <w:rFonts w:asciiTheme="minorHAnsi" w:hAnsiTheme="minorHAnsi"/>
          <w:b/>
          <w:bCs/>
          <w:i/>
          <w:iCs/>
          <w:color w:val="000000"/>
        </w:rPr>
        <w:t>Señor</w:t>
      </w:r>
      <w:r w:rsidRPr="00FC6F99">
        <w:rPr>
          <w:rFonts w:asciiTheme="minorHAnsi" w:hAnsiTheme="minorHAnsi"/>
          <w:b/>
          <w:bCs/>
          <w:i/>
          <w:iCs/>
          <w:color w:val="000000"/>
        </w:rPr>
        <w:t xml:space="preserve"> Jesús</w:t>
      </w:r>
      <w:r w:rsidRPr="000B4DB1">
        <w:rPr>
          <w:rFonts w:asciiTheme="minorHAnsi" w:hAnsiTheme="minorHAnsi"/>
          <w:i/>
          <w:iCs/>
          <w:color w:val="000000"/>
        </w:rPr>
        <w:t xml:space="preserve">, hoy reconozco que en mis fuerzas no puedo vencer. No quiero vivir atrapado en la lucha, sino guiado por tu Espíritu. Llévame más allá de mi debilidad y enséñame a </w:t>
      </w:r>
      <w:r>
        <w:rPr>
          <w:i/>
          <w:iCs/>
          <w:color w:val="000000"/>
        </w:rPr>
        <w:t xml:space="preserve">aprender completamente ser </w:t>
      </w:r>
      <w:r w:rsidRPr="000B4DB1">
        <w:rPr>
          <w:rFonts w:asciiTheme="minorHAnsi" w:hAnsiTheme="minorHAnsi"/>
          <w:i/>
          <w:iCs/>
          <w:color w:val="000000"/>
        </w:rPr>
        <w:t>depender de ti. Amén.</w:t>
      </w:r>
    </w:p>
    <w:p w14:paraId="647BC7CF" w14:textId="77777777" w:rsidR="00B96C9A" w:rsidRDefault="00B96C9A" w:rsidP="007321B2">
      <w:pPr>
        <w:rPr>
          <w:rFonts w:asciiTheme="minorHAnsi" w:hAnsiTheme="minorHAnsi"/>
          <w:color w:val="000000"/>
          <w:lang w:val="es-MX"/>
        </w:rPr>
      </w:pPr>
    </w:p>
    <w:p w14:paraId="4AF88BC7" w14:textId="77777777" w:rsidR="00B2300D" w:rsidRDefault="00B2300D" w:rsidP="007321B2">
      <w:pPr>
        <w:rPr>
          <w:rFonts w:asciiTheme="minorHAnsi" w:hAnsiTheme="minorHAnsi"/>
          <w:color w:val="000000"/>
          <w:lang w:val="es-MX"/>
        </w:rPr>
      </w:pPr>
    </w:p>
    <w:p w14:paraId="0FF4789A" w14:textId="22ADC44F" w:rsidR="00BD74AC" w:rsidRPr="00B96C9A" w:rsidRDefault="009B2F93" w:rsidP="007321B2">
      <w:pPr>
        <w:rPr>
          <w:rFonts w:asciiTheme="minorHAnsi" w:hAnsiTheme="minorHAnsi"/>
          <w:b/>
          <w:bCs/>
          <w:color w:val="000000"/>
          <w:sz w:val="28"/>
          <w:szCs w:val="28"/>
          <w:lang w:val="es-MX"/>
        </w:rPr>
      </w:pPr>
      <w:bookmarkStart w:id="300" w:name="OLE_LINK299"/>
      <w:r w:rsidRPr="00B96C9A">
        <w:rPr>
          <w:rFonts w:asciiTheme="minorHAnsi" w:hAnsiTheme="minorHAnsi"/>
          <w:b/>
          <w:bCs/>
          <w:color w:val="000000"/>
          <w:sz w:val="28"/>
          <w:szCs w:val="28"/>
          <w:lang w:val="es-MX"/>
        </w:rPr>
        <w:t xml:space="preserve">Se un buen administrador. </w:t>
      </w:r>
    </w:p>
    <w:p w14:paraId="4BA37EB9" w14:textId="7364FC9A" w:rsidR="00CB1CBF" w:rsidRPr="00B96C9A" w:rsidRDefault="00BD74AC" w:rsidP="007321B2">
      <w:pPr>
        <w:rPr>
          <w:rFonts w:asciiTheme="minorHAnsi" w:eastAsiaTheme="minorHAnsi" w:hAnsiTheme="minorHAnsi" w:cs="Calibri"/>
          <w:lang w:val="es-ES" w:eastAsia="en-US"/>
          <w14:ligatures w14:val="standardContextual"/>
        </w:rPr>
      </w:pPr>
      <w:r w:rsidRPr="00B96C9A">
        <w:rPr>
          <w:rFonts w:asciiTheme="minorHAnsi" w:hAnsiTheme="minorHAnsi"/>
          <w:b/>
          <w:bCs/>
          <w:color w:val="000000"/>
          <w:lang w:val="es-MX"/>
        </w:rPr>
        <w:t>Romanos 8:</w:t>
      </w:r>
      <w:r w:rsidR="00FB644F" w:rsidRPr="00B96C9A">
        <w:rPr>
          <w:rFonts w:asciiTheme="minorHAnsi" w:hAnsiTheme="minorHAnsi"/>
          <w:b/>
          <w:bCs/>
          <w:color w:val="000000"/>
          <w:lang w:val="es-MX"/>
        </w:rPr>
        <w:t>6</w:t>
      </w:r>
      <w:r w:rsidRPr="00B96C9A">
        <w:rPr>
          <w:rFonts w:asciiTheme="minorHAnsi" w:hAnsiTheme="minorHAnsi"/>
          <w:b/>
          <w:bCs/>
          <w:color w:val="000000"/>
          <w:lang w:val="es-MX"/>
        </w:rPr>
        <w:t xml:space="preserve"> (NTV)</w:t>
      </w:r>
      <w:r w:rsidRPr="00B96C9A">
        <w:rPr>
          <w:rFonts w:asciiTheme="minorHAnsi" w:hAnsiTheme="minorHAnsi"/>
          <w:color w:val="000000"/>
          <w:lang w:val="es-MX"/>
        </w:rPr>
        <w:t xml:space="preserve"> </w:t>
      </w:r>
      <w:r w:rsidR="00DB3DFB" w:rsidRPr="00B96C9A">
        <w:rPr>
          <w:rFonts w:asciiTheme="minorHAnsi" w:eastAsiaTheme="minorHAnsi" w:hAnsiTheme="minorHAnsi" w:cs="Calibri"/>
          <w:i/>
          <w:iCs/>
          <w:color w:val="0070C0"/>
          <w:lang w:val="es-ES" w:eastAsia="en-US"/>
          <w14:ligatures w14:val="standardContextual"/>
        </w:rPr>
        <w:t>Por lo tanto, permitir que la naturaleza pecaminosa les controle la mente lleva a la muerte. Pero permitir que el Espíritu les controle la mente lleva a la vida y a la paz</w:t>
      </w:r>
      <w:r w:rsidR="00DB3DFB" w:rsidRPr="00B96C9A">
        <w:rPr>
          <w:rFonts w:asciiTheme="minorHAnsi" w:eastAsiaTheme="minorHAnsi" w:hAnsiTheme="minorHAnsi" w:cs="Calibri"/>
          <w:lang w:val="es-ES" w:eastAsia="en-US"/>
          <w14:ligatures w14:val="standardContextual"/>
        </w:rPr>
        <w:t>.</w:t>
      </w:r>
    </w:p>
    <w:p w14:paraId="17E33B10" w14:textId="77777777" w:rsidR="00B96C9A" w:rsidRPr="00B96C9A" w:rsidRDefault="00B96C9A" w:rsidP="00AC4448">
      <w:pPr>
        <w:pStyle w:val="NormalWeb"/>
        <w:rPr>
          <w:rFonts w:asciiTheme="minorHAnsi" w:hAnsiTheme="minorHAnsi"/>
          <w:color w:val="000000"/>
        </w:rPr>
      </w:pPr>
    </w:p>
    <w:p w14:paraId="5DC0937F" w14:textId="64687F29" w:rsidR="00AC4448" w:rsidRPr="00B96C9A" w:rsidRDefault="00AC4448" w:rsidP="00AC4448">
      <w:pPr>
        <w:pStyle w:val="NormalWeb"/>
        <w:rPr>
          <w:rFonts w:asciiTheme="minorHAnsi" w:hAnsiTheme="minorHAnsi"/>
          <w:color w:val="EE0000"/>
        </w:rPr>
      </w:pPr>
      <w:r w:rsidRPr="00B96C9A">
        <w:rPr>
          <w:rFonts w:asciiTheme="minorHAnsi" w:hAnsiTheme="minorHAnsi"/>
          <w:color w:val="EE0000"/>
        </w:rPr>
        <w:t>¿Quién está controlando tu mente hoy? ¿Qué pensamientos estás permitiendo quedarse?</w:t>
      </w:r>
    </w:p>
    <w:p w14:paraId="374DA487" w14:textId="77777777" w:rsidR="00B96C9A" w:rsidRPr="00B96C9A" w:rsidRDefault="00B96C9A" w:rsidP="00AC4448">
      <w:pPr>
        <w:pStyle w:val="NormalWeb"/>
        <w:rPr>
          <w:rFonts w:asciiTheme="minorHAnsi" w:hAnsiTheme="minorHAnsi"/>
          <w:color w:val="000000"/>
        </w:rPr>
      </w:pPr>
    </w:p>
    <w:p w14:paraId="3FE74CB9" w14:textId="21525BA5" w:rsidR="00AC4448" w:rsidRPr="00B96C9A" w:rsidRDefault="00AC4448" w:rsidP="00AC4448">
      <w:pPr>
        <w:pStyle w:val="NormalWeb"/>
        <w:rPr>
          <w:rFonts w:asciiTheme="minorHAnsi" w:hAnsiTheme="minorHAnsi"/>
          <w:color w:val="000000"/>
        </w:rPr>
      </w:pPr>
      <w:r w:rsidRPr="00B96C9A">
        <w:rPr>
          <w:rFonts w:asciiTheme="minorHAnsi" w:hAnsiTheme="minorHAnsi"/>
          <w:color w:val="000000"/>
        </w:rPr>
        <w:t>Este pasaje nos habla de algo clave:</w:t>
      </w:r>
      <w:r w:rsidRPr="00C64564">
        <w:rPr>
          <w:rStyle w:val="apple-converted-space"/>
          <w:rFonts w:asciiTheme="minorHAnsi" w:hAnsiTheme="minorHAnsi"/>
          <w:b/>
          <w:bCs/>
          <w:color w:val="000000"/>
        </w:rPr>
        <w:t> </w:t>
      </w:r>
      <w:r w:rsidRPr="00C64564">
        <w:rPr>
          <w:rStyle w:val="nfasis"/>
          <w:rFonts w:asciiTheme="minorHAnsi" w:hAnsiTheme="minorHAnsi"/>
          <w:b/>
          <w:bCs/>
          <w:color w:val="000000"/>
        </w:rPr>
        <w:t>permitir</w:t>
      </w:r>
      <w:r w:rsidRPr="00B96C9A">
        <w:rPr>
          <w:rFonts w:asciiTheme="minorHAnsi" w:hAnsiTheme="minorHAnsi"/>
          <w:color w:val="000000"/>
        </w:rPr>
        <w:t xml:space="preserve">. Eso significa que hay una responsabilidad personal. No todo pensamiento que llega es tuyo… pero sí es tu decisión si se queda. </w:t>
      </w:r>
      <w:r w:rsidRPr="00E824F5">
        <w:rPr>
          <w:rFonts w:asciiTheme="minorHAnsi" w:hAnsiTheme="minorHAnsi"/>
          <w:b/>
          <w:bCs/>
          <w:color w:val="000000"/>
        </w:rPr>
        <w:t>Martín Lutero</w:t>
      </w:r>
      <w:r w:rsidRPr="00B96C9A">
        <w:rPr>
          <w:rFonts w:asciiTheme="minorHAnsi" w:hAnsiTheme="minorHAnsi"/>
          <w:color w:val="000000"/>
        </w:rPr>
        <w:t xml:space="preserve"> lo expresó de esta manera: “</w:t>
      </w:r>
      <w:r w:rsidRPr="00D65B62">
        <w:rPr>
          <w:rFonts w:asciiTheme="minorHAnsi" w:hAnsiTheme="minorHAnsi"/>
          <w:i/>
          <w:iCs/>
          <w:color w:val="000000"/>
        </w:rPr>
        <w:t>No puedes evitar que las aves vuelen sobre tu cabeza, pero sí puedes evitar que hagan nido en ella</w:t>
      </w:r>
      <w:r w:rsidRPr="00B96C9A">
        <w:rPr>
          <w:rFonts w:asciiTheme="minorHAnsi" w:hAnsiTheme="minorHAnsi"/>
          <w:color w:val="000000"/>
        </w:rPr>
        <w:t xml:space="preserve">”. </w:t>
      </w:r>
    </w:p>
    <w:p w14:paraId="1BBAB2C2" w14:textId="77777777" w:rsidR="00B96C9A" w:rsidRPr="00B96C9A" w:rsidRDefault="00B96C9A" w:rsidP="00AC4448">
      <w:pPr>
        <w:pStyle w:val="NormalWeb"/>
        <w:rPr>
          <w:rFonts w:asciiTheme="minorHAnsi" w:hAnsiTheme="minorHAnsi"/>
          <w:color w:val="000000"/>
        </w:rPr>
      </w:pPr>
    </w:p>
    <w:p w14:paraId="27772A07" w14:textId="196A3D34" w:rsidR="00AC4448" w:rsidRPr="00B96C9A" w:rsidRDefault="00AC4448" w:rsidP="00AC4448">
      <w:pPr>
        <w:pStyle w:val="NormalWeb"/>
        <w:rPr>
          <w:rFonts w:asciiTheme="minorHAnsi" w:hAnsiTheme="minorHAnsi"/>
          <w:color w:val="000000"/>
        </w:rPr>
      </w:pPr>
      <w:r w:rsidRPr="004667E7">
        <w:rPr>
          <w:rFonts w:asciiTheme="minorHAnsi" w:hAnsiTheme="minorHAnsi"/>
          <w:b/>
          <w:bCs/>
          <w:color w:val="000000"/>
        </w:rPr>
        <w:t>Hay dos naturalezas en acción</w:t>
      </w:r>
      <w:r w:rsidRPr="00B96C9A">
        <w:rPr>
          <w:rFonts w:asciiTheme="minorHAnsi" w:hAnsiTheme="minorHAnsi"/>
          <w:color w:val="000000"/>
        </w:rPr>
        <w:t>: una que arrastra hacia la muerte, y otra que guía hacia la vida y la paz. Sin embargo, muchas veces no somos intencionales ni firmes en decidir cuál de las dos gobierna nuestra mente. No se trata solo de lo que piensas, sino de lo que permites permanecer.</w:t>
      </w:r>
    </w:p>
    <w:p w14:paraId="6AF27E2D" w14:textId="77777777" w:rsidR="00AC4448" w:rsidRPr="00B96C9A" w:rsidRDefault="00AC4448" w:rsidP="00AC4448">
      <w:pPr>
        <w:pStyle w:val="NormalWeb"/>
        <w:rPr>
          <w:rFonts w:asciiTheme="minorHAnsi" w:hAnsiTheme="minorHAnsi"/>
          <w:color w:val="000000"/>
        </w:rPr>
      </w:pPr>
    </w:p>
    <w:p w14:paraId="219419B3" w14:textId="017119AC" w:rsidR="00AC4448" w:rsidRPr="00B96C9A" w:rsidRDefault="00AC4448" w:rsidP="00AC4448">
      <w:pPr>
        <w:pStyle w:val="NormalWeb"/>
        <w:rPr>
          <w:rFonts w:asciiTheme="minorHAnsi" w:hAnsiTheme="minorHAnsi"/>
          <w:color w:val="000000"/>
        </w:rPr>
      </w:pPr>
      <w:r w:rsidRPr="006908A5">
        <w:rPr>
          <w:rFonts w:asciiTheme="minorHAnsi" w:hAnsiTheme="minorHAnsi"/>
          <w:b/>
          <w:bCs/>
          <w:color w:val="000000"/>
        </w:rPr>
        <w:t>Hoy el llamado es claro</w:t>
      </w:r>
      <w:r w:rsidRPr="00B96C9A">
        <w:rPr>
          <w:rFonts w:asciiTheme="minorHAnsi" w:hAnsiTheme="minorHAnsi"/>
          <w:color w:val="000000"/>
        </w:rPr>
        <w:t>: reconoce que eres administrador de tu mente. No dejes que cualquier pensamiento se establezca.</w:t>
      </w:r>
      <w:r w:rsidRPr="00147A43">
        <w:rPr>
          <w:rFonts w:asciiTheme="minorHAnsi" w:hAnsiTheme="minorHAnsi"/>
          <w:b/>
          <w:bCs/>
          <w:color w:val="000000"/>
        </w:rPr>
        <w:t xml:space="preserve"> Decide</w:t>
      </w:r>
      <w:r w:rsidRPr="00B96C9A">
        <w:rPr>
          <w:rFonts w:asciiTheme="minorHAnsi" w:hAnsiTheme="minorHAnsi"/>
          <w:color w:val="000000"/>
        </w:rPr>
        <w:t xml:space="preserve">, con la ayuda del Espíritu Santo, qué se queda y qué se va. </w:t>
      </w:r>
      <w:r w:rsidRPr="00425A04">
        <w:rPr>
          <w:rFonts w:asciiTheme="minorHAnsi" w:hAnsiTheme="minorHAnsi"/>
          <w:i/>
          <w:iCs/>
          <w:color w:val="7030A0"/>
        </w:rPr>
        <w:t>Porque al final, lo que gobierna tu mente terminará dirigiendo tu vida</w:t>
      </w:r>
      <w:r w:rsidRPr="00B96C9A">
        <w:rPr>
          <w:rFonts w:asciiTheme="minorHAnsi" w:hAnsiTheme="minorHAnsi"/>
          <w:color w:val="000000"/>
        </w:rPr>
        <w:t>.</w:t>
      </w:r>
    </w:p>
    <w:p w14:paraId="6F5DED9A" w14:textId="77777777" w:rsidR="00AC4448" w:rsidRPr="00B96C9A" w:rsidRDefault="00AC4448" w:rsidP="00AC4448">
      <w:pPr>
        <w:pStyle w:val="NormalWeb"/>
        <w:rPr>
          <w:rFonts w:asciiTheme="minorHAnsi" w:hAnsiTheme="minorHAnsi"/>
          <w:color w:val="000000"/>
        </w:rPr>
      </w:pPr>
    </w:p>
    <w:p w14:paraId="17F72DC6" w14:textId="27F1C9CC" w:rsidR="00AC4448" w:rsidRPr="00425A04" w:rsidRDefault="00AC4448" w:rsidP="00AC4448">
      <w:pPr>
        <w:pStyle w:val="NormalWeb"/>
        <w:rPr>
          <w:rFonts w:asciiTheme="minorHAnsi" w:hAnsiTheme="minorHAnsi"/>
          <w:i/>
          <w:iCs/>
          <w:color w:val="000000"/>
        </w:rPr>
      </w:pPr>
      <w:r w:rsidRPr="00425A04">
        <w:rPr>
          <w:rFonts w:asciiTheme="minorHAnsi" w:hAnsiTheme="minorHAnsi"/>
          <w:b/>
          <w:bCs/>
          <w:i/>
          <w:iCs/>
          <w:color w:val="000000"/>
        </w:rPr>
        <w:t>Señor Jesús</w:t>
      </w:r>
      <w:r w:rsidRPr="00425A04">
        <w:rPr>
          <w:rFonts w:asciiTheme="minorHAnsi" w:hAnsiTheme="minorHAnsi"/>
          <w:i/>
          <w:iCs/>
          <w:color w:val="000000"/>
        </w:rPr>
        <w:t>, gracias porque me has dado la responsabilidad y la capacidad de administrar mi mente. Ayúdame a ser intencional, a no permitir pensamientos que no vienen de Ti, y a rendir mi mente al control del Espíritu Santo.</w:t>
      </w:r>
      <w:r w:rsidR="00920F2F">
        <w:rPr>
          <w:rFonts w:asciiTheme="minorHAnsi" w:hAnsiTheme="minorHAnsi"/>
          <w:i/>
          <w:iCs/>
          <w:color w:val="000000"/>
        </w:rPr>
        <w:t xml:space="preserve"> </w:t>
      </w:r>
      <w:r w:rsidRPr="00425A04">
        <w:rPr>
          <w:rFonts w:asciiTheme="minorHAnsi" w:hAnsiTheme="minorHAnsi"/>
          <w:i/>
          <w:iCs/>
          <w:color w:val="000000"/>
        </w:rPr>
        <w:t>Amén.</w:t>
      </w:r>
    </w:p>
    <w:p w14:paraId="240607D1" w14:textId="13E74F17" w:rsidR="009B2F93" w:rsidRDefault="009B2F93" w:rsidP="007321B2">
      <w:pPr>
        <w:rPr>
          <w:rFonts w:asciiTheme="minorHAnsi" w:eastAsiaTheme="minorHAnsi" w:hAnsiTheme="minorHAnsi" w:cs="Calibri"/>
          <w:lang w:val="es-ES" w:eastAsia="en-US"/>
          <w14:ligatures w14:val="standardContextual"/>
        </w:rPr>
      </w:pPr>
      <w:r w:rsidRPr="00B96C9A">
        <w:rPr>
          <w:rFonts w:asciiTheme="minorHAnsi" w:eastAsiaTheme="minorHAnsi" w:hAnsiTheme="minorHAnsi" w:cs="Calibri"/>
          <w:lang w:val="es-ES" w:eastAsia="en-US"/>
          <w14:ligatures w14:val="standardContextual"/>
        </w:rPr>
        <w:t xml:space="preserve"> </w:t>
      </w:r>
      <w:bookmarkEnd w:id="300"/>
    </w:p>
    <w:p w14:paraId="56BBC581" w14:textId="77777777" w:rsidR="00336949" w:rsidRDefault="00336949" w:rsidP="007321B2">
      <w:pPr>
        <w:rPr>
          <w:rFonts w:asciiTheme="minorHAnsi" w:eastAsiaTheme="minorHAnsi" w:hAnsiTheme="minorHAnsi" w:cs="Calibri"/>
          <w:lang w:val="es-ES" w:eastAsia="en-US"/>
          <w14:ligatures w14:val="standardContextual"/>
        </w:rPr>
      </w:pPr>
    </w:p>
    <w:p w14:paraId="7511C574" w14:textId="77777777" w:rsidR="00336949" w:rsidRPr="00DE68FE" w:rsidRDefault="00336949" w:rsidP="00DE68FE">
      <w:pPr>
        <w:rPr>
          <w:rFonts w:asciiTheme="minorHAnsi" w:eastAsiaTheme="minorHAnsi" w:hAnsiTheme="minorHAnsi" w:cs="Calibri"/>
          <w:lang w:val="es-ES" w:eastAsia="en-US"/>
          <w14:ligatures w14:val="standardContextual"/>
        </w:rPr>
      </w:pPr>
    </w:p>
    <w:p w14:paraId="77CFF9DB" w14:textId="77777777" w:rsidR="00336949" w:rsidRPr="00DE68FE" w:rsidRDefault="00336949" w:rsidP="00DE68FE">
      <w:pPr>
        <w:rPr>
          <w:rFonts w:asciiTheme="minorHAnsi" w:eastAsiaTheme="minorHAnsi" w:hAnsiTheme="minorHAnsi" w:cs="Calibri"/>
          <w:lang w:val="es-ES" w:eastAsia="en-US"/>
          <w14:ligatures w14:val="standardContextual"/>
        </w:rPr>
      </w:pPr>
      <w:bookmarkStart w:id="301" w:name="OLE_LINK300"/>
    </w:p>
    <w:p w14:paraId="55E64C09" w14:textId="77777777" w:rsidR="00336949" w:rsidRPr="00937912" w:rsidRDefault="00336949" w:rsidP="00DE68FE">
      <w:pPr>
        <w:pStyle w:val="Ttulo3"/>
        <w:spacing w:before="0" w:after="0"/>
        <w:rPr>
          <w:rFonts w:asciiTheme="minorHAnsi" w:hAnsiTheme="minorHAnsi"/>
          <w:color w:val="000000" w:themeColor="text1"/>
        </w:rPr>
      </w:pPr>
      <w:r w:rsidRPr="00937912">
        <w:rPr>
          <w:rStyle w:val="Fuerte"/>
          <w:rFonts w:asciiTheme="minorHAnsi" w:hAnsiTheme="minorHAnsi"/>
          <w:color w:val="000000" w:themeColor="text1"/>
        </w:rPr>
        <w:t>Vuelve sin excusas</w:t>
      </w:r>
    </w:p>
    <w:p w14:paraId="7EFFDC4B" w14:textId="629D159A" w:rsidR="00336949" w:rsidRPr="00DE68FE" w:rsidRDefault="00336949" w:rsidP="00DE68FE">
      <w:pPr>
        <w:pStyle w:val="NormalWeb"/>
        <w:rPr>
          <w:rFonts w:asciiTheme="minorHAnsi" w:hAnsiTheme="minorHAnsi"/>
        </w:rPr>
      </w:pPr>
      <w:r w:rsidRPr="00DE68FE">
        <w:rPr>
          <w:rStyle w:val="Fuerte"/>
          <w:rFonts w:asciiTheme="minorHAnsi" w:hAnsiTheme="minorHAnsi"/>
        </w:rPr>
        <w:t>2 Samuel 12:13 (NTV)</w:t>
      </w:r>
      <w:r w:rsidR="00106106" w:rsidRPr="00DE68FE">
        <w:rPr>
          <w:rFonts w:asciiTheme="minorHAnsi" w:hAnsiTheme="minorHAnsi"/>
        </w:rPr>
        <w:t xml:space="preserve"> </w:t>
      </w:r>
      <w:r w:rsidRPr="00DE68FE">
        <w:rPr>
          <w:rStyle w:val="nfasis"/>
          <w:rFonts w:asciiTheme="minorHAnsi" w:hAnsiTheme="minorHAnsi"/>
        </w:rPr>
        <w:t>“</w:t>
      </w:r>
      <w:r w:rsidRPr="00DE68FE">
        <w:rPr>
          <w:rStyle w:val="nfasis"/>
          <w:rFonts w:asciiTheme="minorHAnsi" w:hAnsiTheme="minorHAnsi"/>
          <w:color w:val="0070C0"/>
        </w:rPr>
        <w:t>Entonces David confesó a Natán: —</w:t>
      </w:r>
      <w:r w:rsidRPr="00E823E4">
        <w:rPr>
          <w:rStyle w:val="nfasis"/>
          <w:rFonts w:asciiTheme="minorHAnsi" w:hAnsiTheme="minorHAnsi"/>
          <w:b/>
          <w:bCs/>
          <w:color w:val="0070C0"/>
        </w:rPr>
        <w:t>He pecado contra el SEÑOR</w:t>
      </w:r>
      <w:r w:rsidRPr="00DE68FE">
        <w:rPr>
          <w:rStyle w:val="nfasis"/>
          <w:rFonts w:asciiTheme="minorHAnsi" w:hAnsiTheme="minorHAnsi"/>
          <w:color w:val="0070C0"/>
        </w:rPr>
        <w:t>. Natán respondió: —Sí, pero el SEÑOR te ha perdonado, y no morirás por este pecado.</w:t>
      </w:r>
      <w:r w:rsidRPr="00DE68FE">
        <w:rPr>
          <w:rStyle w:val="nfasis"/>
          <w:rFonts w:asciiTheme="minorHAnsi" w:hAnsiTheme="minorHAnsi"/>
        </w:rPr>
        <w:t>”</w:t>
      </w:r>
    </w:p>
    <w:p w14:paraId="37EC9B9A" w14:textId="77777777" w:rsidR="00106106" w:rsidRPr="00DE68FE" w:rsidRDefault="00106106" w:rsidP="00DE68FE">
      <w:pPr>
        <w:pStyle w:val="NormalWeb"/>
        <w:rPr>
          <w:rFonts w:asciiTheme="minorHAnsi" w:hAnsiTheme="minorHAnsi"/>
        </w:rPr>
      </w:pPr>
    </w:p>
    <w:p w14:paraId="38B32015" w14:textId="21FB11F5" w:rsidR="00336949" w:rsidRPr="00DE68FE" w:rsidRDefault="00336949" w:rsidP="00DE68FE">
      <w:pPr>
        <w:pStyle w:val="NormalWeb"/>
        <w:rPr>
          <w:rFonts w:asciiTheme="minorHAnsi" w:hAnsiTheme="minorHAnsi"/>
        </w:rPr>
      </w:pPr>
      <w:r w:rsidRPr="00E823E4">
        <w:rPr>
          <w:rFonts w:asciiTheme="minorHAnsi" w:hAnsiTheme="minorHAnsi"/>
          <w:b/>
          <w:bCs/>
        </w:rPr>
        <w:t>David no se justificó</w:t>
      </w:r>
      <w:r w:rsidRPr="00DE68FE">
        <w:rPr>
          <w:rFonts w:asciiTheme="minorHAnsi" w:hAnsiTheme="minorHAnsi"/>
        </w:rPr>
        <w:t>. No explicó su error, no buscó culpables, no trató de suavizar lo que había hecho. Solo dijo:</w:t>
      </w:r>
      <w:r w:rsidRPr="00DE68FE">
        <w:rPr>
          <w:rStyle w:val="apple-converted-space"/>
          <w:rFonts w:asciiTheme="minorHAnsi" w:hAnsiTheme="minorHAnsi"/>
        </w:rPr>
        <w:t> </w:t>
      </w:r>
      <w:r w:rsidRPr="005533DD">
        <w:rPr>
          <w:rStyle w:val="nfasis"/>
          <w:rFonts w:asciiTheme="minorHAnsi" w:hAnsiTheme="minorHAnsi"/>
          <w:b/>
          <w:bCs/>
        </w:rPr>
        <w:t>“He pecado contra el SEÑOR.”</w:t>
      </w:r>
      <w:r w:rsidRPr="00DE68FE">
        <w:rPr>
          <w:rStyle w:val="apple-converted-space"/>
          <w:rFonts w:asciiTheme="minorHAnsi" w:hAnsiTheme="minorHAnsi"/>
        </w:rPr>
        <w:t> </w:t>
      </w:r>
      <w:r w:rsidRPr="00DE68FE">
        <w:rPr>
          <w:rFonts w:asciiTheme="minorHAnsi" w:hAnsiTheme="minorHAnsi"/>
        </w:rPr>
        <w:t xml:space="preserve">Esa es la evidencia de un corazón que todavía responde a Dios: </w:t>
      </w:r>
      <w:r w:rsidRPr="00BA5952">
        <w:rPr>
          <w:rFonts w:asciiTheme="minorHAnsi" w:hAnsiTheme="minorHAnsi"/>
          <w:b/>
          <w:bCs/>
        </w:rPr>
        <w:t>reconoce su condición sin excusas.</w:t>
      </w:r>
    </w:p>
    <w:p w14:paraId="07C815DA" w14:textId="77777777" w:rsidR="00106106" w:rsidRPr="00DE68FE" w:rsidRDefault="00106106" w:rsidP="00DE68FE">
      <w:pPr>
        <w:pStyle w:val="NormalWeb"/>
        <w:rPr>
          <w:rFonts w:asciiTheme="minorHAnsi" w:hAnsiTheme="minorHAnsi"/>
        </w:rPr>
      </w:pPr>
    </w:p>
    <w:p w14:paraId="19D4C4FA" w14:textId="71B2917E" w:rsidR="00106106" w:rsidRPr="00DE68FE" w:rsidRDefault="00336949" w:rsidP="00DE68FE">
      <w:pPr>
        <w:pStyle w:val="NormalWeb"/>
        <w:rPr>
          <w:rFonts w:asciiTheme="minorHAnsi" w:hAnsiTheme="minorHAnsi"/>
        </w:rPr>
      </w:pPr>
      <w:r w:rsidRPr="00DE68FE">
        <w:rPr>
          <w:rFonts w:asciiTheme="minorHAnsi" w:hAnsiTheme="minorHAnsi"/>
        </w:rPr>
        <w:t xml:space="preserve">Muchas veces no es el pecado lo que más nos aleja… </w:t>
      </w:r>
      <w:r w:rsidRPr="005F5D15">
        <w:rPr>
          <w:rFonts w:asciiTheme="minorHAnsi" w:hAnsiTheme="minorHAnsi"/>
          <w:b/>
          <w:bCs/>
        </w:rPr>
        <w:t>son las excusas</w:t>
      </w:r>
      <w:r w:rsidRPr="00DE68FE">
        <w:rPr>
          <w:rFonts w:asciiTheme="minorHAnsi" w:hAnsiTheme="minorHAnsi"/>
        </w:rPr>
        <w:t xml:space="preserve">. Porque mientras justificamos, no cambiamos. Pero cuando reconocemos con sinceridad, algo se abre en el cielo. La restauración no comienza cuando lo arreglas todo… </w:t>
      </w:r>
      <w:r w:rsidRPr="008C22AE">
        <w:rPr>
          <w:rFonts w:asciiTheme="minorHAnsi" w:hAnsiTheme="minorHAnsi"/>
          <w:b/>
          <w:bCs/>
        </w:rPr>
        <w:t>comienza cuando lo reconoces todo</w:t>
      </w:r>
      <w:r w:rsidR="001E2FE6">
        <w:rPr>
          <w:rFonts w:asciiTheme="minorHAnsi" w:hAnsiTheme="minorHAnsi"/>
          <w:b/>
          <w:bCs/>
        </w:rPr>
        <w:t xml:space="preserve"> y te arrepientes</w:t>
      </w:r>
      <w:r w:rsidRPr="00DE68FE">
        <w:rPr>
          <w:rFonts w:asciiTheme="minorHAnsi" w:hAnsiTheme="minorHAnsi"/>
        </w:rPr>
        <w:t>.</w:t>
      </w:r>
      <w:r w:rsidRPr="00DE68FE">
        <w:rPr>
          <w:rFonts w:asciiTheme="minorHAnsi" w:hAnsiTheme="minorHAnsi"/>
        </w:rPr>
        <w:br/>
      </w:r>
    </w:p>
    <w:p w14:paraId="4AE2A29D" w14:textId="57EF7E7F" w:rsidR="00336949" w:rsidRPr="00DE68FE" w:rsidRDefault="00336949" w:rsidP="00DE68FE">
      <w:pPr>
        <w:pStyle w:val="NormalWeb"/>
        <w:rPr>
          <w:rFonts w:asciiTheme="minorHAnsi" w:hAnsiTheme="minorHAnsi"/>
          <w:i/>
          <w:iCs/>
          <w:color w:val="7030A0"/>
        </w:rPr>
      </w:pPr>
      <w:r w:rsidRPr="00DE68FE">
        <w:rPr>
          <w:rFonts w:asciiTheme="minorHAnsi" w:hAnsiTheme="minorHAnsi"/>
          <w:i/>
          <w:iCs/>
          <w:color w:val="7030A0"/>
        </w:rPr>
        <w:t>El arrepentimiento sincero abre la puerta al perdón inmediato de Dios.</w:t>
      </w:r>
    </w:p>
    <w:p w14:paraId="3DF76BCD" w14:textId="77777777" w:rsidR="00106106" w:rsidRPr="00DE68FE" w:rsidRDefault="00106106" w:rsidP="00DE68FE">
      <w:pPr>
        <w:pStyle w:val="NormalWeb"/>
        <w:rPr>
          <w:rFonts w:asciiTheme="minorHAnsi" w:hAnsiTheme="minorHAnsi"/>
        </w:rPr>
      </w:pPr>
    </w:p>
    <w:p w14:paraId="73854AD5" w14:textId="500C77B5" w:rsidR="00336949" w:rsidRPr="00DE68FE" w:rsidRDefault="00336949" w:rsidP="00DE68FE">
      <w:pPr>
        <w:pStyle w:val="NormalWeb"/>
        <w:rPr>
          <w:rFonts w:asciiTheme="minorHAnsi" w:hAnsiTheme="minorHAnsi"/>
        </w:rPr>
      </w:pPr>
      <w:r w:rsidRPr="00DE68FE">
        <w:rPr>
          <w:rFonts w:asciiTheme="minorHAnsi" w:hAnsiTheme="minorHAnsi"/>
        </w:rPr>
        <w:t xml:space="preserve">Hoy no necesitas esconderte ni defenderte… </w:t>
      </w:r>
      <w:r w:rsidRPr="00457C63">
        <w:rPr>
          <w:rFonts w:asciiTheme="minorHAnsi" w:hAnsiTheme="minorHAnsi"/>
          <w:b/>
          <w:bCs/>
        </w:rPr>
        <w:t>necesitas volver</w:t>
      </w:r>
      <w:r w:rsidRPr="00DE68FE">
        <w:rPr>
          <w:rFonts w:asciiTheme="minorHAnsi" w:hAnsiTheme="minorHAnsi"/>
        </w:rPr>
        <w:t xml:space="preserve">. Porque Dios no está buscando perfección, está buscando rendición. Y cuando hay un corazón que se humilla, siempre Dios </w:t>
      </w:r>
      <w:r w:rsidR="00457C63">
        <w:rPr>
          <w:rFonts w:asciiTheme="minorHAnsi" w:hAnsiTheme="minorHAnsi"/>
        </w:rPr>
        <w:t>te</w:t>
      </w:r>
      <w:r w:rsidRPr="00DE68FE">
        <w:rPr>
          <w:rFonts w:asciiTheme="minorHAnsi" w:hAnsiTheme="minorHAnsi"/>
        </w:rPr>
        <w:t xml:space="preserve"> perdona.</w:t>
      </w:r>
    </w:p>
    <w:p w14:paraId="23EE2E7A" w14:textId="77777777" w:rsidR="00106106" w:rsidRPr="00DE68FE" w:rsidRDefault="00106106" w:rsidP="00DE68FE">
      <w:pPr>
        <w:pStyle w:val="NormalWeb"/>
        <w:rPr>
          <w:rFonts w:asciiTheme="minorHAnsi" w:hAnsiTheme="minorHAnsi"/>
        </w:rPr>
      </w:pPr>
    </w:p>
    <w:p w14:paraId="72E7FD08" w14:textId="0B6B45DF" w:rsidR="00336949" w:rsidRPr="00DE68FE" w:rsidRDefault="00336949" w:rsidP="00DE68FE">
      <w:pPr>
        <w:pStyle w:val="NormalWeb"/>
        <w:rPr>
          <w:rFonts w:asciiTheme="minorHAnsi" w:hAnsiTheme="minorHAnsi"/>
          <w:i/>
          <w:iCs/>
        </w:rPr>
      </w:pPr>
      <w:r w:rsidRPr="00DE68FE">
        <w:rPr>
          <w:rFonts w:asciiTheme="minorHAnsi" w:hAnsiTheme="minorHAnsi"/>
          <w:b/>
          <w:bCs/>
          <w:i/>
          <w:iCs/>
        </w:rPr>
        <w:t>Señor</w:t>
      </w:r>
      <w:r w:rsidR="00106106" w:rsidRPr="00DE68FE">
        <w:rPr>
          <w:rFonts w:asciiTheme="minorHAnsi" w:hAnsiTheme="minorHAnsi"/>
          <w:b/>
          <w:bCs/>
          <w:i/>
          <w:iCs/>
        </w:rPr>
        <w:t xml:space="preserve"> Jesús</w:t>
      </w:r>
      <w:r w:rsidRPr="00DE68FE">
        <w:rPr>
          <w:rFonts w:asciiTheme="minorHAnsi" w:hAnsiTheme="minorHAnsi"/>
          <w:i/>
          <w:iCs/>
        </w:rPr>
        <w:t xml:space="preserve">, hoy vengo delante de ti sin excusas. Reconozco mi necesidad de ti y te entrego todo lo que no está bien en mi corazón. Dame un espíritu humilde para responder a tu voz y la fe para recibir tu perdón. Gracias porque en ti siempre hay gracia disponible para comenzar de nuevo. </w:t>
      </w:r>
      <w:r w:rsidRPr="00AC5129">
        <w:rPr>
          <w:rFonts w:asciiTheme="minorHAnsi" w:hAnsiTheme="minorHAnsi"/>
          <w:b/>
          <w:bCs/>
          <w:i/>
          <w:iCs/>
        </w:rPr>
        <w:t>Amén</w:t>
      </w:r>
      <w:r w:rsidRPr="00DE68FE">
        <w:rPr>
          <w:rFonts w:asciiTheme="minorHAnsi" w:hAnsiTheme="minorHAnsi"/>
          <w:i/>
          <w:iCs/>
        </w:rPr>
        <w:t>.</w:t>
      </w:r>
    </w:p>
    <w:bookmarkEnd w:id="301"/>
    <w:p w14:paraId="2BE61929" w14:textId="77777777" w:rsidR="00336949" w:rsidRPr="00DE68FE" w:rsidRDefault="00336949" w:rsidP="00DE68FE">
      <w:pPr>
        <w:rPr>
          <w:rFonts w:asciiTheme="minorHAnsi" w:eastAsiaTheme="minorHAnsi" w:hAnsiTheme="minorHAnsi" w:cs="Calibri"/>
          <w:lang w:val="es-ES" w:eastAsia="en-US"/>
          <w14:ligatures w14:val="standardContextual"/>
        </w:rPr>
      </w:pPr>
    </w:p>
    <w:p w14:paraId="1C071DB4" w14:textId="77777777" w:rsidR="004B06AB" w:rsidRPr="00DE68FE" w:rsidRDefault="004B06AB" w:rsidP="00DE68FE">
      <w:pPr>
        <w:rPr>
          <w:rFonts w:asciiTheme="minorHAnsi" w:eastAsiaTheme="minorHAnsi" w:hAnsiTheme="minorHAnsi" w:cs="Calibri"/>
          <w:lang w:val="es-ES" w:eastAsia="en-US"/>
          <w14:ligatures w14:val="standardContextual"/>
        </w:rPr>
      </w:pPr>
    </w:p>
    <w:p w14:paraId="408E9DC9" w14:textId="77777777" w:rsidR="004B06AB" w:rsidRPr="00DE68FE" w:rsidRDefault="004B06AB" w:rsidP="00DE68FE">
      <w:pPr>
        <w:rPr>
          <w:rFonts w:asciiTheme="minorHAnsi" w:eastAsiaTheme="minorHAnsi" w:hAnsiTheme="minorHAnsi" w:cs="Calibri"/>
          <w:lang w:val="es-ES" w:eastAsia="en-US"/>
          <w14:ligatures w14:val="standardContextual"/>
        </w:rPr>
      </w:pPr>
    </w:p>
    <w:sectPr w:rsidR="004B06AB" w:rsidRPr="00DE68FE">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277D6" w14:textId="77777777" w:rsidR="000417FE" w:rsidRDefault="000417FE" w:rsidP="00C24DDD">
      <w:r>
        <w:separator/>
      </w:r>
    </w:p>
  </w:endnote>
  <w:endnote w:type="continuationSeparator" w:id="0">
    <w:p w14:paraId="5270B9A3" w14:textId="77777777" w:rsidR="000417FE" w:rsidRDefault="000417FE" w:rsidP="00C24DDD">
      <w:r>
        <w:continuationSeparator/>
      </w:r>
    </w:p>
  </w:endnote>
  <w:endnote w:type="continuationNotice" w:id="1">
    <w:p w14:paraId="7A343703" w14:textId="77777777" w:rsidR="000417FE" w:rsidRDefault="000417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pleSystemUIFont">
    <w:altName w:val="Calibri"/>
    <w:panose1 w:val="020B0604020202020204"/>
    <w:charset w:val="00"/>
    <w:family w:val="auto"/>
    <w:pitch w:val="default"/>
    <w:sig w:usb0="00000003" w:usb1="00000000" w:usb2="00000000" w:usb3="00000000" w:csb0="00000001" w:csb1="00000000"/>
  </w:font>
  <w:font w:name="-webkit-standard">
    <w:altName w:val="Cambria"/>
    <w:panose1 w:val="020B0604020202020204"/>
    <w:charset w:val="00"/>
    <w:family w:val="roman"/>
    <w:pitch w:val="default"/>
  </w:font>
  <w:font w:name="Apple Symbols">
    <w:panose1 w:val="02000000000000000000"/>
    <w:charset w:val="B1"/>
    <w:family w:val="auto"/>
    <w:pitch w:val="variable"/>
    <w:sig w:usb0="800008A3" w:usb1="08007BEB" w:usb2="01840034" w:usb3="00000000" w:csb0="000001FB"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64B55" w14:textId="77777777" w:rsidR="000417FE" w:rsidRDefault="000417FE" w:rsidP="00C24DDD">
      <w:r>
        <w:separator/>
      </w:r>
    </w:p>
  </w:footnote>
  <w:footnote w:type="continuationSeparator" w:id="0">
    <w:p w14:paraId="28EF25E8" w14:textId="77777777" w:rsidR="000417FE" w:rsidRDefault="000417FE" w:rsidP="00C24DDD">
      <w:r>
        <w:continuationSeparator/>
      </w:r>
    </w:p>
  </w:footnote>
  <w:footnote w:type="continuationNotice" w:id="1">
    <w:p w14:paraId="55F31775" w14:textId="77777777" w:rsidR="000417FE" w:rsidRDefault="000417F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5988"/>
    <w:multiLevelType w:val="multilevel"/>
    <w:tmpl w:val="0572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C6504"/>
    <w:multiLevelType w:val="multilevel"/>
    <w:tmpl w:val="3234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31E40"/>
    <w:multiLevelType w:val="multilevel"/>
    <w:tmpl w:val="59D4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9516E"/>
    <w:multiLevelType w:val="hybridMultilevel"/>
    <w:tmpl w:val="BBECF1E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57E68CD"/>
    <w:multiLevelType w:val="multilevel"/>
    <w:tmpl w:val="7EB2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04423"/>
    <w:multiLevelType w:val="multilevel"/>
    <w:tmpl w:val="55A8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B4C12"/>
    <w:multiLevelType w:val="multilevel"/>
    <w:tmpl w:val="10C2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F78CF"/>
    <w:multiLevelType w:val="hybridMultilevel"/>
    <w:tmpl w:val="291C6A0E"/>
    <w:lvl w:ilvl="0" w:tplc="EE06E2E6">
      <w:start w:val="3"/>
      <w:numFmt w:val="bullet"/>
      <w:lvlText w:val="-"/>
      <w:lvlJc w:val="left"/>
      <w:pPr>
        <w:ind w:left="720" w:hanging="360"/>
      </w:pPr>
      <w:rPr>
        <w:rFonts w:ascii="Aptos" w:eastAsia="Times New Roman" w:hAnsi="Aptos"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DD729B0"/>
    <w:multiLevelType w:val="multilevel"/>
    <w:tmpl w:val="EBC2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F1386"/>
    <w:multiLevelType w:val="multilevel"/>
    <w:tmpl w:val="6CD8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2209A"/>
    <w:multiLevelType w:val="multilevel"/>
    <w:tmpl w:val="EE92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B208C"/>
    <w:multiLevelType w:val="multilevel"/>
    <w:tmpl w:val="B5B4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365D7"/>
    <w:multiLevelType w:val="multilevel"/>
    <w:tmpl w:val="6DF02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4217C"/>
    <w:multiLevelType w:val="multilevel"/>
    <w:tmpl w:val="7224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6A6374"/>
    <w:multiLevelType w:val="multilevel"/>
    <w:tmpl w:val="5B46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7649C2"/>
    <w:multiLevelType w:val="multilevel"/>
    <w:tmpl w:val="0E7268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Aptos" w:eastAsiaTheme="minorHAnsi" w:hAnsi="Aptos" w:cstheme="minorBidi" w:hint="default"/>
        <w:color w:val="00000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13A6C"/>
    <w:multiLevelType w:val="hybridMultilevel"/>
    <w:tmpl w:val="39FA99E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B702C49"/>
    <w:multiLevelType w:val="multilevel"/>
    <w:tmpl w:val="3A32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A6DCB"/>
    <w:multiLevelType w:val="multilevel"/>
    <w:tmpl w:val="C19C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666B3"/>
    <w:multiLevelType w:val="multilevel"/>
    <w:tmpl w:val="7E58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A56E91"/>
    <w:multiLevelType w:val="multilevel"/>
    <w:tmpl w:val="F44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C2A21"/>
    <w:multiLevelType w:val="multilevel"/>
    <w:tmpl w:val="CF66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AB6347"/>
    <w:multiLevelType w:val="multilevel"/>
    <w:tmpl w:val="D0AE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BF5B27"/>
    <w:multiLevelType w:val="multilevel"/>
    <w:tmpl w:val="63CA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B40DF2"/>
    <w:multiLevelType w:val="hybridMultilevel"/>
    <w:tmpl w:val="BB484A5A"/>
    <w:lvl w:ilvl="0" w:tplc="5DDAE4B6">
      <w:start w:val="1"/>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B376802"/>
    <w:multiLevelType w:val="multilevel"/>
    <w:tmpl w:val="B0263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D760B5"/>
    <w:multiLevelType w:val="multilevel"/>
    <w:tmpl w:val="B1C0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CD4620"/>
    <w:multiLevelType w:val="hybridMultilevel"/>
    <w:tmpl w:val="5F4A0C0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3D257578"/>
    <w:multiLevelType w:val="multilevel"/>
    <w:tmpl w:val="BC14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8C6165"/>
    <w:multiLevelType w:val="multilevel"/>
    <w:tmpl w:val="66C40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03089C"/>
    <w:multiLevelType w:val="multilevel"/>
    <w:tmpl w:val="D9FA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451357"/>
    <w:multiLevelType w:val="multilevel"/>
    <w:tmpl w:val="29A0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610768"/>
    <w:multiLevelType w:val="multilevel"/>
    <w:tmpl w:val="921E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9070E5"/>
    <w:multiLevelType w:val="multilevel"/>
    <w:tmpl w:val="BEF2E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0F6ACA"/>
    <w:multiLevelType w:val="multilevel"/>
    <w:tmpl w:val="35A2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99361D"/>
    <w:multiLevelType w:val="multilevel"/>
    <w:tmpl w:val="6CD4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BC687A"/>
    <w:multiLevelType w:val="multilevel"/>
    <w:tmpl w:val="9636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B0187D"/>
    <w:multiLevelType w:val="multilevel"/>
    <w:tmpl w:val="2C36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180466"/>
    <w:multiLevelType w:val="multilevel"/>
    <w:tmpl w:val="CF7C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8A6569"/>
    <w:multiLevelType w:val="multilevel"/>
    <w:tmpl w:val="78BC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B02ECA"/>
    <w:multiLevelType w:val="hybridMultilevel"/>
    <w:tmpl w:val="EAC8AB0C"/>
    <w:lvl w:ilvl="0" w:tplc="2D463FBE">
      <w:start w:val="19"/>
      <w:numFmt w:val="bullet"/>
      <w:lvlText w:val="-"/>
      <w:lvlJc w:val="left"/>
      <w:pPr>
        <w:ind w:left="720" w:hanging="360"/>
      </w:pPr>
      <w:rPr>
        <w:rFonts w:ascii="Aptos" w:eastAsia="Times New Roman" w:hAnsi="Aptos"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45C0D3D"/>
    <w:multiLevelType w:val="multilevel"/>
    <w:tmpl w:val="2EF03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0C19A1"/>
    <w:multiLevelType w:val="multilevel"/>
    <w:tmpl w:val="C374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E47328"/>
    <w:multiLevelType w:val="multilevel"/>
    <w:tmpl w:val="4C68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DC6E7A"/>
    <w:multiLevelType w:val="multilevel"/>
    <w:tmpl w:val="11F8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0E16CF"/>
    <w:multiLevelType w:val="multilevel"/>
    <w:tmpl w:val="781A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760EF5"/>
    <w:multiLevelType w:val="multilevel"/>
    <w:tmpl w:val="2216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921B53"/>
    <w:multiLevelType w:val="multilevel"/>
    <w:tmpl w:val="0964A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240123"/>
    <w:multiLevelType w:val="multilevel"/>
    <w:tmpl w:val="965E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012FE0"/>
    <w:multiLevelType w:val="multilevel"/>
    <w:tmpl w:val="D2EC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8978DE"/>
    <w:multiLevelType w:val="multilevel"/>
    <w:tmpl w:val="5FF4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8B2052"/>
    <w:multiLevelType w:val="multilevel"/>
    <w:tmpl w:val="60924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D10EFE"/>
    <w:multiLevelType w:val="multilevel"/>
    <w:tmpl w:val="CA64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0E4614"/>
    <w:multiLevelType w:val="multilevel"/>
    <w:tmpl w:val="58F4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CB0253"/>
    <w:multiLevelType w:val="multilevel"/>
    <w:tmpl w:val="90D4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E511D6"/>
    <w:multiLevelType w:val="multilevel"/>
    <w:tmpl w:val="F5C2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41681">
    <w:abstractNumId w:val="27"/>
  </w:num>
  <w:num w:numId="2" w16cid:durableId="1690449317">
    <w:abstractNumId w:val="24"/>
  </w:num>
  <w:num w:numId="3" w16cid:durableId="351150773">
    <w:abstractNumId w:val="22"/>
  </w:num>
  <w:num w:numId="4" w16cid:durableId="1422945429">
    <w:abstractNumId w:val="3"/>
  </w:num>
  <w:num w:numId="5" w16cid:durableId="226645441">
    <w:abstractNumId w:val="31"/>
  </w:num>
  <w:num w:numId="6" w16cid:durableId="318001263">
    <w:abstractNumId w:val="8"/>
  </w:num>
  <w:num w:numId="7" w16cid:durableId="915170107">
    <w:abstractNumId w:val="10"/>
  </w:num>
  <w:num w:numId="8" w16cid:durableId="910046767">
    <w:abstractNumId w:val="50"/>
  </w:num>
  <w:num w:numId="9" w16cid:durableId="490830793">
    <w:abstractNumId w:val="51"/>
  </w:num>
  <w:num w:numId="10" w16cid:durableId="2119333631">
    <w:abstractNumId w:val="12"/>
  </w:num>
  <w:num w:numId="11" w16cid:durableId="1751581328">
    <w:abstractNumId w:val="41"/>
  </w:num>
  <w:num w:numId="12" w16cid:durableId="1913730324">
    <w:abstractNumId w:val="33"/>
  </w:num>
  <w:num w:numId="13" w16cid:durableId="1463570357">
    <w:abstractNumId w:val="25"/>
  </w:num>
  <w:num w:numId="14" w16cid:durableId="1494950543">
    <w:abstractNumId w:val="9"/>
  </w:num>
  <w:num w:numId="15" w16cid:durableId="194079333">
    <w:abstractNumId w:val="32"/>
  </w:num>
  <w:num w:numId="16" w16cid:durableId="1221478500">
    <w:abstractNumId w:val="23"/>
  </w:num>
  <w:num w:numId="17" w16cid:durableId="1682464160">
    <w:abstractNumId w:val="36"/>
  </w:num>
  <w:num w:numId="18" w16cid:durableId="942689079">
    <w:abstractNumId w:val="0"/>
  </w:num>
  <w:num w:numId="19" w16cid:durableId="1690597750">
    <w:abstractNumId w:val="6"/>
  </w:num>
  <w:num w:numId="20" w16cid:durableId="2078741269">
    <w:abstractNumId w:val="45"/>
  </w:num>
  <w:num w:numId="21" w16cid:durableId="1960602577">
    <w:abstractNumId w:val="30"/>
  </w:num>
  <w:num w:numId="22" w16cid:durableId="613948673">
    <w:abstractNumId w:val="37"/>
  </w:num>
  <w:num w:numId="23" w16cid:durableId="936718170">
    <w:abstractNumId w:val="1"/>
  </w:num>
  <w:num w:numId="24" w16cid:durableId="1649361939">
    <w:abstractNumId w:val="28"/>
  </w:num>
  <w:num w:numId="25" w16cid:durableId="1935507118">
    <w:abstractNumId w:val="2"/>
  </w:num>
  <w:num w:numId="26" w16cid:durableId="12148289">
    <w:abstractNumId w:val="46"/>
  </w:num>
  <w:num w:numId="27" w16cid:durableId="1062094524">
    <w:abstractNumId w:val="39"/>
  </w:num>
  <w:num w:numId="28" w16cid:durableId="1379932128">
    <w:abstractNumId w:val="20"/>
  </w:num>
  <w:num w:numId="29" w16cid:durableId="1553467084">
    <w:abstractNumId w:val="38"/>
  </w:num>
  <w:num w:numId="30" w16cid:durableId="38016267">
    <w:abstractNumId w:val="5"/>
  </w:num>
  <w:num w:numId="31" w16cid:durableId="707073331">
    <w:abstractNumId w:val="44"/>
  </w:num>
  <w:num w:numId="32" w16cid:durableId="1905067034">
    <w:abstractNumId w:val="29"/>
  </w:num>
  <w:num w:numId="33" w16cid:durableId="2085183251">
    <w:abstractNumId w:val="4"/>
  </w:num>
  <w:num w:numId="34" w16cid:durableId="653878673">
    <w:abstractNumId w:val="55"/>
  </w:num>
  <w:num w:numId="35" w16cid:durableId="440422882">
    <w:abstractNumId w:val="54"/>
  </w:num>
  <w:num w:numId="36" w16cid:durableId="514196552">
    <w:abstractNumId w:val="47"/>
  </w:num>
  <w:num w:numId="37" w16cid:durableId="2003851535">
    <w:abstractNumId w:val="34"/>
  </w:num>
  <w:num w:numId="38" w16cid:durableId="2043432254">
    <w:abstractNumId w:val="35"/>
  </w:num>
  <w:num w:numId="39" w16cid:durableId="198009272">
    <w:abstractNumId w:val="13"/>
  </w:num>
  <w:num w:numId="40" w16cid:durableId="1493136008">
    <w:abstractNumId w:val="49"/>
  </w:num>
  <w:num w:numId="41" w16cid:durableId="1422333663">
    <w:abstractNumId w:val="16"/>
  </w:num>
  <w:num w:numId="42" w16cid:durableId="1294753394">
    <w:abstractNumId w:val="15"/>
  </w:num>
  <w:num w:numId="43" w16cid:durableId="1646738998">
    <w:abstractNumId w:val="53"/>
  </w:num>
  <w:num w:numId="44" w16cid:durableId="103422298">
    <w:abstractNumId w:val="42"/>
  </w:num>
  <w:num w:numId="45" w16cid:durableId="1627277237">
    <w:abstractNumId w:val="19"/>
  </w:num>
  <w:num w:numId="46" w16cid:durableId="429936168">
    <w:abstractNumId w:val="43"/>
  </w:num>
  <w:num w:numId="47" w16cid:durableId="1065838953">
    <w:abstractNumId w:val="11"/>
  </w:num>
  <w:num w:numId="48" w16cid:durableId="245304724">
    <w:abstractNumId w:val="40"/>
  </w:num>
  <w:num w:numId="49" w16cid:durableId="1587416974">
    <w:abstractNumId w:val="7"/>
  </w:num>
  <w:num w:numId="50" w16cid:durableId="609774925">
    <w:abstractNumId w:val="18"/>
  </w:num>
  <w:num w:numId="51" w16cid:durableId="1977949994">
    <w:abstractNumId w:val="48"/>
  </w:num>
  <w:num w:numId="52" w16cid:durableId="1402405477">
    <w:abstractNumId w:val="21"/>
  </w:num>
  <w:num w:numId="53" w16cid:durableId="420876296">
    <w:abstractNumId w:val="26"/>
  </w:num>
  <w:num w:numId="54" w16cid:durableId="1582107045">
    <w:abstractNumId w:val="17"/>
  </w:num>
  <w:num w:numId="55" w16cid:durableId="1791243673">
    <w:abstractNumId w:val="14"/>
  </w:num>
  <w:num w:numId="56" w16cid:durableId="916550110">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1"/>
  <w:revisionView w:inkAnnotations="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DDD"/>
    <w:rsid w:val="00001405"/>
    <w:rsid w:val="00001C85"/>
    <w:rsid w:val="00002A50"/>
    <w:rsid w:val="00002E73"/>
    <w:rsid w:val="00002F87"/>
    <w:rsid w:val="0000382F"/>
    <w:rsid w:val="00004A6C"/>
    <w:rsid w:val="00004EDE"/>
    <w:rsid w:val="0000517E"/>
    <w:rsid w:val="00005623"/>
    <w:rsid w:val="00007A45"/>
    <w:rsid w:val="00010774"/>
    <w:rsid w:val="00010DED"/>
    <w:rsid w:val="00011101"/>
    <w:rsid w:val="00011128"/>
    <w:rsid w:val="00011A32"/>
    <w:rsid w:val="00011D76"/>
    <w:rsid w:val="000120BC"/>
    <w:rsid w:val="000129B3"/>
    <w:rsid w:val="00012FC9"/>
    <w:rsid w:val="000138C1"/>
    <w:rsid w:val="00014378"/>
    <w:rsid w:val="0001449D"/>
    <w:rsid w:val="00014823"/>
    <w:rsid w:val="00014F9D"/>
    <w:rsid w:val="000160CB"/>
    <w:rsid w:val="000165D9"/>
    <w:rsid w:val="00016A37"/>
    <w:rsid w:val="00016C91"/>
    <w:rsid w:val="0001732E"/>
    <w:rsid w:val="000175D3"/>
    <w:rsid w:val="000176C5"/>
    <w:rsid w:val="000179F7"/>
    <w:rsid w:val="00020C45"/>
    <w:rsid w:val="00020F09"/>
    <w:rsid w:val="00021746"/>
    <w:rsid w:val="00021B9C"/>
    <w:rsid w:val="000220DE"/>
    <w:rsid w:val="0002230D"/>
    <w:rsid w:val="00022452"/>
    <w:rsid w:val="0002254D"/>
    <w:rsid w:val="000230DB"/>
    <w:rsid w:val="000247EE"/>
    <w:rsid w:val="00024CAD"/>
    <w:rsid w:val="0002506B"/>
    <w:rsid w:val="00025453"/>
    <w:rsid w:val="000254B1"/>
    <w:rsid w:val="000254F6"/>
    <w:rsid w:val="00025845"/>
    <w:rsid w:val="000259E6"/>
    <w:rsid w:val="00025F66"/>
    <w:rsid w:val="00026B58"/>
    <w:rsid w:val="00026CF9"/>
    <w:rsid w:val="00027962"/>
    <w:rsid w:val="0003052B"/>
    <w:rsid w:val="000308EF"/>
    <w:rsid w:val="00030BBD"/>
    <w:rsid w:val="00030F34"/>
    <w:rsid w:val="000310B6"/>
    <w:rsid w:val="000312FB"/>
    <w:rsid w:val="000318F8"/>
    <w:rsid w:val="00031C31"/>
    <w:rsid w:val="00032205"/>
    <w:rsid w:val="00032A7B"/>
    <w:rsid w:val="00032BB4"/>
    <w:rsid w:val="0003412A"/>
    <w:rsid w:val="0003422A"/>
    <w:rsid w:val="00034397"/>
    <w:rsid w:val="00034BB2"/>
    <w:rsid w:val="00035034"/>
    <w:rsid w:val="000352A1"/>
    <w:rsid w:val="000354B3"/>
    <w:rsid w:val="0003580E"/>
    <w:rsid w:val="00037501"/>
    <w:rsid w:val="000400D3"/>
    <w:rsid w:val="000407D2"/>
    <w:rsid w:val="00040B8A"/>
    <w:rsid w:val="000412D8"/>
    <w:rsid w:val="0004143D"/>
    <w:rsid w:val="00041541"/>
    <w:rsid w:val="000417FE"/>
    <w:rsid w:val="000437A5"/>
    <w:rsid w:val="000438D6"/>
    <w:rsid w:val="00043AC3"/>
    <w:rsid w:val="00043FA8"/>
    <w:rsid w:val="00043FEE"/>
    <w:rsid w:val="00044BA8"/>
    <w:rsid w:val="00044F89"/>
    <w:rsid w:val="00044FBA"/>
    <w:rsid w:val="000451E5"/>
    <w:rsid w:val="00045365"/>
    <w:rsid w:val="0004576D"/>
    <w:rsid w:val="00046CDF"/>
    <w:rsid w:val="000471F0"/>
    <w:rsid w:val="00047623"/>
    <w:rsid w:val="0004765B"/>
    <w:rsid w:val="00047912"/>
    <w:rsid w:val="0004793F"/>
    <w:rsid w:val="00047AB0"/>
    <w:rsid w:val="000510E8"/>
    <w:rsid w:val="000513AF"/>
    <w:rsid w:val="00051857"/>
    <w:rsid w:val="00051898"/>
    <w:rsid w:val="00052205"/>
    <w:rsid w:val="00052267"/>
    <w:rsid w:val="00053AFC"/>
    <w:rsid w:val="00054932"/>
    <w:rsid w:val="00055542"/>
    <w:rsid w:val="0005558C"/>
    <w:rsid w:val="00055C18"/>
    <w:rsid w:val="00055C27"/>
    <w:rsid w:val="000568C2"/>
    <w:rsid w:val="00056F5E"/>
    <w:rsid w:val="000579F9"/>
    <w:rsid w:val="00057B10"/>
    <w:rsid w:val="00061145"/>
    <w:rsid w:val="0006130B"/>
    <w:rsid w:val="000615F1"/>
    <w:rsid w:val="0006175D"/>
    <w:rsid w:val="00061E38"/>
    <w:rsid w:val="0006218D"/>
    <w:rsid w:val="00062F8A"/>
    <w:rsid w:val="00062FAE"/>
    <w:rsid w:val="0006419D"/>
    <w:rsid w:val="000652F3"/>
    <w:rsid w:val="0006629C"/>
    <w:rsid w:val="00066912"/>
    <w:rsid w:val="0006702C"/>
    <w:rsid w:val="00067161"/>
    <w:rsid w:val="000676F2"/>
    <w:rsid w:val="00067CA2"/>
    <w:rsid w:val="000701A0"/>
    <w:rsid w:val="0007044C"/>
    <w:rsid w:val="0007119F"/>
    <w:rsid w:val="0007173C"/>
    <w:rsid w:val="00071B13"/>
    <w:rsid w:val="00071F71"/>
    <w:rsid w:val="000726D3"/>
    <w:rsid w:val="00072A7E"/>
    <w:rsid w:val="000747AE"/>
    <w:rsid w:val="00074CD1"/>
    <w:rsid w:val="00074E92"/>
    <w:rsid w:val="0007535F"/>
    <w:rsid w:val="00075D34"/>
    <w:rsid w:val="00075EA0"/>
    <w:rsid w:val="00076B90"/>
    <w:rsid w:val="000775D0"/>
    <w:rsid w:val="000779CB"/>
    <w:rsid w:val="00077EF8"/>
    <w:rsid w:val="000809B1"/>
    <w:rsid w:val="0008181D"/>
    <w:rsid w:val="00081B78"/>
    <w:rsid w:val="00081DC1"/>
    <w:rsid w:val="000822BE"/>
    <w:rsid w:val="000825DE"/>
    <w:rsid w:val="00083211"/>
    <w:rsid w:val="000834D6"/>
    <w:rsid w:val="000836EC"/>
    <w:rsid w:val="00083712"/>
    <w:rsid w:val="00083958"/>
    <w:rsid w:val="00084EBA"/>
    <w:rsid w:val="00084F93"/>
    <w:rsid w:val="0008577F"/>
    <w:rsid w:val="00086060"/>
    <w:rsid w:val="00086428"/>
    <w:rsid w:val="00086528"/>
    <w:rsid w:val="000868B3"/>
    <w:rsid w:val="00086C99"/>
    <w:rsid w:val="00090911"/>
    <w:rsid w:val="000910FC"/>
    <w:rsid w:val="00091340"/>
    <w:rsid w:val="000927B4"/>
    <w:rsid w:val="0009280E"/>
    <w:rsid w:val="00092D06"/>
    <w:rsid w:val="00092FFB"/>
    <w:rsid w:val="00093353"/>
    <w:rsid w:val="00093CA7"/>
    <w:rsid w:val="00093F29"/>
    <w:rsid w:val="00094370"/>
    <w:rsid w:val="00094581"/>
    <w:rsid w:val="00094749"/>
    <w:rsid w:val="000948A0"/>
    <w:rsid w:val="000968E3"/>
    <w:rsid w:val="00096DD1"/>
    <w:rsid w:val="0009736A"/>
    <w:rsid w:val="000A0B09"/>
    <w:rsid w:val="000A0E78"/>
    <w:rsid w:val="000A0E96"/>
    <w:rsid w:val="000A18B9"/>
    <w:rsid w:val="000A193E"/>
    <w:rsid w:val="000A243D"/>
    <w:rsid w:val="000A278C"/>
    <w:rsid w:val="000A2886"/>
    <w:rsid w:val="000A3259"/>
    <w:rsid w:val="000A4CE6"/>
    <w:rsid w:val="000A4FB6"/>
    <w:rsid w:val="000A50A2"/>
    <w:rsid w:val="000A54AF"/>
    <w:rsid w:val="000A579F"/>
    <w:rsid w:val="000A6A0C"/>
    <w:rsid w:val="000A74AC"/>
    <w:rsid w:val="000A7DB7"/>
    <w:rsid w:val="000B07C3"/>
    <w:rsid w:val="000B0800"/>
    <w:rsid w:val="000B0B50"/>
    <w:rsid w:val="000B1BE2"/>
    <w:rsid w:val="000B1EC6"/>
    <w:rsid w:val="000B1F21"/>
    <w:rsid w:val="000B23DD"/>
    <w:rsid w:val="000B2429"/>
    <w:rsid w:val="000B2977"/>
    <w:rsid w:val="000B4895"/>
    <w:rsid w:val="000B53C4"/>
    <w:rsid w:val="000B5CE4"/>
    <w:rsid w:val="000B5D9B"/>
    <w:rsid w:val="000B628B"/>
    <w:rsid w:val="000B63C8"/>
    <w:rsid w:val="000B7964"/>
    <w:rsid w:val="000C012D"/>
    <w:rsid w:val="000C0204"/>
    <w:rsid w:val="000C02B6"/>
    <w:rsid w:val="000C0DEC"/>
    <w:rsid w:val="000C35D2"/>
    <w:rsid w:val="000C4B13"/>
    <w:rsid w:val="000C5938"/>
    <w:rsid w:val="000C7211"/>
    <w:rsid w:val="000C76F2"/>
    <w:rsid w:val="000C7DD3"/>
    <w:rsid w:val="000D10D6"/>
    <w:rsid w:val="000D160A"/>
    <w:rsid w:val="000D4B2A"/>
    <w:rsid w:val="000D4F73"/>
    <w:rsid w:val="000D54E0"/>
    <w:rsid w:val="000D58D5"/>
    <w:rsid w:val="000D6B11"/>
    <w:rsid w:val="000D6C4B"/>
    <w:rsid w:val="000E35A8"/>
    <w:rsid w:val="000E3B93"/>
    <w:rsid w:val="000E454E"/>
    <w:rsid w:val="000E54FE"/>
    <w:rsid w:val="000E5617"/>
    <w:rsid w:val="000E5C7D"/>
    <w:rsid w:val="000E5E3A"/>
    <w:rsid w:val="000E5EF3"/>
    <w:rsid w:val="000E65B8"/>
    <w:rsid w:val="000E6AB9"/>
    <w:rsid w:val="000E73A2"/>
    <w:rsid w:val="000E7DED"/>
    <w:rsid w:val="000F0E22"/>
    <w:rsid w:val="000F0E90"/>
    <w:rsid w:val="000F1296"/>
    <w:rsid w:val="000F2003"/>
    <w:rsid w:val="000F20CD"/>
    <w:rsid w:val="000F2572"/>
    <w:rsid w:val="000F3053"/>
    <w:rsid w:val="000F389D"/>
    <w:rsid w:val="000F3DE8"/>
    <w:rsid w:val="000F4266"/>
    <w:rsid w:val="000F4A1D"/>
    <w:rsid w:val="000F4A55"/>
    <w:rsid w:val="000F5102"/>
    <w:rsid w:val="000F5688"/>
    <w:rsid w:val="000F57C9"/>
    <w:rsid w:val="000F5DF9"/>
    <w:rsid w:val="000F6B78"/>
    <w:rsid w:val="000F719C"/>
    <w:rsid w:val="000F7652"/>
    <w:rsid w:val="000F7EA0"/>
    <w:rsid w:val="00100CED"/>
    <w:rsid w:val="001012BE"/>
    <w:rsid w:val="001019A2"/>
    <w:rsid w:val="00101B76"/>
    <w:rsid w:val="00102157"/>
    <w:rsid w:val="00102338"/>
    <w:rsid w:val="00102806"/>
    <w:rsid w:val="0010397E"/>
    <w:rsid w:val="0010429D"/>
    <w:rsid w:val="0010451B"/>
    <w:rsid w:val="00104FF2"/>
    <w:rsid w:val="00106106"/>
    <w:rsid w:val="00106281"/>
    <w:rsid w:val="00106B02"/>
    <w:rsid w:val="00107DEE"/>
    <w:rsid w:val="00107FB9"/>
    <w:rsid w:val="001105DF"/>
    <w:rsid w:val="001108A6"/>
    <w:rsid w:val="00110E3E"/>
    <w:rsid w:val="00110F2C"/>
    <w:rsid w:val="001113A5"/>
    <w:rsid w:val="00111542"/>
    <w:rsid w:val="00112041"/>
    <w:rsid w:val="0011404B"/>
    <w:rsid w:val="00114BC0"/>
    <w:rsid w:val="0011541A"/>
    <w:rsid w:val="00116665"/>
    <w:rsid w:val="00117454"/>
    <w:rsid w:val="001175CA"/>
    <w:rsid w:val="001202CB"/>
    <w:rsid w:val="001204FF"/>
    <w:rsid w:val="00120D40"/>
    <w:rsid w:val="001213E8"/>
    <w:rsid w:val="00121F92"/>
    <w:rsid w:val="00122481"/>
    <w:rsid w:val="00122FB7"/>
    <w:rsid w:val="0012326B"/>
    <w:rsid w:val="0012364A"/>
    <w:rsid w:val="00123C87"/>
    <w:rsid w:val="00123F06"/>
    <w:rsid w:val="0012477E"/>
    <w:rsid w:val="00124792"/>
    <w:rsid w:val="00124BB6"/>
    <w:rsid w:val="00124F3C"/>
    <w:rsid w:val="00126595"/>
    <w:rsid w:val="0012685C"/>
    <w:rsid w:val="001268C4"/>
    <w:rsid w:val="00126960"/>
    <w:rsid w:val="00127822"/>
    <w:rsid w:val="00131351"/>
    <w:rsid w:val="00131BA7"/>
    <w:rsid w:val="00133832"/>
    <w:rsid w:val="00133B95"/>
    <w:rsid w:val="001343AD"/>
    <w:rsid w:val="00134E08"/>
    <w:rsid w:val="001355BB"/>
    <w:rsid w:val="00135E3B"/>
    <w:rsid w:val="0013655C"/>
    <w:rsid w:val="0013688F"/>
    <w:rsid w:val="0013733D"/>
    <w:rsid w:val="001374F3"/>
    <w:rsid w:val="00137905"/>
    <w:rsid w:val="00142547"/>
    <w:rsid w:val="00142B8A"/>
    <w:rsid w:val="00143BD1"/>
    <w:rsid w:val="001442FC"/>
    <w:rsid w:val="0014436B"/>
    <w:rsid w:val="001443F7"/>
    <w:rsid w:val="00144FAB"/>
    <w:rsid w:val="0014533C"/>
    <w:rsid w:val="0014581C"/>
    <w:rsid w:val="001458B4"/>
    <w:rsid w:val="00145E27"/>
    <w:rsid w:val="00146052"/>
    <w:rsid w:val="0014624D"/>
    <w:rsid w:val="001476E5"/>
    <w:rsid w:val="0014797C"/>
    <w:rsid w:val="00147A43"/>
    <w:rsid w:val="00150687"/>
    <w:rsid w:val="00151110"/>
    <w:rsid w:val="001512EC"/>
    <w:rsid w:val="0015149D"/>
    <w:rsid w:val="0015150D"/>
    <w:rsid w:val="00151B59"/>
    <w:rsid w:val="00153CCB"/>
    <w:rsid w:val="001540C9"/>
    <w:rsid w:val="00154523"/>
    <w:rsid w:val="00154B26"/>
    <w:rsid w:val="00154B8F"/>
    <w:rsid w:val="00156FDB"/>
    <w:rsid w:val="00157B37"/>
    <w:rsid w:val="001605C4"/>
    <w:rsid w:val="00160F93"/>
    <w:rsid w:val="00161319"/>
    <w:rsid w:val="00161C5F"/>
    <w:rsid w:val="00161E40"/>
    <w:rsid w:val="001627D8"/>
    <w:rsid w:val="001629EB"/>
    <w:rsid w:val="00163341"/>
    <w:rsid w:val="00163772"/>
    <w:rsid w:val="00164351"/>
    <w:rsid w:val="00164CAC"/>
    <w:rsid w:val="00165192"/>
    <w:rsid w:val="00165563"/>
    <w:rsid w:val="00165AC0"/>
    <w:rsid w:val="00165D25"/>
    <w:rsid w:val="0016674D"/>
    <w:rsid w:val="00167532"/>
    <w:rsid w:val="0016768B"/>
    <w:rsid w:val="00167AF4"/>
    <w:rsid w:val="001700D9"/>
    <w:rsid w:val="00170348"/>
    <w:rsid w:val="001708DC"/>
    <w:rsid w:val="0017121B"/>
    <w:rsid w:val="00171303"/>
    <w:rsid w:val="00171543"/>
    <w:rsid w:val="00171933"/>
    <w:rsid w:val="0017308A"/>
    <w:rsid w:val="0017403A"/>
    <w:rsid w:val="00174FDA"/>
    <w:rsid w:val="00175A15"/>
    <w:rsid w:val="00175F16"/>
    <w:rsid w:val="00176700"/>
    <w:rsid w:val="00176866"/>
    <w:rsid w:val="0017712D"/>
    <w:rsid w:val="001771A5"/>
    <w:rsid w:val="001772B9"/>
    <w:rsid w:val="001772EE"/>
    <w:rsid w:val="00177D19"/>
    <w:rsid w:val="0018019E"/>
    <w:rsid w:val="00180382"/>
    <w:rsid w:val="00181703"/>
    <w:rsid w:val="00182810"/>
    <w:rsid w:val="0018369E"/>
    <w:rsid w:val="001839B8"/>
    <w:rsid w:val="00183D0F"/>
    <w:rsid w:val="00184180"/>
    <w:rsid w:val="00184CFF"/>
    <w:rsid w:val="00184E96"/>
    <w:rsid w:val="00185BBD"/>
    <w:rsid w:val="001865D3"/>
    <w:rsid w:val="00186A0E"/>
    <w:rsid w:val="00187816"/>
    <w:rsid w:val="00187C37"/>
    <w:rsid w:val="00187CF9"/>
    <w:rsid w:val="00187E35"/>
    <w:rsid w:val="00190DFB"/>
    <w:rsid w:val="00190F81"/>
    <w:rsid w:val="00191847"/>
    <w:rsid w:val="00191A5E"/>
    <w:rsid w:val="00191C6E"/>
    <w:rsid w:val="00191CE5"/>
    <w:rsid w:val="00191D06"/>
    <w:rsid w:val="00192957"/>
    <w:rsid w:val="00192CD4"/>
    <w:rsid w:val="00193255"/>
    <w:rsid w:val="001939D3"/>
    <w:rsid w:val="00193AE6"/>
    <w:rsid w:val="00193FE7"/>
    <w:rsid w:val="0019463C"/>
    <w:rsid w:val="00194855"/>
    <w:rsid w:val="00194965"/>
    <w:rsid w:val="00195533"/>
    <w:rsid w:val="0019601D"/>
    <w:rsid w:val="00196465"/>
    <w:rsid w:val="00196550"/>
    <w:rsid w:val="00196FB7"/>
    <w:rsid w:val="0019721A"/>
    <w:rsid w:val="00197F7F"/>
    <w:rsid w:val="001A01C6"/>
    <w:rsid w:val="001A122C"/>
    <w:rsid w:val="001A17E6"/>
    <w:rsid w:val="001A2794"/>
    <w:rsid w:val="001A3B3B"/>
    <w:rsid w:val="001A57AC"/>
    <w:rsid w:val="001A5C36"/>
    <w:rsid w:val="001A5C61"/>
    <w:rsid w:val="001A69FE"/>
    <w:rsid w:val="001A7452"/>
    <w:rsid w:val="001B18A5"/>
    <w:rsid w:val="001B198F"/>
    <w:rsid w:val="001B266D"/>
    <w:rsid w:val="001B297B"/>
    <w:rsid w:val="001B47F4"/>
    <w:rsid w:val="001B4BCC"/>
    <w:rsid w:val="001B4F08"/>
    <w:rsid w:val="001B6142"/>
    <w:rsid w:val="001B6857"/>
    <w:rsid w:val="001B6924"/>
    <w:rsid w:val="001B77B5"/>
    <w:rsid w:val="001B785E"/>
    <w:rsid w:val="001B7C60"/>
    <w:rsid w:val="001B7DDD"/>
    <w:rsid w:val="001B7E0F"/>
    <w:rsid w:val="001C01E5"/>
    <w:rsid w:val="001C0544"/>
    <w:rsid w:val="001C0723"/>
    <w:rsid w:val="001C07F7"/>
    <w:rsid w:val="001C0E47"/>
    <w:rsid w:val="001C18ED"/>
    <w:rsid w:val="001C1A1D"/>
    <w:rsid w:val="001C1C83"/>
    <w:rsid w:val="001C2E48"/>
    <w:rsid w:val="001C33D5"/>
    <w:rsid w:val="001C39F8"/>
    <w:rsid w:val="001C5982"/>
    <w:rsid w:val="001C5A74"/>
    <w:rsid w:val="001C5E6C"/>
    <w:rsid w:val="001C6BC2"/>
    <w:rsid w:val="001C6FA2"/>
    <w:rsid w:val="001C7261"/>
    <w:rsid w:val="001C755C"/>
    <w:rsid w:val="001D034D"/>
    <w:rsid w:val="001D03A4"/>
    <w:rsid w:val="001D0F2F"/>
    <w:rsid w:val="001D1316"/>
    <w:rsid w:val="001D159A"/>
    <w:rsid w:val="001D1B05"/>
    <w:rsid w:val="001D2382"/>
    <w:rsid w:val="001D29D9"/>
    <w:rsid w:val="001D38BA"/>
    <w:rsid w:val="001D3F1A"/>
    <w:rsid w:val="001D4125"/>
    <w:rsid w:val="001D4754"/>
    <w:rsid w:val="001D4B14"/>
    <w:rsid w:val="001D5294"/>
    <w:rsid w:val="001D549F"/>
    <w:rsid w:val="001D54DE"/>
    <w:rsid w:val="001D604D"/>
    <w:rsid w:val="001D64EF"/>
    <w:rsid w:val="001D6C05"/>
    <w:rsid w:val="001D6D75"/>
    <w:rsid w:val="001D7027"/>
    <w:rsid w:val="001D706D"/>
    <w:rsid w:val="001D7536"/>
    <w:rsid w:val="001D77A9"/>
    <w:rsid w:val="001D789B"/>
    <w:rsid w:val="001E025C"/>
    <w:rsid w:val="001E054C"/>
    <w:rsid w:val="001E08B9"/>
    <w:rsid w:val="001E0D2B"/>
    <w:rsid w:val="001E1021"/>
    <w:rsid w:val="001E1174"/>
    <w:rsid w:val="001E1A8C"/>
    <w:rsid w:val="001E2654"/>
    <w:rsid w:val="001E2A0C"/>
    <w:rsid w:val="001E2FE6"/>
    <w:rsid w:val="001E2FEC"/>
    <w:rsid w:val="001E3152"/>
    <w:rsid w:val="001E3292"/>
    <w:rsid w:val="001E384A"/>
    <w:rsid w:val="001E3AD5"/>
    <w:rsid w:val="001E3D34"/>
    <w:rsid w:val="001E4027"/>
    <w:rsid w:val="001E5B3A"/>
    <w:rsid w:val="001E6689"/>
    <w:rsid w:val="001E6D69"/>
    <w:rsid w:val="001E7AFF"/>
    <w:rsid w:val="001F0181"/>
    <w:rsid w:val="001F0EA4"/>
    <w:rsid w:val="001F0FC5"/>
    <w:rsid w:val="001F1394"/>
    <w:rsid w:val="001F158D"/>
    <w:rsid w:val="001F20B5"/>
    <w:rsid w:val="001F331C"/>
    <w:rsid w:val="001F4091"/>
    <w:rsid w:val="001F4A0A"/>
    <w:rsid w:val="001F4B01"/>
    <w:rsid w:val="001F51E9"/>
    <w:rsid w:val="001F5535"/>
    <w:rsid w:val="001F7223"/>
    <w:rsid w:val="001F745D"/>
    <w:rsid w:val="001F7724"/>
    <w:rsid w:val="001F7883"/>
    <w:rsid w:val="001F7980"/>
    <w:rsid w:val="00200D9E"/>
    <w:rsid w:val="00201273"/>
    <w:rsid w:val="0020127A"/>
    <w:rsid w:val="0020184F"/>
    <w:rsid w:val="0020389E"/>
    <w:rsid w:val="002042FB"/>
    <w:rsid w:val="002050A2"/>
    <w:rsid w:val="002053C4"/>
    <w:rsid w:val="00205D6E"/>
    <w:rsid w:val="00206A46"/>
    <w:rsid w:val="00206F07"/>
    <w:rsid w:val="0020784E"/>
    <w:rsid w:val="002079F3"/>
    <w:rsid w:val="002103DA"/>
    <w:rsid w:val="002104AE"/>
    <w:rsid w:val="00210600"/>
    <w:rsid w:val="00210E48"/>
    <w:rsid w:val="002114E9"/>
    <w:rsid w:val="0021281D"/>
    <w:rsid w:val="0021462E"/>
    <w:rsid w:val="00214F4F"/>
    <w:rsid w:val="00215B57"/>
    <w:rsid w:val="00216226"/>
    <w:rsid w:val="00216692"/>
    <w:rsid w:val="00216CAC"/>
    <w:rsid w:val="0021769A"/>
    <w:rsid w:val="00217F49"/>
    <w:rsid w:val="00220333"/>
    <w:rsid w:val="00220A16"/>
    <w:rsid w:val="002211F0"/>
    <w:rsid w:val="002220EB"/>
    <w:rsid w:val="00222789"/>
    <w:rsid w:val="002228C0"/>
    <w:rsid w:val="00222B8D"/>
    <w:rsid w:val="00222C88"/>
    <w:rsid w:val="00223381"/>
    <w:rsid w:val="002273B4"/>
    <w:rsid w:val="00227DAB"/>
    <w:rsid w:val="002300B6"/>
    <w:rsid w:val="00230B85"/>
    <w:rsid w:val="00231F79"/>
    <w:rsid w:val="0023223F"/>
    <w:rsid w:val="00232959"/>
    <w:rsid w:val="0023415F"/>
    <w:rsid w:val="002342B3"/>
    <w:rsid w:val="00234DDB"/>
    <w:rsid w:val="00235123"/>
    <w:rsid w:val="0023515C"/>
    <w:rsid w:val="002352CA"/>
    <w:rsid w:val="00235E15"/>
    <w:rsid w:val="0023727E"/>
    <w:rsid w:val="0023740F"/>
    <w:rsid w:val="00240848"/>
    <w:rsid w:val="00240D66"/>
    <w:rsid w:val="00241211"/>
    <w:rsid w:val="00241B7D"/>
    <w:rsid w:val="00241D4B"/>
    <w:rsid w:val="002420AE"/>
    <w:rsid w:val="002425F3"/>
    <w:rsid w:val="00242E7E"/>
    <w:rsid w:val="00243A17"/>
    <w:rsid w:val="00244AAC"/>
    <w:rsid w:val="00244C84"/>
    <w:rsid w:val="00244E82"/>
    <w:rsid w:val="002461B1"/>
    <w:rsid w:val="00246A18"/>
    <w:rsid w:val="00246A1F"/>
    <w:rsid w:val="00250307"/>
    <w:rsid w:val="00251F97"/>
    <w:rsid w:val="002520E6"/>
    <w:rsid w:val="002522CF"/>
    <w:rsid w:val="002523C7"/>
    <w:rsid w:val="00252A98"/>
    <w:rsid w:val="00252F64"/>
    <w:rsid w:val="002531AC"/>
    <w:rsid w:val="002534C4"/>
    <w:rsid w:val="00253F0B"/>
    <w:rsid w:val="00254B08"/>
    <w:rsid w:val="00254CE1"/>
    <w:rsid w:val="0025592C"/>
    <w:rsid w:val="00255E27"/>
    <w:rsid w:val="0025664F"/>
    <w:rsid w:val="00256E4D"/>
    <w:rsid w:val="00257247"/>
    <w:rsid w:val="002577A7"/>
    <w:rsid w:val="00257F6C"/>
    <w:rsid w:val="002600FF"/>
    <w:rsid w:val="0026064D"/>
    <w:rsid w:val="002609F6"/>
    <w:rsid w:val="00260FAF"/>
    <w:rsid w:val="00261958"/>
    <w:rsid w:val="00261D89"/>
    <w:rsid w:val="00262770"/>
    <w:rsid w:val="00262D17"/>
    <w:rsid w:val="002634A7"/>
    <w:rsid w:val="00263A43"/>
    <w:rsid w:val="00263EEF"/>
    <w:rsid w:val="00264033"/>
    <w:rsid w:val="00264559"/>
    <w:rsid w:val="00264E2C"/>
    <w:rsid w:val="002652E9"/>
    <w:rsid w:val="002657AE"/>
    <w:rsid w:val="00265A05"/>
    <w:rsid w:val="0026639F"/>
    <w:rsid w:val="0026659B"/>
    <w:rsid w:val="002666EF"/>
    <w:rsid w:val="0026739E"/>
    <w:rsid w:val="00267823"/>
    <w:rsid w:val="00267B70"/>
    <w:rsid w:val="00267E0B"/>
    <w:rsid w:val="00270785"/>
    <w:rsid w:val="00270EF9"/>
    <w:rsid w:val="00270F9F"/>
    <w:rsid w:val="002716A2"/>
    <w:rsid w:val="00271849"/>
    <w:rsid w:val="002721AF"/>
    <w:rsid w:val="00273137"/>
    <w:rsid w:val="00273176"/>
    <w:rsid w:val="002731CF"/>
    <w:rsid w:val="00273820"/>
    <w:rsid w:val="00273982"/>
    <w:rsid w:val="00274474"/>
    <w:rsid w:val="00274813"/>
    <w:rsid w:val="002753CA"/>
    <w:rsid w:val="0027647B"/>
    <w:rsid w:val="00276723"/>
    <w:rsid w:val="00277230"/>
    <w:rsid w:val="00277DEA"/>
    <w:rsid w:val="00280075"/>
    <w:rsid w:val="002802DF"/>
    <w:rsid w:val="00280511"/>
    <w:rsid w:val="00280591"/>
    <w:rsid w:val="00280748"/>
    <w:rsid w:val="00280A18"/>
    <w:rsid w:val="00280E4D"/>
    <w:rsid w:val="00281FA2"/>
    <w:rsid w:val="00282990"/>
    <w:rsid w:val="00282FAF"/>
    <w:rsid w:val="00282FF2"/>
    <w:rsid w:val="00283DF3"/>
    <w:rsid w:val="00283F10"/>
    <w:rsid w:val="002841EC"/>
    <w:rsid w:val="00284324"/>
    <w:rsid w:val="00284D12"/>
    <w:rsid w:val="00284E75"/>
    <w:rsid w:val="002854DA"/>
    <w:rsid w:val="00285C6E"/>
    <w:rsid w:val="00285CFD"/>
    <w:rsid w:val="0028610B"/>
    <w:rsid w:val="00286309"/>
    <w:rsid w:val="00286A26"/>
    <w:rsid w:val="00286DB4"/>
    <w:rsid w:val="00287185"/>
    <w:rsid w:val="00287559"/>
    <w:rsid w:val="00291D22"/>
    <w:rsid w:val="00292079"/>
    <w:rsid w:val="002927BC"/>
    <w:rsid w:val="0029292F"/>
    <w:rsid w:val="00292C8B"/>
    <w:rsid w:val="00292F5F"/>
    <w:rsid w:val="00293221"/>
    <w:rsid w:val="00293320"/>
    <w:rsid w:val="00293419"/>
    <w:rsid w:val="0029398D"/>
    <w:rsid w:val="00293C8B"/>
    <w:rsid w:val="0029497B"/>
    <w:rsid w:val="00294A54"/>
    <w:rsid w:val="00294B47"/>
    <w:rsid w:val="00294C92"/>
    <w:rsid w:val="00294C9A"/>
    <w:rsid w:val="00295525"/>
    <w:rsid w:val="00295DA8"/>
    <w:rsid w:val="0029742E"/>
    <w:rsid w:val="0029798A"/>
    <w:rsid w:val="00297BDE"/>
    <w:rsid w:val="002A13F6"/>
    <w:rsid w:val="002A1AE6"/>
    <w:rsid w:val="002A1F15"/>
    <w:rsid w:val="002A3C08"/>
    <w:rsid w:val="002A43F6"/>
    <w:rsid w:val="002A4A65"/>
    <w:rsid w:val="002A4B16"/>
    <w:rsid w:val="002A4BBF"/>
    <w:rsid w:val="002A534B"/>
    <w:rsid w:val="002A5841"/>
    <w:rsid w:val="002A6A81"/>
    <w:rsid w:val="002A6DA5"/>
    <w:rsid w:val="002A70B3"/>
    <w:rsid w:val="002B0DF1"/>
    <w:rsid w:val="002B0F0B"/>
    <w:rsid w:val="002B1481"/>
    <w:rsid w:val="002B26EE"/>
    <w:rsid w:val="002B2C51"/>
    <w:rsid w:val="002B33BB"/>
    <w:rsid w:val="002B34EA"/>
    <w:rsid w:val="002B3752"/>
    <w:rsid w:val="002B4112"/>
    <w:rsid w:val="002B462C"/>
    <w:rsid w:val="002B4A7F"/>
    <w:rsid w:val="002B4DA6"/>
    <w:rsid w:val="002B4E10"/>
    <w:rsid w:val="002B4EED"/>
    <w:rsid w:val="002B53F1"/>
    <w:rsid w:val="002B65D8"/>
    <w:rsid w:val="002C01BF"/>
    <w:rsid w:val="002C09E0"/>
    <w:rsid w:val="002C198A"/>
    <w:rsid w:val="002C1A45"/>
    <w:rsid w:val="002C229C"/>
    <w:rsid w:val="002C27FF"/>
    <w:rsid w:val="002C2848"/>
    <w:rsid w:val="002C3E57"/>
    <w:rsid w:val="002C493A"/>
    <w:rsid w:val="002C4E6D"/>
    <w:rsid w:val="002C50A1"/>
    <w:rsid w:val="002C60F2"/>
    <w:rsid w:val="002C62E9"/>
    <w:rsid w:val="002C658A"/>
    <w:rsid w:val="002C6609"/>
    <w:rsid w:val="002C6E21"/>
    <w:rsid w:val="002C73D1"/>
    <w:rsid w:val="002C79E3"/>
    <w:rsid w:val="002C7DA8"/>
    <w:rsid w:val="002C7DBC"/>
    <w:rsid w:val="002C7FF9"/>
    <w:rsid w:val="002D0B2D"/>
    <w:rsid w:val="002D12BA"/>
    <w:rsid w:val="002D235F"/>
    <w:rsid w:val="002D25E4"/>
    <w:rsid w:val="002D2EC6"/>
    <w:rsid w:val="002D31B1"/>
    <w:rsid w:val="002D364C"/>
    <w:rsid w:val="002D3B05"/>
    <w:rsid w:val="002D56BB"/>
    <w:rsid w:val="002D70F5"/>
    <w:rsid w:val="002D72CE"/>
    <w:rsid w:val="002D75AD"/>
    <w:rsid w:val="002E03DF"/>
    <w:rsid w:val="002E1AF9"/>
    <w:rsid w:val="002E1B1C"/>
    <w:rsid w:val="002E1D3E"/>
    <w:rsid w:val="002E2837"/>
    <w:rsid w:val="002E3610"/>
    <w:rsid w:val="002E3881"/>
    <w:rsid w:val="002E393B"/>
    <w:rsid w:val="002E47B5"/>
    <w:rsid w:val="002E5156"/>
    <w:rsid w:val="002E5F37"/>
    <w:rsid w:val="002E5FA8"/>
    <w:rsid w:val="002E71BB"/>
    <w:rsid w:val="002E7A51"/>
    <w:rsid w:val="002E7D7C"/>
    <w:rsid w:val="002E7F61"/>
    <w:rsid w:val="002F0247"/>
    <w:rsid w:val="002F23C9"/>
    <w:rsid w:val="002F3028"/>
    <w:rsid w:val="002F36A9"/>
    <w:rsid w:val="002F39FA"/>
    <w:rsid w:val="002F4085"/>
    <w:rsid w:val="002F43AE"/>
    <w:rsid w:val="002F4B2D"/>
    <w:rsid w:val="002F4B2E"/>
    <w:rsid w:val="002F5BD8"/>
    <w:rsid w:val="002F60C8"/>
    <w:rsid w:val="002F60C9"/>
    <w:rsid w:val="002F6156"/>
    <w:rsid w:val="002F6528"/>
    <w:rsid w:val="002F6D58"/>
    <w:rsid w:val="002F7513"/>
    <w:rsid w:val="00300A88"/>
    <w:rsid w:val="00300C61"/>
    <w:rsid w:val="00301256"/>
    <w:rsid w:val="003013BD"/>
    <w:rsid w:val="003015A7"/>
    <w:rsid w:val="003020AC"/>
    <w:rsid w:val="00302379"/>
    <w:rsid w:val="00302920"/>
    <w:rsid w:val="0030294A"/>
    <w:rsid w:val="00303197"/>
    <w:rsid w:val="003042D2"/>
    <w:rsid w:val="00304710"/>
    <w:rsid w:val="003048A2"/>
    <w:rsid w:val="003053BB"/>
    <w:rsid w:val="00305CA4"/>
    <w:rsid w:val="00305FB2"/>
    <w:rsid w:val="003060EC"/>
    <w:rsid w:val="0030617F"/>
    <w:rsid w:val="0030685B"/>
    <w:rsid w:val="00306C18"/>
    <w:rsid w:val="00307601"/>
    <w:rsid w:val="00307ADF"/>
    <w:rsid w:val="00307AF8"/>
    <w:rsid w:val="00307BA6"/>
    <w:rsid w:val="00310033"/>
    <w:rsid w:val="003105B5"/>
    <w:rsid w:val="00310FC0"/>
    <w:rsid w:val="00311022"/>
    <w:rsid w:val="00311E52"/>
    <w:rsid w:val="00312EE3"/>
    <w:rsid w:val="00312F86"/>
    <w:rsid w:val="00313268"/>
    <w:rsid w:val="003135EE"/>
    <w:rsid w:val="00313B69"/>
    <w:rsid w:val="00313DFE"/>
    <w:rsid w:val="00314532"/>
    <w:rsid w:val="00314F82"/>
    <w:rsid w:val="00315316"/>
    <w:rsid w:val="0031581D"/>
    <w:rsid w:val="00316168"/>
    <w:rsid w:val="0031655C"/>
    <w:rsid w:val="003172DA"/>
    <w:rsid w:val="003174B9"/>
    <w:rsid w:val="00317B12"/>
    <w:rsid w:val="00317D38"/>
    <w:rsid w:val="0032031F"/>
    <w:rsid w:val="0032067F"/>
    <w:rsid w:val="0032073E"/>
    <w:rsid w:val="00321303"/>
    <w:rsid w:val="00321E33"/>
    <w:rsid w:val="0032350B"/>
    <w:rsid w:val="0032360B"/>
    <w:rsid w:val="00323DA2"/>
    <w:rsid w:val="00323DEF"/>
    <w:rsid w:val="003241D9"/>
    <w:rsid w:val="00324398"/>
    <w:rsid w:val="00324604"/>
    <w:rsid w:val="00325AFB"/>
    <w:rsid w:val="00325E86"/>
    <w:rsid w:val="003260C0"/>
    <w:rsid w:val="00326306"/>
    <w:rsid w:val="00326365"/>
    <w:rsid w:val="00326D5F"/>
    <w:rsid w:val="00326ED0"/>
    <w:rsid w:val="00327971"/>
    <w:rsid w:val="00330C1C"/>
    <w:rsid w:val="00331A4F"/>
    <w:rsid w:val="00331A8C"/>
    <w:rsid w:val="00331F47"/>
    <w:rsid w:val="0033204B"/>
    <w:rsid w:val="003326A4"/>
    <w:rsid w:val="0033403E"/>
    <w:rsid w:val="003343CD"/>
    <w:rsid w:val="003344D4"/>
    <w:rsid w:val="00334915"/>
    <w:rsid w:val="00334FC5"/>
    <w:rsid w:val="00335048"/>
    <w:rsid w:val="0033527B"/>
    <w:rsid w:val="0033589E"/>
    <w:rsid w:val="00335E35"/>
    <w:rsid w:val="00336949"/>
    <w:rsid w:val="00336AB8"/>
    <w:rsid w:val="00336F21"/>
    <w:rsid w:val="00337962"/>
    <w:rsid w:val="00337E25"/>
    <w:rsid w:val="00340073"/>
    <w:rsid w:val="00340252"/>
    <w:rsid w:val="00340567"/>
    <w:rsid w:val="00340723"/>
    <w:rsid w:val="00342AD0"/>
    <w:rsid w:val="00342C5E"/>
    <w:rsid w:val="003434A6"/>
    <w:rsid w:val="00343DC3"/>
    <w:rsid w:val="003444D5"/>
    <w:rsid w:val="00344E68"/>
    <w:rsid w:val="0034571B"/>
    <w:rsid w:val="0034735F"/>
    <w:rsid w:val="003501D7"/>
    <w:rsid w:val="003506F2"/>
    <w:rsid w:val="00350BF3"/>
    <w:rsid w:val="00350EB9"/>
    <w:rsid w:val="00351375"/>
    <w:rsid w:val="003516E5"/>
    <w:rsid w:val="00351F3C"/>
    <w:rsid w:val="00353EF8"/>
    <w:rsid w:val="0035478B"/>
    <w:rsid w:val="00354950"/>
    <w:rsid w:val="00355274"/>
    <w:rsid w:val="003561BA"/>
    <w:rsid w:val="00357239"/>
    <w:rsid w:val="00357E26"/>
    <w:rsid w:val="0036008C"/>
    <w:rsid w:val="00360169"/>
    <w:rsid w:val="00360549"/>
    <w:rsid w:val="00361916"/>
    <w:rsid w:val="00361D05"/>
    <w:rsid w:val="00361E96"/>
    <w:rsid w:val="0036288D"/>
    <w:rsid w:val="00362EBC"/>
    <w:rsid w:val="00363676"/>
    <w:rsid w:val="00363BE8"/>
    <w:rsid w:val="003642A6"/>
    <w:rsid w:val="00364BA7"/>
    <w:rsid w:val="00365935"/>
    <w:rsid w:val="00365FAA"/>
    <w:rsid w:val="003663CD"/>
    <w:rsid w:val="00366958"/>
    <w:rsid w:val="00367CB3"/>
    <w:rsid w:val="0037052C"/>
    <w:rsid w:val="00370913"/>
    <w:rsid w:val="00370AC4"/>
    <w:rsid w:val="00371E03"/>
    <w:rsid w:val="003742C5"/>
    <w:rsid w:val="00375433"/>
    <w:rsid w:val="00375726"/>
    <w:rsid w:val="00375EA6"/>
    <w:rsid w:val="0037729B"/>
    <w:rsid w:val="00377981"/>
    <w:rsid w:val="00377A25"/>
    <w:rsid w:val="00380B88"/>
    <w:rsid w:val="00383737"/>
    <w:rsid w:val="003839CC"/>
    <w:rsid w:val="00383DF8"/>
    <w:rsid w:val="00383FCB"/>
    <w:rsid w:val="0038442F"/>
    <w:rsid w:val="0038449B"/>
    <w:rsid w:val="003845E1"/>
    <w:rsid w:val="00384B04"/>
    <w:rsid w:val="0038551D"/>
    <w:rsid w:val="003856E5"/>
    <w:rsid w:val="00385A7B"/>
    <w:rsid w:val="00385AAD"/>
    <w:rsid w:val="00386254"/>
    <w:rsid w:val="00386538"/>
    <w:rsid w:val="0038791B"/>
    <w:rsid w:val="00387924"/>
    <w:rsid w:val="00387940"/>
    <w:rsid w:val="00387B34"/>
    <w:rsid w:val="00387D96"/>
    <w:rsid w:val="00387DF6"/>
    <w:rsid w:val="00387ED9"/>
    <w:rsid w:val="003902C2"/>
    <w:rsid w:val="0039043A"/>
    <w:rsid w:val="0039144A"/>
    <w:rsid w:val="003914E7"/>
    <w:rsid w:val="003916E2"/>
    <w:rsid w:val="00391EFC"/>
    <w:rsid w:val="00392184"/>
    <w:rsid w:val="00392210"/>
    <w:rsid w:val="00392D66"/>
    <w:rsid w:val="00392F51"/>
    <w:rsid w:val="003940D1"/>
    <w:rsid w:val="00394E12"/>
    <w:rsid w:val="00394E52"/>
    <w:rsid w:val="00395363"/>
    <w:rsid w:val="003953D6"/>
    <w:rsid w:val="0039582B"/>
    <w:rsid w:val="00396164"/>
    <w:rsid w:val="003964B4"/>
    <w:rsid w:val="003972E1"/>
    <w:rsid w:val="00397F6D"/>
    <w:rsid w:val="003A04CB"/>
    <w:rsid w:val="003A094A"/>
    <w:rsid w:val="003A3EC2"/>
    <w:rsid w:val="003A4320"/>
    <w:rsid w:val="003A497C"/>
    <w:rsid w:val="003A5496"/>
    <w:rsid w:val="003A5B6B"/>
    <w:rsid w:val="003A63A7"/>
    <w:rsid w:val="003A6B39"/>
    <w:rsid w:val="003A6C5F"/>
    <w:rsid w:val="003B0237"/>
    <w:rsid w:val="003B0CAF"/>
    <w:rsid w:val="003B1225"/>
    <w:rsid w:val="003B167A"/>
    <w:rsid w:val="003B2A9B"/>
    <w:rsid w:val="003B2D32"/>
    <w:rsid w:val="003B2F61"/>
    <w:rsid w:val="003B30F4"/>
    <w:rsid w:val="003B31BC"/>
    <w:rsid w:val="003B32A0"/>
    <w:rsid w:val="003B36CA"/>
    <w:rsid w:val="003B3C79"/>
    <w:rsid w:val="003B42EC"/>
    <w:rsid w:val="003B464E"/>
    <w:rsid w:val="003B46CF"/>
    <w:rsid w:val="003B46DB"/>
    <w:rsid w:val="003B4F57"/>
    <w:rsid w:val="003B5F21"/>
    <w:rsid w:val="003B6859"/>
    <w:rsid w:val="003B73D0"/>
    <w:rsid w:val="003B7A89"/>
    <w:rsid w:val="003C055B"/>
    <w:rsid w:val="003C06A4"/>
    <w:rsid w:val="003C09FC"/>
    <w:rsid w:val="003C0C15"/>
    <w:rsid w:val="003C1A8A"/>
    <w:rsid w:val="003C2610"/>
    <w:rsid w:val="003C2867"/>
    <w:rsid w:val="003C3293"/>
    <w:rsid w:val="003C32DA"/>
    <w:rsid w:val="003C3570"/>
    <w:rsid w:val="003C3AFD"/>
    <w:rsid w:val="003C464D"/>
    <w:rsid w:val="003C49D3"/>
    <w:rsid w:val="003C4A49"/>
    <w:rsid w:val="003C54A1"/>
    <w:rsid w:val="003C61CB"/>
    <w:rsid w:val="003C68B6"/>
    <w:rsid w:val="003C6ADA"/>
    <w:rsid w:val="003C6ECF"/>
    <w:rsid w:val="003C71F6"/>
    <w:rsid w:val="003C7550"/>
    <w:rsid w:val="003C7CD9"/>
    <w:rsid w:val="003D0378"/>
    <w:rsid w:val="003D0425"/>
    <w:rsid w:val="003D0A11"/>
    <w:rsid w:val="003D0FF3"/>
    <w:rsid w:val="003D1908"/>
    <w:rsid w:val="003D2331"/>
    <w:rsid w:val="003D2D09"/>
    <w:rsid w:val="003D3664"/>
    <w:rsid w:val="003D372C"/>
    <w:rsid w:val="003D4D50"/>
    <w:rsid w:val="003D565D"/>
    <w:rsid w:val="003D61AC"/>
    <w:rsid w:val="003D6911"/>
    <w:rsid w:val="003D6AED"/>
    <w:rsid w:val="003D6D10"/>
    <w:rsid w:val="003D6D8C"/>
    <w:rsid w:val="003E1669"/>
    <w:rsid w:val="003E1964"/>
    <w:rsid w:val="003E1ABA"/>
    <w:rsid w:val="003E1FDD"/>
    <w:rsid w:val="003E2BBD"/>
    <w:rsid w:val="003E359C"/>
    <w:rsid w:val="003E35E4"/>
    <w:rsid w:val="003E40A7"/>
    <w:rsid w:val="003E494B"/>
    <w:rsid w:val="003E5719"/>
    <w:rsid w:val="003E654A"/>
    <w:rsid w:val="003E6608"/>
    <w:rsid w:val="003E68FA"/>
    <w:rsid w:val="003E707E"/>
    <w:rsid w:val="003E74AF"/>
    <w:rsid w:val="003F00FD"/>
    <w:rsid w:val="003F0148"/>
    <w:rsid w:val="003F068C"/>
    <w:rsid w:val="003F0C90"/>
    <w:rsid w:val="003F14B0"/>
    <w:rsid w:val="003F17D5"/>
    <w:rsid w:val="003F20A8"/>
    <w:rsid w:val="003F2850"/>
    <w:rsid w:val="003F2C6A"/>
    <w:rsid w:val="003F2E1A"/>
    <w:rsid w:val="003F3C3C"/>
    <w:rsid w:val="003F4EA1"/>
    <w:rsid w:val="003F535E"/>
    <w:rsid w:val="003F579A"/>
    <w:rsid w:val="003F58CD"/>
    <w:rsid w:val="003F6177"/>
    <w:rsid w:val="003F6878"/>
    <w:rsid w:val="003F70C4"/>
    <w:rsid w:val="003F73F1"/>
    <w:rsid w:val="003F7DB2"/>
    <w:rsid w:val="003F7DC6"/>
    <w:rsid w:val="004017C2"/>
    <w:rsid w:val="004020D0"/>
    <w:rsid w:val="0040213E"/>
    <w:rsid w:val="00402AE4"/>
    <w:rsid w:val="00402D9A"/>
    <w:rsid w:val="00402E5E"/>
    <w:rsid w:val="00402F98"/>
    <w:rsid w:val="00403457"/>
    <w:rsid w:val="00403508"/>
    <w:rsid w:val="0040367E"/>
    <w:rsid w:val="00405502"/>
    <w:rsid w:val="00405C19"/>
    <w:rsid w:val="00406F9A"/>
    <w:rsid w:val="00410054"/>
    <w:rsid w:val="004100F6"/>
    <w:rsid w:val="004111AB"/>
    <w:rsid w:val="00411C96"/>
    <w:rsid w:val="004123B8"/>
    <w:rsid w:val="00413827"/>
    <w:rsid w:val="0041440B"/>
    <w:rsid w:val="004147E9"/>
    <w:rsid w:val="004147FF"/>
    <w:rsid w:val="00414883"/>
    <w:rsid w:val="00414ABA"/>
    <w:rsid w:val="00416024"/>
    <w:rsid w:val="00416314"/>
    <w:rsid w:val="004166BB"/>
    <w:rsid w:val="00416EB1"/>
    <w:rsid w:val="00417197"/>
    <w:rsid w:val="00417E45"/>
    <w:rsid w:val="004203E1"/>
    <w:rsid w:val="0042065F"/>
    <w:rsid w:val="00420A81"/>
    <w:rsid w:val="00420F63"/>
    <w:rsid w:val="004211F2"/>
    <w:rsid w:val="004215CB"/>
    <w:rsid w:val="0042168B"/>
    <w:rsid w:val="00421D8D"/>
    <w:rsid w:val="00422774"/>
    <w:rsid w:val="00423878"/>
    <w:rsid w:val="00423B15"/>
    <w:rsid w:val="00424355"/>
    <w:rsid w:val="004244A3"/>
    <w:rsid w:val="00425A04"/>
    <w:rsid w:val="00425ADC"/>
    <w:rsid w:val="00425DF9"/>
    <w:rsid w:val="00425E13"/>
    <w:rsid w:val="00426DEB"/>
    <w:rsid w:val="00426E15"/>
    <w:rsid w:val="00427976"/>
    <w:rsid w:val="00427A5E"/>
    <w:rsid w:val="00427E52"/>
    <w:rsid w:val="004303C8"/>
    <w:rsid w:val="0043049D"/>
    <w:rsid w:val="004311A1"/>
    <w:rsid w:val="004313FE"/>
    <w:rsid w:val="00432AE1"/>
    <w:rsid w:val="004340C7"/>
    <w:rsid w:val="004345F4"/>
    <w:rsid w:val="0043468D"/>
    <w:rsid w:val="0043583E"/>
    <w:rsid w:val="00435E05"/>
    <w:rsid w:val="00435F12"/>
    <w:rsid w:val="004368C9"/>
    <w:rsid w:val="00436FB1"/>
    <w:rsid w:val="0043747A"/>
    <w:rsid w:val="00441006"/>
    <w:rsid w:val="00441A16"/>
    <w:rsid w:val="00442D5F"/>
    <w:rsid w:val="004438D8"/>
    <w:rsid w:val="00443A7D"/>
    <w:rsid w:val="004444DC"/>
    <w:rsid w:val="00444999"/>
    <w:rsid w:val="00444C3B"/>
    <w:rsid w:val="00444EFA"/>
    <w:rsid w:val="00445669"/>
    <w:rsid w:val="00445E5D"/>
    <w:rsid w:val="00445F35"/>
    <w:rsid w:val="004461DE"/>
    <w:rsid w:val="00447204"/>
    <w:rsid w:val="00447248"/>
    <w:rsid w:val="0044759C"/>
    <w:rsid w:val="00450AFD"/>
    <w:rsid w:val="00450D40"/>
    <w:rsid w:val="0045102B"/>
    <w:rsid w:val="004516FD"/>
    <w:rsid w:val="00451AD1"/>
    <w:rsid w:val="004524CA"/>
    <w:rsid w:val="004527CB"/>
    <w:rsid w:val="00452EA6"/>
    <w:rsid w:val="00454314"/>
    <w:rsid w:val="00454788"/>
    <w:rsid w:val="00455BF5"/>
    <w:rsid w:val="004564E1"/>
    <w:rsid w:val="00456C1A"/>
    <w:rsid w:val="004575E8"/>
    <w:rsid w:val="004579D1"/>
    <w:rsid w:val="00457C63"/>
    <w:rsid w:val="0046001E"/>
    <w:rsid w:val="004600C3"/>
    <w:rsid w:val="0046035F"/>
    <w:rsid w:val="00460E27"/>
    <w:rsid w:val="00460E69"/>
    <w:rsid w:val="004610F2"/>
    <w:rsid w:val="00461821"/>
    <w:rsid w:val="00461ABC"/>
    <w:rsid w:val="00461CB1"/>
    <w:rsid w:val="00462036"/>
    <w:rsid w:val="0046248C"/>
    <w:rsid w:val="00462DA6"/>
    <w:rsid w:val="00462DDA"/>
    <w:rsid w:val="004633E6"/>
    <w:rsid w:val="00463B6C"/>
    <w:rsid w:val="00464616"/>
    <w:rsid w:val="00465D1B"/>
    <w:rsid w:val="004667E7"/>
    <w:rsid w:val="0046717F"/>
    <w:rsid w:val="004675C3"/>
    <w:rsid w:val="00467FFC"/>
    <w:rsid w:val="0047019F"/>
    <w:rsid w:val="0047080B"/>
    <w:rsid w:val="00471907"/>
    <w:rsid w:val="004719D3"/>
    <w:rsid w:val="004720C9"/>
    <w:rsid w:val="0047236D"/>
    <w:rsid w:val="004725D2"/>
    <w:rsid w:val="0047286E"/>
    <w:rsid w:val="00472CE5"/>
    <w:rsid w:val="00472FD1"/>
    <w:rsid w:val="0047354C"/>
    <w:rsid w:val="00473B09"/>
    <w:rsid w:val="00474194"/>
    <w:rsid w:val="00474779"/>
    <w:rsid w:val="0047481D"/>
    <w:rsid w:val="00475C7A"/>
    <w:rsid w:val="00475CC7"/>
    <w:rsid w:val="004764BB"/>
    <w:rsid w:val="00476630"/>
    <w:rsid w:val="004772A8"/>
    <w:rsid w:val="00480AB1"/>
    <w:rsid w:val="00480F63"/>
    <w:rsid w:val="004817D2"/>
    <w:rsid w:val="00481A68"/>
    <w:rsid w:val="00481F5E"/>
    <w:rsid w:val="00481FBA"/>
    <w:rsid w:val="00482A66"/>
    <w:rsid w:val="00482BA1"/>
    <w:rsid w:val="004832D5"/>
    <w:rsid w:val="004833C3"/>
    <w:rsid w:val="0048441D"/>
    <w:rsid w:val="00486822"/>
    <w:rsid w:val="00486EF0"/>
    <w:rsid w:val="0048778F"/>
    <w:rsid w:val="0049027D"/>
    <w:rsid w:val="00490417"/>
    <w:rsid w:val="00490C86"/>
    <w:rsid w:val="0049177A"/>
    <w:rsid w:val="00492675"/>
    <w:rsid w:val="00493C6A"/>
    <w:rsid w:val="00495B76"/>
    <w:rsid w:val="0049745D"/>
    <w:rsid w:val="00497735"/>
    <w:rsid w:val="004A10D0"/>
    <w:rsid w:val="004A219C"/>
    <w:rsid w:val="004A26E6"/>
    <w:rsid w:val="004A3716"/>
    <w:rsid w:val="004A3957"/>
    <w:rsid w:val="004A4171"/>
    <w:rsid w:val="004A4ADA"/>
    <w:rsid w:val="004A4EA9"/>
    <w:rsid w:val="004A5E3D"/>
    <w:rsid w:val="004A69C0"/>
    <w:rsid w:val="004B03D3"/>
    <w:rsid w:val="004B06AB"/>
    <w:rsid w:val="004B0C53"/>
    <w:rsid w:val="004B1163"/>
    <w:rsid w:val="004B1B82"/>
    <w:rsid w:val="004B1F23"/>
    <w:rsid w:val="004B25AA"/>
    <w:rsid w:val="004B2AD9"/>
    <w:rsid w:val="004B3565"/>
    <w:rsid w:val="004B3A71"/>
    <w:rsid w:val="004B4915"/>
    <w:rsid w:val="004B4AD0"/>
    <w:rsid w:val="004B5781"/>
    <w:rsid w:val="004B57E6"/>
    <w:rsid w:val="004B58F6"/>
    <w:rsid w:val="004B6472"/>
    <w:rsid w:val="004B74A5"/>
    <w:rsid w:val="004B777D"/>
    <w:rsid w:val="004B7CBA"/>
    <w:rsid w:val="004C1008"/>
    <w:rsid w:val="004C102F"/>
    <w:rsid w:val="004C1360"/>
    <w:rsid w:val="004C2FB6"/>
    <w:rsid w:val="004C3099"/>
    <w:rsid w:val="004C30B7"/>
    <w:rsid w:val="004C319D"/>
    <w:rsid w:val="004C3365"/>
    <w:rsid w:val="004C3B96"/>
    <w:rsid w:val="004C4024"/>
    <w:rsid w:val="004C44A1"/>
    <w:rsid w:val="004C4A6D"/>
    <w:rsid w:val="004C67BB"/>
    <w:rsid w:val="004C773F"/>
    <w:rsid w:val="004D01A6"/>
    <w:rsid w:val="004D1130"/>
    <w:rsid w:val="004D2560"/>
    <w:rsid w:val="004D26AB"/>
    <w:rsid w:val="004D2C78"/>
    <w:rsid w:val="004D3264"/>
    <w:rsid w:val="004D5587"/>
    <w:rsid w:val="004D5EDB"/>
    <w:rsid w:val="004D5F7D"/>
    <w:rsid w:val="004D5FE1"/>
    <w:rsid w:val="004D624E"/>
    <w:rsid w:val="004D6261"/>
    <w:rsid w:val="004D66DC"/>
    <w:rsid w:val="004D6F23"/>
    <w:rsid w:val="004E0DF2"/>
    <w:rsid w:val="004E161D"/>
    <w:rsid w:val="004E1B09"/>
    <w:rsid w:val="004E1F1D"/>
    <w:rsid w:val="004E2080"/>
    <w:rsid w:val="004E2215"/>
    <w:rsid w:val="004E2637"/>
    <w:rsid w:val="004E330B"/>
    <w:rsid w:val="004E3B8D"/>
    <w:rsid w:val="004E468E"/>
    <w:rsid w:val="004E4ACA"/>
    <w:rsid w:val="004E4EFB"/>
    <w:rsid w:val="004E57BF"/>
    <w:rsid w:val="004E584E"/>
    <w:rsid w:val="004E60F7"/>
    <w:rsid w:val="004E77BC"/>
    <w:rsid w:val="004E7BD3"/>
    <w:rsid w:val="004E7FAB"/>
    <w:rsid w:val="004F0598"/>
    <w:rsid w:val="004F073F"/>
    <w:rsid w:val="004F2551"/>
    <w:rsid w:val="004F2741"/>
    <w:rsid w:val="004F2B4F"/>
    <w:rsid w:val="004F2E92"/>
    <w:rsid w:val="004F48C0"/>
    <w:rsid w:val="004F49E7"/>
    <w:rsid w:val="004F4D42"/>
    <w:rsid w:val="004F50EA"/>
    <w:rsid w:val="004F527F"/>
    <w:rsid w:val="004F5C45"/>
    <w:rsid w:val="004F65B7"/>
    <w:rsid w:val="004F6FF9"/>
    <w:rsid w:val="004F7628"/>
    <w:rsid w:val="004F76B9"/>
    <w:rsid w:val="005004EA"/>
    <w:rsid w:val="00500B98"/>
    <w:rsid w:val="00501405"/>
    <w:rsid w:val="005016B1"/>
    <w:rsid w:val="00501D4B"/>
    <w:rsid w:val="00501EB2"/>
    <w:rsid w:val="0050229E"/>
    <w:rsid w:val="005026C1"/>
    <w:rsid w:val="005027E9"/>
    <w:rsid w:val="00502ECF"/>
    <w:rsid w:val="0050394B"/>
    <w:rsid w:val="00503A9A"/>
    <w:rsid w:val="00503DD4"/>
    <w:rsid w:val="005049DD"/>
    <w:rsid w:val="00506EDC"/>
    <w:rsid w:val="005070A1"/>
    <w:rsid w:val="00507B1E"/>
    <w:rsid w:val="00507BFE"/>
    <w:rsid w:val="00507C06"/>
    <w:rsid w:val="00507E77"/>
    <w:rsid w:val="005101AB"/>
    <w:rsid w:val="00510D28"/>
    <w:rsid w:val="005112ED"/>
    <w:rsid w:val="00511800"/>
    <w:rsid w:val="00511BDB"/>
    <w:rsid w:val="00511FB1"/>
    <w:rsid w:val="005125AB"/>
    <w:rsid w:val="00512626"/>
    <w:rsid w:val="005130F2"/>
    <w:rsid w:val="00513698"/>
    <w:rsid w:val="00513798"/>
    <w:rsid w:val="0051394D"/>
    <w:rsid w:val="00514069"/>
    <w:rsid w:val="0051419C"/>
    <w:rsid w:val="00514381"/>
    <w:rsid w:val="0051484A"/>
    <w:rsid w:val="00514E50"/>
    <w:rsid w:val="005154C0"/>
    <w:rsid w:val="005155D4"/>
    <w:rsid w:val="00515BF5"/>
    <w:rsid w:val="00515E47"/>
    <w:rsid w:val="00515EEF"/>
    <w:rsid w:val="005164C7"/>
    <w:rsid w:val="0051650E"/>
    <w:rsid w:val="00516AEB"/>
    <w:rsid w:val="005176A7"/>
    <w:rsid w:val="00517760"/>
    <w:rsid w:val="0052004F"/>
    <w:rsid w:val="0052018B"/>
    <w:rsid w:val="00520568"/>
    <w:rsid w:val="00520AFE"/>
    <w:rsid w:val="00520E08"/>
    <w:rsid w:val="00521029"/>
    <w:rsid w:val="005212C4"/>
    <w:rsid w:val="005213ED"/>
    <w:rsid w:val="005218CB"/>
    <w:rsid w:val="0052198F"/>
    <w:rsid w:val="00522C18"/>
    <w:rsid w:val="00522CFC"/>
    <w:rsid w:val="005237AC"/>
    <w:rsid w:val="005248B0"/>
    <w:rsid w:val="00524978"/>
    <w:rsid w:val="00525398"/>
    <w:rsid w:val="00525869"/>
    <w:rsid w:val="005260AF"/>
    <w:rsid w:val="005263A1"/>
    <w:rsid w:val="00526508"/>
    <w:rsid w:val="005269EF"/>
    <w:rsid w:val="00527185"/>
    <w:rsid w:val="00527CB9"/>
    <w:rsid w:val="005317DF"/>
    <w:rsid w:val="0053264F"/>
    <w:rsid w:val="00532889"/>
    <w:rsid w:val="00532AB4"/>
    <w:rsid w:val="00532E5C"/>
    <w:rsid w:val="00533D41"/>
    <w:rsid w:val="005340B3"/>
    <w:rsid w:val="005342C1"/>
    <w:rsid w:val="0053470D"/>
    <w:rsid w:val="00534B18"/>
    <w:rsid w:val="00535088"/>
    <w:rsid w:val="00535B2F"/>
    <w:rsid w:val="00535D72"/>
    <w:rsid w:val="0053602E"/>
    <w:rsid w:val="00536AED"/>
    <w:rsid w:val="00536BDD"/>
    <w:rsid w:val="00536CC4"/>
    <w:rsid w:val="00536D65"/>
    <w:rsid w:val="00536DF4"/>
    <w:rsid w:val="005404C4"/>
    <w:rsid w:val="00541002"/>
    <w:rsid w:val="00541857"/>
    <w:rsid w:val="005418CD"/>
    <w:rsid w:val="005423A8"/>
    <w:rsid w:val="00542443"/>
    <w:rsid w:val="005427FE"/>
    <w:rsid w:val="0054376C"/>
    <w:rsid w:val="00543BF5"/>
    <w:rsid w:val="00544287"/>
    <w:rsid w:val="00544BE8"/>
    <w:rsid w:val="00545D4C"/>
    <w:rsid w:val="00547C3D"/>
    <w:rsid w:val="005503CB"/>
    <w:rsid w:val="0055063F"/>
    <w:rsid w:val="00550996"/>
    <w:rsid w:val="00550BFB"/>
    <w:rsid w:val="00551787"/>
    <w:rsid w:val="0055257B"/>
    <w:rsid w:val="005527C4"/>
    <w:rsid w:val="00552B6F"/>
    <w:rsid w:val="005533DD"/>
    <w:rsid w:val="00553F99"/>
    <w:rsid w:val="0055551E"/>
    <w:rsid w:val="005556C1"/>
    <w:rsid w:val="0055597B"/>
    <w:rsid w:val="00556177"/>
    <w:rsid w:val="005566E9"/>
    <w:rsid w:val="00556D7B"/>
    <w:rsid w:val="005570CE"/>
    <w:rsid w:val="0055760C"/>
    <w:rsid w:val="0056014E"/>
    <w:rsid w:val="005605F4"/>
    <w:rsid w:val="0056069A"/>
    <w:rsid w:val="005606A0"/>
    <w:rsid w:val="005606D6"/>
    <w:rsid w:val="00560D41"/>
    <w:rsid w:val="005617A6"/>
    <w:rsid w:val="0056189B"/>
    <w:rsid w:val="00562786"/>
    <w:rsid w:val="00563ADE"/>
    <w:rsid w:val="00563F99"/>
    <w:rsid w:val="0056410A"/>
    <w:rsid w:val="00564575"/>
    <w:rsid w:val="005648C5"/>
    <w:rsid w:val="00564946"/>
    <w:rsid w:val="00564B28"/>
    <w:rsid w:val="00564B9B"/>
    <w:rsid w:val="005651D9"/>
    <w:rsid w:val="00566793"/>
    <w:rsid w:val="00566E24"/>
    <w:rsid w:val="00567374"/>
    <w:rsid w:val="00567990"/>
    <w:rsid w:val="00567D3E"/>
    <w:rsid w:val="00567ED4"/>
    <w:rsid w:val="00570328"/>
    <w:rsid w:val="00570A71"/>
    <w:rsid w:val="0057153C"/>
    <w:rsid w:val="00571F85"/>
    <w:rsid w:val="00572D4C"/>
    <w:rsid w:val="0057334B"/>
    <w:rsid w:val="00573803"/>
    <w:rsid w:val="00573D5B"/>
    <w:rsid w:val="00573DC7"/>
    <w:rsid w:val="00574059"/>
    <w:rsid w:val="0057424E"/>
    <w:rsid w:val="00574B77"/>
    <w:rsid w:val="0057588F"/>
    <w:rsid w:val="005759F8"/>
    <w:rsid w:val="00575C01"/>
    <w:rsid w:val="00575C67"/>
    <w:rsid w:val="00575FB1"/>
    <w:rsid w:val="0057660D"/>
    <w:rsid w:val="00576CCC"/>
    <w:rsid w:val="005779D4"/>
    <w:rsid w:val="00577BB0"/>
    <w:rsid w:val="00580156"/>
    <w:rsid w:val="00580D7C"/>
    <w:rsid w:val="00580E8E"/>
    <w:rsid w:val="005811B5"/>
    <w:rsid w:val="00581BB7"/>
    <w:rsid w:val="00582E5B"/>
    <w:rsid w:val="0058341A"/>
    <w:rsid w:val="005835E9"/>
    <w:rsid w:val="00583C09"/>
    <w:rsid w:val="00584A1C"/>
    <w:rsid w:val="00584FB0"/>
    <w:rsid w:val="005851DD"/>
    <w:rsid w:val="0058582A"/>
    <w:rsid w:val="00585B5E"/>
    <w:rsid w:val="00586397"/>
    <w:rsid w:val="00586A38"/>
    <w:rsid w:val="00586A7A"/>
    <w:rsid w:val="00590338"/>
    <w:rsid w:val="00590DC0"/>
    <w:rsid w:val="0059108D"/>
    <w:rsid w:val="00591198"/>
    <w:rsid w:val="005919BE"/>
    <w:rsid w:val="00591A67"/>
    <w:rsid w:val="00591D9F"/>
    <w:rsid w:val="0059220B"/>
    <w:rsid w:val="00592933"/>
    <w:rsid w:val="00592DA5"/>
    <w:rsid w:val="00593F2C"/>
    <w:rsid w:val="0059415F"/>
    <w:rsid w:val="005948DD"/>
    <w:rsid w:val="005951D2"/>
    <w:rsid w:val="00595616"/>
    <w:rsid w:val="00595CCF"/>
    <w:rsid w:val="0059675C"/>
    <w:rsid w:val="005969A3"/>
    <w:rsid w:val="0059761E"/>
    <w:rsid w:val="00597D1C"/>
    <w:rsid w:val="005A047C"/>
    <w:rsid w:val="005A09F2"/>
    <w:rsid w:val="005A0A4E"/>
    <w:rsid w:val="005A0F29"/>
    <w:rsid w:val="005A1BD8"/>
    <w:rsid w:val="005A33FA"/>
    <w:rsid w:val="005A355D"/>
    <w:rsid w:val="005A38EB"/>
    <w:rsid w:val="005A4B61"/>
    <w:rsid w:val="005A536E"/>
    <w:rsid w:val="005A5D0A"/>
    <w:rsid w:val="005A5F7E"/>
    <w:rsid w:val="005A68D9"/>
    <w:rsid w:val="005A75FC"/>
    <w:rsid w:val="005A7700"/>
    <w:rsid w:val="005A777B"/>
    <w:rsid w:val="005A7BC8"/>
    <w:rsid w:val="005B0998"/>
    <w:rsid w:val="005B0D81"/>
    <w:rsid w:val="005B0ED3"/>
    <w:rsid w:val="005B1606"/>
    <w:rsid w:val="005B1638"/>
    <w:rsid w:val="005B1B29"/>
    <w:rsid w:val="005B1B75"/>
    <w:rsid w:val="005B30C9"/>
    <w:rsid w:val="005B3160"/>
    <w:rsid w:val="005B4147"/>
    <w:rsid w:val="005B467F"/>
    <w:rsid w:val="005B5028"/>
    <w:rsid w:val="005B590F"/>
    <w:rsid w:val="005B696B"/>
    <w:rsid w:val="005B7619"/>
    <w:rsid w:val="005C168D"/>
    <w:rsid w:val="005C1ECF"/>
    <w:rsid w:val="005C2482"/>
    <w:rsid w:val="005C27C6"/>
    <w:rsid w:val="005C34CD"/>
    <w:rsid w:val="005C3838"/>
    <w:rsid w:val="005C54C5"/>
    <w:rsid w:val="005C5918"/>
    <w:rsid w:val="005C5922"/>
    <w:rsid w:val="005C5E27"/>
    <w:rsid w:val="005C6442"/>
    <w:rsid w:val="005C7242"/>
    <w:rsid w:val="005C7662"/>
    <w:rsid w:val="005C77AF"/>
    <w:rsid w:val="005C7F1F"/>
    <w:rsid w:val="005D0884"/>
    <w:rsid w:val="005D186A"/>
    <w:rsid w:val="005D1C80"/>
    <w:rsid w:val="005D1DDE"/>
    <w:rsid w:val="005D21A9"/>
    <w:rsid w:val="005D21BE"/>
    <w:rsid w:val="005D2B9A"/>
    <w:rsid w:val="005D320A"/>
    <w:rsid w:val="005D37F7"/>
    <w:rsid w:val="005D3839"/>
    <w:rsid w:val="005D3C58"/>
    <w:rsid w:val="005D3D05"/>
    <w:rsid w:val="005D41EA"/>
    <w:rsid w:val="005D4849"/>
    <w:rsid w:val="005D4BB0"/>
    <w:rsid w:val="005D6E17"/>
    <w:rsid w:val="005D78C5"/>
    <w:rsid w:val="005D79A2"/>
    <w:rsid w:val="005D7AC9"/>
    <w:rsid w:val="005D7CA2"/>
    <w:rsid w:val="005E0768"/>
    <w:rsid w:val="005E1078"/>
    <w:rsid w:val="005E139A"/>
    <w:rsid w:val="005E151D"/>
    <w:rsid w:val="005E1DFE"/>
    <w:rsid w:val="005E1EF4"/>
    <w:rsid w:val="005E1FD4"/>
    <w:rsid w:val="005E23B4"/>
    <w:rsid w:val="005E28F9"/>
    <w:rsid w:val="005E2DB2"/>
    <w:rsid w:val="005E34E0"/>
    <w:rsid w:val="005E37C2"/>
    <w:rsid w:val="005E3BBB"/>
    <w:rsid w:val="005E4B68"/>
    <w:rsid w:val="005E4E58"/>
    <w:rsid w:val="005E5215"/>
    <w:rsid w:val="005E572D"/>
    <w:rsid w:val="005E58DC"/>
    <w:rsid w:val="005E5F38"/>
    <w:rsid w:val="005E783D"/>
    <w:rsid w:val="005F031E"/>
    <w:rsid w:val="005F1499"/>
    <w:rsid w:val="005F157C"/>
    <w:rsid w:val="005F1CB9"/>
    <w:rsid w:val="005F2426"/>
    <w:rsid w:val="005F333B"/>
    <w:rsid w:val="005F41C9"/>
    <w:rsid w:val="005F45C4"/>
    <w:rsid w:val="005F4867"/>
    <w:rsid w:val="005F4CEB"/>
    <w:rsid w:val="005F5BD4"/>
    <w:rsid w:val="005F5D15"/>
    <w:rsid w:val="005F6152"/>
    <w:rsid w:val="005F63F3"/>
    <w:rsid w:val="005F7A64"/>
    <w:rsid w:val="005F7CEC"/>
    <w:rsid w:val="0060014B"/>
    <w:rsid w:val="006006AA"/>
    <w:rsid w:val="00600FA8"/>
    <w:rsid w:val="00601115"/>
    <w:rsid w:val="006019D9"/>
    <w:rsid w:val="00601C0A"/>
    <w:rsid w:val="00601FB2"/>
    <w:rsid w:val="00603462"/>
    <w:rsid w:val="006040D8"/>
    <w:rsid w:val="00604524"/>
    <w:rsid w:val="00604C8B"/>
    <w:rsid w:val="00604FBD"/>
    <w:rsid w:val="00605B8B"/>
    <w:rsid w:val="00607223"/>
    <w:rsid w:val="006073DE"/>
    <w:rsid w:val="00611097"/>
    <w:rsid w:val="00611BC5"/>
    <w:rsid w:val="0061215E"/>
    <w:rsid w:val="00612214"/>
    <w:rsid w:val="00612324"/>
    <w:rsid w:val="006124C4"/>
    <w:rsid w:val="006155E5"/>
    <w:rsid w:val="006161A8"/>
    <w:rsid w:val="006163B1"/>
    <w:rsid w:val="00616D52"/>
    <w:rsid w:val="00617DE8"/>
    <w:rsid w:val="006206E3"/>
    <w:rsid w:val="00620974"/>
    <w:rsid w:val="00620A31"/>
    <w:rsid w:val="00621E5C"/>
    <w:rsid w:val="0062271F"/>
    <w:rsid w:val="00622B31"/>
    <w:rsid w:val="00623235"/>
    <w:rsid w:val="00623CD0"/>
    <w:rsid w:val="006255A0"/>
    <w:rsid w:val="00625CF6"/>
    <w:rsid w:val="00626AA5"/>
    <w:rsid w:val="0062714D"/>
    <w:rsid w:val="006304FC"/>
    <w:rsid w:val="0063075F"/>
    <w:rsid w:val="00630817"/>
    <w:rsid w:val="006313C4"/>
    <w:rsid w:val="00631BC1"/>
    <w:rsid w:val="00631BD4"/>
    <w:rsid w:val="00632357"/>
    <w:rsid w:val="00632495"/>
    <w:rsid w:val="006338E9"/>
    <w:rsid w:val="00634A9E"/>
    <w:rsid w:val="00636BC3"/>
    <w:rsid w:val="00637CE9"/>
    <w:rsid w:val="00637F2F"/>
    <w:rsid w:val="00637F6D"/>
    <w:rsid w:val="00640AB4"/>
    <w:rsid w:val="00640C5F"/>
    <w:rsid w:val="00641AC1"/>
    <w:rsid w:val="00641F61"/>
    <w:rsid w:val="006429D7"/>
    <w:rsid w:val="00642D2D"/>
    <w:rsid w:val="00643A2D"/>
    <w:rsid w:val="00644121"/>
    <w:rsid w:val="00645476"/>
    <w:rsid w:val="00645A74"/>
    <w:rsid w:val="0064647B"/>
    <w:rsid w:val="00646744"/>
    <w:rsid w:val="0064692A"/>
    <w:rsid w:val="00647263"/>
    <w:rsid w:val="0064759D"/>
    <w:rsid w:val="006476D0"/>
    <w:rsid w:val="00647920"/>
    <w:rsid w:val="00647B3A"/>
    <w:rsid w:val="006505D2"/>
    <w:rsid w:val="00650C62"/>
    <w:rsid w:val="00650EEE"/>
    <w:rsid w:val="00651160"/>
    <w:rsid w:val="006511EA"/>
    <w:rsid w:val="00651436"/>
    <w:rsid w:val="006518D0"/>
    <w:rsid w:val="0065393E"/>
    <w:rsid w:val="00653A88"/>
    <w:rsid w:val="00653AF6"/>
    <w:rsid w:val="00653D0F"/>
    <w:rsid w:val="00653D2D"/>
    <w:rsid w:val="006542FB"/>
    <w:rsid w:val="00655388"/>
    <w:rsid w:val="00657128"/>
    <w:rsid w:val="00657A29"/>
    <w:rsid w:val="00657AC2"/>
    <w:rsid w:val="00660BFB"/>
    <w:rsid w:val="0066233C"/>
    <w:rsid w:val="00662642"/>
    <w:rsid w:val="00662921"/>
    <w:rsid w:val="00663052"/>
    <w:rsid w:val="00663F75"/>
    <w:rsid w:val="00664AA2"/>
    <w:rsid w:val="00664C3E"/>
    <w:rsid w:val="00664FDE"/>
    <w:rsid w:val="006658E1"/>
    <w:rsid w:val="00666966"/>
    <w:rsid w:val="00666BB6"/>
    <w:rsid w:val="00666C3E"/>
    <w:rsid w:val="00666ED4"/>
    <w:rsid w:val="0066799F"/>
    <w:rsid w:val="006679E3"/>
    <w:rsid w:val="006703D3"/>
    <w:rsid w:val="00671483"/>
    <w:rsid w:val="006715C9"/>
    <w:rsid w:val="00671CB6"/>
    <w:rsid w:val="00672A88"/>
    <w:rsid w:val="0067389D"/>
    <w:rsid w:val="00673E86"/>
    <w:rsid w:val="006742BF"/>
    <w:rsid w:val="00674763"/>
    <w:rsid w:val="006748EF"/>
    <w:rsid w:val="00674B40"/>
    <w:rsid w:val="00674BAE"/>
    <w:rsid w:val="00675590"/>
    <w:rsid w:val="00675817"/>
    <w:rsid w:val="00675B7B"/>
    <w:rsid w:val="00675F8F"/>
    <w:rsid w:val="0067637C"/>
    <w:rsid w:val="00676437"/>
    <w:rsid w:val="006766FD"/>
    <w:rsid w:val="00676762"/>
    <w:rsid w:val="00676AE6"/>
    <w:rsid w:val="00680059"/>
    <w:rsid w:val="006806C8"/>
    <w:rsid w:val="00680DA7"/>
    <w:rsid w:val="006814DB"/>
    <w:rsid w:val="00681F87"/>
    <w:rsid w:val="00682266"/>
    <w:rsid w:val="00683A23"/>
    <w:rsid w:val="0068440B"/>
    <w:rsid w:val="006844E1"/>
    <w:rsid w:val="0068511E"/>
    <w:rsid w:val="00686287"/>
    <w:rsid w:val="00686DC3"/>
    <w:rsid w:val="00686F7C"/>
    <w:rsid w:val="00687015"/>
    <w:rsid w:val="0068762E"/>
    <w:rsid w:val="006908A5"/>
    <w:rsid w:val="00690A46"/>
    <w:rsid w:val="00690FB2"/>
    <w:rsid w:val="00691115"/>
    <w:rsid w:val="00691507"/>
    <w:rsid w:val="00691620"/>
    <w:rsid w:val="006917EC"/>
    <w:rsid w:val="00691880"/>
    <w:rsid w:val="00691A73"/>
    <w:rsid w:val="006920E6"/>
    <w:rsid w:val="006931EC"/>
    <w:rsid w:val="006933FC"/>
    <w:rsid w:val="00693524"/>
    <w:rsid w:val="00694BFB"/>
    <w:rsid w:val="00694C58"/>
    <w:rsid w:val="00695791"/>
    <w:rsid w:val="00695837"/>
    <w:rsid w:val="00695BF3"/>
    <w:rsid w:val="00695E53"/>
    <w:rsid w:val="00696A91"/>
    <w:rsid w:val="00697015"/>
    <w:rsid w:val="00697068"/>
    <w:rsid w:val="00697092"/>
    <w:rsid w:val="006A10CF"/>
    <w:rsid w:val="006A11BA"/>
    <w:rsid w:val="006A23DF"/>
    <w:rsid w:val="006A26A7"/>
    <w:rsid w:val="006A2D7F"/>
    <w:rsid w:val="006A392F"/>
    <w:rsid w:val="006A3F42"/>
    <w:rsid w:val="006A4489"/>
    <w:rsid w:val="006A4695"/>
    <w:rsid w:val="006A4C2A"/>
    <w:rsid w:val="006A4E0A"/>
    <w:rsid w:val="006A55F2"/>
    <w:rsid w:val="006A5835"/>
    <w:rsid w:val="006A5D8F"/>
    <w:rsid w:val="006A6B9E"/>
    <w:rsid w:val="006A7DF3"/>
    <w:rsid w:val="006B0706"/>
    <w:rsid w:val="006B0E41"/>
    <w:rsid w:val="006B0E7F"/>
    <w:rsid w:val="006B11CF"/>
    <w:rsid w:val="006B28AE"/>
    <w:rsid w:val="006B3063"/>
    <w:rsid w:val="006B31DE"/>
    <w:rsid w:val="006B3309"/>
    <w:rsid w:val="006B3334"/>
    <w:rsid w:val="006B366C"/>
    <w:rsid w:val="006B3927"/>
    <w:rsid w:val="006B3AEE"/>
    <w:rsid w:val="006B46A3"/>
    <w:rsid w:val="006B48C4"/>
    <w:rsid w:val="006B74D1"/>
    <w:rsid w:val="006B7F22"/>
    <w:rsid w:val="006C04C1"/>
    <w:rsid w:val="006C0AA6"/>
    <w:rsid w:val="006C135D"/>
    <w:rsid w:val="006C1C46"/>
    <w:rsid w:val="006C1D12"/>
    <w:rsid w:val="006C2386"/>
    <w:rsid w:val="006C295E"/>
    <w:rsid w:val="006C428A"/>
    <w:rsid w:val="006C4824"/>
    <w:rsid w:val="006C48EF"/>
    <w:rsid w:val="006C502C"/>
    <w:rsid w:val="006C55BE"/>
    <w:rsid w:val="006C5ABA"/>
    <w:rsid w:val="006C627C"/>
    <w:rsid w:val="006C6DA7"/>
    <w:rsid w:val="006C6E1A"/>
    <w:rsid w:val="006C75F7"/>
    <w:rsid w:val="006C7C16"/>
    <w:rsid w:val="006C7EE9"/>
    <w:rsid w:val="006D042F"/>
    <w:rsid w:val="006D04A9"/>
    <w:rsid w:val="006D078F"/>
    <w:rsid w:val="006D0EB0"/>
    <w:rsid w:val="006D1366"/>
    <w:rsid w:val="006D1447"/>
    <w:rsid w:val="006D15E1"/>
    <w:rsid w:val="006D16A2"/>
    <w:rsid w:val="006D2BD2"/>
    <w:rsid w:val="006D2C09"/>
    <w:rsid w:val="006D2DE6"/>
    <w:rsid w:val="006D3BF4"/>
    <w:rsid w:val="006D45A1"/>
    <w:rsid w:val="006D4DB9"/>
    <w:rsid w:val="006D52D6"/>
    <w:rsid w:val="006D52F8"/>
    <w:rsid w:val="006D7425"/>
    <w:rsid w:val="006D7C44"/>
    <w:rsid w:val="006E073A"/>
    <w:rsid w:val="006E139F"/>
    <w:rsid w:val="006E2240"/>
    <w:rsid w:val="006E22A4"/>
    <w:rsid w:val="006E2441"/>
    <w:rsid w:val="006E43DA"/>
    <w:rsid w:val="006E4480"/>
    <w:rsid w:val="006E45A0"/>
    <w:rsid w:val="006E4AAC"/>
    <w:rsid w:val="006E51B4"/>
    <w:rsid w:val="006E53EC"/>
    <w:rsid w:val="006E696B"/>
    <w:rsid w:val="006E6D38"/>
    <w:rsid w:val="006E79FE"/>
    <w:rsid w:val="006E7E9F"/>
    <w:rsid w:val="006E7EB9"/>
    <w:rsid w:val="006F0B85"/>
    <w:rsid w:val="006F0D28"/>
    <w:rsid w:val="006F1F3A"/>
    <w:rsid w:val="006F2498"/>
    <w:rsid w:val="006F25C8"/>
    <w:rsid w:val="006F2640"/>
    <w:rsid w:val="006F281E"/>
    <w:rsid w:val="006F2999"/>
    <w:rsid w:val="006F29F1"/>
    <w:rsid w:val="006F2B2C"/>
    <w:rsid w:val="006F37FE"/>
    <w:rsid w:val="006F3878"/>
    <w:rsid w:val="006F39E3"/>
    <w:rsid w:val="006F60FF"/>
    <w:rsid w:val="006F6446"/>
    <w:rsid w:val="006F69F3"/>
    <w:rsid w:val="006F6C41"/>
    <w:rsid w:val="006F7531"/>
    <w:rsid w:val="0070012A"/>
    <w:rsid w:val="007006C7"/>
    <w:rsid w:val="007012BF"/>
    <w:rsid w:val="0070133D"/>
    <w:rsid w:val="00701940"/>
    <w:rsid w:val="00702A84"/>
    <w:rsid w:val="00702F9D"/>
    <w:rsid w:val="00703144"/>
    <w:rsid w:val="00705A61"/>
    <w:rsid w:val="00706F39"/>
    <w:rsid w:val="0071044F"/>
    <w:rsid w:val="0071099D"/>
    <w:rsid w:val="00710C7B"/>
    <w:rsid w:val="007114EA"/>
    <w:rsid w:val="00712088"/>
    <w:rsid w:val="00712385"/>
    <w:rsid w:val="00712753"/>
    <w:rsid w:val="007141D2"/>
    <w:rsid w:val="007149CF"/>
    <w:rsid w:val="00716768"/>
    <w:rsid w:val="00716B65"/>
    <w:rsid w:val="00717245"/>
    <w:rsid w:val="0071724D"/>
    <w:rsid w:val="0071730C"/>
    <w:rsid w:val="00717DCD"/>
    <w:rsid w:val="0072016F"/>
    <w:rsid w:val="00720A36"/>
    <w:rsid w:val="00721EE5"/>
    <w:rsid w:val="00723300"/>
    <w:rsid w:val="00723B24"/>
    <w:rsid w:val="00724DA5"/>
    <w:rsid w:val="0072536F"/>
    <w:rsid w:val="00725677"/>
    <w:rsid w:val="007257FD"/>
    <w:rsid w:val="00725EF4"/>
    <w:rsid w:val="0072738C"/>
    <w:rsid w:val="00727BF6"/>
    <w:rsid w:val="0073066C"/>
    <w:rsid w:val="00731248"/>
    <w:rsid w:val="007313BC"/>
    <w:rsid w:val="007321B2"/>
    <w:rsid w:val="007327E3"/>
    <w:rsid w:val="00733264"/>
    <w:rsid w:val="0073392D"/>
    <w:rsid w:val="00733D13"/>
    <w:rsid w:val="00733DF4"/>
    <w:rsid w:val="00735A35"/>
    <w:rsid w:val="00735B18"/>
    <w:rsid w:val="00735C4B"/>
    <w:rsid w:val="007362C6"/>
    <w:rsid w:val="00736464"/>
    <w:rsid w:val="0073665C"/>
    <w:rsid w:val="00736FAA"/>
    <w:rsid w:val="0073741D"/>
    <w:rsid w:val="007375F7"/>
    <w:rsid w:val="007377A4"/>
    <w:rsid w:val="007401FA"/>
    <w:rsid w:val="0074077E"/>
    <w:rsid w:val="00741128"/>
    <w:rsid w:val="00741810"/>
    <w:rsid w:val="0074292D"/>
    <w:rsid w:val="00742D3D"/>
    <w:rsid w:val="00743064"/>
    <w:rsid w:val="007433A0"/>
    <w:rsid w:val="00743DAF"/>
    <w:rsid w:val="00743E4F"/>
    <w:rsid w:val="007448D6"/>
    <w:rsid w:val="00744FBE"/>
    <w:rsid w:val="0074510D"/>
    <w:rsid w:val="00745ACE"/>
    <w:rsid w:val="00745E33"/>
    <w:rsid w:val="007475D9"/>
    <w:rsid w:val="00747B35"/>
    <w:rsid w:val="00750331"/>
    <w:rsid w:val="00751515"/>
    <w:rsid w:val="00751660"/>
    <w:rsid w:val="007519F9"/>
    <w:rsid w:val="00751AE2"/>
    <w:rsid w:val="0075235B"/>
    <w:rsid w:val="007524FB"/>
    <w:rsid w:val="007531B3"/>
    <w:rsid w:val="00753601"/>
    <w:rsid w:val="00753DCC"/>
    <w:rsid w:val="00754677"/>
    <w:rsid w:val="007548B1"/>
    <w:rsid w:val="00754A2F"/>
    <w:rsid w:val="007552A1"/>
    <w:rsid w:val="00755620"/>
    <w:rsid w:val="00755881"/>
    <w:rsid w:val="007559D9"/>
    <w:rsid w:val="00756256"/>
    <w:rsid w:val="00756619"/>
    <w:rsid w:val="00756DBB"/>
    <w:rsid w:val="007573FD"/>
    <w:rsid w:val="007575A2"/>
    <w:rsid w:val="00760177"/>
    <w:rsid w:val="007603A3"/>
    <w:rsid w:val="00761543"/>
    <w:rsid w:val="00761D84"/>
    <w:rsid w:val="0076213F"/>
    <w:rsid w:val="0076215C"/>
    <w:rsid w:val="00762527"/>
    <w:rsid w:val="00762DE5"/>
    <w:rsid w:val="00763190"/>
    <w:rsid w:val="00763202"/>
    <w:rsid w:val="007642C9"/>
    <w:rsid w:val="00764310"/>
    <w:rsid w:val="0076520F"/>
    <w:rsid w:val="007665FD"/>
    <w:rsid w:val="00766B04"/>
    <w:rsid w:val="007671DF"/>
    <w:rsid w:val="0076725C"/>
    <w:rsid w:val="007675AD"/>
    <w:rsid w:val="00767951"/>
    <w:rsid w:val="007700A1"/>
    <w:rsid w:val="00770538"/>
    <w:rsid w:val="007706BF"/>
    <w:rsid w:val="00770D7F"/>
    <w:rsid w:val="00771A72"/>
    <w:rsid w:val="00772820"/>
    <w:rsid w:val="00772BAC"/>
    <w:rsid w:val="0077505E"/>
    <w:rsid w:val="00775076"/>
    <w:rsid w:val="00775A4E"/>
    <w:rsid w:val="00775C86"/>
    <w:rsid w:val="00775D8C"/>
    <w:rsid w:val="00776846"/>
    <w:rsid w:val="00776A9A"/>
    <w:rsid w:val="00776D1E"/>
    <w:rsid w:val="00777808"/>
    <w:rsid w:val="00780105"/>
    <w:rsid w:val="00780524"/>
    <w:rsid w:val="0078060E"/>
    <w:rsid w:val="00780E7B"/>
    <w:rsid w:val="00781965"/>
    <w:rsid w:val="00781AEA"/>
    <w:rsid w:val="00782711"/>
    <w:rsid w:val="007829F0"/>
    <w:rsid w:val="0078314F"/>
    <w:rsid w:val="007833DA"/>
    <w:rsid w:val="00783CC6"/>
    <w:rsid w:val="00783D03"/>
    <w:rsid w:val="00784494"/>
    <w:rsid w:val="007858AF"/>
    <w:rsid w:val="00785AF4"/>
    <w:rsid w:val="00785F7A"/>
    <w:rsid w:val="0078649A"/>
    <w:rsid w:val="00787075"/>
    <w:rsid w:val="00790352"/>
    <w:rsid w:val="007909EF"/>
    <w:rsid w:val="007910EB"/>
    <w:rsid w:val="00791273"/>
    <w:rsid w:val="0079141E"/>
    <w:rsid w:val="007932C6"/>
    <w:rsid w:val="00793401"/>
    <w:rsid w:val="0079434D"/>
    <w:rsid w:val="00795364"/>
    <w:rsid w:val="00795683"/>
    <w:rsid w:val="00795D79"/>
    <w:rsid w:val="00796250"/>
    <w:rsid w:val="007962A7"/>
    <w:rsid w:val="00796EB3"/>
    <w:rsid w:val="00796EE4"/>
    <w:rsid w:val="00797093"/>
    <w:rsid w:val="007A0247"/>
    <w:rsid w:val="007A0BED"/>
    <w:rsid w:val="007A1429"/>
    <w:rsid w:val="007A1AA2"/>
    <w:rsid w:val="007A23AC"/>
    <w:rsid w:val="007A3500"/>
    <w:rsid w:val="007A3A00"/>
    <w:rsid w:val="007A46D3"/>
    <w:rsid w:val="007A5933"/>
    <w:rsid w:val="007A654B"/>
    <w:rsid w:val="007A658A"/>
    <w:rsid w:val="007A7BAA"/>
    <w:rsid w:val="007B053E"/>
    <w:rsid w:val="007B0C50"/>
    <w:rsid w:val="007B0C63"/>
    <w:rsid w:val="007B187A"/>
    <w:rsid w:val="007B33F9"/>
    <w:rsid w:val="007B3AA4"/>
    <w:rsid w:val="007B3FFD"/>
    <w:rsid w:val="007B451A"/>
    <w:rsid w:val="007B5A8C"/>
    <w:rsid w:val="007B5BD7"/>
    <w:rsid w:val="007B62B8"/>
    <w:rsid w:val="007B6642"/>
    <w:rsid w:val="007B6C81"/>
    <w:rsid w:val="007B72F0"/>
    <w:rsid w:val="007B7EFC"/>
    <w:rsid w:val="007C138F"/>
    <w:rsid w:val="007C14B8"/>
    <w:rsid w:val="007C15F6"/>
    <w:rsid w:val="007C19A5"/>
    <w:rsid w:val="007C22AE"/>
    <w:rsid w:val="007C23F9"/>
    <w:rsid w:val="007C2F28"/>
    <w:rsid w:val="007C31B1"/>
    <w:rsid w:val="007C368F"/>
    <w:rsid w:val="007C39DE"/>
    <w:rsid w:val="007C46EF"/>
    <w:rsid w:val="007C477B"/>
    <w:rsid w:val="007C4A12"/>
    <w:rsid w:val="007C5377"/>
    <w:rsid w:val="007C59B4"/>
    <w:rsid w:val="007C5E17"/>
    <w:rsid w:val="007C653A"/>
    <w:rsid w:val="007C6660"/>
    <w:rsid w:val="007C685D"/>
    <w:rsid w:val="007C6879"/>
    <w:rsid w:val="007C721F"/>
    <w:rsid w:val="007C767B"/>
    <w:rsid w:val="007C775D"/>
    <w:rsid w:val="007C7955"/>
    <w:rsid w:val="007C7C28"/>
    <w:rsid w:val="007D00AF"/>
    <w:rsid w:val="007D0480"/>
    <w:rsid w:val="007D052F"/>
    <w:rsid w:val="007D07F9"/>
    <w:rsid w:val="007D10CF"/>
    <w:rsid w:val="007D1C38"/>
    <w:rsid w:val="007D2DEF"/>
    <w:rsid w:val="007D3492"/>
    <w:rsid w:val="007D44C9"/>
    <w:rsid w:val="007D73E6"/>
    <w:rsid w:val="007D7B36"/>
    <w:rsid w:val="007D7C86"/>
    <w:rsid w:val="007E0704"/>
    <w:rsid w:val="007E0957"/>
    <w:rsid w:val="007E150D"/>
    <w:rsid w:val="007E159F"/>
    <w:rsid w:val="007E20ED"/>
    <w:rsid w:val="007E2589"/>
    <w:rsid w:val="007E2B7A"/>
    <w:rsid w:val="007E37A9"/>
    <w:rsid w:val="007E4CF9"/>
    <w:rsid w:val="007E4E5F"/>
    <w:rsid w:val="007E50A2"/>
    <w:rsid w:val="007E5630"/>
    <w:rsid w:val="007E636A"/>
    <w:rsid w:val="007E64CA"/>
    <w:rsid w:val="007E7106"/>
    <w:rsid w:val="007E7A43"/>
    <w:rsid w:val="007F01A6"/>
    <w:rsid w:val="007F03B9"/>
    <w:rsid w:val="007F0D6A"/>
    <w:rsid w:val="007F0DE0"/>
    <w:rsid w:val="007F1CD2"/>
    <w:rsid w:val="007F1DB1"/>
    <w:rsid w:val="007F2ABE"/>
    <w:rsid w:val="007F2C8A"/>
    <w:rsid w:val="007F3679"/>
    <w:rsid w:val="007F3F07"/>
    <w:rsid w:val="007F4245"/>
    <w:rsid w:val="007F42E7"/>
    <w:rsid w:val="007F4537"/>
    <w:rsid w:val="007F4A77"/>
    <w:rsid w:val="007F4D67"/>
    <w:rsid w:val="007F5088"/>
    <w:rsid w:val="007F529F"/>
    <w:rsid w:val="007F555B"/>
    <w:rsid w:val="007F5713"/>
    <w:rsid w:val="007F5C28"/>
    <w:rsid w:val="007F618E"/>
    <w:rsid w:val="007F642D"/>
    <w:rsid w:val="007F673B"/>
    <w:rsid w:val="008002D7"/>
    <w:rsid w:val="0080072F"/>
    <w:rsid w:val="00800E1F"/>
    <w:rsid w:val="008019C8"/>
    <w:rsid w:val="00801B81"/>
    <w:rsid w:val="00801C38"/>
    <w:rsid w:val="00801F05"/>
    <w:rsid w:val="0080204D"/>
    <w:rsid w:val="0080278C"/>
    <w:rsid w:val="00802A0A"/>
    <w:rsid w:val="00802F52"/>
    <w:rsid w:val="00803CC1"/>
    <w:rsid w:val="008045F2"/>
    <w:rsid w:val="00805EE9"/>
    <w:rsid w:val="0080606B"/>
    <w:rsid w:val="00806FC9"/>
    <w:rsid w:val="00807161"/>
    <w:rsid w:val="00807453"/>
    <w:rsid w:val="0080771E"/>
    <w:rsid w:val="00807FE5"/>
    <w:rsid w:val="00810053"/>
    <w:rsid w:val="008104D8"/>
    <w:rsid w:val="00811BFB"/>
    <w:rsid w:val="00811C5D"/>
    <w:rsid w:val="008121B0"/>
    <w:rsid w:val="008134F3"/>
    <w:rsid w:val="00813C9C"/>
    <w:rsid w:val="00814D84"/>
    <w:rsid w:val="00815328"/>
    <w:rsid w:val="00815E96"/>
    <w:rsid w:val="00815F12"/>
    <w:rsid w:val="00816AD6"/>
    <w:rsid w:val="00817826"/>
    <w:rsid w:val="008179F9"/>
    <w:rsid w:val="008201A5"/>
    <w:rsid w:val="008210F1"/>
    <w:rsid w:val="0082125F"/>
    <w:rsid w:val="00822394"/>
    <w:rsid w:val="00822695"/>
    <w:rsid w:val="00822F9D"/>
    <w:rsid w:val="0082356C"/>
    <w:rsid w:val="008238E3"/>
    <w:rsid w:val="008238F8"/>
    <w:rsid w:val="00823BEE"/>
    <w:rsid w:val="0082528D"/>
    <w:rsid w:val="00825434"/>
    <w:rsid w:val="0082575D"/>
    <w:rsid w:val="008259F9"/>
    <w:rsid w:val="0082603A"/>
    <w:rsid w:val="008260C6"/>
    <w:rsid w:val="00826444"/>
    <w:rsid w:val="0082692A"/>
    <w:rsid w:val="00827848"/>
    <w:rsid w:val="00830A48"/>
    <w:rsid w:val="00830BD7"/>
    <w:rsid w:val="008310A7"/>
    <w:rsid w:val="00831287"/>
    <w:rsid w:val="00831368"/>
    <w:rsid w:val="00831C78"/>
    <w:rsid w:val="00831EBB"/>
    <w:rsid w:val="00832132"/>
    <w:rsid w:val="00832931"/>
    <w:rsid w:val="00832BF6"/>
    <w:rsid w:val="008330C7"/>
    <w:rsid w:val="008334F7"/>
    <w:rsid w:val="0083370F"/>
    <w:rsid w:val="00834126"/>
    <w:rsid w:val="008347D7"/>
    <w:rsid w:val="00834833"/>
    <w:rsid w:val="00834E07"/>
    <w:rsid w:val="0083501C"/>
    <w:rsid w:val="008350B3"/>
    <w:rsid w:val="00836ADB"/>
    <w:rsid w:val="00837470"/>
    <w:rsid w:val="008378BD"/>
    <w:rsid w:val="00840028"/>
    <w:rsid w:val="0084037A"/>
    <w:rsid w:val="00840EE7"/>
    <w:rsid w:val="008414B2"/>
    <w:rsid w:val="00841A8F"/>
    <w:rsid w:val="00842369"/>
    <w:rsid w:val="00842619"/>
    <w:rsid w:val="0084275C"/>
    <w:rsid w:val="00842B36"/>
    <w:rsid w:val="00842B47"/>
    <w:rsid w:val="00843116"/>
    <w:rsid w:val="00843BE1"/>
    <w:rsid w:val="00843F20"/>
    <w:rsid w:val="00844250"/>
    <w:rsid w:val="008446F1"/>
    <w:rsid w:val="0084475F"/>
    <w:rsid w:val="00844938"/>
    <w:rsid w:val="00844E1A"/>
    <w:rsid w:val="00845F2A"/>
    <w:rsid w:val="0084660E"/>
    <w:rsid w:val="008467B0"/>
    <w:rsid w:val="00847349"/>
    <w:rsid w:val="0085034C"/>
    <w:rsid w:val="00851236"/>
    <w:rsid w:val="00852DD1"/>
    <w:rsid w:val="00853365"/>
    <w:rsid w:val="00853F16"/>
    <w:rsid w:val="008548D6"/>
    <w:rsid w:val="00854977"/>
    <w:rsid w:val="0085502E"/>
    <w:rsid w:val="00855A4D"/>
    <w:rsid w:val="00855E75"/>
    <w:rsid w:val="008561AB"/>
    <w:rsid w:val="008564E4"/>
    <w:rsid w:val="00856F2F"/>
    <w:rsid w:val="0086066F"/>
    <w:rsid w:val="008607FB"/>
    <w:rsid w:val="008618CB"/>
    <w:rsid w:val="008620B8"/>
    <w:rsid w:val="008623D8"/>
    <w:rsid w:val="0086343E"/>
    <w:rsid w:val="00863624"/>
    <w:rsid w:val="0086407F"/>
    <w:rsid w:val="00864E27"/>
    <w:rsid w:val="00864FE6"/>
    <w:rsid w:val="00865B11"/>
    <w:rsid w:val="0086612D"/>
    <w:rsid w:val="008675C2"/>
    <w:rsid w:val="0087051B"/>
    <w:rsid w:val="00870666"/>
    <w:rsid w:val="008706E7"/>
    <w:rsid w:val="00871DFE"/>
    <w:rsid w:val="008734EB"/>
    <w:rsid w:val="00873500"/>
    <w:rsid w:val="00874695"/>
    <w:rsid w:val="008747D2"/>
    <w:rsid w:val="00874916"/>
    <w:rsid w:val="008752AF"/>
    <w:rsid w:val="00880287"/>
    <w:rsid w:val="00880802"/>
    <w:rsid w:val="00880BC2"/>
    <w:rsid w:val="00880DB7"/>
    <w:rsid w:val="00881C11"/>
    <w:rsid w:val="00882B9D"/>
    <w:rsid w:val="00882C48"/>
    <w:rsid w:val="00882CA5"/>
    <w:rsid w:val="00882D3F"/>
    <w:rsid w:val="00882FBC"/>
    <w:rsid w:val="00883513"/>
    <w:rsid w:val="008840C8"/>
    <w:rsid w:val="008844C3"/>
    <w:rsid w:val="008849C3"/>
    <w:rsid w:val="00884F5E"/>
    <w:rsid w:val="008855D5"/>
    <w:rsid w:val="00885EF7"/>
    <w:rsid w:val="00886B29"/>
    <w:rsid w:val="008875AD"/>
    <w:rsid w:val="00887862"/>
    <w:rsid w:val="00890320"/>
    <w:rsid w:val="0089093E"/>
    <w:rsid w:val="0089182E"/>
    <w:rsid w:val="00891FF1"/>
    <w:rsid w:val="0089289F"/>
    <w:rsid w:val="00892DE6"/>
    <w:rsid w:val="0089382A"/>
    <w:rsid w:val="00893D1B"/>
    <w:rsid w:val="008943D4"/>
    <w:rsid w:val="0089463E"/>
    <w:rsid w:val="00894D6E"/>
    <w:rsid w:val="00894E4B"/>
    <w:rsid w:val="008951FF"/>
    <w:rsid w:val="00895D04"/>
    <w:rsid w:val="00896294"/>
    <w:rsid w:val="00896E50"/>
    <w:rsid w:val="0089711C"/>
    <w:rsid w:val="00897333"/>
    <w:rsid w:val="008A00F3"/>
    <w:rsid w:val="008A0B48"/>
    <w:rsid w:val="008A0EB0"/>
    <w:rsid w:val="008A1061"/>
    <w:rsid w:val="008A22E3"/>
    <w:rsid w:val="008A22F7"/>
    <w:rsid w:val="008A264E"/>
    <w:rsid w:val="008A27AE"/>
    <w:rsid w:val="008A3779"/>
    <w:rsid w:val="008A3785"/>
    <w:rsid w:val="008A3963"/>
    <w:rsid w:val="008A3DB9"/>
    <w:rsid w:val="008A3DD5"/>
    <w:rsid w:val="008A4A0C"/>
    <w:rsid w:val="008A5065"/>
    <w:rsid w:val="008A5944"/>
    <w:rsid w:val="008A5A32"/>
    <w:rsid w:val="008A60B0"/>
    <w:rsid w:val="008A61BC"/>
    <w:rsid w:val="008A7518"/>
    <w:rsid w:val="008A7F6C"/>
    <w:rsid w:val="008B04FA"/>
    <w:rsid w:val="008B0820"/>
    <w:rsid w:val="008B0FD8"/>
    <w:rsid w:val="008B10ED"/>
    <w:rsid w:val="008B1FAD"/>
    <w:rsid w:val="008B2B28"/>
    <w:rsid w:val="008B3E42"/>
    <w:rsid w:val="008B4865"/>
    <w:rsid w:val="008B4BA4"/>
    <w:rsid w:val="008B4BF2"/>
    <w:rsid w:val="008B5CDE"/>
    <w:rsid w:val="008B5E21"/>
    <w:rsid w:val="008B6E77"/>
    <w:rsid w:val="008B7D28"/>
    <w:rsid w:val="008C0A40"/>
    <w:rsid w:val="008C1184"/>
    <w:rsid w:val="008C164A"/>
    <w:rsid w:val="008C1869"/>
    <w:rsid w:val="008C1D5C"/>
    <w:rsid w:val="008C1FDA"/>
    <w:rsid w:val="008C22AE"/>
    <w:rsid w:val="008C286C"/>
    <w:rsid w:val="008C2CC1"/>
    <w:rsid w:val="008C5782"/>
    <w:rsid w:val="008C5DF1"/>
    <w:rsid w:val="008C5F42"/>
    <w:rsid w:val="008C66CD"/>
    <w:rsid w:val="008C684B"/>
    <w:rsid w:val="008C68DC"/>
    <w:rsid w:val="008C6ABC"/>
    <w:rsid w:val="008C6ECC"/>
    <w:rsid w:val="008C74B3"/>
    <w:rsid w:val="008C774B"/>
    <w:rsid w:val="008C7D80"/>
    <w:rsid w:val="008C7FED"/>
    <w:rsid w:val="008D0733"/>
    <w:rsid w:val="008D1093"/>
    <w:rsid w:val="008D1455"/>
    <w:rsid w:val="008D157D"/>
    <w:rsid w:val="008D1D9C"/>
    <w:rsid w:val="008D481D"/>
    <w:rsid w:val="008D48A9"/>
    <w:rsid w:val="008D62D0"/>
    <w:rsid w:val="008E025D"/>
    <w:rsid w:val="008E0A32"/>
    <w:rsid w:val="008E0BE6"/>
    <w:rsid w:val="008E240E"/>
    <w:rsid w:val="008E29CC"/>
    <w:rsid w:val="008E2CAE"/>
    <w:rsid w:val="008E2EE3"/>
    <w:rsid w:val="008E3852"/>
    <w:rsid w:val="008E459A"/>
    <w:rsid w:val="008E49F2"/>
    <w:rsid w:val="008E5D84"/>
    <w:rsid w:val="008E609C"/>
    <w:rsid w:val="008E714F"/>
    <w:rsid w:val="008E79DB"/>
    <w:rsid w:val="008F0768"/>
    <w:rsid w:val="008F08AB"/>
    <w:rsid w:val="008F0D98"/>
    <w:rsid w:val="008F0FA1"/>
    <w:rsid w:val="008F11FC"/>
    <w:rsid w:val="008F28DF"/>
    <w:rsid w:val="008F4983"/>
    <w:rsid w:val="008F4BEC"/>
    <w:rsid w:val="008F5E43"/>
    <w:rsid w:val="008F6627"/>
    <w:rsid w:val="008F6E92"/>
    <w:rsid w:val="008F7120"/>
    <w:rsid w:val="008F7CAD"/>
    <w:rsid w:val="008F7E3C"/>
    <w:rsid w:val="00900964"/>
    <w:rsid w:val="009015D8"/>
    <w:rsid w:val="00901C5F"/>
    <w:rsid w:val="00902143"/>
    <w:rsid w:val="0090231F"/>
    <w:rsid w:val="00902698"/>
    <w:rsid w:val="00903526"/>
    <w:rsid w:val="00903F38"/>
    <w:rsid w:val="00904FF3"/>
    <w:rsid w:val="009055D6"/>
    <w:rsid w:val="00905B2D"/>
    <w:rsid w:val="00906797"/>
    <w:rsid w:val="00906828"/>
    <w:rsid w:val="00906AE2"/>
    <w:rsid w:val="0090752F"/>
    <w:rsid w:val="00907BD6"/>
    <w:rsid w:val="00910217"/>
    <w:rsid w:val="00910947"/>
    <w:rsid w:val="00911187"/>
    <w:rsid w:val="00912371"/>
    <w:rsid w:val="009125E1"/>
    <w:rsid w:val="00912C0C"/>
    <w:rsid w:val="00913FF2"/>
    <w:rsid w:val="0091438A"/>
    <w:rsid w:val="00914E6B"/>
    <w:rsid w:val="00914FC7"/>
    <w:rsid w:val="00915161"/>
    <w:rsid w:val="009153F6"/>
    <w:rsid w:val="00915F29"/>
    <w:rsid w:val="0092007E"/>
    <w:rsid w:val="00920400"/>
    <w:rsid w:val="0092042B"/>
    <w:rsid w:val="00920F2F"/>
    <w:rsid w:val="009211B0"/>
    <w:rsid w:val="00921720"/>
    <w:rsid w:val="00921B63"/>
    <w:rsid w:val="00921EEF"/>
    <w:rsid w:val="00923039"/>
    <w:rsid w:val="00923C52"/>
    <w:rsid w:val="00923D10"/>
    <w:rsid w:val="00923E4A"/>
    <w:rsid w:val="009241D9"/>
    <w:rsid w:val="00924E31"/>
    <w:rsid w:val="009258C6"/>
    <w:rsid w:val="00925F65"/>
    <w:rsid w:val="00926086"/>
    <w:rsid w:val="009262F5"/>
    <w:rsid w:val="00930C0A"/>
    <w:rsid w:val="009323AC"/>
    <w:rsid w:val="00932FA1"/>
    <w:rsid w:val="009332E9"/>
    <w:rsid w:val="00933ED8"/>
    <w:rsid w:val="00933FB9"/>
    <w:rsid w:val="00933FF1"/>
    <w:rsid w:val="0093412D"/>
    <w:rsid w:val="0093542C"/>
    <w:rsid w:val="00936129"/>
    <w:rsid w:val="009362E1"/>
    <w:rsid w:val="00936647"/>
    <w:rsid w:val="00936AF4"/>
    <w:rsid w:val="00936F3F"/>
    <w:rsid w:val="00937912"/>
    <w:rsid w:val="009379CE"/>
    <w:rsid w:val="00941BD8"/>
    <w:rsid w:val="00941DB7"/>
    <w:rsid w:val="00942510"/>
    <w:rsid w:val="009426CF"/>
    <w:rsid w:val="00944022"/>
    <w:rsid w:val="00944780"/>
    <w:rsid w:val="00944C4B"/>
    <w:rsid w:val="00944D8D"/>
    <w:rsid w:val="00945357"/>
    <w:rsid w:val="009454DD"/>
    <w:rsid w:val="009462C0"/>
    <w:rsid w:val="009464AF"/>
    <w:rsid w:val="00946545"/>
    <w:rsid w:val="00947001"/>
    <w:rsid w:val="0094752B"/>
    <w:rsid w:val="00947893"/>
    <w:rsid w:val="00947A55"/>
    <w:rsid w:val="009509A0"/>
    <w:rsid w:val="00950A6B"/>
    <w:rsid w:val="00951174"/>
    <w:rsid w:val="00952EBE"/>
    <w:rsid w:val="009534F3"/>
    <w:rsid w:val="009536D5"/>
    <w:rsid w:val="00953D84"/>
    <w:rsid w:val="009545CA"/>
    <w:rsid w:val="00954E1B"/>
    <w:rsid w:val="00955606"/>
    <w:rsid w:val="00955770"/>
    <w:rsid w:val="00955880"/>
    <w:rsid w:val="009561BE"/>
    <w:rsid w:val="00956D5B"/>
    <w:rsid w:val="00956EBE"/>
    <w:rsid w:val="00957121"/>
    <w:rsid w:val="00957624"/>
    <w:rsid w:val="009576EA"/>
    <w:rsid w:val="00957D7A"/>
    <w:rsid w:val="00957D7D"/>
    <w:rsid w:val="0096037D"/>
    <w:rsid w:val="009609BF"/>
    <w:rsid w:val="00961494"/>
    <w:rsid w:val="009618DF"/>
    <w:rsid w:val="00961C68"/>
    <w:rsid w:val="0096230F"/>
    <w:rsid w:val="009624EF"/>
    <w:rsid w:val="009626E8"/>
    <w:rsid w:val="00962D39"/>
    <w:rsid w:val="00962D88"/>
    <w:rsid w:val="0096363B"/>
    <w:rsid w:val="009638E2"/>
    <w:rsid w:val="00963E0C"/>
    <w:rsid w:val="00963EF2"/>
    <w:rsid w:val="0096467F"/>
    <w:rsid w:val="00964A88"/>
    <w:rsid w:val="00964F95"/>
    <w:rsid w:val="009664A7"/>
    <w:rsid w:val="009668CF"/>
    <w:rsid w:val="00966C29"/>
    <w:rsid w:val="0096731C"/>
    <w:rsid w:val="0096777D"/>
    <w:rsid w:val="009677D5"/>
    <w:rsid w:val="00967C09"/>
    <w:rsid w:val="00970ACD"/>
    <w:rsid w:val="009735C7"/>
    <w:rsid w:val="00973EF9"/>
    <w:rsid w:val="00973FFE"/>
    <w:rsid w:val="009741B6"/>
    <w:rsid w:val="0097461C"/>
    <w:rsid w:val="009748AD"/>
    <w:rsid w:val="00974CFD"/>
    <w:rsid w:val="00975069"/>
    <w:rsid w:val="009759AF"/>
    <w:rsid w:val="00975D6C"/>
    <w:rsid w:val="00975DCD"/>
    <w:rsid w:val="0097660E"/>
    <w:rsid w:val="0097697F"/>
    <w:rsid w:val="00981A73"/>
    <w:rsid w:val="009822BF"/>
    <w:rsid w:val="00982470"/>
    <w:rsid w:val="00982772"/>
    <w:rsid w:val="0098289A"/>
    <w:rsid w:val="00982A36"/>
    <w:rsid w:val="00983156"/>
    <w:rsid w:val="00983437"/>
    <w:rsid w:val="00984A16"/>
    <w:rsid w:val="00984DA4"/>
    <w:rsid w:val="009851CD"/>
    <w:rsid w:val="009854D6"/>
    <w:rsid w:val="00985CC6"/>
    <w:rsid w:val="00986004"/>
    <w:rsid w:val="0098638D"/>
    <w:rsid w:val="00986978"/>
    <w:rsid w:val="00986D2A"/>
    <w:rsid w:val="00986D7B"/>
    <w:rsid w:val="00986DE2"/>
    <w:rsid w:val="00987071"/>
    <w:rsid w:val="009874DA"/>
    <w:rsid w:val="00987F53"/>
    <w:rsid w:val="009904EA"/>
    <w:rsid w:val="00991048"/>
    <w:rsid w:val="009915CD"/>
    <w:rsid w:val="00992166"/>
    <w:rsid w:val="009928A6"/>
    <w:rsid w:val="009931B4"/>
    <w:rsid w:val="0099338D"/>
    <w:rsid w:val="00993B02"/>
    <w:rsid w:val="00993BF1"/>
    <w:rsid w:val="0099448C"/>
    <w:rsid w:val="00994BEA"/>
    <w:rsid w:val="00994DC4"/>
    <w:rsid w:val="00994FA1"/>
    <w:rsid w:val="009960DE"/>
    <w:rsid w:val="00996A04"/>
    <w:rsid w:val="00996A30"/>
    <w:rsid w:val="00996DCD"/>
    <w:rsid w:val="00997520"/>
    <w:rsid w:val="0099788E"/>
    <w:rsid w:val="00997A24"/>
    <w:rsid w:val="009A08DA"/>
    <w:rsid w:val="009A0A5A"/>
    <w:rsid w:val="009A25BE"/>
    <w:rsid w:val="009A2D90"/>
    <w:rsid w:val="009A3470"/>
    <w:rsid w:val="009A3D86"/>
    <w:rsid w:val="009A3DF9"/>
    <w:rsid w:val="009A434C"/>
    <w:rsid w:val="009A45E1"/>
    <w:rsid w:val="009A49C1"/>
    <w:rsid w:val="009A5DE4"/>
    <w:rsid w:val="009A6565"/>
    <w:rsid w:val="009A6C4C"/>
    <w:rsid w:val="009A756F"/>
    <w:rsid w:val="009A7803"/>
    <w:rsid w:val="009A7DAD"/>
    <w:rsid w:val="009B042A"/>
    <w:rsid w:val="009B0571"/>
    <w:rsid w:val="009B0A50"/>
    <w:rsid w:val="009B14EB"/>
    <w:rsid w:val="009B18FA"/>
    <w:rsid w:val="009B236E"/>
    <w:rsid w:val="009B23CD"/>
    <w:rsid w:val="009B2F93"/>
    <w:rsid w:val="009B3F4B"/>
    <w:rsid w:val="009B3FA0"/>
    <w:rsid w:val="009B4679"/>
    <w:rsid w:val="009B471C"/>
    <w:rsid w:val="009B5132"/>
    <w:rsid w:val="009B5898"/>
    <w:rsid w:val="009B78BE"/>
    <w:rsid w:val="009B7D33"/>
    <w:rsid w:val="009B7E92"/>
    <w:rsid w:val="009B7F45"/>
    <w:rsid w:val="009C0435"/>
    <w:rsid w:val="009C0BBA"/>
    <w:rsid w:val="009C240F"/>
    <w:rsid w:val="009C2CCE"/>
    <w:rsid w:val="009C3254"/>
    <w:rsid w:val="009C3405"/>
    <w:rsid w:val="009C34A3"/>
    <w:rsid w:val="009C4557"/>
    <w:rsid w:val="009C4B67"/>
    <w:rsid w:val="009C52CF"/>
    <w:rsid w:val="009C574C"/>
    <w:rsid w:val="009C5A07"/>
    <w:rsid w:val="009C5C58"/>
    <w:rsid w:val="009C6945"/>
    <w:rsid w:val="009C6E5C"/>
    <w:rsid w:val="009C70C9"/>
    <w:rsid w:val="009C770A"/>
    <w:rsid w:val="009C77BD"/>
    <w:rsid w:val="009C79AE"/>
    <w:rsid w:val="009D0712"/>
    <w:rsid w:val="009D0ED2"/>
    <w:rsid w:val="009D1C5F"/>
    <w:rsid w:val="009D3352"/>
    <w:rsid w:val="009D3B2C"/>
    <w:rsid w:val="009D4F3F"/>
    <w:rsid w:val="009D4F40"/>
    <w:rsid w:val="009D4FB1"/>
    <w:rsid w:val="009D56D1"/>
    <w:rsid w:val="009D5DEF"/>
    <w:rsid w:val="009D7A8D"/>
    <w:rsid w:val="009D7F69"/>
    <w:rsid w:val="009E0C0F"/>
    <w:rsid w:val="009E0E36"/>
    <w:rsid w:val="009E1185"/>
    <w:rsid w:val="009E1B3D"/>
    <w:rsid w:val="009E363C"/>
    <w:rsid w:val="009E48B1"/>
    <w:rsid w:val="009E4A3D"/>
    <w:rsid w:val="009E5369"/>
    <w:rsid w:val="009E59B7"/>
    <w:rsid w:val="009E678E"/>
    <w:rsid w:val="009E6C46"/>
    <w:rsid w:val="009E74EF"/>
    <w:rsid w:val="009E7502"/>
    <w:rsid w:val="009E7D3A"/>
    <w:rsid w:val="009E7ED4"/>
    <w:rsid w:val="009F025F"/>
    <w:rsid w:val="009F03F3"/>
    <w:rsid w:val="009F05DE"/>
    <w:rsid w:val="009F1025"/>
    <w:rsid w:val="009F1069"/>
    <w:rsid w:val="009F15E6"/>
    <w:rsid w:val="009F16A2"/>
    <w:rsid w:val="009F1885"/>
    <w:rsid w:val="009F1A24"/>
    <w:rsid w:val="009F1BBB"/>
    <w:rsid w:val="009F2468"/>
    <w:rsid w:val="009F2FFF"/>
    <w:rsid w:val="009F3497"/>
    <w:rsid w:val="009F3E98"/>
    <w:rsid w:val="009F41F9"/>
    <w:rsid w:val="009F42DA"/>
    <w:rsid w:val="009F454B"/>
    <w:rsid w:val="009F487D"/>
    <w:rsid w:val="009F4913"/>
    <w:rsid w:val="009F49BD"/>
    <w:rsid w:val="009F4BC9"/>
    <w:rsid w:val="009F508D"/>
    <w:rsid w:val="009F5E67"/>
    <w:rsid w:val="009F6336"/>
    <w:rsid w:val="009F7299"/>
    <w:rsid w:val="009F7546"/>
    <w:rsid w:val="009F75FA"/>
    <w:rsid w:val="009F79C6"/>
    <w:rsid w:val="009F7DFC"/>
    <w:rsid w:val="009F7EC8"/>
    <w:rsid w:val="00A000FB"/>
    <w:rsid w:val="00A00304"/>
    <w:rsid w:val="00A0063B"/>
    <w:rsid w:val="00A008D0"/>
    <w:rsid w:val="00A00EBE"/>
    <w:rsid w:val="00A01949"/>
    <w:rsid w:val="00A020EC"/>
    <w:rsid w:val="00A02126"/>
    <w:rsid w:val="00A021A0"/>
    <w:rsid w:val="00A02B81"/>
    <w:rsid w:val="00A02D46"/>
    <w:rsid w:val="00A02D79"/>
    <w:rsid w:val="00A02FBA"/>
    <w:rsid w:val="00A02FBC"/>
    <w:rsid w:val="00A0328C"/>
    <w:rsid w:val="00A03640"/>
    <w:rsid w:val="00A03953"/>
    <w:rsid w:val="00A03BCE"/>
    <w:rsid w:val="00A058D8"/>
    <w:rsid w:val="00A0590F"/>
    <w:rsid w:val="00A05CD9"/>
    <w:rsid w:val="00A06081"/>
    <w:rsid w:val="00A068BD"/>
    <w:rsid w:val="00A06D3B"/>
    <w:rsid w:val="00A073DF"/>
    <w:rsid w:val="00A07C5A"/>
    <w:rsid w:val="00A10039"/>
    <w:rsid w:val="00A12063"/>
    <w:rsid w:val="00A12333"/>
    <w:rsid w:val="00A1234D"/>
    <w:rsid w:val="00A13494"/>
    <w:rsid w:val="00A13613"/>
    <w:rsid w:val="00A13988"/>
    <w:rsid w:val="00A13B0C"/>
    <w:rsid w:val="00A13EA4"/>
    <w:rsid w:val="00A14ADC"/>
    <w:rsid w:val="00A14BA4"/>
    <w:rsid w:val="00A14DFB"/>
    <w:rsid w:val="00A158ED"/>
    <w:rsid w:val="00A1677C"/>
    <w:rsid w:val="00A16CDF"/>
    <w:rsid w:val="00A16E58"/>
    <w:rsid w:val="00A17C77"/>
    <w:rsid w:val="00A17D0B"/>
    <w:rsid w:val="00A20242"/>
    <w:rsid w:val="00A21B70"/>
    <w:rsid w:val="00A221B8"/>
    <w:rsid w:val="00A2284B"/>
    <w:rsid w:val="00A22A43"/>
    <w:rsid w:val="00A23691"/>
    <w:rsid w:val="00A24498"/>
    <w:rsid w:val="00A24588"/>
    <w:rsid w:val="00A24CCF"/>
    <w:rsid w:val="00A25DB6"/>
    <w:rsid w:val="00A26AD4"/>
    <w:rsid w:val="00A27413"/>
    <w:rsid w:val="00A2797C"/>
    <w:rsid w:val="00A27F50"/>
    <w:rsid w:val="00A3000A"/>
    <w:rsid w:val="00A30854"/>
    <w:rsid w:val="00A30894"/>
    <w:rsid w:val="00A308E8"/>
    <w:rsid w:val="00A31A34"/>
    <w:rsid w:val="00A31AC0"/>
    <w:rsid w:val="00A31C9E"/>
    <w:rsid w:val="00A320A7"/>
    <w:rsid w:val="00A32223"/>
    <w:rsid w:val="00A32463"/>
    <w:rsid w:val="00A32922"/>
    <w:rsid w:val="00A32F1C"/>
    <w:rsid w:val="00A34907"/>
    <w:rsid w:val="00A34DF2"/>
    <w:rsid w:val="00A34EB3"/>
    <w:rsid w:val="00A36A64"/>
    <w:rsid w:val="00A40E90"/>
    <w:rsid w:val="00A40FF7"/>
    <w:rsid w:val="00A4130C"/>
    <w:rsid w:val="00A41671"/>
    <w:rsid w:val="00A41FB0"/>
    <w:rsid w:val="00A41FE2"/>
    <w:rsid w:val="00A42033"/>
    <w:rsid w:val="00A42832"/>
    <w:rsid w:val="00A42A02"/>
    <w:rsid w:val="00A42A74"/>
    <w:rsid w:val="00A42AA3"/>
    <w:rsid w:val="00A4350F"/>
    <w:rsid w:val="00A43797"/>
    <w:rsid w:val="00A445F8"/>
    <w:rsid w:val="00A447EB"/>
    <w:rsid w:val="00A44ECA"/>
    <w:rsid w:val="00A44EF5"/>
    <w:rsid w:val="00A4594A"/>
    <w:rsid w:val="00A45CC2"/>
    <w:rsid w:val="00A4645C"/>
    <w:rsid w:val="00A46941"/>
    <w:rsid w:val="00A470AE"/>
    <w:rsid w:val="00A474B6"/>
    <w:rsid w:val="00A47633"/>
    <w:rsid w:val="00A500E7"/>
    <w:rsid w:val="00A50912"/>
    <w:rsid w:val="00A5178D"/>
    <w:rsid w:val="00A517FC"/>
    <w:rsid w:val="00A533CD"/>
    <w:rsid w:val="00A5414A"/>
    <w:rsid w:val="00A548C9"/>
    <w:rsid w:val="00A552B6"/>
    <w:rsid w:val="00A55948"/>
    <w:rsid w:val="00A5633F"/>
    <w:rsid w:val="00A5749C"/>
    <w:rsid w:val="00A5796D"/>
    <w:rsid w:val="00A57B7B"/>
    <w:rsid w:val="00A604E7"/>
    <w:rsid w:val="00A60518"/>
    <w:rsid w:val="00A6174A"/>
    <w:rsid w:val="00A626C8"/>
    <w:rsid w:val="00A62707"/>
    <w:rsid w:val="00A62FFE"/>
    <w:rsid w:val="00A6354C"/>
    <w:rsid w:val="00A63745"/>
    <w:rsid w:val="00A6432A"/>
    <w:rsid w:val="00A64B18"/>
    <w:rsid w:val="00A65331"/>
    <w:rsid w:val="00A65747"/>
    <w:rsid w:val="00A65CE4"/>
    <w:rsid w:val="00A663D6"/>
    <w:rsid w:val="00A66B64"/>
    <w:rsid w:val="00A67232"/>
    <w:rsid w:val="00A67577"/>
    <w:rsid w:val="00A677FA"/>
    <w:rsid w:val="00A67A34"/>
    <w:rsid w:val="00A70BFB"/>
    <w:rsid w:val="00A71263"/>
    <w:rsid w:val="00A714BE"/>
    <w:rsid w:val="00A71D41"/>
    <w:rsid w:val="00A71F1E"/>
    <w:rsid w:val="00A72274"/>
    <w:rsid w:val="00A72361"/>
    <w:rsid w:val="00A728C4"/>
    <w:rsid w:val="00A7385D"/>
    <w:rsid w:val="00A7394C"/>
    <w:rsid w:val="00A73BF1"/>
    <w:rsid w:val="00A73D01"/>
    <w:rsid w:val="00A74B12"/>
    <w:rsid w:val="00A761E7"/>
    <w:rsid w:val="00A76761"/>
    <w:rsid w:val="00A76ACB"/>
    <w:rsid w:val="00A77B71"/>
    <w:rsid w:val="00A77E40"/>
    <w:rsid w:val="00A8003A"/>
    <w:rsid w:val="00A805FC"/>
    <w:rsid w:val="00A80671"/>
    <w:rsid w:val="00A80E63"/>
    <w:rsid w:val="00A81F58"/>
    <w:rsid w:val="00A8274B"/>
    <w:rsid w:val="00A8384E"/>
    <w:rsid w:val="00A84248"/>
    <w:rsid w:val="00A846D0"/>
    <w:rsid w:val="00A84B58"/>
    <w:rsid w:val="00A87B79"/>
    <w:rsid w:val="00A87E01"/>
    <w:rsid w:val="00A90E9B"/>
    <w:rsid w:val="00A910D0"/>
    <w:rsid w:val="00A916BE"/>
    <w:rsid w:val="00A9229B"/>
    <w:rsid w:val="00A93229"/>
    <w:rsid w:val="00A93688"/>
    <w:rsid w:val="00A936BE"/>
    <w:rsid w:val="00A93769"/>
    <w:rsid w:val="00A9381A"/>
    <w:rsid w:val="00A953E1"/>
    <w:rsid w:val="00A95444"/>
    <w:rsid w:val="00A95707"/>
    <w:rsid w:val="00A9586C"/>
    <w:rsid w:val="00A95AFE"/>
    <w:rsid w:val="00A95CE8"/>
    <w:rsid w:val="00A95E77"/>
    <w:rsid w:val="00A96736"/>
    <w:rsid w:val="00A969B6"/>
    <w:rsid w:val="00A9753F"/>
    <w:rsid w:val="00A9768F"/>
    <w:rsid w:val="00AA0367"/>
    <w:rsid w:val="00AA12B1"/>
    <w:rsid w:val="00AA16DD"/>
    <w:rsid w:val="00AA1B44"/>
    <w:rsid w:val="00AA2060"/>
    <w:rsid w:val="00AA212D"/>
    <w:rsid w:val="00AA27A0"/>
    <w:rsid w:val="00AA381A"/>
    <w:rsid w:val="00AA3D9F"/>
    <w:rsid w:val="00AA4557"/>
    <w:rsid w:val="00AA46F2"/>
    <w:rsid w:val="00AA4AEC"/>
    <w:rsid w:val="00AA4FF2"/>
    <w:rsid w:val="00AA5336"/>
    <w:rsid w:val="00AA58E9"/>
    <w:rsid w:val="00AA5A7F"/>
    <w:rsid w:val="00AA60BF"/>
    <w:rsid w:val="00AA6288"/>
    <w:rsid w:val="00AA659A"/>
    <w:rsid w:val="00AA6ACE"/>
    <w:rsid w:val="00AA6E9F"/>
    <w:rsid w:val="00AA7FD7"/>
    <w:rsid w:val="00AB0269"/>
    <w:rsid w:val="00AB0AF2"/>
    <w:rsid w:val="00AB37DA"/>
    <w:rsid w:val="00AB4D2B"/>
    <w:rsid w:val="00AB528C"/>
    <w:rsid w:val="00AB5376"/>
    <w:rsid w:val="00AB685E"/>
    <w:rsid w:val="00AB6DB1"/>
    <w:rsid w:val="00AB6F45"/>
    <w:rsid w:val="00AB7380"/>
    <w:rsid w:val="00AB7ED4"/>
    <w:rsid w:val="00AC0390"/>
    <w:rsid w:val="00AC11A5"/>
    <w:rsid w:val="00AC1F86"/>
    <w:rsid w:val="00AC205E"/>
    <w:rsid w:val="00AC22A8"/>
    <w:rsid w:val="00AC314B"/>
    <w:rsid w:val="00AC4448"/>
    <w:rsid w:val="00AC5129"/>
    <w:rsid w:val="00AC5247"/>
    <w:rsid w:val="00AC52E0"/>
    <w:rsid w:val="00AC536B"/>
    <w:rsid w:val="00AC5EEB"/>
    <w:rsid w:val="00AC6E6E"/>
    <w:rsid w:val="00AC73A7"/>
    <w:rsid w:val="00AD09F3"/>
    <w:rsid w:val="00AD1240"/>
    <w:rsid w:val="00AD16D5"/>
    <w:rsid w:val="00AD1A6D"/>
    <w:rsid w:val="00AD209A"/>
    <w:rsid w:val="00AD25FE"/>
    <w:rsid w:val="00AD29EB"/>
    <w:rsid w:val="00AD2CD7"/>
    <w:rsid w:val="00AD2FDB"/>
    <w:rsid w:val="00AD31DC"/>
    <w:rsid w:val="00AD36D0"/>
    <w:rsid w:val="00AD3B82"/>
    <w:rsid w:val="00AD3D2B"/>
    <w:rsid w:val="00AD3E36"/>
    <w:rsid w:val="00AD4F0F"/>
    <w:rsid w:val="00AD539B"/>
    <w:rsid w:val="00AD56BF"/>
    <w:rsid w:val="00AD5741"/>
    <w:rsid w:val="00AD5774"/>
    <w:rsid w:val="00AD59D1"/>
    <w:rsid w:val="00AD6419"/>
    <w:rsid w:val="00AD7023"/>
    <w:rsid w:val="00AD75AF"/>
    <w:rsid w:val="00AD7CA4"/>
    <w:rsid w:val="00AE01DD"/>
    <w:rsid w:val="00AE0F4C"/>
    <w:rsid w:val="00AE1137"/>
    <w:rsid w:val="00AE1C91"/>
    <w:rsid w:val="00AE24B3"/>
    <w:rsid w:val="00AE39EA"/>
    <w:rsid w:val="00AE3E84"/>
    <w:rsid w:val="00AE4154"/>
    <w:rsid w:val="00AE50AD"/>
    <w:rsid w:val="00AE5740"/>
    <w:rsid w:val="00AE6E52"/>
    <w:rsid w:val="00AE7102"/>
    <w:rsid w:val="00AE72A7"/>
    <w:rsid w:val="00AE72F3"/>
    <w:rsid w:val="00AE7A33"/>
    <w:rsid w:val="00AE7AF9"/>
    <w:rsid w:val="00AE7BCB"/>
    <w:rsid w:val="00AE7DA1"/>
    <w:rsid w:val="00AE7F25"/>
    <w:rsid w:val="00AF070A"/>
    <w:rsid w:val="00AF07E6"/>
    <w:rsid w:val="00AF0FCE"/>
    <w:rsid w:val="00AF10E6"/>
    <w:rsid w:val="00AF156D"/>
    <w:rsid w:val="00AF1A68"/>
    <w:rsid w:val="00AF1D08"/>
    <w:rsid w:val="00AF2C60"/>
    <w:rsid w:val="00AF2E3E"/>
    <w:rsid w:val="00AF3E6F"/>
    <w:rsid w:val="00AF445D"/>
    <w:rsid w:val="00AF478E"/>
    <w:rsid w:val="00AF49F0"/>
    <w:rsid w:val="00AF4CB6"/>
    <w:rsid w:val="00AF51C6"/>
    <w:rsid w:val="00AF53C3"/>
    <w:rsid w:val="00AF544D"/>
    <w:rsid w:val="00AF5D43"/>
    <w:rsid w:val="00AF5EC7"/>
    <w:rsid w:val="00AF5F66"/>
    <w:rsid w:val="00AF625A"/>
    <w:rsid w:val="00AF6C1A"/>
    <w:rsid w:val="00AF6C23"/>
    <w:rsid w:val="00AF71D9"/>
    <w:rsid w:val="00B001A2"/>
    <w:rsid w:val="00B008CB"/>
    <w:rsid w:val="00B00ED3"/>
    <w:rsid w:val="00B0127C"/>
    <w:rsid w:val="00B02157"/>
    <w:rsid w:val="00B03677"/>
    <w:rsid w:val="00B03B67"/>
    <w:rsid w:val="00B04840"/>
    <w:rsid w:val="00B057ED"/>
    <w:rsid w:val="00B0630C"/>
    <w:rsid w:val="00B0660B"/>
    <w:rsid w:val="00B06B94"/>
    <w:rsid w:val="00B06F4C"/>
    <w:rsid w:val="00B07584"/>
    <w:rsid w:val="00B078AC"/>
    <w:rsid w:val="00B102E3"/>
    <w:rsid w:val="00B1034A"/>
    <w:rsid w:val="00B1073E"/>
    <w:rsid w:val="00B10EFB"/>
    <w:rsid w:val="00B1122F"/>
    <w:rsid w:val="00B112A7"/>
    <w:rsid w:val="00B11C51"/>
    <w:rsid w:val="00B11D30"/>
    <w:rsid w:val="00B121E8"/>
    <w:rsid w:val="00B12A79"/>
    <w:rsid w:val="00B12D73"/>
    <w:rsid w:val="00B135B1"/>
    <w:rsid w:val="00B13DE1"/>
    <w:rsid w:val="00B14F50"/>
    <w:rsid w:val="00B150A0"/>
    <w:rsid w:val="00B15B2C"/>
    <w:rsid w:val="00B16803"/>
    <w:rsid w:val="00B16CB7"/>
    <w:rsid w:val="00B17E3B"/>
    <w:rsid w:val="00B17E9F"/>
    <w:rsid w:val="00B20178"/>
    <w:rsid w:val="00B2053A"/>
    <w:rsid w:val="00B205C6"/>
    <w:rsid w:val="00B20AAE"/>
    <w:rsid w:val="00B20D2A"/>
    <w:rsid w:val="00B20F8F"/>
    <w:rsid w:val="00B2108B"/>
    <w:rsid w:val="00B21508"/>
    <w:rsid w:val="00B21938"/>
    <w:rsid w:val="00B21E4B"/>
    <w:rsid w:val="00B228C3"/>
    <w:rsid w:val="00B2300D"/>
    <w:rsid w:val="00B237C4"/>
    <w:rsid w:val="00B23CC4"/>
    <w:rsid w:val="00B24120"/>
    <w:rsid w:val="00B248CD"/>
    <w:rsid w:val="00B24E38"/>
    <w:rsid w:val="00B261CF"/>
    <w:rsid w:val="00B267BF"/>
    <w:rsid w:val="00B27172"/>
    <w:rsid w:val="00B2739D"/>
    <w:rsid w:val="00B27EE7"/>
    <w:rsid w:val="00B30101"/>
    <w:rsid w:val="00B303BF"/>
    <w:rsid w:val="00B31017"/>
    <w:rsid w:val="00B32A9E"/>
    <w:rsid w:val="00B32EFA"/>
    <w:rsid w:val="00B335C3"/>
    <w:rsid w:val="00B336A7"/>
    <w:rsid w:val="00B336D4"/>
    <w:rsid w:val="00B35DE2"/>
    <w:rsid w:val="00B3636F"/>
    <w:rsid w:val="00B36BC4"/>
    <w:rsid w:val="00B378DA"/>
    <w:rsid w:val="00B401A5"/>
    <w:rsid w:val="00B41C91"/>
    <w:rsid w:val="00B41F7F"/>
    <w:rsid w:val="00B42543"/>
    <w:rsid w:val="00B429C5"/>
    <w:rsid w:val="00B43077"/>
    <w:rsid w:val="00B4309C"/>
    <w:rsid w:val="00B43BA5"/>
    <w:rsid w:val="00B43D30"/>
    <w:rsid w:val="00B45229"/>
    <w:rsid w:val="00B45A96"/>
    <w:rsid w:val="00B462EB"/>
    <w:rsid w:val="00B4794D"/>
    <w:rsid w:val="00B50098"/>
    <w:rsid w:val="00B505D0"/>
    <w:rsid w:val="00B517A8"/>
    <w:rsid w:val="00B52A47"/>
    <w:rsid w:val="00B538EF"/>
    <w:rsid w:val="00B54EBA"/>
    <w:rsid w:val="00B55DBA"/>
    <w:rsid w:val="00B56C59"/>
    <w:rsid w:val="00B571DE"/>
    <w:rsid w:val="00B60B33"/>
    <w:rsid w:val="00B60C76"/>
    <w:rsid w:val="00B60CA1"/>
    <w:rsid w:val="00B613A9"/>
    <w:rsid w:val="00B61545"/>
    <w:rsid w:val="00B61B42"/>
    <w:rsid w:val="00B61F15"/>
    <w:rsid w:val="00B62C1A"/>
    <w:rsid w:val="00B62C5E"/>
    <w:rsid w:val="00B63071"/>
    <w:rsid w:val="00B633A1"/>
    <w:rsid w:val="00B6448C"/>
    <w:rsid w:val="00B64889"/>
    <w:rsid w:val="00B650D5"/>
    <w:rsid w:val="00B6517C"/>
    <w:rsid w:val="00B65AF4"/>
    <w:rsid w:val="00B65B78"/>
    <w:rsid w:val="00B6664A"/>
    <w:rsid w:val="00B70841"/>
    <w:rsid w:val="00B70D7D"/>
    <w:rsid w:val="00B70FE2"/>
    <w:rsid w:val="00B7154D"/>
    <w:rsid w:val="00B726E9"/>
    <w:rsid w:val="00B730B3"/>
    <w:rsid w:val="00B73110"/>
    <w:rsid w:val="00B7327D"/>
    <w:rsid w:val="00B745C5"/>
    <w:rsid w:val="00B747B9"/>
    <w:rsid w:val="00B74AC6"/>
    <w:rsid w:val="00B752DE"/>
    <w:rsid w:val="00B7587B"/>
    <w:rsid w:val="00B75AAD"/>
    <w:rsid w:val="00B75DBC"/>
    <w:rsid w:val="00B76988"/>
    <w:rsid w:val="00B76E16"/>
    <w:rsid w:val="00B77187"/>
    <w:rsid w:val="00B778B9"/>
    <w:rsid w:val="00B778F9"/>
    <w:rsid w:val="00B77A56"/>
    <w:rsid w:val="00B77FB8"/>
    <w:rsid w:val="00B80583"/>
    <w:rsid w:val="00B81354"/>
    <w:rsid w:val="00B81A10"/>
    <w:rsid w:val="00B81C3C"/>
    <w:rsid w:val="00B82A1E"/>
    <w:rsid w:val="00B8320C"/>
    <w:rsid w:val="00B8391E"/>
    <w:rsid w:val="00B839AC"/>
    <w:rsid w:val="00B83CF6"/>
    <w:rsid w:val="00B850C6"/>
    <w:rsid w:val="00B85264"/>
    <w:rsid w:val="00B85498"/>
    <w:rsid w:val="00B85B2F"/>
    <w:rsid w:val="00B862DF"/>
    <w:rsid w:val="00B86903"/>
    <w:rsid w:val="00B87CAC"/>
    <w:rsid w:val="00B9029E"/>
    <w:rsid w:val="00B9039C"/>
    <w:rsid w:val="00B9049E"/>
    <w:rsid w:val="00B9055C"/>
    <w:rsid w:val="00B9071D"/>
    <w:rsid w:val="00B90B8E"/>
    <w:rsid w:val="00B90CA5"/>
    <w:rsid w:val="00B91B15"/>
    <w:rsid w:val="00B91C9C"/>
    <w:rsid w:val="00B9204A"/>
    <w:rsid w:val="00B92554"/>
    <w:rsid w:val="00B92C00"/>
    <w:rsid w:val="00B93AC4"/>
    <w:rsid w:val="00B940C0"/>
    <w:rsid w:val="00B94AD9"/>
    <w:rsid w:val="00B959AC"/>
    <w:rsid w:val="00B95D35"/>
    <w:rsid w:val="00B96729"/>
    <w:rsid w:val="00B96C9A"/>
    <w:rsid w:val="00B97800"/>
    <w:rsid w:val="00BA0495"/>
    <w:rsid w:val="00BA1B47"/>
    <w:rsid w:val="00BA1D42"/>
    <w:rsid w:val="00BA2FA3"/>
    <w:rsid w:val="00BA39C4"/>
    <w:rsid w:val="00BA4220"/>
    <w:rsid w:val="00BA45A3"/>
    <w:rsid w:val="00BA4F78"/>
    <w:rsid w:val="00BA575E"/>
    <w:rsid w:val="00BA5952"/>
    <w:rsid w:val="00BA6175"/>
    <w:rsid w:val="00BA75A3"/>
    <w:rsid w:val="00BA7B04"/>
    <w:rsid w:val="00BB05CE"/>
    <w:rsid w:val="00BB0EE4"/>
    <w:rsid w:val="00BB1947"/>
    <w:rsid w:val="00BB1C86"/>
    <w:rsid w:val="00BB1DC8"/>
    <w:rsid w:val="00BB20DE"/>
    <w:rsid w:val="00BB2DED"/>
    <w:rsid w:val="00BB2E76"/>
    <w:rsid w:val="00BB3187"/>
    <w:rsid w:val="00BB3531"/>
    <w:rsid w:val="00BB3606"/>
    <w:rsid w:val="00BB3FEE"/>
    <w:rsid w:val="00BB436E"/>
    <w:rsid w:val="00BB4662"/>
    <w:rsid w:val="00BB55ED"/>
    <w:rsid w:val="00BB6210"/>
    <w:rsid w:val="00BB6464"/>
    <w:rsid w:val="00BB678E"/>
    <w:rsid w:val="00BB6C9D"/>
    <w:rsid w:val="00BB73D1"/>
    <w:rsid w:val="00BB7715"/>
    <w:rsid w:val="00BB777A"/>
    <w:rsid w:val="00BB7BC1"/>
    <w:rsid w:val="00BB7BC6"/>
    <w:rsid w:val="00BC0047"/>
    <w:rsid w:val="00BC13B7"/>
    <w:rsid w:val="00BC141B"/>
    <w:rsid w:val="00BC1F84"/>
    <w:rsid w:val="00BC2CD0"/>
    <w:rsid w:val="00BC75CF"/>
    <w:rsid w:val="00BC7AE6"/>
    <w:rsid w:val="00BD0A95"/>
    <w:rsid w:val="00BD0BD7"/>
    <w:rsid w:val="00BD1167"/>
    <w:rsid w:val="00BD1BF8"/>
    <w:rsid w:val="00BD2880"/>
    <w:rsid w:val="00BD3446"/>
    <w:rsid w:val="00BD34AA"/>
    <w:rsid w:val="00BD34E2"/>
    <w:rsid w:val="00BD3603"/>
    <w:rsid w:val="00BD36CB"/>
    <w:rsid w:val="00BD3C93"/>
    <w:rsid w:val="00BD3FE2"/>
    <w:rsid w:val="00BD441C"/>
    <w:rsid w:val="00BD4D97"/>
    <w:rsid w:val="00BD5DB0"/>
    <w:rsid w:val="00BD5DC7"/>
    <w:rsid w:val="00BD5E8F"/>
    <w:rsid w:val="00BD74AC"/>
    <w:rsid w:val="00BD7981"/>
    <w:rsid w:val="00BE038D"/>
    <w:rsid w:val="00BE09EE"/>
    <w:rsid w:val="00BE0B19"/>
    <w:rsid w:val="00BE17CF"/>
    <w:rsid w:val="00BE21C2"/>
    <w:rsid w:val="00BE26BC"/>
    <w:rsid w:val="00BE293D"/>
    <w:rsid w:val="00BE3000"/>
    <w:rsid w:val="00BE360A"/>
    <w:rsid w:val="00BE587C"/>
    <w:rsid w:val="00BE5CFA"/>
    <w:rsid w:val="00BE6183"/>
    <w:rsid w:val="00BE6912"/>
    <w:rsid w:val="00BE6BC2"/>
    <w:rsid w:val="00BE715B"/>
    <w:rsid w:val="00BE7DB3"/>
    <w:rsid w:val="00BF092D"/>
    <w:rsid w:val="00BF0DB5"/>
    <w:rsid w:val="00BF0EA3"/>
    <w:rsid w:val="00BF20F8"/>
    <w:rsid w:val="00BF252D"/>
    <w:rsid w:val="00BF321B"/>
    <w:rsid w:val="00BF5137"/>
    <w:rsid w:val="00BF59E3"/>
    <w:rsid w:val="00BF5EC7"/>
    <w:rsid w:val="00BF60A5"/>
    <w:rsid w:val="00BF67C5"/>
    <w:rsid w:val="00BF6F45"/>
    <w:rsid w:val="00BF782D"/>
    <w:rsid w:val="00C00173"/>
    <w:rsid w:val="00C00D1A"/>
    <w:rsid w:val="00C01206"/>
    <w:rsid w:val="00C01660"/>
    <w:rsid w:val="00C019D3"/>
    <w:rsid w:val="00C03558"/>
    <w:rsid w:val="00C03B0E"/>
    <w:rsid w:val="00C03BD7"/>
    <w:rsid w:val="00C04860"/>
    <w:rsid w:val="00C050CF"/>
    <w:rsid w:val="00C05C37"/>
    <w:rsid w:val="00C06ECB"/>
    <w:rsid w:val="00C07AAE"/>
    <w:rsid w:val="00C115FF"/>
    <w:rsid w:val="00C11F4E"/>
    <w:rsid w:val="00C121ED"/>
    <w:rsid w:val="00C12991"/>
    <w:rsid w:val="00C12E14"/>
    <w:rsid w:val="00C13683"/>
    <w:rsid w:val="00C15863"/>
    <w:rsid w:val="00C159A2"/>
    <w:rsid w:val="00C15A0C"/>
    <w:rsid w:val="00C15E47"/>
    <w:rsid w:val="00C160C9"/>
    <w:rsid w:val="00C170C7"/>
    <w:rsid w:val="00C17A81"/>
    <w:rsid w:val="00C20499"/>
    <w:rsid w:val="00C2055A"/>
    <w:rsid w:val="00C2125E"/>
    <w:rsid w:val="00C21902"/>
    <w:rsid w:val="00C21ABB"/>
    <w:rsid w:val="00C22AD3"/>
    <w:rsid w:val="00C239D6"/>
    <w:rsid w:val="00C23D05"/>
    <w:rsid w:val="00C24A0F"/>
    <w:rsid w:val="00C24DDD"/>
    <w:rsid w:val="00C2535A"/>
    <w:rsid w:val="00C2554A"/>
    <w:rsid w:val="00C258CD"/>
    <w:rsid w:val="00C25C17"/>
    <w:rsid w:val="00C25D09"/>
    <w:rsid w:val="00C260C2"/>
    <w:rsid w:val="00C27577"/>
    <w:rsid w:val="00C308C5"/>
    <w:rsid w:val="00C31E32"/>
    <w:rsid w:val="00C31EEB"/>
    <w:rsid w:val="00C31F88"/>
    <w:rsid w:val="00C31F97"/>
    <w:rsid w:val="00C327A9"/>
    <w:rsid w:val="00C32982"/>
    <w:rsid w:val="00C33134"/>
    <w:rsid w:val="00C3357D"/>
    <w:rsid w:val="00C339FD"/>
    <w:rsid w:val="00C33CB6"/>
    <w:rsid w:val="00C33E71"/>
    <w:rsid w:val="00C34D1F"/>
    <w:rsid w:val="00C34E83"/>
    <w:rsid w:val="00C3647F"/>
    <w:rsid w:val="00C36B5B"/>
    <w:rsid w:val="00C37066"/>
    <w:rsid w:val="00C37540"/>
    <w:rsid w:val="00C414FC"/>
    <w:rsid w:val="00C42165"/>
    <w:rsid w:val="00C42B5B"/>
    <w:rsid w:val="00C42FC5"/>
    <w:rsid w:val="00C4315B"/>
    <w:rsid w:val="00C43455"/>
    <w:rsid w:val="00C43952"/>
    <w:rsid w:val="00C43C39"/>
    <w:rsid w:val="00C44530"/>
    <w:rsid w:val="00C44E2C"/>
    <w:rsid w:val="00C44EAE"/>
    <w:rsid w:val="00C45149"/>
    <w:rsid w:val="00C45CA6"/>
    <w:rsid w:val="00C45FB9"/>
    <w:rsid w:val="00C470CA"/>
    <w:rsid w:val="00C478C5"/>
    <w:rsid w:val="00C508D4"/>
    <w:rsid w:val="00C528E8"/>
    <w:rsid w:val="00C5290F"/>
    <w:rsid w:val="00C539D6"/>
    <w:rsid w:val="00C541E4"/>
    <w:rsid w:val="00C54BF6"/>
    <w:rsid w:val="00C5545D"/>
    <w:rsid w:val="00C563D7"/>
    <w:rsid w:val="00C56482"/>
    <w:rsid w:val="00C56D09"/>
    <w:rsid w:val="00C576C0"/>
    <w:rsid w:val="00C57895"/>
    <w:rsid w:val="00C5796D"/>
    <w:rsid w:val="00C60017"/>
    <w:rsid w:val="00C603C6"/>
    <w:rsid w:val="00C60573"/>
    <w:rsid w:val="00C628A3"/>
    <w:rsid w:val="00C62A61"/>
    <w:rsid w:val="00C63526"/>
    <w:rsid w:val="00C638D1"/>
    <w:rsid w:val="00C64070"/>
    <w:rsid w:val="00C643BA"/>
    <w:rsid w:val="00C64564"/>
    <w:rsid w:val="00C64A0D"/>
    <w:rsid w:val="00C65FB8"/>
    <w:rsid w:val="00C664C4"/>
    <w:rsid w:val="00C66645"/>
    <w:rsid w:val="00C66958"/>
    <w:rsid w:val="00C66EDA"/>
    <w:rsid w:val="00C67187"/>
    <w:rsid w:val="00C674EB"/>
    <w:rsid w:val="00C677BE"/>
    <w:rsid w:val="00C67869"/>
    <w:rsid w:val="00C67A6D"/>
    <w:rsid w:val="00C7013F"/>
    <w:rsid w:val="00C7027C"/>
    <w:rsid w:val="00C70FB3"/>
    <w:rsid w:val="00C71BAD"/>
    <w:rsid w:val="00C71BDD"/>
    <w:rsid w:val="00C71CFD"/>
    <w:rsid w:val="00C72418"/>
    <w:rsid w:val="00C72DC5"/>
    <w:rsid w:val="00C72FC9"/>
    <w:rsid w:val="00C73191"/>
    <w:rsid w:val="00C7341E"/>
    <w:rsid w:val="00C7361A"/>
    <w:rsid w:val="00C73694"/>
    <w:rsid w:val="00C7379E"/>
    <w:rsid w:val="00C73BA9"/>
    <w:rsid w:val="00C73F83"/>
    <w:rsid w:val="00C755AB"/>
    <w:rsid w:val="00C756B1"/>
    <w:rsid w:val="00C75E7E"/>
    <w:rsid w:val="00C75FA4"/>
    <w:rsid w:val="00C770A1"/>
    <w:rsid w:val="00C7747E"/>
    <w:rsid w:val="00C77833"/>
    <w:rsid w:val="00C77A40"/>
    <w:rsid w:val="00C8055A"/>
    <w:rsid w:val="00C80B13"/>
    <w:rsid w:val="00C80E50"/>
    <w:rsid w:val="00C80FE3"/>
    <w:rsid w:val="00C81A0E"/>
    <w:rsid w:val="00C82498"/>
    <w:rsid w:val="00C83708"/>
    <w:rsid w:val="00C8436C"/>
    <w:rsid w:val="00C84B26"/>
    <w:rsid w:val="00C8503C"/>
    <w:rsid w:val="00C8506B"/>
    <w:rsid w:val="00C85306"/>
    <w:rsid w:val="00C859DB"/>
    <w:rsid w:val="00C92297"/>
    <w:rsid w:val="00C937EE"/>
    <w:rsid w:val="00C9432F"/>
    <w:rsid w:val="00C94965"/>
    <w:rsid w:val="00C95148"/>
    <w:rsid w:val="00C95B0B"/>
    <w:rsid w:val="00C963B9"/>
    <w:rsid w:val="00C96517"/>
    <w:rsid w:val="00C974F3"/>
    <w:rsid w:val="00C97CB0"/>
    <w:rsid w:val="00CA0565"/>
    <w:rsid w:val="00CA06A3"/>
    <w:rsid w:val="00CA240F"/>
    <w:rsid w:val="00CA26AF"/>
    <w:rsid w:val="00CA31A7"/>
    <w:rsid w:val="00CA31BF"/>
    <w:rsid w:val="00CA42DA"/>
    <w:rsid w:val="00CA4537"/>
    <w:rsid w:val="00CA47B4"/>
    <w:rsid w:val="00CA487C"/>
    <w:rsid w:val="00CA49EF"/>
    <w:rsid w:val="00CA4BFD"/>
    <w:rsid w:val="00CA4ECA"/>
    <w:rsid w:val="00CA5C45"/>
    <w:rsid w:val="00CA6153"/>
    <w:rsid w:val="00CA63C4"/>
    <w:rsid w:val="00CA6776"/>
    <w:rsid w:val="00CA79FC"/>
    <w:rsid w:val="00CA7A71"/>
    <w:rsid w:val="00CB1541"/>
    <w:rsid w:val="00CB1CBF"/>
    <w:rsid w:val="00CB23DE"/>
    <w:rsid w:val="00CB2845"/>
    <w:rsid w:val="00CB30A3"/>
    <w:rsid w:val="00CB33CF"/>
    <w:rsid w:val="00CB4545"/>
    <w:rsid w:val="00CB48F9"/>
    <w:rsid w:val="00CB49A9"/>
    <w:rsid w:val="00CB4A90"/>
    <w:rsid w:val="00CB4AB1"/>
    <w:rsid w:val="00CB4DB2"/>
    <w:rsid w:val="00CB56A4"/>
    <w:rsid w:val="00CB5EBD"/>
    <w:rsid w:val="00CB70A4"/>
    <w:rsid w:val="00CB7BEC"/>
    <w:rsid w:val="00CC03C0"/>
    <w:rsid w:val="00CC0E37"/>
    <w:rsid w:val="00CC0EB1"/>
    <w:rsid w:val="00CC16B5"/>
    <w:rsid w:val="00CC1D89"/>
    <w:rsid w:val="00CC1F45"/>
    <w:rsid w:val="00CC307B"/>
    <w:rsid w:val="00CC3801"/>
    <w:rsid w:val="00CC3955"/>
    <w:rsid w:val="00CC6732"/>
    <w:rsid w:val="00CC6919"/>
    <w:rsid w:val="00CC7088"/>
    <w:rsid w:val="00CC71DE"/>
    <w:rsid w:val="00CC73C0"/>
    <w:rsid w:val="00CC7E33"/>
    <w:rsid w:val="00CD02F0"/>
    <w:rsid w:val="00CD040C"/>
    <w:rsid w:val="00CD1DDC"/>
    <w:rsid w:val="00CD29D3"/>
    <w:rsid w:val="00CD29EF"/>
    <w:rsid w:val="00CD2C61"/>
    <w:rsid w:val="00CD2D19"/>
    <w:rsid w:val="00CD2D2F"/>
    <w:rsid w:val="00CD3BB3"/>
    <w:rsid w:val="00CD4889"/>
    <w:rsid w:val="00CD4A6F"/>
    <w:rsid w:val="00CD50C8"/>
    <w:rsid w:val="00CD5233"/>
    <w:rsid w:val="00CD5986"/>
    <w:rsid w:val="00CD6871"/>
    <w:rsid w:val="00CD72D9"/>
    <w:rsid w:val="00CD7634"/>
    <w:rsid w:val="00CE0749"/>
    <w:rsid w:val="00CE0795"/>
    <w:rsid w:val="00CE0AE4"/>
    <w:rsid w:val="00CE0CCA"/>
    <w:rsid w:val="00CE14FF"/>
    <w:rsid w:val="00CE214A"/>
    <w:rsid w:val="00CE23D6"/>
    <w:rsid w:val="00CE2755"/>
    <w:rsid w:val="00CE301F"/>
    <w:rsid w:val="00CE3486"/>
    <w:rsid w:val="00CE55B9"/>
    <w:rsid w:val="00CE5B43"/>
    <w:rsid w:val="00CE77E6"/>
    <w:rsid w:val="00CE7D6E"/>
    <w:rsid w:val="00CF0033"/>
    <w:rsid w:val="00CF13E2"/>
    <w:rsid w:val="00CF23B4"/>
    <w:rsid w:val="00CF3048"/>
    <w:rsid w:val="00CF317B"/>
    <w:rsid w:val="00CF336D"/>
    <w:rsid w:val="00CF36C1"/>
    <w:rsid w:val="00CF3C4E"/>
    <w:rsid w:val="00CF3E8D"/>
    <w:rsid w:val="00CF4377"/>
    <w:rsid w:val="00CF597D"/>
    <w:rsid w:val="00CF5A07"/>
    <w:rsid w:val="00CF5C95"/>
    <w:rsid w:val="00D01B69"/>
    <w:rsid w:val="00D01EA8"/>
    <w:rsid w:val="00D054A9"/>
    <w:rsid w:val="00D0568D"/>
    <w:rsid w:val="00D058EB"/>
    <w:rsid w:val="00D05DAA"/>
    <w:rsid w:val="00D069C7"/>
    <w:rsid w:val="00D06A1C"/>
    <w:rsid w:val="00D06F9C"/>
    <w:rsid w:val="00D073CE"/>
    <w:rsid w:val="00D11925"/>
    <w:rsid w:val="00D11A5F"/>
    <w:rsid w:val="00D1229C"/>
    <w:rsid w:val="00D137CD"/>
    <w:rsid w:val="00D13EF1"/>
    <w:rsid w:val="00D151D4"/>
    <w:rsid w:val="00D15E9E"/>
    <w:rsid w:val="00D168DB"/>
    <w:rsid w:val="00D16D8C"/>
    <w:rsid w:val="00D178A7"/>
    <w:rsid w:val="00D21464"/>
    <w:rsid w:val="00D21662"/>
    <w:rsid w:val="00D217DF"/>
    <w:rsid w:val="00D224F8"/>
    <w:rsid w:val="00D2375E"/>
    <w:rsid w:val="00D23FC0"/>
    <w:rsid w:val="00D242AA"/>
    <w:rsid w:val="00D24563"/>
    <w:rsid w:val="00D251BF"/>
    <w:rsid w:val="00D25941"/>
    <w:rsid w:val="00D272B3"/>
    <w:rsid w:val="00D27939"/>
    <w:rsid w:val="00D27CE6"/>
    <w:rsid w:val="00D27DBA"/>
    <w:rsid w:val="00D27FE2"/>
    <w:rsid w:val="00D27FF2"/>
    <w:rsid w:val="00D30D41"/>
    <w:rsid w:val="00D32476"/>
    <w:rsid w:val="00D32D79"/>
    <w:rsid w:val="00D3377D"/>
    <w:rsid w:val="00D337F4"/>
    <w:rsid w:val="00D343E4"/>
    <w:rsid w:val="00D348E7"/>
    <w:rsid w:val="00D37249"/>
    <w:rsid w:val="00D379C6"/>
    <w:rsid w:val="00D37A83"/>
    <w:rsid w:val="00D37F95"/>
    <w:rsid w:val="00D405BB"/>
    <w:rsid w:val="00D40623"/>
    <w:rsid w:val="00D40A7D"/>
    <w:rsid w:val="00D40DCB"/>
    <w:rsid w:val="00D4169E"/>
    <w:rsid w:val="00D426C1"/>
    <w:rsid w:val="00D427E1"/>
    <w:rsid w:val="00D42F8F"/>
    <w:rsid w:val="00D43D90"/>
    <w:rsid w:val="00D44197"/>
    <w:rsid w:val="00D44807"/>
    <w:rsid w:val="00D44C33"/>
    <w:rsid w:val="00D4511F"/>
    <w:rsid w:val="00D45537"/>
    <w:rsid w:val="00D45633"/>
    <w:rsid w:val="00D4751A"/>
    <w:rsid w:val="00D50F83"/>
    <w:rsid w:val="00D511E1"/>
    <w:rsid w:val="00D52D07"/>
    <w:rsid w:val="00D52E0F"/>
    <w:rsid w:val="00D52FB2"/>
    <w:rsid w:val="00D54B5B"/>
    <w:rsid w:val="00D55954"/>
    <w:rsid w:val="00D55DFC"/>
    <w:rsid w:val="00D55E9F"/>
    <w:rsid w:val="00D5615C"/>
    <w:rsid w:val="00D566BD"/>
    <w:rsid w:val="00D575E7"/>
    <w:rsid w:val="00D57702"/>
    <w:rsid w:val="00D579A1"/>
    <w:rsid w:val="00D57ABB"/>
    <w:rsid w:val="00D60237"/>
    <w:rsid w:val="00D60670"/>
    <w:rsid w:val="00D6099D"/>
    <w:rsid w:val="00D61F68"/>
    <w:rsid w:val="00D623D6"/>
    <w:rsid w:val="00D63087"/>
    <w:rsid w:val="00D63E15"/>
    <w:rsid w:val="00D64604"/>
    <w:rsid w:val="00D649FF"/>
    <w:rsid w:val="00D64C9D"/>
    <w:rsid w:val="00D64DCE"/>
    <w:rsid w:val="00D64E23"/>
    <w:rsid w:val="00D65B62"/>
    <w:rsid w:val="00D66E62"/>
    <w:rsid w:val="00D6702F"/>
    <w:rsid w:val="00D67E5A"/>
    <w:rsid w:val="00D70C92"/>
    <w:rsid w:val="00D70D6D"/>
    <w:rsid w:val="00D71622"/>
    <w:rsid w:val="00D721FD"/>
    <w:rsid w:val="00D73037"/>
    <w:rsid w:val="00D73663"/>
    <w:rsid w:val="00D73905"/>
    <w:rsid w:val="00D73E47"/>
    <w:rsid w:val="00D743C7"/>
    <w:rsid w:val="00D74A50"/>
    <w:rsid w:val="00D74C10"/>
    <w:rsid w:val="00D755F4"/>
    <w:rsid w:val="00D75F64"/>
    <w:rsid w:val="00D76F02"/>
    <w:rsid w:val="00D770B5"/>
    <w:rsid w:val="00D7724E"/>
    <w:rsid w:val="00D778EE"/>
    <w:rsid w:val="00D77A00"/>
    <w:rsid w:val="00D77A4C"/>
    <w:rsid w:val="00D77BB8"/>
    <w:rsid w:val="00D8006F"/>
    <w:rsid w:val="00D8101F"/>
    <w:rsid w:val="00D819C6"/>
    <w:rsid w:val="00D81E49"/>
    <w:rsid w:val="00D81F85"/>
    <w:rsid w:val="00D831AF"/>
    <w:rsid w:val="00D833E3"/>
    <w:rsid w:val="00D84342"/>
    <w:rsid w:val="00D85055"/>
    <w:rsid w:val="00D8539A"/>
    <w:rsid w:val="00D85AEA"/>
    <w:rsid w:val="00D862AF"/>
    <w:rsid w:val="00D86B2B"/>
    <w:rsid w:val="00D8731C"/>
    <w:rsid w:val="00D90309"/>
    <w:rsid w:val="00D90850"/>
    <w:rsid w:val="00D90860"/>
    <w:rsid w:val="00D91906"/>
    <w:rsid w:val="00D92BD2"/>
    <w:rsid w:val="00D93A12"/>
    <w:rsid w:val="00D93E67"/>
    <w:rsid w:val="00D93F6D"/>
    <w:rsid w:val="00D950E2"/>
    <w:rsid w:val="00D9560E"/>
    <w:rsid w:val="00D95BF6"/>
    <w:rsid w:val="00D95E89"/>
    <w:rsid w:val="00D95FD8"/>
    <w:rsid w:val="00D97387"/>
    <w:rsid w:val="00D97991"/>
    <w:rsid w:val="00DA0DD0"/>
    <w:rsid w:val="00DA10E1"/>
    <w:rsid w:val="00DA1CCD"/>
    <w:rsid w:val="00DA25EC"/>
    <w:rsid w:val="00DA2D78"/>
    <w:rsid w:val="00DA4A15"/>
    <w:rsid w:val="00DA525D"/>
    <w:rsid w:val="00DA54E8"/>
    <w:rsid w:val="00DA55CD"/>
    <w:rsid w:val="00DA5ACB"/>
    <w:rsid w:val="00DA5AF1"/>
    <w:rsid w:val="00DA5C17"/>
    <w:rsid w:val="00DA6040"/>
    <w:rsid w:val="00DA7538"/>
    <w:rsid w:val="00DA759A"/>
    <w:rsid w:val="00DB006A"/>
    <w:rsid w:val="00DB04D5"/>
    <w:rsid w:val="00DB10CB"/>
    <w:rsid w:val="00DB1241"/>
    <w:rsid w:val="00DB1A86"/>
    <w:rsid w:val="00DB1DCE"/>
    <w:rsid w:val="00DB290B"/>
    <w:rsid w:val="00DB2DBE"/>
    <w:rsid w:val="00DB3DFB"/>
    <w:rsid w:val="00DB4E2C"/>
    <w:rsid w:val="00DB4F9E"/>
    <w:rsid w:val="00DB5428"/>
    <w:rsid w:val="00DB56BE"/>
    <w:rsid w:val="00DB61A8"/>
    <w:rsid w:val="00DB75D5"/>
    <w:rsid w:val="00DB7BD3"/>
    <w:rsid w:val="00DB7C35"/>
    <w:rsid w:val="00DC003B"/>
    <w:rsid w:val="00DC052F"/>
    <w:rsid w:val="00DC0ADB"/>
    <w:rsid w:val="00DC118C"/>
    <w:rsid w:val="00DC1251"/>
    <w:rsid w:val="00DC128B"/>
    <w:rsid w:val="00DC1D6E"/>
    <w:rsid w:val="00DC2713"/>
    <w:rsid w:val="00DC28B5"/>
    <w:rsid w:val="00DC5902"/>
    <w:rsid w:val="00DC6B39"/>
    <w:rsid w:val="00DC7354"/>
    <w:rsid w:val="00DC7830"/>
    <w:rsid w:val="00DD0C13"/>
    <w:rsid w:val="00DD1472"/>
    <w:rsid w:val="00DD346F"/>
    <w:rsid w:val="00DD34D8"/>
    <w:rsid w:val="00DD37BA"/>
    <w:rsid w:val="00DD391D"/>
    <w:rsid w:val="00DD4722"/>
    <w:rsid w:val="00DD487E"/>
    <w:rsid w:val="00DD4A5F"/>
    <w:rsid w:val="00DD6C52"/>
    <w:rsid w:val="00DD7292"/>
    <w:rsid w:val="00DD7DB0"/>
    <w:rsid w:val="00DE0464"/>
    <w:rsid w:val="00DE05C4"/>
    <w:rsid w:val="00DE182E"/>
    <w:rsid w:val="00DE1CBB"/>
    <w:rsid w:val="00DE241B"/>
    <w:rsid w:val="00DE2563"/>
    <w:rsid w:val="00DE25CC"/>
    <w:rsid w:val="00DE25E5"/>
    <w:rsid w:val="00DE4D5D"/>
    <w:rsid w:val="00DE5707"/>
    <w:rsid w:val="00DE58C4"/>
    <w:rsid w:val="00DE5A54"/>
    <w:rsid w:val="00DE5B0F"/>
    <w:rsid w:val="00DE5B1C"/>
    <w:rsid w:val="00DE603F"/>
    <w:rsid w:val="00DE67C8"/>
    <w:rsid w:val="00DE68FE"/>
    <w:rsid w:val="00DE69E6"/>
    <w:rsid w:val="00DE6CBC"/>
    <w:rsid w:val="00DE6F3B"/>
    <w:rsid w:val="00DE70FB"/>
    <w:rsid w:val="00DF024C"/>
    <w:rsid w:val="00DF091B"/>
    <w:rsid w:val="00DF14A1"/>
    <w:rsid w:val="00DF1699"/>
    <w:rsid w:val="00DF27EE"/>
    <w:rsid w:val="00DF296D"/>
    <w:rsid w:val="00DF2ACB"/>
    <w:rsid w:val="00DF2C70"/>
    <w:rsid w:val="00DF2E46"/>
    <w:rsid w:val="00DF2FAD"/>
    <w:rsid w:val="00DF3359"/>
    <w:rsid w:val="00DF40E5"/>
    <w:rsid w:val="00DF4456"/>
    <w:rsid w:val="00DF4598"/>
    <w:rsid w:val="00DF521A"/>
    <w:rsid w:val="00DF534C"/>
    <w:rsid w:val="00DF5712"/>
    <w:rsid w:val="00DF5D11"/>
    <w:rsid w:val="00DF63D8"/>
    <w:rsid w:val="00DF6BF8"/>
    <w:rsid w:val="00DF6C0F"/>
    <w:rsid w:val="00E00347"/>
    <w:rsid w:val="00E0187C"/>
    <w:rsid w:val="00E01E8A"/>
    <w:rsid w:val="00E0264B"/>
    <w:rsid w:val="00E02BAA"/>
    <w:rsid w:val="00E02D9A"/>
    <w:rsid w:val="00E02F3C"/>
    <w:rsid w:val="00E03384"/>
    <w:rsid w:val="00E044D4"/>
    <w:rsid w:val="00E04F2B"/>
    <w:rsid w:val="00E0548D"/>
    <w:rsid w:val="00E05636"/>
    <w:rsid w:val="00E0579E"/>
    <w:rsid w:val="00E06B71"/>
    <w:rsid w:val="00E06ED1"/>
    <w:rsid w:val="00E11461"/>
    <w:rsid w:val="00E117A7"/>
    <w:rsid w:val="00E121AD"/>
    <w:rsid w:val="00E13BB6"/>
    <w:rsid w:val="00E13CD7"/>
    <w:rsid w:val="00E13F62"/>
    <w:rsid w:val="00E1433B"/>
    <w:rsid w:val="00E15899"/>
    <w:rsid w:val="00E15FB1"/>
    <w:rsid w:val="00E169B7"/>
    <w:rsid w:val="00E17FE5"/>
    <w:rsid w:val="00E20EAF"/>
    <w:rsid w:val="00E21152"/>
    <w:rsid w:val="00E2169E"/>
    <w:rsid w:val="00E22D64"/>
    <w:rsid w:val="00E2313A"/>
    <w:rsid w:val="00E24419"/>
    <w:rsid w:val="00E24749"/>
    <w:rsid w:val="00E24A9C"/>
    <w:rsid w:val="00E24B6B"/>
    <w:rsid w:val="00E2696C"/>
    <w:rsid w:val="00E26D87"/>
    <w:rsid w:val="00E2795C"/>
    <w:rsid w:val="00E3001D"/>
    <w:rsid w:val="00E3027A"/>
    <w:rsid w:val="00E3029D"/>
    <w:rsid w:val="00E31A13"/>
    <w:rsid w:val="00E31D4F"/>
    <w:rsid w:val="00E32909"/>
    <w:rsid w:val="00E32A22"/>
    <w:rsid w:val="00E344F9"/>
    <w:rsid w:val="00E3512D"/>
    <w:rsid w:val="00E35831"/>
    <w:rsid w:val="00E35D7F"/>
    <w:rsid w:val="00E35FB6"/>
    <w:rsid w:val="00E4112D"/>
    <w:rsid w:val="00E41B93"/>
    <w:rsid w:val="00E41D44"/>
    <w:rsid w:val="00E41D74"/>
    <w:rsid w:val="00E42389"/>
    <w:rsid w:val="00E42DF9"/>
    <w:rsid w:val="00E42F67"/>
    <w:rsid w:val="00E43A93"/>
    <w:rsid w:val="00E43BC9"/>
    <w:rsid w:val="00E43DEA"/>
    <w:rsid w:val="00E43E7B"/>
    <w:rsid w:val="00E45247"/>
    <w:rsid w:val="00E453B9"/>
    <w:rsid w:val="00E45E82"/>
    <w:rsid w:val="00E4668F"/>
    <w:rsid w:val="00E46888"/>
    <w:rsid w:val="00E478EB"/>
    <w:rsid w:val="00E47D80"/>
    <w:rsid w:val="00E507A3"/>
    <w:rsid w:val="00E507DC"/>
    <w:rsid w:val="00E51291"/>
    <w:rsid w:val="00E513F3"/>
    <w:rsid w:val="00E51453"/>
    <w:rsid w:val="00E51FF6"/>
    <w:rsid w:val="00E525BC"/>
    <w:rsid w:val="00E5263E"/>
    <w:rsid w:val="00E52731"/>
    <w:rsid w:val="00E52D6E"/>
    <w:rsid w:val="00E53506"/>
    <w:rsid w:val="00E54872"/>
    <w:rsid w:val="00E554E8"/>
    <w:rsid w:val="00E5597A"/>
    <w:rsid w:val="00E55E10"/>
    <w:rsid w:val="00E57422"/>
    <w:rsid w:val="00E5758D"/>
    <w:rsid w:val="00E60175"/>
    <w:rsid w:val="00E6134C"/>
    <w:rsid w:val="00E61821"/>
    <w:rsid w:val="00E62114"/>
    <w:rsid w:val="00E62730"/>
    <w:rsid w:val="00E62964"/>
    <w:rsid w:val="00E62B9C"/>
    <w:rsid w:val="00E62FC0"/>
    <w:rsid w:val="00E63378"/>
    <w:rsid w:val="00E63533"/>
    <w:rsid w:val="00E642C1"/>
    <w:rsid w:val="00E647BC"/>
    <w:rsid w:val="00E65927"/>
    <w:rsid w:val="00E65DA3"/>
    <w:rsid w:val="00E67650"/>
    <w:rsid w:val="00E67656"/>
    <w:rsid w:val="00E678A7"/>
    <w:rsid w:val="00E67F7E"/>
    <w:rsid w:val="00E706DE"/>
    <w:rsid w:val="00E706ED"/>
    <w:rsid w:val="00E72422"/>
    <w:rsid w:val="00E7266E"/>
    <w:rsid w:val="00E72C3F"/>
    <w:rsid w:val="00E72ECD"/>
    <w:rsid w:val="00E730E0"/>
    <w:rsid w:val="00E73A91"/>
    <w:rsid w:val="00E73BC0"/>
    <w:rsid w:val="00E73C60"/>
    <w:rsid w:val="00E74522"/>
    <w:rsid w:val="00E756CB"/>
    <w:rsid w:val="00E75913"/>
    <w:rsid w:val="00E763F3"/>
    <w:rsid w:val="00E76C2A"/>
    <w:rsid w:val="00E80073"/>
    <w:rsid w:val="00E8108A"/>
    <w:rsid w:val="00E810A8"/>
    <w:rsid w:val="00E8136B"/>
    <w:rsid w:val="00E8199C"/>
    <w:rsid w:val="00E81C98"/>
    <w:rsid w:val="00E823E4"/>
    <w:rsid w:val="00E824F5"/>
    <w:rsid w:val="00E8422C"/>
    <w:rsid w:val="00E8446A"/>
    <w:rsid w:val="00E845CF"/>
    <w:rsid w:val="00E855E0"/>
    <w:rsid w:val="00E85612"/>
    <w:rsid w:val="00E860C3"/>
    <w:rsid w:val="00E86E41"/>
    <w:rsid w:val="00E87E21"/>
    <w:rsid w:val="00E90A26"/>
    <w:rsid w:val="00E92B12"/>
    <w:rsid w:val="00E933BE"/>
    <w:rsid w:val="00E93C27"/>
    <w:rsid w:val="00E94323"/>
    <w:rsid w:val="00E94AF8"/>
    <w:rsid w:val="00E96D87"/>
    <w:rsid w:val="00EA0538"/>
    <w:rsid w:val="00EA089A"/>
    <w:rsid w:val="00EA10D8"/>
    <w:rsid w:val="00EA1293"/>
    <w:rsid w:val="00EA1859"/>
    <w:rsid w:val="00EA1FDF"/>
    <w:rsid w:val="00EA2E46"/>
    <w:rsid w:val="00EA2E8E"/>
    <w:rsid w:val="00EA42EB"/>
    <w:rsid w:val="00EA5478"/>
    <w:rsid w:val="00EA55A5"/>
    <w:rsid w:val="00EA5C5E"/>
    <w:rsid w:val="00EA5F89"/>
    <w:rsid w:val="00EA66D0"/>
    <w:rsid w:val="00EA6E96"/>
    <w:rsid w:val="00EA72D4"/>
    <w:rsid w:val="00EA778C"/>
    <w:rsid w:val="00EA7E8D"/>
    <w:rsid w:val="00EB06B2"/>
    <w:rsid w:val="00EB07A1"/>
    <w:rsid w:val="00EB0808"/>
    <w:rsid w:val="00EB186E"/>
    <w:rsid w:val="00EB1CD8"/>
    <w:rsid w:val="00EB269A"/>
    <w:rsid w:val="00EB291F"/>
    <w:rsid w:val="00EB2DE1"/>
    <w:rsid w:val="00EB3BE5"/>
    <w:rsid w:val="00EB495A"/>
    <w:rsid w:val="00EB4E16"/>
    <w:rsid w:val="00EB4E61"/>
    <w:rsid w:val="00EB5175"/>
    <w:rsid w:val="00EB5448"/>
    <w:rsid w:val="00EB5CEF"/>
    <w:rsid w:val="00EB759E"/>
    <w:rsid w:val="00EB7AE2"/>
    <w:rsid w:val="00EB7E3A"/>
    <w:rsid w:val="00EC0924"/>
    <w:rsid w:val="00EC0A3F"/>
    <w:rsid w:val="00EC0AC6"/>
    <w:rsid w:val="00EC1B67"/>
    <w:rsid w:val="00EC2118"/>
    <w:rsid w:val="00EC2BA7"/>
    <w:rsid w:val="00EC2D95"/>
    <w:rsid w:val="00EC352F"/>
    <w:rsid w:val="00EC3733"/>
    <w:rsid w:val="00EC4454"/>
    <w:rsid w:val="00EC516B"/>
    <w:rsid w:val="00EC59F3"/>
    <w:rsid w:val="00EC5A30"/>
    <w:rsid w:val="00EC64ED"/>
    <w:rsid w:val="00EC65E1"/>
    <w:rsid w:val="00EC7339"/>
    <w:rsid w:val="00ED00AD"/>
    <w:rsid w:val="00ED0C18"/>
    <w:rsid w:val="00ED0C6C"/>
    <w:rsid w:val="00ED12CF"/>
    <w:rsid w:val="00ED19AE"/>
    <w:rsid w:val="00ED21AC"/>
    <w:rsid w:val="00ED2407"/>
    <w:rsid w:val="00ED2709"/>
    <w:rsid w:val="00ED2A89"/>
    <w:rsid w:val="00ED2FBB"/>
    <w:rsid w:val="00ED34F0"/>
    <w:rsid w:val="00ED3DC2"/>
    <w:rsid w:val="00ED4AC8"/>
    <w:rsid w:val="00ED5A8C"/>
    <w:rsid w:val="00ED64EA"/>
    <w:rsid w:val="00EE02A3"/>
    <w:rsid w:val="00EE09B8"/>
    <w:rsid w:val="00EE0D88"/>
    <w:rsid w:val="00EE122F"/>
    <w:rsid w:val="00EE1253"/>
    <w:rsid w:val="00EE1813"/>
    <w:rsid w:val="00EE2529"/>
    <w:rsid w:val="00EE3484"/>
    <w:rsid w:val="00EE3749"/>
    <w:rsid w:val="00EE380B"/>
    <w:rsid w:val="00EE3811"/>
    <w:rsid w:val="00EE3E33"/>
    <w:rsid w:val="00EE4171"/>
    <w:rsid w:val="00EE46C6"/>
    <w:rsid w:val="00EE49A8"/>
    <w:rsid w:val="00EE4A21"/>
    <w:rsid w:val="00EE4BF0"/>
    <w:rsid w:val="00EE4D56"/>
    <w:rsid w:val="00EE5981"/>
    <w:rsid w:val="00EE5CE1"/>
    <w:rsid w:val="00EE5CF4"/>
    <w:rsid w:val="00EE628D"/>
    <w:rsid w:val="00EE6434"/>
    <w:rsid w:val="00EE6549"/>
    <w:rsid w:val="00EE680B"/>
    <w:rsid w:val="00EE7E12"/>
    <w:rsid w:val="00EF032E"/>
    <w:rsid w:val="00EF05C3"/>
    <w:rsid w:val="00EF080A"/>
    <w:rsid w:val="00EF1061"/>
    <w:rsid w:val="00EF1465"/>
    <w:rsid w:val="00EF17B3"/>
    <w:rsid w:val="00EF1C45"/>
    <w:rsid w:val="00EF1F40"/>
    <w:rsid w:val="00EF20E1"/>
    <w:rsid w:val="00EF254D"/>
    <w:rsid w:val="00EF26D2"/>
    <w:rsid w:val="00EF28DC"/>
    <w:rsid w:val="00EF2A6E"/>
    <w:rsid w:val="00EF30B9"/>
    <w:rsid w:val="00EF3C91"/>
    <w:rsid w:val="00EF4A0E"/>
    <w:rsid w:val="00EF4AFA"/>
    <w:rsid w:val="00EF6195"/>
    <w:rsid w:val="00EF6326"/>
    <w:rsid w:val="00EF6732"/>
    <w:rsid w:val="00F001EE"/>
    <w:rsid w:val="00F00396"/>
    <w:rsid w:val="00F017DB"/>
    <w:rsid w:val="00F01810"/>
    <w:rsid w:val="00F0190B"/>
    <w:rsid w:val="00F0256C"/>
    <w:rsid w:val="00F02D71"/>
    <w:rsid w:val="00F02E1C"/>
    <w:rsid w:val="00F03D30"/>
    <w:rsid w:val="00F03D62"/>
    <w:rsid w:val="00F03DA1"/>
    <w:rsid w:val="00F052B8"/>
    <w:rsid w:val="00F05BEA"/>
    <w:rsid w:val="00F061DE"/>
    <w:rsid w:val="00F06222"/>
    <w:rsid w:val="00F0714D"/>
    <w:rsid w:val="00F1090E"/>
    <w:rsid w:val="00F11194"/>
    <w:rsid w:val="00F13C12"/>
    <w:rsid w:val="00F14263"/>
    <w:rsid w:val="00F15C1A"/>
    <w:rsid w:val="00F15DDB"/>
    <w:rsid w:val="00F16720"/>
    <w:rsid w:val="00F17585"/>
    <w:rsid w:val="00F17FD9"/>
    <w:rsid w:val="00F204B1"/>
    <w:rsid w:val="00F209E5"/>
    <w:rsid w:val="00F20EEB"/>
    <w:rsid w:val="00F21892"/>
    <w:rsid w:val="00F21C45"/>
    <w:rsid w:val="00F21D6C"/>
    <w:rsid w:val="00F2223A"/>
    <w:rsid w:val="00F22BEA"/>
    <w:rsid w:val="00F22ED2"/>
    <w:rsid w:val="00F241E7"/>
    <w:rsid w:val="00F24A76"/>
    <w:rsid w:val="00F256F9"/>
    <w:rsid w:val="00F25A03"/>
    <w:rsid w:val="00F25CFF"/>
    <w:rsid w:val="00F2606F"/>
    <w:rsid w:val="00F265E1"/>
    <w:rsid w:val="00F2705B"/>
    <w:rsid w:val="00F308FD"/>
    <w:rsid w:val="00F315FC"/>
    <w:rsid w:val="00F316DB"/>
    <w:rsid w:val="00F316EA"/>
    <w:rsid w:val="00F31DB0"/>
    <w:rsid w:val="00F31E01"/>
    <w:rsid w:val="00F31EC0"/>
    <w:rsid w:val="00F31F67"/>
    <w:rsid w:val="00F324E4"/>
    <w:rsid w:val="00F331AD"/>
    <w:rsid w:val="00F34769"/>
    <w:rsid w:val="00F34965"/>
    <w:rsid w:val="00F355FD"/>
    <w:rsid w:val="00F357BA"/>
    <w:rsid w:val="00F35D26"/>
    <w:rsid w:val="00F365F9"/>
    <w:rsid w:val="00F36A3A"/>
    <w:rsid w:val="00F372ED"/>
    <w:rsid w:val="00F37467"/>
    <w:rsid w:val="00F374FE"/>
    <w:rsid w:val="00F37CD1"/>
    <w:rsid w:val="00F401C6"/>
    <w:rsid w:val="00F40296"/>
    <w:rsid w:val="00F414B7"/>
    <w:rsid w:val="00F431A3"/>
    <w:rsid w:val="00F44243"/>
    <w:rsid w:val="00F44796"/>
    <w:rsid w:val="00F449E3"/>
    <w:rsid w:val="00F45520"/>
    <w:rsid w:val="00F461FA"/>
    <w:rsid w:val="00F46460"/>
    <w:rsid w:val="00F46887"/>
    <w:rsid w:val="00F46A92"/>
    <w:rsid w:val="00F46EC7"/>
    <w:rsid w:val="00F5063A"/>
    <w:rsid w:val="00F50FEC"/>
    <w:rsid w:val="00F514A8"/>
    <w:rsid w:val="00F51928"/>
    <w:rsid w:val="00F51ADA"/>
    <w:rsid w:val="00F51E58"/>
    <w:rsid w:val="00F51F3E"/>
    <w:rsid w:val="00F51F5B"/>
    <w:rsid w:val="00F52F35"/>
    <w:rsid w:val="00F55567"/>
    <w:rsid w:val="00F5571D"/>
    <w:rsid w:val="00F56A41"/>
    <w:rsid w:val="00F56F9C"/>
    <w:rsid w:val="00F601B0"/>
    <w:rsid w:val="00F606A0"/>
    <w:rsid w:val="00F63D27"/>
    <w:rsid w:val="00F65084"/>
    <w:rsid w:val="00F6627E"/>
    <w:rsid w:val="00F6633E"/>
    <w:rsid w:val="00F66656"/>
    <w:rsid w:val="00F6682E"/>
    <w:rsid w:val="00F674A5"/>
    <w:rsid w:val="00F67B32"/>
    <w:rsid w:val="00F67CAA"/>
    <w:rsid w:val="00F702AC"/>
    <w:rsid w:val="00F70DFC"/>
    <w:rsid w:val="00F718C6"/>
    <w:rsid w:val="00F72A63"/>
    <w:rsid w:val="00F72C66"/>
    <w:rsid w:val="00F72C84"/>
    <w:rsid w:val="00F72CD2"/>
    <w:rsid w:val="00F73B6C"/>
    <w:rsid w:val="00F7407F"/>
    <w:rsid w:val="00F7454C"/>
    <w:rsid w:val="00F75780"/>
    <w:rsid w:val="00F7627C"/>
    <w:rsid w:val="00F76584"/>
    <w:rsid w:val="00F76871"/>
    <w:rsid w:val="00F7688E"/>
    <w:rsid w:val="00F76A80"/>
    <w:rsid w:val="00F76FB0"/>
    <w:rsid w:val="00F77E80"/>
    <w:rsid w:val="00F77FC2"/>
    <w:rsid w:val="00F80253"/>
    <w:rsid w:val="00F802EB"/>
    <w:rsid w:val="00F80572"/>
    <w:rsid w:val="00F80A94"/>
    <w:rsid w:val="00F81861"/>
    <w:rsid w:val="00F81AC1"/>
    <w:rsid w:val="00F8204B"/>
    <w:rsid w:val="00F82849"/>
    <w:rsid w:val="00F83E11"/>
    <w:rsid w:val="00F83EE5"/>
    <w:rsid w:val="00F847CD"/>
    <w:rsid w:val="00F84DB5"/>
    <w:rsid w:val="00F85330"/>
    <w:rsid w:val="00F853C1"/>
    <w:rsid w:val="00F85444"/>
    <w:rsid w:val="00F918AC"/>
    <w:rsid w:val="00F91ABB"/>
    <w:rsid w:val="00F92233"/>
    <w:rsid w:val="00F924C5"/>
    <w:rsid w:val="00F92C26"/>
    <w:rsid w:val="00F93DDF"/>
    <w:rsid w:val="00F94583"/>
    <w:rsid w:val="00F949AB"/>
    <w:rsid w:val="00F94CD2"/>
    <w:rsid w:val="00F95122"/>
    <w:rsid w:val="00F9566C"/>
    <w:rsid w:val="00F958AD"/>
    <w:rsid w:val="00F9734A"/>
    <w:rsid w:val="00F9776D"/>
    <w:rsid w:val="00F97E81"/>
    <w:rsid w:val="00FA16EB"/>
    <w:rsid w:val="00FA29D7"/>
    <w:rsid w:val="00FA2CCA"/>
    <w:rsid w:val="00FA3855"/>
    <w:rsid w:val="00FA38D7"/>
    <w:rsid w:val="00FA3D39"/>
    <w:rsid w:val="00FA4076"/>
    <w:rsid w:val="00FA5282"/>
    <w:rsid w:val="00FA53F7"/>
    <w:rsid w:val="00FA5982"/>
    <w:rsid w:val="00FA5984"/>
    <w:rsid w:val="00FA5EC0"/>
    <w:rsid w:val="00FA63F5"/>
    <w:rsid w:val="00FA6ABE"/>
    <w:rsid w:val="00FA71A9"/>
    <w:rsid w:val="00FA736B"/>
    <w:rsid w:val="00FA7431"/>
    <w:rsid w:val="00FA7CDF"/>
    <w:rsid w:val="00FB05F4"/>
    <w:rsid w:val="00FB1004"/>
    <w:rsid w:val="00FB241E"/>
    <w:rsid w:val="00FB2422"/>
    <w:rsid w:val="00FB2A40"/>
    <w:rsid w:val="00FB3EC8"/>
    <w:rsid w:val="00FB4436"/>
    <w:rsid w:val="00FB4990"/>
    <w:rsid w:val="00FB4DED"/>
    <w:rsid w:val="00FB51D5"/>
    <w:rsid w:val="00FB579E"/>
    <w:rsid w:val="00FB5E62"/>
    <w:rsid w:val="00FB6023"/>
    <w:rsid w:val="00FB626F"/>
    <w:rsid w:val="00FB644F"/>
    <w:rsid w:val="00FB651E"/>
    <w:rsid w:val="00FB720E"/>
    <w:rsid w:val="00FB72AC"/>
    <w:rsid w:val="00FB7764"/>
    <w:rsid w:val="00FB7C4D"/>
    <w:rsid w:val="00FC0759"/>
    <w:rsid w:val="00FC08A2"/>
    <w:rsid w:val="00FC1613"/>
    <w:rsid w:val="00FC1CF3"/>
    <w:rsid w:val="00FC23FE"/>
    <w:rsid w:val="00FC3225"/>
    <w:rsid w:val="00FC3C67"/>
    <w:rsid w:val="00FC3E84"/>
    <w:rsid w:val="00FC471E"/>
    <w:rsid w:val="00FC4AEE"/>
    <w:rsid w:val="00FC4B98"/>
    <w:rsid w:val="00FC4C2D"/>
    <w:rsid w:val="00FC59B5"/>
    <w:rsid w:val="00FC6011"/>
    <w:rsid w:val="00FC65D2"/>
    <w:rsid w:val="00FC6803"/>
    <w:rsid w:val="00FC7722"/>
    <w:rsid w:val="00FC7C50"/>
    <w:rsid w:val="00FD0715"/>
    <w:rsid w:val="00FD11E1"/>
    <w:rsid w:val="00FD3D54"/>
    <w:rsid w:val="00FD4205"/>
    <w:rsid w:val="00FD4299"/>
    <w:rsid w:val="00FD430B"/>
    <w:rsid w:val="00FD4C5A"/>
    <w:rsid w:val="00FD5ADA"/>
    <w:rsid w:val="00FD628F"/>
    <w:rsid w:val="00FD6C58"/>
    <w:rsid w:val="00FE147E"/>
    <w:rsid w:val="00FE1AF7"/>
    <w:rsid w:val="00FE1F41"/>
    <w:rsid w:val="00FE3274"/>
    <w:rsid w:val="00FE386D"/>
    <w:rsid w:val="00FE3E28"/>
    <w:rsid w:val="00FE56F5"/>
    <w:rsid w:val="00FE591E"/>
    <w:rsid w:val="00FE69ED"/>
    <w:rsid w:val="00FE6E30"/>
    <w:rsid w:val="00FE6FBB"/>
    <w:rsid w:val="00FE79C5"/>
    <w:rsid w:val="00FE7CD0"/>
    <w:rsid w:val="00FF0C11"/>
    <w:rsid w:val="00FF0EA6"/>
    <w:rsid w:val="00FF102C"/>
    <w:rsid w:val="00FF1287"/>
    <w:rsid w:val="00FF1707"/>
    <w:rsid w:val="00FF1AD2"/>
    <w:rsid w:val="00FF2022"/>
    <w:rsid w:val="00FF39B5"/>
    <w:rsid w:val="00FF3AA5"/>
    <w:rsid w:val="00FF3DEF"/>
    <w:rsid w:val="00FF494F"/>
    <w:rsid w:val="00FF5670"/>
    <w:rsid w:val="00FF59FD"/>
    <w:rsid w:val="00FF5FFC"/>
    <w:rsid w:val="00FF62E3"/>
    <w:rsid w:val="00FF6CD9"/>
    <w:rsid w:val="00FF7892"/>
    <w:rsid w:val="00FF7D9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2D0CA"/>
  <w15:chartTrackingRefBased/>
  <w15:docId w15:val="{CDF5DC09-6C46-D744-9ACD-CED2A2DAB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8EE"/>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C24DDD"/>
    <w:pPr>
      <w:keepNext/>
      <w:keepLines/>
      <w:autoSpaceDE w:val="0"/>
      <w:autoSpaceDN w:val="0"/>
      <w:adjustRightInd w:val="0"/>
      <w:spacing w:before="360" w:after="80"/>
      <w:outlineLvl w:val="0"/>
    </w:pPr>
    <w:rPr>
      <w:rFonts w:asciiTheme="majorHAnsi" w:eastAsiaTheme="majorEastAsia" w:hAnsiTheme="majorHAnsi" w:cstheme="majorBidi"/>
      <w:color w:val="0F4761" w:themeColor="accent1" w:themeShade="BF"/>
      <w:sz w:val="40"/>
      <w:szCs w:val="40"/>
      <w:lang w:val="es-MX" w:eastAsia="en-US"/>
      <w14:ligatures w14:val="standardContextual"/>
    </w:rPr>
  </w:style>
  <w:style w:type="paragraph" w:styleId="Ttulo2">
    <w:name w:val="heading 2"/>
    <w:basedOn w:val="Normal"/>
    <w:next w:val="Normal"/>
    <w:link w:val="Ttulo2Car"/>
    <w:uiPriority w:val="9"/>
    <w:unhideWhenUsed/>
    <w:qFormat/>
    <w:rsid w:val="00C24DDD"/>
    <w:pPr>
      <w:keepNext/>
      <w:keepLines/>
      <w:autoSpaceDE w:val="0"/>
      <w:autoSpaceDN w:val="0"/>
      <w:adjustRightInd w:val="0"/>
      <w:spacing w:before="160" w:after="80"/>
      <w:outlineLvl w:val="1"/>
    </w:pPr>
    <w:rPr>
      <w:rFonts w:asciiTheme="majorHAnsi" w:eastAsiaTheme="majorEastAsia" w:hAnsiTheme="majorHAnsi" w:cstheme="majorBidi"/>
      <w:color w:val="0F4761" w:themeColor="accent1" w:themeShade="BF"/>
      <w:sz w:val="32"/>
      <w:szCs w:val="32"/>
      <w:lang w:val="es-MX" w:eastAsia="en-US"/>
      <w14:ligatures w14:val="standardContextual"/>
    </w:rPr>
  </w:style>
  <w:style w:type="paragraph" w:styleId="Ttulo3">
    <w:name w:val="heading 3"/>
    <w:basedOn w:val="Normal"/>
    <w:next w:val="Normal"/>
    <w:link w:val="Ttulo3Car"/>
    <w:uiPriority w:val="9"/>
    <w:unhideWhenUsed/>
    <w:qFormat/>
    <w:rsid w:val="00C24DDD"/>
    <w:pPr>
      <w:keepNext/>
      <w:keepLines/>
      <w:autoSpaceDE w:val="0"/>
      <w:autoSpaceDN w:val="0"/>
      <w:adjustRightInd w:val="0"/>
      <w:spacing w:before="160" w:after="80"/>
      <w:outlineLvl w:val="2"/>
    </w:pPr>
    <w:rPr>
      <w:rFonts w:ascii="Calibri" w:eastAsiaTheme="majorEastAsia" w:hAnsi="Calibri" w:cstheme="majorBidi"/>
      <w:color w:val="0F4761" w:themeColor="accent1" w:themeShade="BF"/>
      <w:sz w:val="28"/>
      <w:szCs w:val="28"/>
      <w:lang w:val="es-MX" w:eastAsia="en-US"/>
      <w14:ligatures w14:val="standardContextual"/>
    </w:rPr>
  </w:style>
  <w:style w:type="paragraph" w:styleId="Ttulo4">
    <w:name w:val="heading 4"/>
    <w:basedOn w:val="Normal"/>
    <w:next w:val="Normal"/>
    <w:link w:val="Ttulo4Car"/>
    <w:uiPriority w:val="9"/>
    <w:semiHidden/>
    <w:unhideWhenUsed/>
    <w:qFormat/>
    <w:rsid w:val="00C24DDD"/>
    <w:pPr>
      <w:keepNext/>
      <w:keepLines/>
      <w:autoSpaceDE w:val="0"/>
      <w:autoSpaceDN w:val="0"/>
      <w:adjustRightInd w:val="0"/>
      <w:spacing w:before="80" w:after="40"/>
      <w:outlineLvl w:val="3"/>
    </w:pPr>
    <w:rPr>
      <w:rFonts w:ascii="Calibri" w:eastAsiaTheme="majorEastAsia" w:hAnsi="Calibri" w:cstheme="majorBidi"/>
      <w:i/>
      <w:iCs/>
      <w:color w:val="0F4761" w:themeColor="accent1" w:themeShade="BF"/>
      <w:lang w:val="es-MX" w:eastAsia="en-US"/>
      <w14:ligatures w14:val="standardContextual"/>
    </w:rPr>
  </w:style>
  <w:style w:type="paragraph" w:styleId="Ttulo5">
    <w:name w:val="heading 5"/>
    <w:basedOn w:val="Normal"/>
    <w:next w:val="Normal"/>
    <w:link w:val="Ttulo5Car"/>
    <w:uiPriority w:val="9"/>
    <w:semiHidden/>
    <w:unhideWhenUsed/>
    <w:qFormat/>
    <w:rsid w:val="00C24DDD"/>
    <w:pPr>
      <w:keepNext/>
      <w:keepLines/>
      <w:autoSpaceDE w:val="0"/>
      <w:autoSpaceDN w:val="0"/>
      <w:adjustRightInd w:val="0"/>
      <w:spacing w:before="80" w:after="40"/>
      <w:outlineLvl w:val="4"/>
    </w:pPr>
    <w:rPr>
      <w:rFonts w:ascii="Calibri" w:eastAsiaTheme="majorEastAsia" w:hAnsi="Calibri" w:cstheme="majorBidi"/>
      <w:color w:val="0F4761" w:themeColor="accent1" w:themeShade="BF"/>
      <w:lang w:val="es-MX" w:eastAsia="en-US"/>
      <w14:ligatures w14:val="standardContextual"/>
    </w:rPr>
  </w:style>
  <w:style w:type="paragraph" w:styleId="Ttulo6">
    <w:name w:val="heading 6"/>
    <w:basedOn w:val="Normal"/>
    <w:next w:val="Normal"/>
    <w:link w:val="Ttulo6Car"/>
    <w:uiPriority w:val="9"/>
    <w:semiHidden/>
    <w:unhideWhenUsed/>
    <w:qFormat/>
    <w:rsid w:val="00C24DDD"/>
    <w:pPr>
      <w:keepNext/>
      <w:keepLines/>
      <w:autoSpaceDE w:val="0"/>
      <w:autoSpaceDN w:val="0"/>
      <w:adjustRightInd w:val="0"/>
      <w:spacing w:before="40"/>
      <w:outlineLvl w:val="5"/>
    </w:pPr>
    <w:rPr>
      <w:rFonts w:ascii="Calibri" w:eastAsiaTheme="majorEastAsia" w:hAnsi="Calibri" w:cstheme="majorBidi"/>
      <w:i/>
      <w:iCs/>
      <w:color w:val="595959" w:themeColor="text1" w:themeTint="A6"/>
      <w:lang w:val="es-MX" w:eastAsia="en-US"/>
      <w14:ligatures w14:val="standardContextual"/>
    </w:rPr>
  </w:style>
  <w:style w:type="paragraph" w:styleId="Ttulo7">
    <w:name w:val="heading 7"/>
    <w:basedOn w:val="Normal"/>
    <w:next w:val="Normal"/>
    <w:link w:val="Ttulo7Car"/>
    <w:uiPriority w:val="9"/>
    <w:semiHidden/>
    <w:unhideWhenUsed/>
    <w:qFormat/>
    <w:rsid w:val="00C24DDD"/>
    <w:pPr>
      <w:keepNext/>
      <w:keepLines/>
      <w:autoSpaceDE w:val="0"/>
      <w:autoSpaceDN w:val="0"/>
      <w:adjustRightInd w:val="0"/>
      <w:spacing w:before="40"/>
      <w:outlineLvl w:val="6"/>
    </w:pPr>
    <w:rPr>
      <w:rFonts w:ascii="Calibri" w:eastAsiaTheme="majorEastAsia" w:hAnsi="Calibri" w:cstheme="majorBidi"/>
      <w:color w:val="595959" w:themeColor="text1" w:themeTint="A6"/>
      <w:lang w:val="es-MX" w:eastAsia="en-US"/>
      <w14:ligatures w14:val="standardContextual"/>
    </w:rPr>
  </w:style>
  <w:style w:type="paragraph" w:styleId="Ttulo8">
    <w:name w:val="heading 8"/>
    <w:basedOn w:val="Normal"/>
    <w:next w:val="Normal"/>
    <w:link w:val="Ttulo8Car"/>
    <w:uiPriority w:val="9"/>
    <w:semiHidden/>
    <w:unhideWhenUsed/>
    <w:qFormat/>
    <w:rsid w:val="00C24DDD"/>
    <w:pPr>
      <w:keepNext/>
      <w:keepLines/>
      <w:autoSpaceDE w:val="0"/>
      <w:autoSpaceDN w:val="0"/>
      <w:adjustRightInd w:val="0"/>
      <w:outlineLvl w:val="7"/>
    </w:pPr>
    <w:rPr>
      <w:rFonts w:ascii="Calibri" w:eastAsiaTheme="majorEastAsia" w:hAnsi="Calibri" w:cstheme="majorBidi"/>
      <w:i/>
      <w:iCs/>
      <w:color w:val="272727" w:themeColor="text1" w:themeTint="D8"/>
      <w:lang w:val="es-MX" w:eastAsia="en-US"/>
      <w14:ligatures w14:val="standardContextual"/>
    </w:rPr>
  </w:style>
  <w:style w:type="paragraph" w:styleId="Ttulo9">
    <w:name w:val="heading 9"/>
    <w:basedOn w:val="Normal"/>
    <w:next w:val="Normal"/>
    <w:link w:val="Ttulo9Car"/>
    <w:uiPriority w:val="9"/>
    <w:semiHidden/>
    <w:unhideWhenUsed/>
    <w:qFormat/>
    <w:rsid w:val="00C24DDD"/>
    <w:pPr>
      <w:keepNext/>
      <w:keepLines/>
      <w:autoSpaceDE w:val="0"/>
      <w:autoSpaceDN w:val="0"/>
      <w:adjustRightInd w:val="0"/>
      <w:outlineLvl w:val="8"/>
    </w:pPr>
    <w:rPr>
      <w:rFonts w:ascii="Calibri" w:eastAsiaTheme="majorEastAsia" w:hAnsi="Calibri" w:cstheme="majorBidi"/>
      <w:color w:val="272727" w:themeColor="text1" w:themeTint="D8"/>
      <w:lang w:val="es-MX"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4DDD"/>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C24DDD"/>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rsid w:val="00C24DDD"/>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C24DDD"/>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C24DDD"/>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C24DDD"/>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C24DDD"/>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C24DDD"/>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C24DDD"/>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C24DDD"/>
    <w:pPr>
      <w:autoSpaceDE w:val="0"/>
      <w:autoSpaceDN w:val="0"/>
      <w:adjustRightInd w:val="0"/>
      <w:spacing w:after="80"/>
      <w:contextualSpacing/>
    </w:pPr>
    <w:rPr>
      <w:rFonts w:asciiTheme="majorHAnsi" w:eastAsiaTheme="majorEastAsia" w:hAnsiTheme="majorHAnsi" w:cstheme="majorBidi"/>
      <w:spacing w:val="-10"/>
      <w:kern w:val="28"/>
      <w:sz w:val="56"/>
      <w:szCs w:val="56"/>
      <w:lang w:val="es-MX" w:eastAsia="en-US"/>
      <w14:ligatures w14:val="standardContextual"/>
    </w:rPr>
  </w:style>
  <w:style w:type="character" w:customStyle="1" w:styleId="TtuloCar">
    <w:name w:val="Título Car"/>
    <w:basedOn w:val="Fuentedeprrafopredeter"/>
    <w:link w:val="Ttulo"/>
    <w:uiPriority w:val="10"/>
    <w:rsid w:val="00C24DDD"/>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C24DDD"/>
    <w:pPr>
      <w:numPr>
        <w:ilvl w:val="1"/>
      </w:numPr>
      <w:autoSpaceDE w:val="0"/>
      <w:autoSpaceDN w:val="0"/>
      <w:adjustRightInd w:val="0"/>
      <w:spacing w:after="160"/>
    </w:pPr>
    <w:rPr>
      <w:rFonts w:ascii="Calibri" w:eastAsiaTheme="majorEastAsia" w:hAnsi="Calibri" w:cstheme="majorBidi"/>
      <w:color w:val="595959" w:themeColor="text1" w:themeTint="A6"/>
      <w:spacing w:val="15"/>
      <w:sz w:val="28"/>
      <w:szCs w:val="28"/>
      <w:lang w:val="es-MX" w:eastAsia="en-US"/>
      <w14:ligatures w14:val="standardContextual"/>
    </w:rPr>
  </w:style>
  <w:style w:type="character" w:customStyle="1" w:styleId="SubttuloCar">
    <w:name w:val="Subtítulo Car"/>
    <w:basedOn w:val="Fuentedeprrafopredeter"/>
    <w:link w:val="Subttulo"/>
    <w:uiPriority w:val="11"/>
    <w:rsid w:val="00C24DDD"/>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C24DDD"/>
    <w:pPr>
      <w:autoSpaceDE w:val="0"/>
      <w:autoSpaceDN w:val="0"/>
      <w:adjustRightInd w:val="0"/>
      <w:spacing w:before="160" w:after="160"/>
      <w:jc w:val="center"/>
    </w:pPr>
    <w:rPr>
      <w:rFonts w:ascii="Calibri" w:eastAsiaTheme="minorHAnsi" w:hAnsi="Calibri" w:cs="Calibri"/>
      <w:i/>
      <w:iCs/>
      <w:color w:val="404040" w:themeColor="text1" w:themeTint="BF"/>
      <w:lang w:val="es-MX" w:eastAsia="en-US"/>
      <w14:ligatures w14:val="standardContextual"/>
    </w:rPr>
  </w:style>
  <w:style w:type="character" w:customStyle="1" w:styleId="CitaCar">
    <w:name w:val="Cita Car"/>
    <w:basedOn w:val="Fuentedeprrafopredeter"/>
    <w:link w:val="Cita"/>
    <w:uiPriority w:val="29"/>
    <w:rsid w:val="00C24DDD"/>
    <w:rPr>
      <w:i/>
      <w:iCs/>
      <w:color w:val="404040" w:themeColor="text1" w:themeTint="BF"/>
      <w:lang w:val="es-ES_tradnl"/>
    </w:rPr>
  </w:style>
  <w:style w:type="paragraph" w:styleId="Prrafodelista">
    <w:name w:val="List Paragraph"/>
    <w:basedOn w:val="Normal"/>
    <w:uiPriority w:val="34"/>
    <w:qFormat/>
    <w:rsid w:val="00C24DDD"/>
    <w:pPr>
      <w:autoSpaceDE w:val="0"/>
      <w:autoSpaceDN w:val="0"/>
      <w:adjustRightInd w:val="0"/>
      <w:ind w:left="720"/>
      <w:contextualSpacing/>
    </w:pPr>
    <w:rPr>
      <w:rFonts w:ascii="Calibri" w:eastAsiaTheme="minorHAnsi" w:hAnsi="Calibri" w:cs="Calibri"/>
      <w:lang w:val="es-MX" w:eastAsia="en-US"/>
      <w14:ligatures w14:val="standardContextual"/>
    </w:rPr>
  </w:style>
  <w:style w:type="character" w:styleId="nfasisintenso">
    <w:name w:val="Intense Emphasis"/>
    <w:basedOn w:val="Fuentedeprrafopredeter"/>
    <w:uiPriority w:val="21"/>
    <w:qFormat/>
    <w:rsid w:val="00C24DDD"/>
    <w:rPr>
      <w:i/>
      <w:iCs/>
      <w:color w:val="0F4761" w:themeColor="accent1" w:themeShade="BF"/>
    </w:rPr>
  </w:style>
  <w:style w:type="paragraph" w:styleId="Citadestacada">
    <w:name w:val="Intense Quote"/>
    <w:basedOn w:val="Normal"/>
    <w:next w:val="Normal"/>
    <w:link w:val="CitadestacadaCar"/>
    <w:uiPriority w:val="30"/>
    <w:qFormat/>
    <w:rsid w:val="00C24DDD"/>
    <w:pPr>
      <w:pBdr>
        <w:top w:val="single" w:sz="4" w:space="10" w:color="0F4761" w:themeColor="accent1" w:themeShade="BF"/>
        <w:bottom w:val="single" w:sz="4" w:space="10" w:color="0F4761" w:themeColor="accent1" w:themeShade="BF"/>
      </w:pBdr>
      <w:autoSpaceDE w:val="0"/>
      <w:autoSpaceDN w:val="0"/>
      <w:adjustRightInd w:val="0"/>
      <w:spacing w:before="360" w:after="360"/>
      <w:ind w:left="864" w:right="864"/>
      <w:jc w:val="center"/>
    </w:pPr>
    <w:rPr>
      <w:rFonts w:ascii="Calibri" w:eastAsiaTheme="minorHAnsi" w:hAnsi="Calibri" w:cs="Calibri"/>
      <w:i/>
      <w:iCs/>
      <w:color w:val="0F4761" w:themeColor="accent1" w:themeShade="BF"/>
      <w:lang w:val="es-MX" w:eastAsia="en-US"/>
      <w14:ligatures w14:val="standardContextual"/>
    </w:rPr>
  </w:style>
  <w:style w:type="character" w:customStyle="1" w:styleId="CitadestacadaCar">
    <w:name w:val="Cita destacada Car"/>
    <w:basedOn w:val="Fuentedeprrafopredeter"/>
    <w:link w:val="Citadestacada"/>
    <w:uiPriority w:val="30"/>
    <w:rsid w:val="00C24DDD"/>
    <w:rPr>
      <w:i/>
      <w:iCs/>
      <w:color w:val="0F4761" w:themeColor="accent1" w:themeShade="BF"/>
      <w:lang w:val="es-ES_tradnl"/>
    </w:rPr>
  </w:style>
  <w:style w:type="character" w:styleId="Referenciaintensa">
    <w:name w:val="Intense Reference"/>
    <w:basedOn w:val="Fuentedeprrafopredeter"/>
    <w:uiPriority w:val="32"/>
    <w:qFormat/>
    <w:rsid w:val="00C24DDD"/>
    <w:rPr>
      <w:b/>
      <w:bCs/>
      <w:smallCaps/>
      <w:color w:val="0F4761" w:themeColor="accent1" w:themeShade="BF"/>
      <w:spacing w:val="5"/>
    </w:rPr>
  </w:style>
  <w:style w:type="paragraph" w:styleId="Sinespaciado">
    <w:name w:val="No Spacing"/>
    <w:uiPriority w:val="1"/>
    <w:qFormat/>
    <w:rsid w:val="00F1090E"/>
    <w:pPr>
      <w:autoSpaceDE w:val="0"/>
      <w:autoSpaceDN w:val="0"/>
      <w:adjustRightInd w:val="0"/>
    </w:pPr>
    <w:rPr>
      <w:rFonts w:ascii="Calibri" w:hAnsi="Calibri" w:cs="Calibri"/>
      <w:kern w:val="0"/>
      <w:lang w:val="es-MX"/>
    </w:rPr>
  </w:style>
  <w:style w:type="character" w:styleId="nfasis">
    <w:name w:val="Emphasis"/>
    <w:basedOn w:val="Fuentedeprrafopredeter"/>
    <w:uiPriority w:val="20"/>
    <w:qFormat/>
    <w:rsid w:val="00EF080A"/>
    <w:rPr>
      <w:i/>
      <w:iCs/>
    </w:rPr>
  </w:style>
  <w:style w:type="paragraph" w:styleId="Encabezado">
    <w:name w:val="header"/>
    <w:basedOn w:val="Normal"/>
    <w:link w:val="EncabezadoCar"/>
    <w:uiPriority w:val="99"/>
    <w:unhideWhenUsed/>
    <w:rsid w:val="003F6177"/>
    <w:pPr>
      <w:tabs>
        <w:tab w:val="center" w:pos="4419"/>
        <w:tab w:val="right" w:pos="8838"/>
      </w:tabs>
      <w:autoSpaceDE w:val="0"/>
      <w:autoSpaceDN w:val="0"/>
      <w:adjustRightInd w:val="0"/>
    </w:pPr>
    <w:rPr>
      <w:rFonts w:ascii="Calibri" w:eastAsiaTheme="minorHAnsi" w:hAnsi="Calibri" w:cs="Calibri"/>
      <w:lang w:val="es-MX" w:eastAsia="en-US"/>
      <w14:ligatures w14:val="standardContextual"/>
    </w:rPr>
  </w:style>
  <w:style w:type="character" w:customStyle="1" w:styleId="EncabezadoCar">
    <w:name w:val="Encabezado Car"/>
    <w:basedOn w:val="Fuentedeprrafopredeter"/>
    <w:link w:val="Encabezado"/>
    <w:uiPriority w:val="99"/>
    <w:rsid w:val="003F6177"/>
    <w:rPr>
      <w:rFonts w:ascii="Calibri" w:hAnsi="Calibri" w:cs="Calibri"/>
      <w:kern w:val="0"/>
      <w:lang w:val="es-MX"/>
    </w:rPr>
  </w:style>
  <w:style w:type="paragraph" w:styleId="Piedepgina">
    <w:name w:val="footer"/>
    <w:basedOn w:val="Normal"/>
    <w:link w:val="PiedepginaCar"/>
    <w:uiPriority w:val="99"/>
    <w:unhideWhenUsed/>
    <w:rsid w:val="003F6177"/>
    <w:pPr>
      <w:tabs>
        <w:tab w:val="center" w:pos="4419"/>
        <w:tab w:val="right" w:pos="8838"/>
      </w:tabs>
      <w:autoSpaceDE w:val="0"/>
      <w:autoSpaceDN w:val="0"/>
      <w:adjustRightInd w:val="0"/>
    </w:pPr>
    <w:rPr>
      <w:rFonts w:ascii="Calibri" w:eastAsiaTheme="minorHAnsi" w:hAnsi="Calibri" w:cs="Calibri"/>
      <w:lang w:val="es-MX" w:eastAsia="en-US"/>
      <w14:ligatures w14:val="standardContextual"/>
    </w:rPr>
  </w:style>
  <w:style w:type="character" w:customStyle="1" w:styleId="PiedepginaCar">
    <w:name w:val="Pie de página Car"/>
    <w:basedOn w:val="Fuentedeprrafopredeter"/>
    <w:link w:val="Piedepgina"/>
    <w:uiPriority w:val="99"/>
    <w:rsid w:val="003F6177"/>
    <w:rPr>
      <w:rFonts w:ascii="Calibri" w:hAnsi="Calibri" w:cs="Calibri"/>
      <w:kern w:val="0"/>
      <w:lang w:val="es-MX"/>
    </w:rPr>
  </w:style>
  <w:style w:type="paragraph" w:styleId="NormalWeb">
    <w:name w:val="Normal (Web)"/>
    <w:basedOn w:val="Normal"/>
    <w:uiPriority w:val="99"/>
    <w:unhideWhenUsed/>
    <w:rsid w:val="008E0A32"/>
    <w:pPr>
      <w:autoSpaceDE w:val="0"/>
      <w:autoSpaceDN w:val="0"/>
      <w:adjustRightInd w:val="0"/>
    </w:pPr>
    <w:rPr>
      <w:rFonts w:ascii="Calibri" w:eastAsiaTheme="minorHAnsi" w:hAnsi="Calibri" w:cs="Calibri"/>
      <w:lang w:val="es-MX" w:eastAsia="en-US"/>
      <w14:ligatures w14:val="standardContextual"/>
    </w:rPr>
  </w:style>
  <w:style w:type="character" w:styleId="Fuerte">
    <w:name w:val="Strong"/>
    <w:basedOn w:val="Fuentedeprrafopredeter"/>
    <w:uiPriority w:val="22"/>
    <w:qFormat/>
    <w:rsid w:val="00D44807"/>
    <w:rPr>
      <w:b/>
      <w:bCs/>
    </w:rPr>
  </w:style>
  <w:style w:type="character" w:customStyle="1" w:styleId="apple-converted-space">
    <w:name w:val="apple-converted-space"/>
    <w:basedOn w:val="Fuentedeprrafopredeter"/>
    <w:rsid w:val="00475C7A"/>
  </w:style>
  <w:style w:type="character" w:customStyle="1" w:styleId="bzpyqfadein">
    <w:name w:val="bz_pyq_fadein"/>
    <w:basedOn w:val="Fuentedeprrafopredeter"/>
    <w:rsid w:val="002273B4"/>
  </w:style>
  <w:style w:type="character" w:customStyle="1" w:styleId="1vwisb38">
    <w:name w:val="_1vwisb38"/>
    <w:basedOn w:val="Fuentedeprrafopredeter"/>
    <w:rsid w:val="00EE68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8621">
      <w:bodyDiv w:val="1"/>
      <w:marLeft w:val="0"/>
      <w:marRight w:val="0"/>
      <w:marTop w:val="0"/>
      <w:marBottom w:val="0"/>
      <w:divBdr>
        <w:top w:val="none" w:sz="0" w:space="0" w:color="auto"/>
        <w:left w:val="none" w:sz="0" w:space="0" w:color="auto"/>
        <w:bottom w:val="none" w:sz="0" w:space="0" w:color="auto"/>
        <w:right w:val="none" w:sz="0" w:space="0" w:color="auto"/>
      </w:divBdr>
      <w:divsChild>
        <w:div w:id="2090030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13098">
      <w:bodyDiv w:val="1"/>
      <w:marLeft w:val="0"/>
      <w:marRight w:val="0"/>
      <w:marTop w:val="0"/>
      <w:marBottom w:val="0"/>
      <w:divBdr>
        <w:top w:val="none" w:sz="0" w:space="0" w:color="auto"/>
        <w:left w:val="none" w:sz="0" w:space="0" w:color="auto"/>
        <w:bottom w:val="none" w:sz="0" w:space="0" w:color="auto"/>
        <w:right w:val="none" w:sz="0" w:space="0" w:color="auto"/>
      </w:divBdr>
    </w:div>
    <w:div w:id="22368162">
      <w:bodyDiv w:val="1"/>
      <w:marLeft w:val="0"/>
      <w:marRight w:val="0"/>
      <w:marTop w:val="0"/>
      <w:marBottom w:val="0"/>
      <w:divBdr>
        <w:top w:val="none" w:sz="0" w:space="0" w:color="auto"/>
        <w:left w:val="none" w:sz="0" w:space="0" w:color="auto"/>
        <w:bottom w:val="none" w:sz="0" w:space="0" w:color="auto"/>
        <w:right w:val="none" w:sz="0" w:space="0" w:color="auto"/>
      </w:divBdr>
    </w:div>
    <w:div w:id="25254632">
      <w:bodyDiv w:val="1"/>
      <w:marLeft w:val="0"/>
      <w:marRight w:val="0"/>
      <w:marTop w:val="0"/>
      <w:marBottom w:val="0"/>
      <w:divBdr>
        <w:top w:val="none" w:sz="0" w:space="0" w:color="auto"/>
        <w:left w:val="none" w:sz="0" w:space="0" w:color="auto"/>
        <w:bottom w:val="none" w:sz="0" w:space="0" w:color="auto"/>
        <w:right w:val="none" w:sz="0" w:space="0" w:color="auto"/>
      </w:divBdr>
    </w:div>
    <w:div w:id="27416501">
      <w:bodyDiv w:val="1"/>
      <w:marLeft w:val="0"/>
      <w:marRight w:val="0"/>
      <w:marTop w:val="0"/>
      <w:marBottom w:val="0"/>
      <w:divBdr>
        <w:top w:val="none" w:sz="0" w:space="0" w:color="auto"/>
        <w:left w:val="none" w:sz="0" w:space="0" w:color="auto"/>
        <w:bottom w:val="none" w:sz="0" w:space="0" w:color="auto"/>
        <w:right w:val="none" w:sz="0" w:space="0" w:color="auto"/>
      </w:divBdr>
      <w:divsChild>
        <w:div w:id="1631322639">
          <w:marLeft w:val="0"/>
          <w:marRight w:val="0"/>
          <w:marTop w:val="0"/>
          <w:marBottom w:val="0"/>
          <w:divBdr>
            <w:top w:val="none" w:sz="0" w:space="0" w:color="auto"/>
            <w:left w:val="none" w:sz="0" w:space="0" w:color="auto"/>
            <w:bottom w:val="none" w:sz="0" w:space="0" w:color="auto"/>
            <w:right w:val="none" w:sz="0" w:space="0" w:color="auto"/>
          </w:divBdr>
          <w:divsChild>
            <w:div w:id="1749032361">
              <w:marLeft w:val="0"/>
              <w:marRight w:val="0"/>
              <w:marTop w:val="0"/>
              <w:marBottom w:val="0"/>
              <w:divBdr>
                <w:top w:val="none" w:sz="0" w:space="0" w:color="auto"/>
                <w:left w:val="none" w:sz="0" w:space="0" w:color="auto"/>
                <w:bottom w:val="none" w:sz="0" w:space="0" w:color="auto"/>
                <w:right w:val="none" w:sz="0" w:space="0" w:color="auto"/>
              </w:divBdr>
              <w:divsChild>
                <w:div w:id="1405644550">
                  <w:marLeft w:val="0"/>
                  <w:marRight w:val="0"/>
                  <w:marTop w:val="0"/>
                  <w:marBottom w:val="0"/>
                  <w:divBdr>
                    <w:top w:val="none" w:sz="0" w:space="0" w:color="auto"/>
                    <w:left w:val="none" w:sz="0" w:space="0" w:color="auto"/>
                    <w:bottom w:val="none" w:sz="0" w:space="0" w:color="auto"/>
                    <w:right w:val="none" w:sz="0" w:space="0" w:color="auto"/>
                  </w:divBdr>
                  <w:divsChild>
                    <w:div w:id="140306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82960">
      <w:bodyDiv w:val="1"/>
      <w:marLeft w:val="0"/>
      <w:marRight w:val="0"/>
      <w:marTop w:val="0"/>
      <w:marBottom w:val="0"/>
      <w:divBdr>
        <w:top w:val="none" w:sz="0" w:space="0" w:color="auto"/>
        <w:left w:val="none" w:sz="0" w:space="0" w:color="auto"/>
        <w:bottom w:val="none" w:sz="0" w:space="0" w:color="auto"/>
        <w:right w:val="none" w:sz="0" w:space="0" w:color="auto"/>
      </w:divBdr>
    </w:div>
    <w:div w:id="44843515">
      <w:bodyDiv w:val="1"/>
      <w:marLeft w:val="0"/>
      <w:marRight w:val="0"/>
      <w:marTop w:val="0"/>
      <w:marBottom w:val="0"/>
      <w:divBdr>
        <w:top w:val="none" w:sz="0" w:space="0" w:color="auto"/>
        <w:left w:val="none" w:sz="0" w:space="0" w:color="auto"/>
        <w:bottom w:val="none" w:sz="0" w:space="0" w:color="auto"/>
        <w:right w:val="none" w:sz="0" w:space="0" w:color="auto"/>
      </w:divBdr>
    </w:div>
    <w:div w:id="52316660">
      <w:bodyDiv w:val="1"/>
      <w:marLeft w:val="0"/>
      <w:marRight w:val="0"/>
      <w:marTop w:val="0"/>
      <w:marBottom w:val="0"/>
      <w:divBdr>
        <w:top w:val="none" w:sz="0" w:space="0" w:color="auto"/>
        <w:left w:val="none" w:sz="0" w:space="0" w:color="auto"/>
        <w:bottom w:val="none" w:sz="0" w:space="0" w:color="auto"/>
        <w:right w:val="none" w:sz="0" w:space="0" w:color="auto"/>
      </w:divBdr>
    </w:div>
    <w:div w:id="53823511">
      <w:bodyDiv w:val="1"/>
      <w:marLeft w:val="0"/>
      <w:marRight w:val="0"/>
      <w:marTop w:val="0"/>
      <w:marBottom w:val="0"/>
      <w:divBdr>
        <w:top w:val="none" w:sz="0" w:space="0" w:color="auto"/>
        <w:left w:val="none" w:sz="0" w:space="0" w:color="auto"/>
        <w:bottom w:val="none" w:sz="0" w:space="0" w:color="auto"/>
        <w:right w:val="none" w:sz="0" w:space="0" w:color="auto"/>
      </w:divBdr>
    </w:div>
    <w:div w:id="66197278">
      <w:bodyDiv w:val="1"/>
      <w:marLeft w:val="0"/>
      <w:marRight w:val="0"/>
      <w:marTop w:val="0"/>
      <w:marBottom w:val="0"/>
      <w:divBdr>
        <w:top w:val="none" w:sz="0" w:space="0" w:color="auto"/>
        <w:left w:val="none" w:sz="0" w:space="0" w:color="auto"/>
        <w:bottom w:val="none" w:sz="0" w:space="0" w:color="auto"/>
        <w:right w:val="none" w:sz="0" w:space="0" w:color="auto"/>
      </w:divBdr>
    </w:div>
    <w:div w:id="72165890">
      <w:bodyDiv w:val="1"/>
      <w:marLeft w:val="0"/>
      <w:marRight w:val="0"/>
      <w:marTop w:val="0"/>
      <w:marBottom w:val="0"/>
      <w:divBdr>
        <w:top w:val="none" w:sz="0" w:space="0" w:color="auto"/>
        <w:left w:val="none" w:sz="0" w:space="0" w:color="auto"/>
        <w:bottom w:val="none" w:sz="0" w:space="0" w:color="auto"/>
        <w:right w:val="none" w:sz="0" w:space="0" w:color="auto"/>
      </w:divBdr>
    </w:div>
    <w:div w:id="112673733">
      <w:bodyDiv w:val="1"/>
      <w:marLeft w:val="0"/>
      <w:marRight w:val="0"/>
      <w:marTop w:val="0"/>
      <w:marBottom w:val="0"/>
      <w:divBdr>
        <w:top w:val="none" w:sz="0" w:space="0" w:color="auto"/>
        <w:left w:val="none" w:sz="0" w:space="0" w:color="auto"/>
        <w:bottom w:val="none" w:sz="0" w:space="0" w:color="auto"/>
        <w:right w:val="none" w:sz="0" w:space="0" w:color="auto"/>
      </w:divBdr>
      <w:divsChild>
        <w:div w:id="1853031187">
          <w:marLeft w:val="0"/>
          <w:marRight w:val="0"/>
          <w:marTop w:val="0"/>
          <w:marBottom w:val="0"/>
          <w:divBdr>
            <w:top w:val="none" w:sz="0" w:space="0" w:color="auto"/>
            <w:left w:val="none" w:sz="0" w:space="0" w:color="auto"/>
            <w:bottom w:val="none" w:sz="0" w:space="0" w:color="auto"/>
            <w:right w:val="none" w:sz="0" w:space="0" w:color="auto"/>
          </w:divBdr>
        </w:div>
      </w:divsChild>
    </w:div>
    <w:div w:id="127744631">
      <w:bodyDiv w:val="1"/>
      <w:marLeft w:val="0"/>
      <w:marRight w:val="0"/>
      <w:marTop w:val="0"/>
      <w:marBottom w:val="0"/>
      <w:divBdr>
        <w:top w:val="none" w:sz="0" w:space="0" w:color="auto"/>
        <w:left w:val="none" w:sz="0" w:space="0" w:color="auto"/>
        <w:bottom w:val="none" w:sz="0" w:space="0" w:color="auto"/>
        <w:right w:val="none" w:sz="0" w:space="0" w:color="auto"/>
      </w:divBdr>
    </w:div>
    <w:div w:id="143670864">
      <w:bodyDiv w:val="1"/>
      <w:marLeft w:val="0"/>
      <w:marRight w:val="0"/>
      <w:marTop w:val="0"/>
      <w:marBottom w:val="0"/>
      <w:divBdr>
        <w:top w:val="none" w:sz="0" w:space="0" w:color="auto"/>
        <w:left w:val="none" w:sz="0" w:space="0" w:color="auto"/>
        <w:bottom w:val="none" w:sz="0" w:space="0" w:color="auto"/>
        <w:right w:val="none" w:sz="0" w:space="0" w:color="auto"/>
      </w:divBdr>
    </w:div>
    <w:div w:id="143858756">
      <w:bodyDiv w:val="1"/>
      <w:marLeft w:val="0"/>
      <w:marRight w:val="0"/>
      <w:marTop w:val="0"/>
      <w:marBottom w:val="0"/>
      <w:divBdr>
        <w:top w:val="none" w:sz="0" w:space="0" w:color="auto"/>
        <w:left w:val="none" w:sz="0" w:space="0" w:color="auto"/>
        <w:bottom w:val="none" w:sz="0" w:space="0" w:color="auto"/>
        <w:right w:val="none" w:sz="0" w:space="0" w:color="auto"/>
      </w:divBdr>
    </w:div>
    <w:div w:id="150021599">
      <w:bodyDiv w:val="1"/>
      <w:marLeft w:val="0"/>
      <w:marRight w:val="0"/>
      <w:marTop w:val="0"/>
      <w:marBottom w:val="0"/>
      <w:divBdr>
        <w:top w:val="none" w:sz="0" w:space="0" w:color="auto"/>
        <w:left w:val="none" w:sz="0" w:space="0" w:color="auto"/>
        <w:bottom w:val="none" w:sz="0" w:space="0" w:color="auto"/>
        <w:right w:val="none" w:sz="0" w:space="0" w:color="auto"/>
      </w:divBdr>
    </w:div>
    <w:div w:id="158230019">
      <w:bodyDiv w:val="1"/>
      <w:marLeft w:val="0"/>
      <w:marRight w:val="0"/>
      <w:marTop w:val="0"/>
      <w:marBottom w:val="0"/>
      <w:divBdr>
        <w:top w:val="none" w:sz="0" w:space="0" w:color="auto"/>
        <w:left w:val="none" w:sz="0" w:space="0" w:color="auto"/>
        <w:bottom w:val="none" w:sz="0" w:space="0" w:color="auto"/>
        <w:right w:val="none" w:sz="0" w:space="0" w:color="auto"/>
      </w:divBdr>
    </w:div>
    <w:div w:id="171840287">
      <w:bodyDiv w:val="1"/>
      <w:marLeft w:val="0"/>
      <w:marRight w:val="0"/>
      <w:marTop w:val="0"/>
      <w:marBottom w:val="0"/>
      <w:divBdr>
        <w:top w:val="none" w:sz="0" w:space="0" w:color="auto"/>
        <w:left w:val="none" w:sz="0" w:space="0" w:color="auto"/>
        <w:bottom w:val="none" w:sz="0" w:space="0" w:color="auto"/>
        <w:right w:val="none" w:sz="0" w:space="0" w:color="auto"/>
      </w:divBdr>
    </w:div>
    <w:div w:id="223369322">
      <w:bodyDiv w:val="1"/>
      <w:marLeft w:val="0"/>
      <w:marRight w:val="0"/>
      <w:marTop w:val="0"/>
      <w:marBottom w:val="0"/>
      <w:divBdr>
        <w:top w:val="none" w:sz="0" w:space="0" w:color="auto"/>
        <w:left w:val="none" w:sz="0" w:space="0" w:color="auto"/>
        <w:bottom w:val="none" w:sz="0" w:space="0" w:color="auto"/>
        <w:right w:val="none" w:sz="0" w:space="0" w:color="auto"/>
      </w:divBdr>
    </w:div>
    <w:div w:id="231619702">
      <w:bodyDiv w:val="1"/>
      <w:marLeft w:val="0"/>
      <w:marRight w:val="0"/>
      <w:marTop w:val="0"/>
      <w:marBottom w:val="0"/>
      <w:divBdr>
        <w:top w:val="none" w:sz="0" w:space="0" w:color="auto"/>
        <w:left w:val="none" w:sz="0" w:space="0" w:color="auto"/>
        <w:bottom w:val="none" w:sz="0" w:space="0" w:color="auto"/>
        <w:right w:val="none" w:sz="0" w:space="0" w:color="auto"/>
      </w:divBdr>
    </w:div>
    <w:div w:id="235627394">
      <w:bodyDiv w:val="1"/>
      <w:marLeft w:val="0"/>
      <w:marRight w:val="0"/>
      <w:marTop w:val="0"/>
      <w:marBottom w:val="0"/>
      <w:divBdr>
        <w:top w:val="none" w:sz="0" w:space="0" w:color="auto"/>
        <w:left w:val="none" w:sz="0" w:space="0" w:color="auto"/>
        <w:bottom w:val="none" w:sz="0" w:space="0" w:color="auto"/>
        <w:right w:val="none" w:sz="0" w:space="0" w:color="auto"/>
      </w:divBdr>
    </w:div>
    <w:div w:id="248273606">
      <w:bodyDiv w:val="1"/>
      <w:marLeft w:val="0"/>
      <w:marRight w:val="0"/>
      <w:marTop w:val="0"/>
      <w:marBottom w:val="0"/>
      <w:divBdr>
        <w:top w:val="none" w:sz="0" w:space="0" w:color="auto"/>
        <w:left w:val="none" w:sz="0" w:space="0" w:color="auto"/>
        <w:bottom w:val="none" w:sz="0" w:space="0" w:color="auto"/>
        <w:right w:val="none" w:sz="0" w:space="0" w:color="auto"/>
      </w:divBdr>
    </w:div>
    <w:div w:id="252007777">
      <w:bodyDiv w:val="1"/>
      <w:marLeft w:val="0"/>
      <w:marRight w:val="0"/>
      <w:marTop w:val="0"/>
      <w:marBottom w:val="0"/>
      <w:divBdr>
        <w:top w:val="none" w:sz="0" w:space="0" w:color="auto"/>
        <w:left w:val="none" w:sz="0" w:space="0" w:color="auto"/>
        <w:bottom w:val="none" w:sz="0" w:space="0" w:color="auto"/>
        <w:right w:val="none" w:sz="0" w:space="0" w:color="auto"/>
      </w:divBdr>
    </w:div>
    <w:div w:id="259535041">
      <w:bodyDiv w:val="1"/>
      <w:marLeft w:val="0"/>
      <w:marRight w:val="0"/>
      <w:marTop w:val="0"/>
      <w:marBottom w:val="0"/>
      <w:divBdr>
        <w:top w:val="none" w:sz="0" w:space="0" w:color="auto"/>
        <w:left w:val="none" w:sz="0" w:space="0" w:color="auto"/>
        <w:bottom w:val="none" w:sz="0" w:space="0" w:color="auto"/>
        <w:right w:val="none" w:sz="0" w:space="0" w:color="auto"/>
      </w:divBdr>
    </w:div>
    <w:div w:id="259606830">
      <w:bodyDiv w:val="1"/>
      <w:marLeft w:val="0"/>
      <w:marRight w:val="0"/>
      <w:marTop w:val="0"/>
      <w:marBottom w:val="0"/>
      <w:divBdr>
        <w:top w:val="none" w:sz="0" w:space="0" w:color="auto"/>
        <w:left w:val="none" w:sz="0" w:space="0" w:color="auto"/>
        <w:bottom w:val="none" w:sz="0" w:space="0" w:color="auto"/>
        <w:right w:val="none" w:sz="0" w:space="0" w:color="auto"/>
      </w:divBdr>
    </w:div>
    <w:div w:id="298220479">
      <w:bodyDiv w:val="1"/>
      <w:marLeft w:val="0"/>
      <w:marRight w:val="0"/>
      <w:marTop w:val="0"/>
      <w:marBottom w:val="0"/>
      <w:divBdr>
        <w:top w:val="none" w:sz="0" w:space="0" w:color="auto"/>
        <w:left w:val="none" w:sz="0" w:space="0" w:color="auto"/>
        <w:bottom w:val="none" w:sz="0" w:space="0" w:color="auto"/>
        <w:right w:val="none" w:sz="0" w:space="0" w:color="auto"/>
      </w:divBdr>
      <w:divsChild>
        <w:div w:id="337538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942473">
      <w:bodyDiv w:val="1"/>
      <w:marLeft w:val="0"/>
      <w:marRight w:val="0"/>
      <w:marTop w:val="0"/>
      <w:marBottom w:val="0"/>
      <w:divBdr>
        <w:top w:val="none" w:sz="0" w:space="0" w:color="auto"/>
        <w:left w:val="none" w:sz="0" w:space="0" w:color="auto"/>
        <w:bottom w:val="none" w:sz="0" w:space="0" w:color="auto"/>
        <w:right w:val="none" w:sz="0" w:space="0" w:color="auto"/>
      </w:divBdr>
    </w:div>
    <w:div w:id="310714367">
      <w:bodyDiv w:val="1"/>
      <w:marLeft w:val="0"/>
      <w:marRight w:val="0"/>
      <w:marTop w:val="0"/>
      <w:marBottom w:val="0"/>
      <w:divBdr>
        <w:top w:val="none" w:sz="0" w:space="0" w:color="auto"/>
        <w:left w:val="none" w:sz="0" w:space="0" w:color="auto"/>
        <w:bottom w:val="none" w:sz="0" w:space="0" w:color="auto"/>
        <w:right w:val="none" w:sz="0" w:space="0" w:color="auto"/>
      </w:divBdr>
    </w:div>
    <w:div w:id="329259825">
      <w:bodyDiv w:val="1"/>
      <w:marLeft w:val="0"/>
      <w:marRight w:val="0"/>
      <w:marTop w:val="0"/>
      <w:marBottom w:val="0"/>
      <w:divBdr>
        <w:top w:val="none" w:sz="0" w:space="0" w:color="auto"/>
        <w:left w:val="none" w:sz="0" w:space="0" w:color="auto"/>
        <w:bottom w:val="none" w:sz="0" w:space="0" w:color="auto"/>
        <w:right w:val="none" w:sz="0" w:space="0" w:color="auto"/>
      </w:divBdr>
    </w:div>
    <w:div w:id="354431752">
      <w:bodyDiv w:val="1"/>
      <w:marLeft w:val="0"/>
      <w:marRight w:val="0"/>
      <w:marTop w:val="0"/>
      <w:marBottom w:val="0"/>
      <w:divBdr>
        <w:top w:val="none" w:sz="0" w:space="0" w:color="auto"/>
        <w:left w:val="none" w:sz="0" w:space="0" w:color="auto"/>
        <w:bottom w:val="none" w:sz="0" w:space="0" w:color="auto"/>
        <w:right w:val="none" w:sz="0" w:space="0" w:color="auto"/>
      </w:divBdr>
    </w:div>
    <w:div w:id="392386399">
      <w:bodyDiv w:val="1"/>
      <w:marLeft w:val="0"/>
      <w:marRight w:val="0"/>
      <w:marTop w:val="0"/>
      <w:marBottom w:val="0"/>
      <w:divBdr>
        <w:top w:val="none" w:sz="0" w:space="0" w:color="auto"/>
        <w:left w:val="none" w:sz="0" w:space="0" w:color="auto"/>
        <w:bottom w:val="none" w:sz="0" w:space="0" w:color="auto"/>
        <w:right w:val="none" w:sz="0" w:space="0" w:color="auto"/>
      </w:divBdr>
      <w:divsChild>
        <w:div w:id="486171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1100016">
      <w:bodyDiv w:val="1"/>
      <w:marLeft w:val="0"/>
      <w:marRight w:val="0"/>
      <w:marTop w:val="0"/>
      <w:marBottom w:val="0"/>
      <w:divBdr>
        <w:top w:val="none" w:sz="0" w:space="0" w:color="auto"/>
        <w:left w:val="none" w:sz="0" w:space="0" w:color="auto"/>
        <w:bottom w:val="none" w:sz="0" w:space="0" w:color="auto"/>
        <w:right w:val="none" w:sz="0" w:space="0" w:color="auto"/>
      </w:divBdr>
    </w:div>
    <w:div w:id="410004524">
      <w:bodyDiv w:val="1"/>
      <w:marLeft w:val="0"/>
      <w:marRight w:val="0"/>
      <w:marTop w:val="0"/>
      <w:marBottom w:val="0"/>
      <w:divBdr>
        <w:top w:val="none" w:sz="0" w:space="0" w:color="auto"/>
        <w:left w:val="none" w:sz="0" w:space="0" w:color="auto"/>
        <w:bottom w:val="none" w:sz="0" w:space="0" w:color="auto"/>
        <w:right w:val="none" w:sz="0" w:space="0" w:color="auto"/>
      </w:divBdr>
      <w:divsChild>
        <w:div w:id="734858856">
          <w:marLeft w:val="0"/>
          <w:marRight w:val="0"/>
          <w:marTop w:val="0"/>
          <w:marBottom w:val="0"/>
          <w:divBdr>
            <w:top w:val="none" w:sz="0" w:space="0" w:color="auto"/>
            <w:left w:val="none" w:sz="0" w:space="0" w:color="auto"/>
            <w:bottom w:val="none" w:sz="0" w:space="0" w:color="auto"/>
            <w:right w:val="none" w:sz="0" w:space="0" w:color="auto"/>
          </w:divBdr>
        </w:div>
        <w:div w:id="27417066">
          <w:marLeft w:val="0"/>
          <w:marRight w:val="0"/>
          <w:marTop w:val="0"/>
          <w:marBottom w:val="0"/>
          <w:divBdr>
            <w:top w:val="none" w:sz="0" w:space="0" w:color="auto"/>
            <w:left w:val="none" w:sz="0" w:space="0" w:color="auto"/>
            <w:bottom w:val="none" w:sz="0" w:space="0" w:color="auto"/>
            <w:right w:val="none" w:sz="0" w:space="0" w:color="auto"/>
          </w:divBdr>
        </w:div>
      </w:divsChild>
    </w:div>
    <w:div w:id="415975516">
      <w:bodyDiv w:val="1"/>
      <w:marLeft w:val="0"/>
      <w:marRight w:val="0"/>
      <w:marTop w:val="0"/>
      <w:marBottom w:val="0"/>
      <w:divBdr>
        <w:top w:val="none" w:sz="0" w:space="0" w:color="auto"/>
        <w:left w:val="none" w:sz="0" w:space="0" w:color="auto"/>
        <w:bottom w:val="none" w:sz="0" w:space="0" w:color="auto"/>
        <w:right w:val="none" w:sz="0" w:space="0" w:color="auto"/>
      </w:divBdr>
    </w:div>
    <w:div w:id="417941615">
      <w:bodyDiv w:val="1"/>
      <w:marLeft w:val="0"/>
      <w:marRight w:val="0"/>
      <w:marTop w:val="0"/>
      <w:marBottom w:val="0"/>
      <w:divBdr>
        <w:top w:val="none" w:sz="0" w:space="0" w:color="auto"/>
        <w:left w:val="none" w:sz="0" w:space="0" w:color="auto"/>
        <w:bottom w:val="none" w:sz="0" w:space="0" w:color="auto"/>
        <w:right w:val="none" w:sz="0" w:space="0" w:color="auto"/>
      </w:divBdr>
    </w:div>
    <w:div w:id="427390906">
      <w:bodyDiv w:val="1"/>
      <w:marLeft w:val="0"/>
      <w:marRight w:val="0"/>
      <w:marTop w:val="0"/>
      <w:marBottom w:val="0"/>
      <w:divBdr>
        <w:top w:val="none" w:sz="0" w:space="0" w:color="auto"/>
        <w:left w:val="none" w:sz="0" w:space="0" w:color="auto"/>
        <w:bottom w:val="none" w:sz="0" w:space="0" w:color="auto"/>
        <w:right w:val="none" w:sz="0" w:space="0" w:color="auto"/>
      </w:divBdr>
    </w:div>
    <w:div w:id="439374320">
      <w:bodyDiv w:val="1"/>
      <w:marLeft w:val="0"/>
      <w:marRight w:val="0"/>
      <w:marTop w:val="0"/>
      <w:marBottom w:val="0"/>
      <w:divBdr>
        <w:top w:val="none" w:sz="0" w:space="0" w:color="auto"/>
        <w:left w:val="none" w:sz="0" w:space="0" w:color="auto"/>
        <w:bottom w:val="none" w:sz="0" w:space="0" w:color="auto"/>
        <w:right w:val="none" w:sz="0" w:space="0" w:color="auto"/>
      </w:divBdr>
      <w:divsChild>
        <w:div w:id="1589995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93002">
      <w:bodyDiv w:val="1"/>
      <w:marLeft w:val="0"/>
      <w:marRight w:val="0"/>
      <w:marTop w:val="0"/>
      <w:marBottom w:val="0"/>
      <w:divBdr>
        <w:top w:val="none" w:sz="0" w:space="0" w:color="auto"/>
        <w:left w:val="none" w:sz="0" w:space="0" w:color="auto"/>
        <w:bottom w:val="none" w:sz="0" w:space="0" w:color="auto"/>
        <w:right w:val="none" w:sz="0" w:space="0" w:color="auto"/>
      </w:divBdr>
    </w:div>
    <w:div w:id="474567313">
      <w:bodyDiv w:val="1"/>
      <w:marLeft w:val="0"/>
      <w:marRight w:val="0"/>
      <w:marTop w:val="0"/>
      <w:marBottom w:val="0"/>
      <w:divBdr>
        <w:top w:val="none" w:sz="0" w:space="0" w:color="auto"/>
        <w:left w:val="none" w:sz="0" w:space="0" w:color="auto"/>
        <w:bottom w:val="none" w:sz="0" w:space="0" w:color="auto"/>
        <w:right w:val="none" w:sz="0" w:space="0" w:color="auto"/>
      </w:divBdr>
      <w:divsChild>
        <w:div w:id="633288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3109985">
      <w:bodyDiv w:val="1"/>
      <w:marLeft w:val="0"/>
      <w:marRight w:val="0"/>
      <w:marTop w:val="0"/>
      <w:marBottom w:val="0"/>
      <w:divBdr>
        <w:top w:val="none" w:sz="0" w:space="0" w:color="auto"/>
        <w:left w:val="none" w:sz="0" w:space="0" w:color="auto"/>
        <w:bottom w:val="none" w:sz="0" w:space="0" w:color="auto"/>
        <w:right w:val="none" w:sz="0" w:space="0" w:color="auto"/>
      </w:divBdr>
    </w:div>
    <w:div w:id="562982537">
      <w:bodyDiv w:val="1"/>
      <w:marLeft w:val="0"/>
      <w:marRight w:val="0"/>
      <w:marTop w:val="0"/>
      <w:marBottom w:val="0"/>
      <w:divBdr>
        <w:top w:val="none" w:sz="0" w:space="0" w:color="auto"/>
        <w:left w:val="none" w:sz="0" w:space="0" w:color="auto"/>
        <w:bottom w:val="none" w:sz="0" w:space="0" w:color="auto"/>
        <w:right w:val="none" w:sz="0" w:space="0" w:color="auto"/>
      </w:divBdr>
    </w:div>
    <w:div w:id="573129995">
      <w:bodyDiv w:val="1"/>
      <w:marLeft w:val="0"/>
      <w:marRight w:val="0"/>
      <w:marTop w:val="0"/>
      <w:marBottom w:val="0"/>
      <w:divBdr>
        <w:top w:val="none" w:sz="0" w:space="0" w:color="auto"/>
        <w:left w:val="none" w:sz="0" w:space="0" w:color="auto"/>
        <w:bottom w:val="none" w:sz="0" w:space="0" w:color="auto"/>
        <w:right w:val="none" w:sz="0" w:space="0" w:color="auto"/>
      </w:divBdr>
    </w:div>
    <w:div w:id="580070310">
      <w:bodyDiv w:val="1"/>
      <w:marLeft w:val="0"/>
      <w:marRight w:val="0"/>
      <w:marTop w:val="0"/>
      <w:marBottom w:val="0"/>
      <w:divBdr>
        <w:top w:val="none" w:sz="0" w:space="0" w:color="auto"/>
        <w:left w:val="none" w:sz="0" w:space="0" w:color="auto"/>
        <w:bottom w:val="none" w:sz="0" w:space="0" w:color="auto"/>
        <w:right w:val="none" w:sz="0" w:space="0" w:color="auto"/>
      </w:divBdr>
      <w:divsChild>
        <w:div w:id="172401331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638984">
          <w:marLeft w:val="0"/>
          <w:marRight w:val="0"/>
          <w:marTop w:val="0"/>
          <w:marBottom w:val="0"/>
          <w:divBdr>
            <w:top w:val="none" w:sz="0" w:space="0" w:color="auto"/>
            <w:left w:val="none" w:sz="0" w:space="0" w:color="auto"/>
            <w:bottom w:val="none" w:sz="0" w:space="0" w:color="auto"/>
            <w:right w:val="none" w:sz="0" w:space="0" w:color="auto"/>
          </w:divBdr>
        </w:div>
      </w:divsChild>
    </w:div>
    <w:div w:id="597761884">
      <w:bodyDiv w:val="1"/>
      <w:marLeft w:val="0"/>
      <w:marRight w:val="0"/>
      <w:marTop w:val="0"/>
      <w:marBottom w:val="0"/>
      <w:divBdr>
        <w:top w:val="none" w:sz="0" w:space="0" w:color="auto"/>
        <w:left w:val="none" w:sz="0" w:space="0" w:color="auto"/>
        <w:bottom w:val="none" w:sz="0" w:space="0" w:color="auto"/>
        <w:right w:val="none" w:sz="0" w:space="0" w:color="auto"/>
      </w:divBdr>
    </w:div>
    <w:div w:id="608775761">
      <w:bodyDiv w:val="1"/>
      <w:marLeft w:val="0"/>
      <w:marRight w:val="0"/>
      <w:marTop w:val="0"/>
      <w:marBottom w:val="0"/>
      <w:divBdr>
        <w:top w:val="none" w:sz="0" w:space="0" w:color="auto"/>
        <w:left w:val="none" w:sz="0" w:space="0" w:color="auto"/>
        <w:bottom w:val="none" w:sz="0" w:space="0" w:color="auto"/>
        <w:right w:val="none" w:sz="0" w:space="0" w:color="auto"/>
      </w:divBdr>
    </w:div>
    <w:div w:id="611326934">
      <w:bodyDiv w:val="1"/>
      <w:marLeft w:val="0"/>
      <w:marRight w:val="0"/>
      <w:marTop w:val="0"/>
      <w:marBottom w:val="0"/>
      <w:divBdr>
        <w:top w:val="none" w:sz="0" w:space="0" w:color="auto"/>
        <w:left w:val="none" w:sz="0" w:space="0" w:color="auto"/>
        <w:bottom w:val="none" w:sz="0" w:space="0" w:color="auto"/>
        <w:right w:val="none" w:sz="0" w:space="0" w:color="auto"/>
      </w:divBdr>
    </w:div>
    <w:div w:id="612827371">
      <w:bodyDiv w:val="1"/>
      <w:marLeft w:val="0"/>
      <w:marRight w:val="0"/>
      <w:marTop w:val="0"/>
      <w:marBottom w:val="0"/>
      <w:divBdr>
        <w:top w:val="none" w:sz="0" w:space="0" w:color="auto"/>
        <w:left w:val="none" w:sz="0" w:space="0" w:color="auto"/>
        <w:bottom w:val="none" w:sz="0" w:space="0" w:color="auto"/>
        <w:right w:val="none" w:sz="0" w:space="0" w:color="auto"/>
      </w:divBdr>
    </w:div>
    <w:div w:id="621961328">
      <w:bodyDiv w:val="1"/>
      <w:marLeft w:val="0"/>
      <w:marRight w:val="0"/>
      <w:marTop w:val="0"/>
      <w:marBottom w:val="0"/>
      <w:divBdr>
        <w:top w:val="none" w:sz="0" w:space="0" w:color="auto"/>
        <w:left w:val="none" w:sz="0" w:space="0" w:color="auto"/>
        <w:bottom w:val="none" w:sz="0" w:space="0" w:color="auto"/>
        <w:right w:val="none" w:sz="0" w:space="0" w:color="auto"/>
      </w:divBdr>
    </w:div>
    <w:div w:id="623190949">
      <w:bodyDiv w:val="1"/>
      <w:marLeft w:val="0"/>
      <w:marRight w:val="0"/>
      <w:marTop w:val="0"/>
      <w:marBottom w:val="0"/>
      <w:divBdr>
        <w:top w:val="none" w:sz="0" w:space="0" w:color="auto"/>
        <w:left w:val="none" w:sz="0" w:space="0" w:color="auto"/>
        <w:bottom w:val="none" w:sz="0" w:space="0" w:color="auto"/>
        <w:right w:val="none" w:sz="0" w:space="0" w:color="auto"/>
      </w:divBdr>
    </w:div>
    <w:div w:id="630206363">
      <w:bodyDiv w:val="1"/>
      <w:marLeft w:val="0"/>
      <w:marRight w:val="0"/>
      <w:marTop w:val="0"/>
      <w:marBottom w:val="0"/>
      <w:divBdr>
        <w:top w:val="none" w:sz="0" w:space="0" w:color="auto"/>
        <w:left w:val="none" w:sz="0" w:space="0" w:color="auto"/>
        <w:bottom w:val="none" w:sz="0" w:space="0" w:color="auto"/>
        <w:right w:val="none" w:sz="0" w:space="0" w:color="auto"/>
      </w:divBdr>
    </w:div>
    <w:div w:id="631985615">
      <w:bodyDiv w:val="1"/>
      <w:marLeft w:val="0"/>
      <w:marRight w:val="0"/>
      <w:marTop w:val="0"/>
      <w:marBottom w:val="0"/>
      <w:divBdr>
        <w:top w:val="none" w:sz="0" w:space="0" w:color="auto"/>
        <w:left w:val="none" w:sz="0" w:space="0" w:color="auto"/>
        <w:bottom w:val="none" w:sz="0" w:space="0" w:color="auto"/>
        <w:right w:val="none" w:sz="0" w:space="0" w:color="auto"/>
      </w:divBdr>
    </w:div>
    <w:div w:id="632712188">
      <w:bodyDiv w:val="1"/>
      <w:marLeft w:val="0"/>
      <w:marRight w:val="0"/>
      <w:marTop w:val="0"/>
      <w:marBottom w:val="0"/>
      <w:divBdr>
        <w:top w:val="none" w:sz="0" w:space="0" w:color="auto"/>
        <w:left w:val="none" w:sz="0" w:space="0" w:color="auto"/>
        <w:bottom w:val="none" w:sz="0" w:space="0" w:color="auto"/>
        <w:right w:val="none" w:sz="0" w:space="0" w:color="auto"/>
      </w:divBdr>
    </w:div>
    <w:div w:id="634677292">
      <w:bodyDiv w:val="1"/>
      <w:marLeft w:val="0"/>
      <w:marRight w:val="0"/>
      <w:marTop w:val="0"/>
      <w:marBottom w:val="0"/>
      <w:divBdr>
        <w:top w:val="none" w:sz="0" w:space="0" w:color="auto"/>
        <w:left w:val="none" w:sz="0" w:space="0" w:color="auto"/>
        <w:bottom w:val="none" w:sz="0" w:space="0" w:color="auto"/>
        <w:right w:val="none" w:sz="0" w:space="0" w:color="auto"/>
      </w:divBdr>
    </w:div>
    <w:div w:id="649597325">
      <w:bodyDiv w:val="1"/>
      <w:marLeft w:val="0"/>
      <w:marRight w:val="0"/>
      <w:marTop w:val="0"/>
      <w:marBottom w:val="0"/>
      <w:divBdr>
        <w:top w:val="none" w:sz="0" w:space="0" w:color="auto"/>
        <w:left w:val="none" w:sz="0" w:space="0" w:color="auto"/>
        <w:bottom w:val="none" w:sz="0" w:space="0" w:color="auto"/>
        <w:right w:val="none" w:sz="0" w:space="0" w:color="auto"/>
      </w:divBdr>
    </w:div>
    <w:div w:id="708728867">
      <w:bodyDiv w:val="1"/>
      <w:marLeft w:val="0"/>
      <w:marRight w:val="0"/>
      <w:marTop w:val="0"/>
      <w:marBottom w:val="0"/>
      <w:divBdr>
        <w:top w:val="none" w:sz="0" w:space="0" w:color="auto"/>
        <w:left w:val="none" w:sz="0" w:space="0" w:color="auto"/>
        <w:bottom w:val="none" w:sz="0" w:space="0" w:color="auto"/>
        <w:right w:val="none" w:sz="0" w:space="0" w:color="auto"/>
      </w:divBdr>
    </w:div>
    <w:div w:id="717823063">
      <w:bodyDiv w:val="1"/>
      <w:marLeft w:val="0"/>
      <w:marRight w:val="0"/>
      <w:marTop w:val="0"/>
      <w:marBottom w:val="0"/>
      <w:divBdr>
        <w:top w:val="none" w:sz="0" w:space="0" w:color="auto"/>
        <w:left w:val="none" w:sz="0" w:space="0" w:color="auto"/>
        <w:bottom w:val="none" w:sz="0" w:space="0" w:color="auto"/>
        <w:right w:val="none" w:sz="0" w:space="0" w:color="auto"/>
      </w:divBdr>
    </w:div>
    <w:div w:id="762608032">
      <w:bodyDiv w:val="1"/>
      <w:marLeft w:val="0"/>
      <w:marRight w:val="0"/>
      <w:marTop w:val="0"/>
      <w:marBottom w:val="0"/>
      <w:divBdr>
        <w:top w:val="none" w:sz="0" w:space="0" w:color="auto"/>
        <w:left w:val="none" w:sz="0" w:space="0" w:color="auto"/>
        <w:bottom w:val="none" w:sz="0" w:space="0" w:color="auto"/>
        <w:right w:val="none" w:sz="0" w:space="0" w:color="auto"/>
      </w:divBdr>
    </w:div>
    <w:div w:id="799613080">
      <w:bodyDiv w:val="1"/>
      <w:marLeft w:val="0"/>
      <w:marRight w:val="0"/>
      <w:marTop w:val="0"/>
      <w:marBottom w:val="0"/>
      <w:divBdr>
        <w:top w:val="none" w:sz="0" w:space="0" w:color="auto"/>
        <w:left w:val="none" w:sz="0" w:space="0" w:color="auto"/>
        <w:bottom w:val="none" w:sz="0" w:space="0" w:color="auto"/>
        <w:right w:val="none" w:sz="0" w:space="0" w:color="auto"/>
      </w:divBdr>
    </w:div>
    <w:div w:id="802188915">
      <w:bodyDiv w:val="1"/>
      <w:marLeft w:val="0"/>
      <w:marRight w:val="0"/>
      <w:marTop w:val="0"/>
      <w:marBottom w:val="0"/>
      <w:divBdr>
        <w:top w:val="none" w:sz="0" w:space="0" w:color="auto"/>
        <w:left w:val="none" w:sz="0" w:space="0" w:color="auto"/>
        <w:bottom w:val="none" w:sz="0" w:space="0" w:color="auto"/>
        <w:right w:val="none" w:sz="0" w:space="0" w:color="auto"/>
      </w:divBdr>
    </w:div>
    <w:div w:id="803474343">
      <w:bodyDiv w:val="1"/>
      <w:marLeft w:val="0"/>
      <w:marRight w:val="0"/>
      <w:marTop w:val="0"/>
      <w:marBottom w:val="0"/>
      <w:divBdr>
        <w:top w:val="none" w:sz="0" w:space="0" w:color="auto"/>
        <w:left w:val="none" w:sz="0" w:space="0" w:color="auto"/>
        <w:bottom w:val="none" w:sz="0" w:space="0" w:color="auto"/>
        <w:right w:val="none" w:sz="0" w:space="0" w:color="auto"/>
      </w:divBdr>
    </w:div>
    <w:div w:id="829752958">
      <w:bodyDiv w:val="1"/>
      <w:marLeft w:val="0"/>
      <w:marRight w:val="0"/>
      <w:marTop w:val="0"/>
      <w:marBottom w:val="0"/>
      <w:divBdr>
        <w:top w:val="none" w:sz="0" w:space="0" w:color="auto"/>
        <w:left w:val="none" w:sz="0" w:space="0" w:color="auto"/>
        <w:bottom w:val="none" w:sz="0" w:space="0" w:color="auto"/>
        <w:right w:val="none" w:sz="0" w:space="0" w:color="auto"/>
      </w:divBdr>
    </w:div>
    <w:div w:id="876351325">
      <w:bodyDiv w:val="1"/>
      <w:marLeft w:val="0"/>
      <w:marRight w:val="0"/>
      <w:marTop w:val="0"/>
      <w:marBottom w:val="0"/>
      <w:divBdr>
        <w:top w:val="none" w:sz="0" w:space="0" w:color="auto"/>
        <w:left w:val="none" w:sz="0" w:space="0" w:color="auto"/>
        <w:bottom w:val="none" w:sz="0" w:space="0" w:color="auto"/>
        <w:right w:val="none" w:sz="0" w:space="0" w:color="auto"/>
      </w:divBdr>
    </w:div>
    <w:div w:id="883373414">
      <w:bodyDiv w:val="1"/>
      <w:marLeft w:val="0"/>
      <w:marRight w:val="0"/>
      <w:marTop w:val="0"/>
      <w:marBottom w:val="0"/>
      <w:divBdr>
        <w:top w:val="none" w:sz="0" w:space="0" w:color="auto"/>
        <w:left w:val="none" w:sz="0" w:space="0" w:color="auto"/>
        <w:bottom w:val="none" w:sz="0" w:space="0" w:color="auto"/>
        <w:right w:val="none" w:sz="0" w:space="0" w:color="auto"/>
      </w:divBdr>
    </w:div>
    <w:div w:id="912161615">
      <w:bodyDiv w:val="1"/>
      <w:marLeft w:val="0"/>
      <w:marRight w:val="0"/>
      <w:marTop w:val="0"/>
      <w:marBottom w:val="0"/>
      <w:divBdr>
        <w:top w:val="none" w:sz="0" w:space="0" w:color="auto"/>
        <w:left w:val="none" w:sz="0" w:space="0" w:color="auto"/>
        <w:bottom w:val="none" w:sz="0" w:space="0" w:color="auto"/>
        <w:right w:val="none" w:sz="0" w:space="0" w:color="auto"/>
      </w:divBdr>
    </w:div>
    <w:div w:id="920214728">
      <w:bodyDiv w:val="1"/>
      <w:marLeft w:val="0"/>
      <w:marRight w:val="0"/>
      <w:marTop w:val="0"/>
      <w:marBottom w:val="0"/>
      <w:divBdr>
        <w:top w:val="none" w:sz="0" w:space="0" w:color="auto"/>
        <w:left w:val="none" w:sz="0" w:space="0" w:color="auto"/>
        <w:bottom w:val="none" w:sz="0" w:space="0" w:color="auto"/>
        <w:right w:val="none" w:sz="0" w:space="0" w:color="auto"/>
      </w:divBdr>
    </w:div>
    <w:div w:id="933130239">
      <w:bodyDiv w:val="1"/>
      <w:marLeft w:val="0"/>
      <w:marRight w:val="0"/>
      <w:marTop w:val="0"/>
      <w:marBottom w:val="0"/>
      <w:divBdr>
        <w:top w:val="none" w:sz="0" w:space="0" w:color="auto"/>
        <w:left w:val="none" w:sz="0" w:space="0" w:color="auto"/>
        <w:bottom w:val="none" w:sz="0" w:space="0" w:color="auto"/>
        <w:right w:val="none" w:sz="0" w:space="0" w:color="auto"/>
      </w:divBdr>
      <w:divsChild>
        <w:div w:id="1829126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155470">
      <w:bodyDiv w:val="1"/>
      <w:marLeft w:val="0"/>
      <w:marRight w:val="0"/>
      <w:marTop w:val="0"/>
      <w:marBottom w:val="0"/>
      <w:divBdr>
        <w:top w:val="none" w:sz="0" w:space="0" w:color="auto"/>
        <w:left w:val="none" w:sz="0" w:space="0" w:color="auto"/>
        <w:bottom w:val="none" w:sz="0" w:space="0" w:color="auto"/>
        <w:right w:val="none" w:sz="0" w:space="0" w:color="auto"/>
      </w:divBdr>
    </w:div>
    <w:div w:id="984091914">
      <w:bodyDiv w:val="1"/>
      <w:marLeft w:val="0"/>
      <w:marRight w:val="0"/>
      <w:marTop w:val="0"/>
      <w:marBottom w:val="0"/>
      <w:divBdr>
        <w:top w:val="none" w:sz="0" w:space="0" w:color="auto"/>
        <w:left w:val="none" w:sz="0" w:space="0" w:color="auto"/>
        <w:bottom w:val="none" w:sz="0" w:space="0" w:color="auto"/>
        <w:right w:val="none" w:sz="0" w:space="0" w:color="auto"/>
      </w:divBdr>
    </w:div>
    <w:div w:id="985744885">
      <w:bodyDiv w:val="1"/>
      <w:marLeft w:val="0"/>
      <w:marRight w:val="0"/>
      <w:marTop w:val="0"/>
      <w:marBottom w:val="0"/>
      <w:divBdr>
        <w:top w:val="none" w:sz="0" w:space="0" w:color="auto"/>
        <w:left w:val="none" w:sz="0" w:space="0" w:color="auto"/>
        <w:bottom w:val="none" w:sz="0" w:space="0" w:color="auto"/>
        <w:right w:val="none" w:sz="0" w:space="0" w:color="auto"/>
      </w:divBdr>
    </w:div>
    <w:div w:id="999622619">
      <w:bodyDiv w:val="1"/>
      <w:marLeft w:val="0"/>
      <w:marRight w:val="0"/>
      <w:marTop w:val="0"/>
      <w:marBottom w:val="0"/>
      <w:divBdr>
        <w:top w:val="none" w:sz="0" w:space="0" w:color="auto"/>
        <w:left w:val="none" w:sz="0" w:space="0" w:color="auto"/>
        <w:bottom w:val="none" w:sz="0" w:space="0" w:color="auto"/>
        <w:right w:val="none" w:sz="0" w:space="0" w:color="auto"/>
      </w:divBdr>
    </w:div>
    <w:div w:id="1029524114">
      <w:bodyDiv w:val="1"/>
      <w:marLeft w:val="0"/>
      <w:marRight w:val="0"/>
      <w:marTop w:val="0"/>
      <w:marBottom w:val="0"/>
      <w:divBdr>
        <w:top w:val="none" w:sz="0" w:space="0" w:color="auto"/>
        <w:left w:val="none" w:sz="0" w:space="0" w:color="auto"/>
        <w:bottom w:val="none" w:sz="0" w:space="0" w:color="auto"/>
        <w:right w:val="none" w:sz="0" w:space="0" w:color="auto"/>
      </w:divBdr>
      <w:divsChild>
        <w:div w:id="1904095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634663">
      <w:bodyDiv w:val="1"/>
      <w:marLeft w:val="0"/>
      <w:marRight w:val="0"/>
      <w:marTop w:val="0"/>
      <w:marBottom w:val="0"/>
      <w:divBdr>
        <w:top w:val="none" w:sz="0" w:space="0" w:color="auto"/>
        <w:left w:val="none" w:sz="0" w:space="0" w:color="auto"/>
        <w:bottom w:val="none" w:sz="0" w:space="0" w:color="auto"/>
        <w:right w:val="none" w:sz="0" w:space="0" w:color="auto"/>
      </w:divBdr>
      <w:divsChild>
        <w:div w:id="252782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573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311823">
      <w:bodyDiv w:val="1"/>
      <w:marLeft w:val="0"/>
      <w:marRight w:val="0"/>
      <w:marTop w:val="0"/>
      <w:marBottom w:val="0"/>
      <w:divBdr>
        <w:top w:val="none" w:sz="0" w:space="0" w:color="auto"/>
        <w:left w:val="none" w:sz="0" w:space="0" w:color="auto"/>
        <w:bottom w:val="none" w:sz="0" w:space="0" w:color="auto"/>
        <w:right w:val="none" w:sz="0" w:space="0" w:color="auto"/>
      </w:divBdr>
    </w:div>
    <w:div w:id="1106772391">
      <w:bodyDiv w:val="1"/>
      <w:marLeft w:val="0"/>
      <w:marRight w:val="0"/>
      <w:marTop w:val="0"/>
      <w:marBottom w:val="0"/>
      <w:divBdr>
        <w:top w:val="none" w:sz="0" w:space="0" w:color="auto"/>
        <w:left w:val="none" w:sz="0" w:space="0" w:color="auto"/>
        <w:bottom w:val="none" w:sz="0" w:space="0" w:color="auto"/>
        <w:right w:val="none" w:sz="0" w:space="0" w:color="auto"/>
      </w:divBdr>
    </w:div>
    <w:div w:id="1121341920">
      <w:bodyDiv w:val="1"/>
      <w:marLeft w:val="0"/>
      <w:marRight w:val="0"/>
      <w:marTop w:val="0"/>
      <w:marBottom w:val="0"/>
      <w:divBdr>
        <w:top w:val="none" w:sz="0" w:space="0" w:color="auto"/>
        <w:left w:val="none" w:sz="0" w:space="0" w:color="auto"/>
        <w:bottom w:val="none" w:sz="0" w:space="0" w:color="auto"/>
        <w:right w:val="none" w:sz="0" w:space="0" w:color="auto"/>
      </w:divBdr>
    </w:div>
    <w:div w:id="1121996602">
      <w:bodyDiv w:val="1"/>
      <w:marLeft w:val="0"/>
      <w:marRight w:val="0"/>
      <w:marTop w:val="0"/>
      <w:marBottom w:val="0"/>
      <w:divBdr>
        <w:top w:val="none" w:sz="0" w:space="0" w:color="auto"/>
        <w:left w:val="none" w:sz="0" w:space="0" w:color="auto"/>
        <w:bottom w:val="none" w:sz="0" w:space="0" w:color="auto"/>
        <w:right w:val="none" w:sz="0" w:space="0" w:color="auto"/>
      </w:divBdr>
    </w:div>
    <w:div w:id="1129787441">
      <w:bodyDiv w:val="1"/>
      <w:marLeft w:val="0"/>
      <w:marRight w:val="0"/>
      <w:marTop w:val="0"/>
      <w:marBottom w:val="0"/>
      <w:divBdr>
        <w:top w:val="none" w:sz="0" w:space="0" w:color="auto"/>
        <w:left w:val="none" w:sz="0" w:space="0" w:color="auto"/>
        <w:bottom w:val="none" w:sz="0" w:space="0" w:color="auto"/>
        <w:right w:val="none" w:sz="0" w:space="0" w:color="auto"/>
      </w:divBdr>
    </w:div>
    <w:div w:id="1131897686">
      <w:bodyDiv w:val="1"/>
      <w:marLeft w:val="0"/>
      <w:marRight w:val="0"/>
      <w:marTop w:val="0"/>
      <w:marBottom w:val="0"/>
      <w:divBdr>
        <w:top w:val="none" w:sz="0" w:space="0" w:color="auto"/>
        <w:left w:val="none" w:sz="0" w:space="0" w:color="auto"/>
        <w:bottom w:val="none" w:sz="0" w:space="0" w:color="auto"/>
        <w:right w:val="none" w:sz="0" w:space="0" w:color="auto"/>
      </w:divBdr>
    </w:div>
    <w:div w:id="1134249668">
      <w:bodyDiv w:val="1"/>
      <w:marLeft w:val="0"/>
      <w:marRight w:val="0"/>
      <w:marTop w:val="0"/>
      <w:marBottom w:val="0"/>
      <w:divBdr>
        <w:top w:val="none" w:sz="0" w:space="0" w:color="auto"/>
        <w:left w:val="none" w:sz="0" w:space="0" w:color="auto"/>
        <w:bottom w:val="none" w:sz="0" w:space="0" w:color="auto"/>
        <w:right w:val="none" w:sz="0" w:space="0" w:color="auto"/>
      </w:divBdr>
      <w:divsChild>
        <w:div w:id="1418868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039">
      <w:bodyDiv w:val="1"/>
      <w:marLeft w:val="0"/>
      <w:marRight w:val="0"/>
      <w:marTop w:val="0"/>
      <w:marBottom w:val="0"/>
      <w:divBdr>
        <w:top w:val="none" w:sz="0" w:space="0" w:color="auto"/>
        <w:left w:val="none" w:sz="0" w:space="0" w:color="auto"/>
        <w:bottom w:val="none" w:sz="0" w:space="0" w:color="auto"/>
        <w:right w:val="none" w:sz="0" w:space="0" w:color="auto"/>
      </w:divBdr>
    </w:div>
    <w:div w:id="1150246583">
      <w:bodyDiv w:val="1"/>
      <w:marLeft w:val="0"/>
      <w:marRight w:val="0"/>
      <w:marTop w:val="0"/>
      <w:marBottom w:val="0"/>
      <w:divBdr>
        <w:top w:val="none" w:sz="0" w:space="0" w:color="auto"/>
        <w:left w:val="none" w:sz="0" w:space="0" w:color="auto"/>
        <w:bottom w:val="none" w:sz="0" w:space="0" w:color="auto"/>
        <w:right w:val="none" w:sz="0" w:space="0" w:color="auto"/>
      </w:divBdr>
    </w:div>
    <w:div w:id="1150899533">
      <w:bodyDiv w:val="1"/>
      <w:marLeft w:val="0"/>
      <w:marRight w:val="0"/>
      <w:marTop w:val="0"/>
      <w:marBottom w:val="0"/>
      <w:divBdr>
        <w:top w:val="none" w:sz="0" w:space="0" w:color="auto"/>
        <w:left w:val="none" w:sz="0" w:space="0" w:color="auto"/>
        <w:bottom w:val="none" w:sz="0" w:space="0" w:color="auto"/>
        <w:right w:val="none" w:sz="0" w:space="0" w:color="auto"/>
      </w:divBdr>
    </w:div>
    <w:div w:id="1163551205">
      <w:bodyDiv w:val="1"/>
      <w:marLeft w:val="0"/>
      <w:marRight w:val="0"/>
      <w:marTop w:val="0"/>
      <w:marBottom w:val="0"/>
      <w:divBdr>
        <w:top w:val="none" w:sz="0" w:space="0" w:color="auto"/>
        <w:left w:val="none" w:sz="0" w:space="0" w:color="auto"/>
        <w:bottom w:val="none" w:sz="0" w:space="0" w:color="auto"/>
        <w:right w:val="none" w:sz="0" w:space="0" w:color="auto"/>
      </w:divBdr>
    </w:div>
    <w:div w:id="1184510547">
      <w:bodyDiv w:val="1"/>
      <w:marLeft w:val="0"/>
      <w:marRight w:val="0"/>
      <w:marTop w:val="0"/>
      <w:marBottom w:val="0"/>
      <w:divBdr>
        <w:top w:val="none" w:sz="0" w:space="0" w:color="auto"/>
        <w:left w:val="none" w:sz="0" w:space="0" w:color="auto"/>
        <w:bottom w:val="none" w:sz="0" w:space="0" w:color="auto"/>
        <w:right w:val="none" w:sz="0" w:space="0" w:color="auto"/>
      </w:divBdr>
    </w:div>
    <w:div w:id="1202203400">
      <w:bodyDiv w:val="1"/>
      <w:marLeft w:val="0"/>
      <w:marRight w:val="0"/>
      <w:marTop w:val="0"/>
      <w:marBottom w:val="0"/>
      <w:divBdr>
        <w:top w:val="none" w:sz="0" w:space="0" w:color="auto"/>
        <w:left w:val="none" w:sz="0" w:space="0" w:color="auto"/>
        <w:bottom w:val="none" w:sz="0" w:space="0" w:color="auto"/>
        <w:right w:val="none" w:sz="0" w:space="0" w:color="auto"/>
      </w:divBdr>
    </w:div>
    <w:div w:id="1253467963">
      <w:bodyDiv w:val="1"/>
      <w:marLeft w:val="0"/>
      <w:marRight w:val="0"/>
      <w:marTop w:val="0"/>
      <w:marBottom w:val="0"/>
      <w:divBdr>
        <w:top w:val="none" w:sz="0" w:space="0" w:color="auto"/>
        <w:left w:val="none" w:sz="0" w:space="0" w:color="auto"/>
        <w:bottom w:val="none" w:sz="0" w:space="0" w:color="auto"/>
        <w:right w:val="none" w:sz="0" w:space="0" w:color="auto"/>
      </w:divBdr>
    </w:div>
    <w:div w:id="1255479089">
      <w:bodyDiv w:val="1"/>
      <w:marLeft w:val="0"/>
      <w:marRight w:val="0"/>
      <w:marTop w:val="0"/>
      <w:marBottom w:val="0"/>
      <w:divBdr>
        <w:top w:val="none" w:sz="0" w:space="0" w:color="auto"/>
        <w:left w:val="none" w:sz="0" w:space="0" w:color="auto"/>
        <w:bottom w:val="none" w:sz="0" w:space="0" w:color="auto"/>
        <w:right w:val="none" w:sz="0" w:space="0" w:color="auto"/>
      </w:divBdr>
    </w:div>
    <w:div w:id="1272932713">
      <w:bodyDiv w:val="1"/>
      <w:marLeft w:val="0"/>
      <w:marRight w:val="0"/>
      <w:marTop w:val="0"/>
      <w:marBottom w:val="0"/>
      <w:divBdr>
        <w:top w:val="none" w:sz="0" w:space="0" w:color="auto"/>
        <w:left w:val="none" w:sz="0" w:space="0" w:color="auto"/>
        <w:bottom w:val="none" w:sz="0" w:space="0" w:color="auto"/>
        <w:right w:val="none" w:sz="0" w:space="0" w:color="auto"/>
      </w:divBdr>
    </w:div>
    <w:div w:id="1293680754">
      <w:bodyDiv w:val="1"/>
      <w:marLeft w:val="0"/>
      <w:marRight w:val="0"/>
      <w:marTop w:val="0"/>
      <w:marBottom w:val="0"/>
      <w:divBdr>
        <w:top w:val="none" w:sz="0" w:space="0" w:color="auto"/>
        <w:left w:val="none" w:sz="0" w:space="0" w:color="auto"/>
        <w:bottom w:val="none" w:sz="0" w:space="0" w:color="auto"/>
        <w:right w:val="none" w:sz="0" w:space="0" w:color="auto"/>
      </w:divBdr>
      <w:divsChild>
        <w:div w:id="509032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4870525">
      <w:bodyDiv w:val="1"/>
      <w:marLeft w:val="0"/>
      <w:marRight w:val="0"/>
      <w:marTop w:val="0"/>
      <w:marBottom w:val="0"/>
      <w:divBdr>
        <w:top w:val="none" w:sz="0" w:space="0" w:color="auto"/>
        <w:left w:val="none" w:sz="0" w:space="0" w:color="auto"/>
        <w:bottom w:val="none" w:sz="0" w:space="0" w:color="auto"/>
        <w:right w:val="none" w:sz="0" w:space="0" w:color="auto"/>
      </w:divBdr>
    </w:div>
    <w:div w:id="1302149716">
      <w:bodyDiv w:val="1"/>
      <w:marLeft w:val="0"/>
      <w:marRight w:val="0"/>
      <w:marTop w:val="0"/>
      <w:marBottom w:val="0"/>
      <w:divBdr>
        <w:top w:val="none" w:sz="0" w:space="0" w:color="auto"/>
        <w:left w:val="none" w:sz="0" w:space="0" w:color="auto"/>
        <w:bottom w:val="none" w:sz="0" w:space="0" w:color="auto"/>
        <w:right w:val="none" w:sz="0" w:space="0" w:color="auto"/>
      </w:divBdr>
    </w:div>
    <w:div w:id="1312633657">
      <w:bodyDiv w:val="1"/>
      <w:marLeft w:val="0"/>
      <w:marRight w:val="0"/>
      <w:marTop w:val="0"/>
      <w:marBottom w:val="0"/>
      <w:divBdr>
        <w:top w:val="none" w:sz="0" w:space="0" w:color="auto"/>
        <w:left w:val="none" w:sz="0" w:space="0" w:color="auto"/>
        <w:bottom w:val="none" w:sz="0" w:space="0" w:color="auto"/>
        <w:right w:val="none" w:sz="0" w:space="0" w:color="auto"/>
      </w:divBdr>
    </w:div>
    <w:div w:id="1318269729">
      <w:bodyDiv w:val="1"/>
      <w:marLeft w:val="0"/>
      <w:marRight w:val="0"/>
      <w:marTop w:val="0"/>
      <w:marBottom w:val="0"/>
      <w:divBdr>
        <w:top w:val="none" w:sz="0" w:space="0" w:color="auto"/>
        <w:left w:val="none" w:sz="0" w:space="0" w:color="auto"/>
        <w:bottom w:val="none" w:sz="0" w:space="0" w:color="auto"/>
        <w:right w:val="none" w:sz="0" w:space="0" w:color="auto"/>
      </w:divBdr>
    </w:div>
    <w:div w:id="1323043904">
      <w:bodyDiv w:val="1"/>
      <w:marLeft w:val="0"/>
      <w:marRight w:val="0"/>
      <w:marTop w:val="0"/>
      <w:marBottom w:val="0"/>
      <w:divBdr>
        <w:top w:val="none" w:sz="0" w:space="0" w:color="auto"/>
        <w:left w:val="none" w:sz="0" w:space="0" w:color="auto"/>
        <w:bottom w:val="none" w:sz="0" w:space="0" w:color="auto"/>
        <w:right w:val="none" w:sz="0" w:space="0" w:color="auto"/>
      </w:divBdr>
    </w:div>
    <w:div w:id="1328945104">
      <w:bodyDiv w:val="1"/>
      <w:marLeft w:val="0"/>
      <w:marRight w:val="0"/>
      <w:marTop w:val="0"/>
      <w:marBottom w:val="0"/>
      <w:divBdr>
        <w:top w:val="none" w:sz="0" w:space="0" w:color="auto"/>
        <w:left w:val="none" w:sz="0" w:space="0" w:color="auto"/>
        <w:bottom w:val="none" w:sz="0" w:space="0" w:color="auto"/>
        <w:right w:val="none" w:sz="0" w:space="0" w:color="auto"/>
      </w:divBdr>
    </w:div>
    <w:div w:id="1341195664">
      <w:bodyDiv w:val="1"/>
      <w:marLeft w:val="0"/>
      <w:marRight w:val="0"/>
      <w:marTop w:val="0"/>
      <w:marBottom w:val="0"/>
      <w:divBdr>
        <w:top w:val="none" w:sz="0" w:space="0" w:color="auto"/>
        <w:left w:val="none" w:sz="0" w:space="0" w:color="auto"/>
        <w:bottom w:val="none" w:sz="0" w:space="0" w:color="auto"/>
        <w:right w:val="none" w:sz="0" w:space="0" w:color="auto"/>
      </w:divBdr>
    </w:div>
    <w:div w:id="1342659405">
      <w:bodyDiv w:val="1"/>
      <w:marLeft w:val="0"/>
      <w:marRight w:val="0"/>
      <w:marTop w:val="0"/>
      <w:marBottom w:val="0"/>
      <w:divBdr>
        <w:top w:val="none" w:sz="0" w:space="0" w:color="auto"/>
        <w:left w:val="none" w:sz="0" w:space="0" w:color="auto"/>
        <w:bottom w:val="none" w:sz="0" w:space="0" w:color="auto"/>
        <w:right w:val="none" w:sz="0" w:space="0" w:color="auto"/>
      </w:divBdr>
    </w:div>
    <w:div w:id="1343052702">
      <w:bodyDiv w:val="1"/>
      <w:marLeft w:val="0"/>
      <w:marRight w:val="0"/>
      <w:marTop w:val="0"/>
      <w:marBottom w:val="0"/>
      <w:divBdr>
        <w:top w:val="none" w:sz="0" w:space="0" w:color="auto"/>
        <w:left w:val="none" w:sz="0" w:space="0" w:color="auto"/>
        <w:bottom w:val="none" w:sz="0" w:space="0" w:color="auto"/>
        <w:right w:val="none" w:sz="0" w:space="0" w:color="auto"/>
      </w:divBdr>
    </w:div>
    <w:div w:id="1345981463">
      <w:bodyDiv w:val="1"/>
      <w:marLeft w:val="0"/>
      <w:marRight w:val="0"/>
      <w:marTop w:val="0"/>
      <w:marBottom w:val="0"/>
      <w:divBdr>
        <w:top w:val="none" w:sz="0" w:space="0" w:color="auto"/>
        <w:left w:val="none" w:sz="0" w:space="0" w:color="auto"/>
        <w:bottom w:val="none" w:sz="0" w:space="0" w:color="auto"/>
        <w:right w:val="none" w:sz="0" w:space="0" w:color="auto"/>
      </w:divBdr>
      <w:divsChild>
        <w:div w:id="639307679">
          <w:marLeft w:val="0"/>
          <w:marRight w:val="0"/>
          <w:marTop w:val="0"/>
          <w:marBottom w:val="0"/>
          <w:divBdr>
            <w:top w:val="none" w:sz="0" w:space="0" w:color="auto"/>
            <w:left w:val="none" w:sz="0" w:space="0" w:color="auto"/>
            <w:bottom w:val="none" w:sz="0" w:space="0" w:color="auto"/>
            <w:right w:val="none" w:sz="0" w:space="0" w:color="auto"/>
          </w:divBdr>
        </w:div>
        <w:div w:id="1104351373">
          <w:marLeft w:val="0"/>
          <w:marRight w:val="0"/>
          <w:marTop w:val="0"/>
          <w:marBottom w:val="0"/>
          <w:divBdr>
            <w:top w:val="none" w:sz="0" w:space="0" w:color="auto"/>
            <w:left w:val="none" w:sz="0" w:space="0" w:color="auto"/>
            <w:bottom w:val="none" w:sz="0" w:space="0" w:color="auto"/>
            <w:right w:val="none" w:sz="0" w:space="0" w:color="auto"/>
          </w:divBdr>
        </w:div>
        <w:div w:id="245111565">
          <w:marLeft w:val="0"/>
          <w:marRight w:val="0"/>
          <w:marTop w:val="0"/>
          <w:marBottom w:val="0"/>
          <w:divBdr>
            <w:top w:val="none" w:sz="0" w:space="0" w:color="auto"/>
            <w:left w:val="none" w:sz="0" w:space="0" w:color="auto"/>
            <w:bottom w:val="none" w:sz="0" w:space="0" w:color="auto"/>
            <w:right w:val="none" w:sz="0" w:space="0" w:color="auto"/>
          </w:divBdr>
        </w:div>
      </w:divsChild>
    </w:div>
    <w:div w:id="1363940137">
      <w:bodyDiv w:val="1"/>
      <w:marLeft w:val="0"/>
      <w:marRight w:val="0"/>
      <w:marTop w:val="0"/>
      <w:marBottom w:val="0"/>
      <w:divBdr>
        <w:top w:val="none" w:sz="0" w:space="0" w:color="auto"/>
        <w:left w:val="none" w:sz="0" w:space="0" w:color="auto"/>
        <w:bottom w:val="none" w:sz="0" w:space="0" w:color="auto"/>
        <w:right w:val="none" w:sz="0" w:space="0" w:color="auto"/>
      </w:divBdr>
    </w:div>
    <w:div w:id="1428310077">
      <w:bodyDiv w:val="1"/>
      <w:marLeft w:val="0"/>
      <w:marRight w:val="0"/>
      <w:marTop w:val="0"/>
      <w:marBottom w:val="0"/>
      <w:divBdr>
        <w:top w:val="none" w:sz="0" w:space="0" w:color="auto"/>
        <w:left w:val="none" w:sz="0" w:space="0" w:color="auto"/>
        <w:bottom w:val="none" w:sz="0" w:space="0" w:color="auto"/>
        <w:right w:val="none" w:sz="0" w:space="0" w:color="auto"/>
      </w:divBdr>
    </w:div>
    <w:div w:id="1447116712">
      <w:bodyDiv w:val="1"/>
      <w:marLeft w:val="0"/>
      <w:marRight w:val="0"/>
      <w:marTop w:val="0"/>
      <w:marBottom w:val="0"/>
      <w:divBdr>
        <w:top w:val="none" w:sz="0" w:space="0" w:color="auto"/>
        <w:left w:val="none" w:sz="0" w:space="0" w:color="auto"/>
        <w:bottom w:val="none" w:sz="0" w:space="0" w:color="auto"/>
        <w:right w:val="none" w:sz="0" w:space="0" w:color="auto"/>
      </w:divBdr>
    </w:div>
    <w:div w:id="1458639077">
      <w:bodyDiv w:val="1"/>
      <w:marLeft w:val="0"/>
      <w:marRight w:val="0"/>
      <w:marTop w:val="0"/>
      <w:marBottom w:val="0"/>
      <w:divBdr>
        <w:top w:val="none" w:sz="0" w:space="0" w:color="auto"/>
        <w:left w:val="none" w:sz="0" w:space="0" w:color="auto"/>
        <w:bottom w:val="none" w:sz="0" w:space="0" w:color="auto"/>
        <w:right w:val="none" w:sz="0" w:space="0" w:color="auto"/>
      </w:divBdr>
    </w:div>
    <w:div w:id="1475685075">
      <w:bodyDiv w:val="1"/>
      <w:marLeft w:val="0"/>
      <w:marRight w:val="0"/>
      <w:marTop w:val="0"/>
      <w:marBottom w:val="0"/>
      <w:divBdr>
        <w:top w:val="none" w:sz="0" w:space="0" w:color="auto"/>
        <w:left w:val="none" w:sz="0" w:space="0" w:color="auto"/>
        <w:bottom w:val="none" w:sz="0" w:space="0" w:color="auto"/>
        <w:right w:val="none" w:sz="0" w:space="0" w:color="auto"/>
      </w:divBdr>
    </w:div>
    <w:div w:id="1485119887">
      <w:bodyDiv w:val="1"/>
      <w:marLeft w:val="0"/>
      <w:marRight w:val="0"/>
      <w:marTop w:val="0"/>
      <w:marBottom w:val="0"/>
      <w:divBdr>
        <w:top w:val="none" w:sz="0" w:space="0" w:color="auto"/>
        <w:left w:val="none" w:sz="0" w:space="0" w:color="auto"/>
        <w:bottom w:val="none" w:sz="0" w:space="0" w:color="auto"/>
        <w:right w:val="none" w:sz="0" w:space="0" w:color="auto"/>
      </w:divBdr>
    </w:div>
    <w:div w:id="1518034180">
      <w:bodyDiv w:val="1"/>
      <w:marLeft w:val="0"/>
      <w:marRight w:val="0"/>
      <w:marTop w:val="0"/>
      <w:marBottom w:val="0"/>
      <w:divBdr>
        <w:top w:val="none" w:sz="0" w:space="0" w:color="auto"/>
        <w:left w:val="none" w:sz="0" w:space="0" w:color="auto"/>
        <w:bottom w:val="none" w:sz="0" w:space="0" w:color="auto"/>
        <w:right w:val="none" w:sz="0" w:space="0" w:color="auto"/>
      </w:divBdr>
    </w:div>
    <w:div w:id="1528442119">
      <w:bodyDiv w:val="1"/>
      <w:marLeft w:val="0"/>
      <w:marRight w:val="0"/>
      <w:marTop w:val="0"/>
      <w:marBottom w:val="0"/>
      <w:divBdr>
        <w:top w:val="none" w:sz="0" w:space="0" w:color="auto"/>
        <w:left w:val="none" w:sz="0" w:space="0" w:color="auto"/>
        <w:bottom w:val="none" w:sz="0" w:space="0" w:color="auto"/>
        <w:right w:val="none" w:sz="0" w:space="0" w:color="auto"/>
      </w:divBdr>
      <w:divsChild>
        <w:div w:id="1234390134">
          <w:marLeft w:val="0"/>
          <w:marRight w:val="0"/>
          <w:marTop w:val="0"/>
          <w:marBottom w:val="0"/>
          <w:divBdr>
            <w:top w:val="none" w:sz="0" w:space="0" w:color="auto"/>
            <w:left w:val="none" w:sz="0" w:space="0" w:color="auto"/>
            <w:bottom w:val="none" w:sz="0" w:space="0" w:color="auto"/>
            <w:right w:val="none" w:sz="0" w:space="0" w:color="auto"/>
          </w:divBdr>
          <w:divsChild>
            <w:div w:id="456991595">
              <w:marLeft w:val="0"/>
              <w:marRight w:val="0"/>
              <w:marTop w:val="0"/>
              <w:marBottom w:val="0"/>
              <w:divBdr>
                <w:top w:val="none" w:sz="0" w:space="0" w:color="auto"/>
                <w:left w:val="none" w:sz="0" w:space="0" w:color="auto"/>
                <w:bottom w:val="none" w:sz="0" w:space="0" w:color="auto"/>
                <w:right w:val="none" w:sz="0" w:space="0" w:color="auto"/>
              </w:divBdr>
              <w:divsChild>
                <w:div w:id="345719023">
                  <w:marLeft w:val="0"/>
                  <w:marRight w:val="0"/>
                  <w:marTop w:val="0"/>
                  <w:marBottom w:val="0"/>
                  <w:divBdr>
                    <w:top w:val="none" w:sz="0" w:space="0" w:color="auto"/>
                    <w:left w:val="none" w:sz="0" w:space="0" w:color="auto"/>
                    <w:bottom w:val="none" w:sz="0" w:space="0" w:color="auto"/>
                    <w:right w:val="none" w:sz="0" w:space="0" w:color="auto"/>
                  </w:divBdr>
                  <w:divsChild>
                    <w:div w:id="46570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788308">
      <w:bodyDiv w:val="1"/>
      <w:marLeft w:val="0"/>
      <w:marRight w:val="0"/>
      <w:marTop w:val="0"/>
      <w:marBottom w:val="0"/>
      <w:divBdr>
        <w:top w:val="none" w:sz="0" w:space="0" w:color="auto"/>
        <w:left w:val="none" w:sz="0" w:space="0" w:color="auto"/>
        <w:bottom w:val="none" w:sz="0" w:space="0" w:color="auto"/>
        <w:right w:val="none" w:sz="0" w:space="0" w:color="auto"/>
      </w:divBdr>
      <w:divsChild>
        <w:div w:id="951591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6744922">
      <w:bodyDiv w:val="1"/>
      <w:marLeft w:val="0"/>
      <w:marRight w:val="0"/>
      <w:marTop w:val="0"/>
      <w:marBottom w:val="0"/>
      <w:divBdr>
        <w:top w:val="none" w:sz="0" w:space="0" w:color="auto"/>
        <w:left w:val="none" w:sz="0" w:space="0" w:color="auto"/>
        <w:bottom w:val="none" w:sz="0" w:space="0" w:color="auto"/>
        <w:right w:val="none" w:sz="0" w:space="0" w:color="auto"/>
      </w:divBdr>
      <w:divsChild>
        <w:div w:id="1771046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663618">
      <w:bodyDiv w:val="1"/>
      <w:marLeft w:val="0"/>
      <w:marRight w:val="0"/>
      <w:marTop w:val="0"/>
      <w:marBottom w:val="0"/>
      <w:divBdr>
        <w:top w:val="none" w:sz="0" w:space="0" w:color="auto"/>
        <w:left w:val="none" w:sz="0" w:space="0" w:color="auto"/>
        <w:bottom w:val="none" w:sz="0" w:space="0" w:color="auto"/>
        <w:right w:val="none" w:sz="0" w:space="0" w:color="auto"/>
      </w:divBdr>
      <w:divsChild>
        <w:div w:id="1623071822">
          <w:marLeft w:val="0"/>
          <w:marRight w:val="0"/>
          <w:marTop w:val="0"/>
          <w:marBottom w:val="0"/>
          <w:divBdr>
            <w:top w:val="none" w:sz="0" w:space="0" w:color="auto"/>
            <w:left w:val="none" w:sz="0" w:space="0" w:color="auto"/>
            <w:bottom w:val="none" w:sz="0" w:space="0" w:color="auto"/>
            <w:right w:val="none" w:sz="0" w:space="0" w:color="auto"/>
          </w:divBdr>
          <w:divsChild>
            <w:div w:id="1033925466">
              <w:marLeft w:val="0"/>
              <w:marRight w:val="0"/>
              <w:marTop w:val="0"/>
              <w:marBottom w:val="0"/>
              <w:divBdr>
                <w:top w:val="none" w:sz="0" w:space="0" w:color="auto"/>
                <w:left w:val="none" w:sz="0" w:space="0" w:color="auto"/>
                <w:bottom w:val="none" w:sz="0" w:space="0" w:color="auto"/>
                <w:right w:val="none" w:sz="0" w:space="0" w:color="auto"/>
              </w:divBdr>
              <w:divsChild>
                <w:div w:id="1056392515">
                  <w:marLeft w:val="0"/>
                  <w:marRight w:val="0"/>
                  <w:marTop w:val="0"/>
                  <w:marBottom w:val="0"/>
                  <w:divBdr>
                    <w:top w:val="none" w:sz="0" w:space="0" w:color="auto"/>
                    <w:left w:val="none" w:sz="0" w:space="0" w:color="auto"/>
                    <w:bottom w:val="none" w:sz="0" w:space="0" w:color="auto"/>
                    <w:right w:val="none" w:sz="0" w:space="0" w:color="auto"/>
                  </w:divBdr>
                  <w:divsChild>
                    <w:div w:id="1157308587">
                      <w:marLeft w:val="0"/>
                      <w:marRight w:val="0"/>
                      <w:marTop w:val="0"/>
                      <w:marBottom w:val="0"/>
                      <w:divBdr>
                        <w:top w:val="none" w:sz="0" w:space="0" w:color="auto"/>
                        <w:left w:val="none" w:sz="0" w:space="0" w:color="auto"/>
                        <w:bottom w:val="none" w:sz="0" w:space="0" w:color="auto"/>
                        <w:right w:val="none" w:sz="0" w:space="0" w:color="auto"/>
                      </w:divBdr>
                      <w:divsChild>
                        <w:div w:id="229075213">
                          <w:marLeft w:val="0"/>
                          <w:marRight w:val="0"/>
                          <w:marTop w:val="0"/>
                          <w:marBottom w:val="0"/>
                          <w:divBdr>
                            <w:top w:val="none" w:sz="0" w:space="0" w:color="auto"/>
                            <w:left w:val="none" w:sz="0" w:space="0" w:color="auto"/>
                            <w:bottom w:val="none" w:sz="0" w:space="0" w:color="auto"/>
                            <w:right w:val="none" w:sz="0" w:space="0" w:color="auto"/>
                          </w:divBdr>
                          <w:divsChild>
                            <w:div w:id="48270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983493">
          <w:marLeft w:val="0"/>
          <w:marRight w:val="0"/>
          <w:marTop w:val="0"/>
          <w:marBottom w:val="0"/>
          <w:divBdr>
            <w:top w:val="none" w:sz="0" w:space="0" w:color="auto"/>
            <w:left w:val="none" w:sz="0" w:space="0" w:color="auto"/>
            <w:bottom w:val="none" w:sz="0" w:space="0" w:color="auto"/>
            <w:right w:val="none" w:sz="0" w:space="0" w:color="auto"/>
          </w:divBdr>
          <w:divsChild>
            <w:div w:id="597716967">
              <w:marLeft w:val="0"/>
              <w:marRight w:val="0"/>
              <w:marTop w:val="0"/>
              <w:marBottom w:val="0"/>
              <w:divBdr>
                <w:top w:val="none" w:sz="0" w:space="0" w:color="auto"/>
                <w:left w:val="none" w:sz="0" w:space="0" w:color="auto"/>
                <w:bottom w:val="none" w:sz="0" w:space="0" w:color="auto"/>
                <w:right w:val="none" w:sz="0" w:space="0" w:color="auto"/>
              </w:divBdr>
              <w:divsChild>
                <w:div w:id="1178471869">
                  <w:marLeft w:val="0"/>
                  <w:marRight w:val="0"/>
                  <w:marTop w:val="0"/>
                  <w:marBottom w:val="0"/>
                  <w:divBdr>
                    <w:top w:val="none" w:sz="0" w:space="0" w:color="auto"/>
                    <w:left w:val="none" w:sz="0" w:space="0" w:color="auto"/>
                    <w:bottom w:val="none" w:sz="0" w:space="0" w:color="auto"/>
                    <w:right w:val="none" w:sz="0" w:space="0" w:color="auto"/>
                  </w:divBdr>
                  <w:divsChild>
                    <w:div w:id="414328766">
                      <w:marLeft w:val="0"/>
                      <w:marRight w:val="0"/>
                      <w:marTop w:val="0"/>
                      <w:marBottom w:val="0"/>
                      <w:divBdr>
                        <w:top w:val="none" w:sz="0" w:space="0" w:color="auto"/>
                        <w:left w:val="none" w:sz="0" w:space="0" w:color="auto"/>
                        <w:bottom w:val="none" w:sz="0" w:space="0" w:color="auto"/>
                        <w:right w:val="none" w:sz="0" w:space="0" w:color="auto"/>
                      </w:divBdr>
                      <w:divsChild>
                        <w:div w:id="1362784945">
                          <w:marLeft w:val="0"/>
                          <w:marRight w:val="0"/>
                          <w:marTop w:val="0"/>
                          <w:marBottom w:val="0"/>
                          <w:divBdr>
                            <w:top w:val="none" w:sz="0" w:space="0" w:color="auto"/>
                            <w:left w:val="none" w:sz="0" w:space="0" w:color="auto"/>
                            <w:bottom w:val="none" w:sz="0" w:space="0" w:color="auto"/>
                            <w:right w:val="none" w:sz="0" w:space="0" w:color="auto"/>
                          </w:divBdr>
                          <w:divsChild>
                            <w:div w:id="2037153126">
                              <w:marLeft w:val="0"/>
                              <w:marRight w:val="0"/>
                              <w:marTop w:val="0"/>
                              <w:marBottom w:val="0"/>
                              <w:divBdr>
                                <w:top w:val="none" w:sz="0" w:space="0" w:color="auto"/>
                                <w:left w:val="none" w:sz="0" w:space="0" w:color="auto"/>
                                <w:bottom w:val="none" w:sz="0" w:space="0" w:color="auto"/>
                                <w:right w:val="none" w:sz="0" w:space="0" w:color="auto"/>
                              </w:divBdr>
                              <w:divsChild>
                                <w:div w:id="196707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911979">
          <w:marLeft w:val="0"/>
          <w:marRight w:val="0"/>
          <w:marTop w:val="0"/>
          <w:marBottom w:val="0"/>
          <w:divBdr>
            <w:top w:val="none" w:sz="0" w:space="0" w:color="auto"/>
            <w:left w:val="none" w:sz="0" w:space="0" w:color="auto"/>
            <w:bottom w:val="none" w:sz="0" w:space="0" w:color="auto"/>
            <w:right w:val="none" w:sz="0" w:space="0" w:color="auto"/>
          </w:divBdr>
          <w:divsChild>
            <w:div w:id="1767262650">
              <w:marLeft w:val="0"/>
              <w:marRight w:val="0"/>
              <w:marTop w:val="0"/>
              <w:marBottom w:val="0"/>
              <w:divBdr>
                <w:top w:val="none" w:sz="0" w:space="0" w:color="auto"/>
                <w:left w:val="none" w:sz="0" w:space="0" w:color="auto"/>
                <w:bottom w:val="none" w:sz="0" w:space="0" w:color="auto"/>
                <w:right w:val="none" w:sz="0" w:space="0" w:color="auto"/>
              </w:divBdr>
              <w:divsChild>
                <w:div w:id="599676943">
                  <w:marLeft w:val="0"/>
                  <w:marRight w:val="0"/>
                  <w:marTop w:val="0"/>
                  <w:marBottom w:val="0"/>
                  <w:divBdr>
                    <w:top w:val="none" w:sz="0" w:space="0" w:color="auto"/>
                    <w:left w:val="none" w:sz="0" w:space="0" w:color="auto"/>
                    <w:bottom w:val="none" w:sz="0" w:space="0" w:color="auto"/>
                    <w:right w:val="none" w:sz="0" w:space="0" w:color="auto"/>
                  </w:divBdr>
                  <w:divsChild>
                    <w:div w:id="1303585238">
                      <w:marLeft w:val="0"/>
                      <w:marRight w:val="0"/>
                      <w:marTop w:val="0"/>
                      <w:marBottom w:val="0"/>
                      <w:divBdr>
                        <w:top w:val="none" w:sz="0" w:space="0" w:color="auto"/>
                        <w:left w:val="none" w:sz="0" w:space="0" w:color="auto"/>
                        <w:bottom w:val="none" w:sz="0" w:space="0" w:color="auto"/>
                        <w:right w:val="none" w:sz="0" w:space="0" w:color="auto"/>
                      </w:divBdr>
                      <w:divsChild>
                        <w:div w:id="1027609473">
                          <w:marLeft w:val="0"/>
                          <w:marRight w:val="0"/>
                          <w:marTop w:val="0"/>
                          <w:marBottom w:val="0"/>
                          <w:divBdr>
                            <w:top w:val="none" w:sz="0" w:space="0" w:color="auto"/>
                            <w:left w:val="none" w:sz="0" w:space="0" w:color="auto"/>
                            <w:bottom w:val="none" w:sz="0" w:space="0" w:color="auto"/>
                            <w:right w:val="none" w:sz="0" w:space="0" w:color="auto"/>
                          </w:divBdr>
                          <w:divsChild>
                            <w:div w:id="925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179844">
      <w:bodyDiv w:val="1"/>
      <w:marLeft w:val="0"/>
      <w:marRight w:val="0"/>
      <w:marTop w:val="0"/>
      <w:marBottom w:val="0"/>
      <w:divBdr>
        <w:top w:val="none" w:sz="0" w:space="0" w:color="auto"/>
        <w:left w:val="none" w:sz="0" w:space="0" w:color="auto"/>
        <w:bottom w:val="none" w:sz="0" w:space="0" w:color="auto"/>
        <w:right w:val="none" w:sz="0" w:space="0" w:color="auto"/>
      </w:divBdr>
    </w:div>
    <w:div w:id="1670671533">
      <w:bodyDiv w:val="1"/>
      <w:marLeft w:val="0"/>
      <w:marRight w:val="0"/>
      <w:marTop w:val="0"/>
      <w:marBottom w:val="0"/>
      <w:divBdr>
        <w:top w:val="none" w:sz="0" w:space="0" w:color="auto"/>
        <w:left w:val="none" w:sz="0" w:space="0" w:color="auto"/>
        <w:bottom w:val="none" w:sz="0" w:space="0" w:color="auto"/>
        <w:right w:val="none" w:sz="0" w:space="0" w:color="auto"/>
      </w:divBdr>
      <w:divsChild>
        <w:div w:id="1110705776">
          <w:marLeft w:val="0"/>
          <w:marRight w:val="0"/>
          <w:marTop w:val="0"/>
          <w:marBottom w:val="0"/>
          <w:divBdr>
            <w:top w:val="none" w:sz="0" w:space="0" w:color="auto"/>
            <w:left w:val="none" w:sz="0" w:space="0" w:color="auto"/>
            <w:bottom w:val="none" w:sz="0" w:space="0" w:color="auto"/>
            <w:right w:val="none" w:sz="0" w:space="0" w:color="auto"/>
          </w:divBdr>
        </w:div>
        <w:div w:id="1141581365">
          <w:marLeft w:val="0"/>
          <w:marRight w:val="0"/>
          <w:marTop w:val="0"/>
          <w:marBottom w:val="0"/>
          <w:divBdr>
            <w:top w:val="none" w:sz="0" w:space="0" w:color="auto"/>
            <w:left w:val="none" w:sz="0" w:space="0" w:color="auto"/>
            <w:bottom w:val="none" w:sz="0" w:space="0" w:color="auto"/>
            <w:right w:val="none" w:sz="0" w:space="0" w:color="auto"/>
          </w:divBdr>
        </w:div>
      </w:divsChild>
    </w:div>
    <w:div w:id="1698462748">
      <w:bodyDiv w:val="1"/>
      <w:marLeft w:val="0"/>
      <w:marRight w:val="0"/>
      <w:marTop w:val="0"/>
      <w:marBottom w:val="0"/>
      <w:divBdr>
        <w:top w:val="none" w:sz="0" w:space="0" w:color="auto"/>
        <w:left w:val="none" w:sz="0" w:space="0" w:color="auto"/>
        <w:bottom w:val="none" w:sz="0" w:space="0" w:color="auto"/>
        <w:right w:val="none" w:sz="0" w:space="0" w:color="auto"/>
      </w:divBdr>
    </w:div>
    <w:div w:id="1752850941">
      <w:bodyDiv w:val="1"/>
      <w:marLeft w:val="0"/>
      <w:marRight w:val="0"/>
      <w:marTop w:val="0"/>
      <w:marBottom w:val="0"/>
      <w:divBdr>
        <w:top w:val="none" w:sz="0" w:space="0" w:color="auto"/>
        <w:left w:val="none" w:sz="0" w:space="0" w:color="auto"/>
        <w:bottom w:val="none" w:sz="0" w:space="0" w:color="auto"/>
        <w:right w:val="none" w:sz="0" w:space="0" w:color="auto"/>
      </w:divBdr>
    </w:div>
    <w:div w:id="1783064429">
      <w:bodyDiv w:val="1"/>
      <w:marLeft w:val="0"/>
      <w:marRight w:val="0"/>
      <w:marTop w:val="0"/>
      <w:marBottom w:val="0"/>
      <w:divBdr>
        <w:top w:val="none" w:sz="0" w:space="0" w:color="auto"/>
        <w:left w:val="none" w:sz="0" w:space="0" w:color="auto"/>
        <w:bottom w:val="none" w:sz="0" w:space="0" w:color="auto"/>
        <w:right w:val="none" w:sz="0" w:space="0" w:color="auto"/>
      </w:divBdr>
    </w:div>
    <w:div w:id="1783644081">
      <w:bodyDiv w:val="1"/>
      <w:marLeft w:val="0"/>
      <w:marRight w:val="0"/>
      <w:marTop w:val="0"/>
      <w:marBottom w:val="0"/>
      <w:divBdr>
        <w:top w:val="none" w:sz="0" w:space="0" w:color="auto"/>
        <w:left w:val="none" w:sz="0" w:space="0" w:color="auto"/>
        <w:bottom w:val="none" w:sz="0" w:space="0" w:color="auto"/>
        <w:right w:val="none" w:sz="0" w:space="0" w:color="auto"/>
      </w:divBdr>
    </w:div>
    <w:div w:id="1790856028">
      <w:bodyDiv w:val="1"/>
      <w:marLeft w:val="0"/>
      <w:marRight w:val="0"/>
      <w:marTop w:val="0"/>
      <w:marBottom w:val="0"/>
      <w:divBdr>
        <w:top w:val="none" w:sz="0" w:space="0" w:color="auto"/>
        <w:left w:val="none" w:sz="0" w:space="0" w:color="auto"/>
        <w:bottom w:val="none" w:sz="0" w:space="0" w:color="auto"/>
        <w:right w:val="none" w:sz="0" w:space="0" w:color="auto"/>
      </w:divBdr>
    </w:div>
    <w:div w:id="1816798557">
      <w:bodyDiv w:val="1"/>
      <w:marLeft w:val="0"/>
      <w:marRight w:val="0"/>
      <w:marTop w:val="0"/>
      <w:marBottom w:val="0"/>
      <w:divBdr>
        <w:top w:val="none" w:sz="0" w:space="0" w:color="auto"/>
        <w:left w:val="none" w:sz="0" w:space="0" w:color="auto"/>
        <w:bottom w:val="none" w:sz="0" w:space="0" w:color="auto"/>
        <w:right w:val="none" w:sz="0" w:space="0" w:color="auto"/>
      </w:divBdr>
    </w:div>
    <w:div w:id="1822968197">
      <w:bodyDiv w:val="1"/>
      <w:marLeft w:val="0"/>
      <w:marRight w:val="0"/>
      <w:marTop w:val="0"/>
      <w:marBottom w:val="0"/>
      <w:divBdr>
        <w:top w:val="none" w:sz="0" w:space="0" w:color="auto"/>
        <w:left w:val="none" w:sz="0" w:space="0" w:color="auto"/>
        <w:bottom w:val="none" w:sz="0" w:space="0" w:color="auto"/>
        <w:right w:val="none" w:sz="0" w:space="0" w:color="auto"/>
      </w:divBdr>
      <w:divsChild>
        <w:div w:id="1639021568">
          <w:marLeft w:val="0"/>
          <w:marRight w:val="0"/>
          <w:marTop w:val="0"/>
          <w:marBottom w:val="0"/>
          <w:divBdr>
            <w:top w:val="none" w:sz="0" w:space="0" w:color="auto"/>
            <w:left w:val="none" w:sz="0" w:space="0" w:color="auto"/>
            <w:bottom w:val="none" w:sz="0" w:space="0" w:color="auto"/>
            <w:right w:val="none" w:sz="0" w:space="0" w:color="auto"/>
          </w:divBdr>
        </w:div>
        <w:div w:id="1188059940">
          <w:marLeft w:val="0"/>
          <w:marRight w:val="0"/>
          <w:marTop w:val="0"/>
          <w:marBottom w:val="0"/>
          <w:divBdr>
            <w:top w:val="none" w:sz="0" w:space="0" w:color="auto"/>
            <w:left w:val="none" w:sz="0" w:space="0" w:color="auto"/>
            <w:bottom w:val="none" w:sz="0" w:space="0" w:color="auto"/>
            <w:right w:val="none" w:sz="0" w:space="0" w:color="auto"/>
          </w:divBdr>
        </w:div>
        <w:div w:id="293606367">
          <w:marLeft w:val="0"/>
          <w:marRight w:val="0"/>
          <w:marTop w:val="0"/>
          <w:marBottom w:val="0"/>
          <w:divBdr>
            <w:top w:val="none" w:sz="0" w:space="0" w:color="auto"/>
            <w:left w:val="none" w:sz="0" w:space="0" w:color="auto"/>
            <w:bottom w:val="none" w:sz="0" w:space="0" w:color="auto"/>
            <w:right w:val="none" w:sz="0" w:space="0" w:color="auto"/>
          </w:divBdr>
        </w:div>
      </w:divsChild>
    </w:div>
    <w:div w:id="1830053371">
      <w:bodyDiv w:val="1"/>
      <w:marLeft w:val="0"/>
      <w:marRight w:val="0"/>
      <w:marTop w:val="0"/>
      <w:marBottom w:val="0"/>
      <w:divBdr>
        <w:top w:val="none" w:sz="0" w:space="0" w:color="auto"/>
        <w:left w:val="none" w:sz="0" w:space="0" w:color="auto"/>
        <w:bottom w:val="none" w:sz="0" w:space="0" w:color="auto"/>
        <w:right w:val="none" w:sz="0" w:space="0" w:color="auto"/>
      </w:divBdr>
    </w:div>
    <w:div w:id="1883975387">
      <w:bodyDiv w:val="1"/>
      <w:marLeft w:val="0"/>
      <w:marRight w:val="0"/>
      <w:marTop w:val="0"/>
      <w:marBottom w:val="0"/>
      <w:divBdr>
        <w:top w:val="none" w:sz="0" w:space="0" w:color="auto"/>
        <w:left w:val="none" w:sz="0" w:space="0" w:color="auto"/>
        <w:bottom w:val="none" w:sz="0" w:space="0" w:color="auto"/>
        <w:right w:val="none" w:sz="0" w:space="0" w:color="auto"/>
      </w:divBdr>
    </w:div>
    <w:div w:id="1932006744">
      <w:bodyDiv w:val="1"/>
      <w:marLeft w:val="0"/>
      <w:marRight w:val="0"/>
      <w:marTop w:val="0"/>
      <w:marBottom w:val="0"/>
      <w:divBdr>
        <w:top w:val="none" w:sz="0" w:space="0" w:color="auto"/>
        <w:left w:val="none" w:sz="0" w:space="0" w:color="auto"/>
        <w:bottom w:val="none" w:sz="0" w:space="0" w:color="auto"/>
        <w:right w:val="none" w:sz="0" w:space="0" w:color="auto"/>
      </w:divBdr>
    </w:div>
    <w:div w:id="1939365671">
      <w:bodyDiv w:val="1"/>
      <w:marLeft w:val="0"/>
      <w:marRight w:val="0"/>
      <w:marTop w:val="0"/>
      <w:marBottom w:val="0"/>
      <w:divBdr>
        <w:top w:val="none" w:sz="0" w:space="0" w:color="auto"/>
        <w:left w:val="none" w:sz="0" w:space="0" w:color="auto"/>
        <w:bottom w:val="none" w:sz="0" w:space="0" w:color="auto"/>
        <w:right w:val="none" w:sz="0" w:space="0" w:color="auto"/>
      </w:divBdr>
    </w:div>
    <w:div w:id="1952743255">
      <w:bodyDiv w:val="1"/>
      <w:marLeft w:val="0"/>
      <w:marRight w:val="0"/>
      <w:marTop w:val="0"/>
      <w:marBottom w:val="0"/>
      <w:divBdr>
        <w:top w:val="none" w:sz="0" w:space="0" w:color="auto"/>
        <w:left w:val="none" w:sz="0" w:space="0" w:color="auto"/>
        <w:bottom w:val="none" w:sz="0" w:space="0" w:color="auto"/>
        <w:right w:val="none" w:sz="0" w:space="0" w:color="auto"/>
      </w:divBdr>
    </w:div>
    <w:div w:id="1961065749">
      <w:bodyDiv w:val="1"/>
      <w:marLeft w:val="0"/>
      <w:marRight w:val="0"/>
      <w:marTop w:val="0"/>
      <w:marBottom w:val="0"/>
      <w:divBdr>
        <w:top w:val="none" w:sz="0" w:space="0" w:color="auto"/>
        <w:left w:val="none" w:sz="0" w:space="0" w:color="auto"/>
        <w:bottom w:val="none" w:sz="0" w:space="0" w:color="auto"/>
        <w:right w:val="none" w:sz="0" w:space="0" w:color="auto"/>
      </w:divBdr>
    </w:div>
    <w:div w:id="1963725536">
      <w:bodyDiv w:val="1"/>
      <w:marLeft w:val="0"/>
      <w:marRight w:val="0"/>
      <w:marTop w:val="0"/>
      <w:marBottom w:val="0"/>
      <w:divBdr>
        <w:top w:val="none" w:sz="0" w:space="0" w:color="auto"/>
        <w:left w:val="none" w:sz="0" w:space="0" w:color="auto"/>
        <w:bottom w:val="none" w:sz="0" w:space="0" w:color="auto"/>
        <w:right w:val="none" w:sz="0" w:space="0" w:color="auto"/>
      </w:divBdr>
    </w:div>
    <w:div w:id="1966737643">
      <w:bodyDiv w:val="1"/>
      <w:marLeft w:val="0"/>
      <w:marRight w:val="0"/>
      <w:marTop w:val="0"/>
      <w:marBottom w:val="0"/>
      <w:divBdr>
        <w:top w:val="none" w:sz="0" w:space="0" w:color="auto"/>
        <w:left w:val="none" w:sz="0" w:space="0" w:color="auto"/>
        <w:bottom w:val="none" w:sz="0" w:space="0" w:color="auto"/>
        <w:right w:val="none" w:sz="0" w:space="0" w:color="auto"/>
      </w:divBdr>
    </w:div>
    <w:div w:id="1992364647">
      <w:bodyDiv w:val="1"/>
      <w:marLeft w:val="0"/>
      <w:marRight w:val="0"/>
      <w:marTop w:val="0"/>
      <w:marBottom w:val="0"/>
      <w:divBdr>
        <w:top w:val="none" w:sz="0" w:space="0" w:color="auto"/>
        <w:left w:val="none" w:sz="0" w:space="0" w:color="auto"/>
        <w:bottom w:val="none" w:sz="0" w:space="0" w:color="auto"/>
        <w:right w:val="none" w:sz="0" w:space="0" w:color="auto"/>
      </w:divBdr>
    </w:div>
    <w:div w:id="1995718653">
      <w:bodyDiv w:val="1"/>
      <w:marLeft w:val="0"/>
      <w:marRight w:val="0"/>
      <w:marTop w:val="0"/>
      <w:marBottom w:val="0"/>
      <w:divBdr>
        <w:top w:val="none" w:sz="0" w:space="0" w:color="auto"/>
        <w:left w:val="none" w:sz="0" w:space="0" w:color="auto"/>
        <w:bottom w:val="none" w:sz="0" w:space="0" w:color="auto"/>
        <w:right w:val="none" w:sz="0" w:space="0" w:color="auto"/>
      </w:divBdr>
    </w:div>
    <w:div w:id="2002275198">
      <w:bodyDiv w:val="1"/>
      <w:marLeft w:val="0"/>
      <w:marRight w:val="0"/>
      <w:marTop w:val="0"/>
      <w:marBottom w:val="0"/>
      <w:divBdr>
        <w:top w:val="none" w:sz="0" w:space="0" w:color="auto"/>
        <w:left w:val="none" w:sz="0" w:space="0" w:color="auto"/>
        <w:bottom w:val="none" w:sz="0" w:space="0" w:color="auto"/>
        <w:right w:val="none" w:sz="0" w:space="0" w:color="auto"/>
      </w:divBdr>
    </w:div>
    <w:div w:id="2012682985">
      <w:bodyDiv w:val="1"/>
      <w:marLeft w:val="0"/>
      <w:marRight w:val="0"/>
      <w:marTop w:val="0"/>
      <w:marBottom w:val="0"/>
      <w:divBdr>
        <w:top w:val="none" w:sz="0" w:space="0" w:color="auto"/>
        <w:left w:val="none" w:sz="0" w:space="0" w:color="auto"/>
        <w:bottom w:val="none" w:sz="0" w:space="0" w:color="auto"/>
        <w:right w:val="none" w:sz="0" w:space="0" w:color="auto"/>
      </w:divBdr>
    </w:div>
    <w:div w:id="2039887110">
      <w:bodyDiv w:val="1"/>
      <w:marLeft w:val="0"/>
      <w:marRight w:val="0"/>
      <w:marTop w:val="0"/>
      <w:marBottom w:val="0"/>
      <w:divBdr>
        <w:top w:val="none" w:sz="0" w:space="0" w:color="auto"/>
        <w:left w:val="none" w:sz="0" w:space="0" w:color="auto"/>
        <w:bottom w:val="none" w:sz="0" w:space="0" w:color="auto"/>
        <w:right w:val="none" w:sz="0" w:space="0" w:color="auto"/>
      </w:divBdr>
    </w:div>
    <w:div w:id="2059739210">
      <w:bodyDiv w:val="1"/>
      <w:marLeft w:val="0"/>
      <w:marRight w:val="0"/>
      <w:marTop w:val="0"/>
      <w:marBottom w:val="0"/>
      <w:divBdr>
        <w:top w:val="none" w:sz="0" w:space="0" w:color="auto"/>
        <w:left w:val="none" w:sz="0" w:space="0" w:color="auto"/>
        <w:bottom w:val="none" w:sz="0" w:space="0" w:color="auto"/>
        <w:right w:val="none" w:sz="0" w:space="0" w:color="auto"/>
      </w:divBdr>
    </w:div>
    <w:div w:id="2060663031">
      <w:bodyDiv w:val="1"/>
      <w:marLeft w:val="0"/>
      <w:marRight w:val="0"/>
      <w:marTop w:val="0"/>
      <w:marBottom w:val="0"/>
      <w:divBdr>
        <w:top w:val="none" w:sz="0" w:space="0" w:color="auto"/>
        <w:left w:val="none" w:sz="0" w:space="0" w:color="auto"/>
        <w:bottom w:val="none" w:sz="0" w:space="0" w:color="auto"/>
        <w:right w:val="none" w:sz="0" w:space="0" w:color="auto"/>
      </w:divBdr>
    </w:div>
    <w:div w:id="2065524910">
      <w:bodyDiv w:val="1"/>
      <w:marLeft w:val="0"/>
      <w:marRight w:val="0"/>
      <w:marTop w:val="0"/>
      <w:marBottom w:val="0"/>
      <w:divBdr>
        <w:top w:val="none" w:sz="0" w:space="0" w:color="auto"/>
        <w:left w:val="none" w:sz="0" w:space="0" w:color="auto"/>
        <w:bottom w:val="none" w:sz="0" w:space="0" w:color="auto"/>
        <w:right w:val="none" w:sz="0" w:space="0" w:color="auto"/>
      </w:divBdr>
    </w:div>
    <w:div w:id="2071951889">
      <w:bodyDiv w:val="1"/>
      <w:marLeft w:val="0"/>
      <w:marRight w:val="0"/>
      <w:marTop w:val="0"/>
      <w:marBottom w:val="0"/>
      <w:divBdr>
        <w:top w:val="none" w:sz="0" w:space="0" w:color="auto"/>
        <w:left w:val="none" w:sz="0" w:space="0" w:color="auto"/>
        <w:bottom w:val="none" w:sz="0" w:space="0" w:color="auto"/>
        <w:right w:val="none" w:sz="0" w:space="0" w:color="auto"/>
      </w:divBdr>
    </w:div>
    <w:div w:id="2083091910">
      <w:bodyDiv w:val="1"/>
      <w:marLeft w:val="0"/>
      <w:marRight w:val="0"/>
      <w:marTop w:val="0"/>
      <w:marBottom w:val="0"/>
      <w:divBdr>
        <w:top w:val="none" w:sz="0" w:space="0" w:color="auto"/>
        <w:left w:val="none" w:sz="0" w:space="0" w:color="auto"/>
        <w:bottom w:val="none" w:sz="0" w:space="0" w:color="auto"/>
        <w:right w:val="none" w:sz="0" w:space="0" w:color="auto"/>
      </w:divBdr>
    </w:div>
    <w:div w:id="2095465851">
      <w:bodyDiv w:val="1"/>
      <w:marLeft w:val="0"/>
      <w:marRight w:val="0"/>
      <w:marTop w:val="0"/>
      <w:marBottom w:val="0"/>
      <w:divBdr>
        <w:top w:val="none" w:sz="0" w:space="0" w:color="auto"/>
        <w:left w:val="none" w:sz="0" w:space="0" w:color="auto"/>
        <w:bottom w:val="none" w:sz="0" w:space="0" w:color="auto"/>
        <w:right w:val="none" w:sz="0" w:space="0" w:color="auto"/>
      </w:divBdr>
    </w:div>
    <w:div w:id="2106882540">
      <w:bodyDiv w:val="1"/>
      <w:marLeft w:val="0"/>
      <w:marRight w:val="0"/>
      <w:marTop w:val="0"/>
      <w:marBottom w:val="0"/>
      <w:divBdr>
        <w:top w:val="none" w:sz="0" w:space="0" w:color="auto"/>
        <w:left w:val="none" w:sz="0" w:space="0" w:color="auto"/>
        <w:bottom w:val="none" w:sz="0" w:space="0" w:color="auto"/>
        <w:right w:val="none" w:sz="0" w:space="0" w:color="auto"/>
      </w:divBdr>
    </w:div>
    <w:div w:id="2139449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75110</Words>
  <Characters>413111</Characters>
  <Application>Microsoft Office Word</Application>
  <DocSecurity>0</DocSecurity>
  <Lines>3442</Lines>
  <Paragraphs>974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Alvarez</dc:creator>
  <cp:keywords/>
  <dc:description/>
  <cp:lastModifiedBy>JAvier Alvarez</cp:lastModifiedBy>
  <cp:revision>2</cp:revision>
  <dcterms:created xsi:type="dcterms:W3CDTF">2026-04-15T23:22:00Z</dcterms:created>
  <dcterms:modified xsi:type="dcterms:W3CDTF">2026-04-15T23:22:00Z</dcterms:modified>
</cp:coreProperties>
</file>